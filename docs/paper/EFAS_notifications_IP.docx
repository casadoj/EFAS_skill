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E35AC" w14:textId="77777777" w:rsidR="00E2709D" w:rsidRDefault="00E2709D">
      <w:pPr>
        <w:pStyle w:val="BodyText"/>
        <w:rPr>
          <w:rFonts w:ascii="Times New Roman"/>
          <w:sz w:val="20"/>
        </w:rPr>
      </w:pPr>
    </w:p>
    <w:p w14:paraId="751DC84B" w14:textId="77777777" w:rsidR="00E2709D" w:rsidRDefault="00E2709D">
      <w:pPr>
        <w:pStyle w:val="BodyText"/>
        <w:rPr>
          <w:rFonts w:ascii="Times New Roman"/>
          <w:sz w:val="20"/>
        </w:rPr>
      </w:pPr>
    </w:p>
    <w:p w14:paraId="1299EA06" w14:textId="77777777" w:rsidR="00E2709D" w:rsidRDefault="00E2709D">
      <w:pPr>
        <w:pStyle w:val="BodyText"/>
        <w:rPr>
          <w:rFonts w:ascii="Times New Roman"/>
          <w:sz w:val="20"/>
        </w:rPr>
      </w:pPr>
    </w:p>
    <w:p w14:paraId="35B39690" w14:textId="77777777" w:rsidR="00E2709D" w:rsidRDefault="00E2709D">
      <w:pPr>
        <w:pStyle w:val="BodyText"/>
        <w:spacing w:before="11"/>
        <w:rPr>
          <w:rFonts w:ascii="Times New Roman"/>
          <w:sz w:val="17"/>
        </w:rPr>
      </w:pPr>
    </w:p>
    <w:p w14:paraId="45A3D67F" w14:textId="77777777" w:rsidR="00E2709D" w:rsidRDefault="00462487">
      <w:pPr>
        <w:pStyle w:val="Title"/>
      </w:pPr>
      <w:r>
        <w:rPr>
          <w:w w:val="105"/>
        </w:rPr>
        <w:t>Highlights</w:t>
      </w:r>
    </w:p>
    <w:p w14:paraId="3968AB37" w14:textId="77777777" w:rsidR="00E2709D" w:rsidRDefault="00462487">
      <w:pPr>
        <w:pStyle w:val="Heading1"/>
        <w:spacing w:before="210" w:line="237" w:lineRule="auto"/>
        <w:ind w:right="528"/>
      </w:pPr>
      <w:r>
        <w:rPr>
          <w:w w:val="115"/>
        </w:rPr>
        <w:t>Optimizing warnings from hydrologic ensemble prediction systems</w:t>
      </w:r>
      <w:r>
        <w:rPr>
          <w:spacing w:val="1"/>
          <w:w w:val="115"/>
        </w:rPr>
        <w:t xml:space="preserve"> </w:t>
      </w:r>
      <w:r>
        <w:rPr>
          <w:w w:val="115"/>
        </w:rPr>
        <w:t>for</w:t>
      </w:r>
      <w:r>
        <w:rPr>
          <w:spacing w:val="26"/>
          <w:w w:val="115"/>
        </w:rPr>
        <w:t xml:space="preserve"> </w:t>
      </w:r>
      <w:r>
        <w:rPr>
          <w:w w:val="115"/>
        </w:rPr>
        <w:t>improved</w:t>
      </w:r>
      <w:r>
        <w:rPr>
          <w:spacing w:val="27"/>
          <w:w w:val="115"/>
        </w:rPr>
        <w:t xml:space="preserve"> </w:t>
      </w:r>
      <w:r>
        <w:rPr>
          <w:w w:val="115"/>
        </w:rPr>
        <w:t>decision</w:t>
      </w:r>
      <w:r>
        <w:rPr>
          <w:spacing w:val="27"/>
          <w:w w:val="115"/>
        </w:rPr>
        <w:t xml:space="preserve"> </w:t>
      </w:r>
      <w:r>
        <w:rPr>
          <w:w w:val="115"/>
        </w:rPr>
        <w:t>making</w:t>
      </w:r>
    </w:p>
    <w:p w14:paraId="7F7D3817" w14:textId="77777777" w:rsidR="00E2709D" w:rsidRDefault="00462487">
      <w:pPr>
        <w:pStyle w:val="BodyText"/>
        <w:spacing w:before="117" w:line="237" w:lineRule="auto"/>
        <w:ind w:left="617" w:right="531"/>
        <w:jc w:val="both"/>
      </w:pPr>
      <w:r>
        <w:rPr>
          <w:w w:val="109"/>
        </w:rPr>
        <w:t>Je</w:t>
      </w:r>
      <w:r>
        <w:rPr>
          <w:spacing w:val="-1"/>
          <w:w w:val="109"/>
        </w:rPr>
        <w:t>s</w:t>
      </w:r>
      <w:r>
        <w:rPr>
          <w:spacing w:val="-124"/>
          <w:w w:val="102"/>
        </w:rPr>
        <w:t>u</w:t>
      </w:r>
      <w:r>
        <w:rPr>
          <w:spacing w:val="6"/>
          <w:w w:val="166"/>
        </w:rPr>
        <w:t>´</w:t>
      </w:r>
      <w:proofErr w:type="gramStart"/>
      <w:r>
        <w:rPr>
          <w:w w:val="98"/>
        </w:rPr>
        <w:t>s</w:t>
      </w:r>
      <w:r>
        <w:t xml:space="preserve"> </w:t>
      </w:r>
      <w:r>
        <w:rPr>
          <w:spacing w:val="-13"/>
        </w:rPr>
        <w:t xml:space="preserve"> </w:t>
      </w:r>
      <w:r>
        <w:rPr>
          <w:w w:val="107"/>
        </w:rPr>
        <w:t>Casado</w:t>
      </w:r>
      <w:proofErr w:type="gramEnd"/>
      <w:r>
        <w:rPr>
          <w:w w:val="107"/>
        </w:rPr>
        <w:t>-</w:t>
      </w:r>
      <w:proofErr w:type="spellStart"/>
      <w:r>
        <w:rPr>
          <w:w w:val="107"/>
        </w:rPr>
        <w:t>R</w:t>
      </w:r>
      <w:r>
        <w:rPr>
          <w:spacing w:val="6"/>
          <w:w w:val="107"/>
        </w:rPr>
        <w:t>o</w:t>
      </w:r>
      <w:r>
        <w:rPr>
          <w:w w:val="102"/>
        </w:rPr>
        <w:t>d</w:t>
      </w:r>
      <w:r>
        <w:rPr>
          <w:spacing w:val="-26"/>
          <w:w w:val="108"/>
        </w:rPr>
        <w:t>r</w:t>
      </w:r>
      <w:r>
        <w:rPr>
          <w:spacing w:val="-91"/>
          <w:w w:val="166"/>
        </w:rPr>
        <w:t>´</w:t>
      </w:r>
      <w:r>
        <w:rPr>
          <w:w w:val="102"/>
        </w:rPr>
        <w:t>ıguez</w:t>
      </w:r>
      <w:proofErr w:type="spellEnd"/>
      <w:r>
        <w:rPr>
          <w:w w:val="102"/>
        </w:rPr>
        <w:t>,</w:t>
      </w:r>
      <w:r>
        <w:t xml:space="preserve"> </w:t>
      </w:r>
      <w:r>
        <w:rPr>
          <w:spacing w:val="-9"/>
        </w:rPr>
        <w:t xml:space="preserve"> </w:t>
      </w:r>
      <w:r>
        <w:rPr>
          <w:spacing w:val="-7"/>
          <w:w w:val="128"/>
        </w:rPr>
        <w:t>P</w:t>
      </w:r>
      <w:r>
        <w:rPr>
          <w:w w:val="96"/>
        </w:rPr>
        <w:t>eter</w:t>
      </w:r>
      <w:r>
        <w:t xml:space="preserve"> </w:t>
      </w:r>
      <w:r>
        <w:rPr>
          <w:spacing w:val="-14"/>
        </w:rPr>
        <w:t xml:space="preserve"> </w:t>
      </w:r>
      <w:proofErr w:type="spellStart"/>
      <w:r>
        <w:rPr>
          <w:w w:val="103"/>
        </w:rPr>
        <w:t>Salamon</w:t>
      </w:r>
      <w:proofErr w:type="spellEnd"/>
      <w:r>
        <w:rPr>
          <w:w w:val="103"/>
        </w:rPr>
        <w:t>,</w:t>
      </w:r>
      <w:r>
        <w:t xml:space="preserve"> </w:t>
      </w:r>
      <w:r>
        <w:rPr>
          <w:spacing w:val="-9"/>
        </w:rPr>
        <w:t xml:space="preserve"> </w:t>
      </w:r>
      <w:r>
        <w:rPr>
          <w:w w:val="103"/>
        </w:rPr>
        <w:t>Stefania</w:t>
      </w:r>
      <w:r>
        <w:t xml:space="preserve"> </w:t>
      </w:r>
      <w:r>
        <w:rPr>
          <w:spacing w:val="-14"/>
        </w:rPr>
        <w:t xml:space="preserve"> </w:t>
      </w:r>
      <w:r>
        <w:rPr>
          <w:w w:val="109"/>
        </w:rPr>
        <w:t>Grimaldi,</w:t>
      </w:r>
      <w:r>
        <w:t xml:space="preserve"> </w:t>
      </w:r>
      <w:r>
        <w:rPr>
          <w:spacing w:val="-9"/>
        </w:rPr>
        <w:t xml:space="preserve"> </w:t>
      </w:r>
      <w:proofErr w:type="spellStart"/>
      <w:r>
        <w:rPr>
          <w:w w:val="104"/>
        </w:rPr>
        <w:t>Core</w:t>
      </w:r>
      <w:r>
        <w:rPr>
          <w:spacing w:val="-7"/>
          <w:w w:val="104"/>
        </w:rPr>
        <w:t>n</w:t>
      </w:r>
      <w:r>
        <w:rPr>
          <w:w w:val="109"/>
        </w:rPr>
        <w:t>tin</w:t>
      </w:r>
      <w:proofErr w:type="spellEnd"/>
      <w:r>
        <w:t xml:space="preserve"> </w:t>
      </w:r>
      <w:r>
        <w:rPr>
          <w:spacing w:val="-13"/>
        </w:rPr>
        <w:t xml:space="preserve"> </w:t>
      </w:r>
      <w:r>
        <w:rPr>
          <w:w w:val="113"/>
        </w:rPr>
        <w:t xml:space="preserve">Car- </w:t>
      </w:r>
      <w:r>
        <w:rPr>
          <w:w w:val="110"/>
        </w:rPr>
        <w:t>ton</w:t>
      </w:r>
      <w:r>
        <w:rPr>
          <w:spacing w:val="-11"/>
          <w:w w:val="110"/>
        </w:rPr>
        <w:t xml:space="preserve"> </w:t>
      </w:r>
      <w:r>
        <w:rPr>
          <w:w w:val="110"/>
        </w:rPr>
        <w:t>De</w:t>
      </w:r>
      <w:r>
        <w:rPr>
          <w:spacing w:val="-11"/>
          <w:w w:val="110"/>
        </w:rPr>
        <w:t xml:space="preserve"> </w:t>
      </w:r>
      <w:r>
        <w:rPr>
          <w:w w:val="110"/>
        </w:rPr>
        <w:t>Wiart,</w:t>
      </w:r>
      <w:r>
        <w:rPr>
          <w:spacing w:val="-9"/>
          <w:w w:val="110"/>
        </w:rPr>
        <w:t xml:space="preserve"> </w:t>
      </w:r>
      <w:r>
        <w:rPr>
          <w:w w:val="110"/>
        </w:rPr>
        <w:t>Christel</w:t>
      </w:r>
      <w:r>
        <w:rPr>
          <w:spacing w:val="-10"/>
          <w:w w:val="110"/>
        </w:rPr>
        <w:t xml:space="preserve"> </w:t>
      </w:r>
      <w:r>
        <w:rPr>
          <w:w w:val="110"/>
        </w:rPr>
        <w:t>Prudhomme,</w:t>
      </w:r>
      <w:r>
        <w:rPr>
          <w:spacing w:val="-9"/>
          <w:w w:val="110"/>
        </w:rPr>
        <w:t xml:space="preserve"> </w:t>
      </w:r>
      <w:r>
        <w:rPr>
          <w:w w:val="110"/>
        </w:rPr>
        <w:t>Calum</w:t>
      </w:r>
      <w:r>
        <w:rPr>
          <w:spacing w:val="-11"/>
          <w:w w:val="110"/>
        </w:rPr>
        <w:t xml:space="preserve"> </w:t>
      </w:r>
      <w:r>
        <w:rPr>
          <w:w w:val="110"/>
        </w:rPr>
        <w:t>Baugh,</w:t>
      </w:r>
      <w:r>
        <w:rPr>
          <w:spacing w:val="-9"/>
          <w:w w:val="110"/>
        </w:rPr>
        <w:t xml:space="preserve"> </w:t>
      </w:r>
      <w:r>
        <w:rPr>
          <w:w w:val="110"/>
        </w:rPr>
        <w:t>Ervin</w:t>
      </w:r>
      <w:r>
        <w:rPr>
          <w:spacing w:val="-10"/>
          <w:w w:val="110"/>
        </w:rPr>
        <w:t xml:space="preserve"> </w:t>
      </w:r>
      <w:r>
        <w:rPr>
          <w:w w:val="110"/>
        </w:rPr>
        <w:t>Zsoter,</w:t>
      </w:r>
      <w:r>
        <w:rPr>
          <w:spacing w:val="-9"/>
          <w:w w:val="110"/>
        </w:rPr>
        <w:t xml:space="preserve"> </w:t>
      </w:r>
      <w:r>
        <w:rPr>
          <w:w w:val="110"/>
        </w:rPr>
        <w:t>Ilias</w:t>
      </w:r>
      <w:r>
        <w:rPr>
          <w:spacing w:val="-11"/>
          <w:w w:val="110"/>
        </w:rPr>
        <w:t xml:space="preserve"> </w:t>
      </w:r>
      <w:proofErr w:type="spellStart"/>
      <w:r>
        <w:rPr>
          <w:w w:val="110"/>
        </w:rPr>
        <w:t>Pech</w:t>
      </w:r>
      <w:proofErr w:type="spellEnd"/>
      <w:r>
        <w:rPr>
          <w:w w:val="110"/>
        </w:rPr>
        <w:t>-</w:t>
      </w:r>
      <w:r>
        <w:rPr>
          <w:spacing w:val="-57"/>
          <w:w w:val="110"/>
        </w:rPr>
        <w:t xml:space="preserve"> </w:t>
      </w:r>
      <w:proofErr w:type="spellStart"/>
      <w:r>
        <w:rPr>
          <w:w w:val="110"/>
        </w:rPr>
        <w:t>livanidis</w:t>
      </w:r>
      <w:proofErr w:type="spellEnd"/>
      <w:r>
        <w:rPr>
          <w:w w:val="110"/>
        </w:rPr>
        <w:t>,</w:t>
      </w:r>
      <w:r>
        <w:rPr>
          <w:spacing w:val="12"/>
          <w:w w:val="110"/>
        </w:rPr>
        <w:t xml:space="preserve"> </w:t>
      </w:r>
      <w:r>
        <w:rPr>
          <w:w w:val="110"/>
        </w:rPr>
        <w:t>Nina</w:t>
      </w:r>
      <w:r>
        <w:rPr>
          <w:spacing w:val="12"/>
          <w:w w:val="110"/>
        </w:rPr>
        <w:t xml:space="preserve"> </w:t>
      </w:r>
      <w:r>
        <w:rPr>
          <w:w w:val="110"/>
        </w:rPr>
        <w:t>Bosshard,</w:t>
      </w:r>
      <w:r>
        <w:rPr>
          <w:spacing w:val="13"/>
          <w:w w:val="110"/>
        </w:rPr>
        <w:t xml:space="preserve"> </w:t>
      </w:r>
      <w:r>
        <w:rPr>
          <w:w w:val="110"/>
        </w:rPr>
        <w:t>Michaela</w:t>
      </w:r>
      <w:r>
        <w:rPr>
          <w:spacing w:val="13"/>
          <w:w w:val="110"/>
        </w:rPr>
        <w:t xml:space="preserve"> </w:t>
      </w:r>
      <w:proofErr w:type="spellStart"/>
      <w:r>
        <w:rPr>
          <w:w w:val="110"/>
        </w:rPr>
        <w:t>Mikulickova</w:t>
      </w:r>
      <w:proofErr w:type="spellEnd"/>
    </w:p>
    <w:p w14:paraId="01DDC5C4" w14:textId="77777777" w:rsidR="00E2709D" w:rsidRDefault="00E2709D">
      <w:pPr>
        <w:pStyle w:val="BodyText"/>
        <w:spacing w:before="5"/>
        <w:rPr>
          <w:sz w:val="23"/>
        </w:rPr>
      </w:pPr>
    </w:p>
    <w:p w14:paraId="33F8A9F9" w14:textId="77777777" w:rsidR="00E2709D" w:rsidRDefault="00462487">
      <w:pPr>
        <w:pStyle w:val="ListParagraph"/>
        <w:numPr>
          <w:ilvl w:val="0"/>
          <w:numId w:val="2"/>
        </w:numPr>
        <w:tabs>
          <w:tab w:val="left" w:pos="1203"/>
        </w:tabs>
        <w:spacing w:line="237" w:lineRule="auto"/>
        <w:ind w:right="531"/>
        <w:rPr>
          <w:sz w:val="24"/>
        </w:rPr>
      </w:pPr>
      <w:r>
        <w:rPr>
          <w:w w:val="105"/>
          <w:sz w:val="24"/>
        </w:rPr>
        <w:t>Probabilistic</w:t>
      </w:r>
      <w:r>
        <w:rPr>
          <w:spacing w:val="41"/>
          <w:w w:val="105"/>
          <w:sz w:val="24"/>
        </w:rPr>
        <w:t xml:space="preserve"> </w:t>
      </w:r>
      <w:r>
        <w:rPr>
          <w:w w:val="105"/>
          <w:sz w:val="24"/>
        </w:rPr>
        <w:t>NWP</w:t>
      </w:r>
      <w:r>
        <w:rPr>
          <w:spacing w:val="41"/>
          <w:w w:val="105"/>
          <w:sz w:val="24"/>
        </w:rPr>
        <w:t xml:space="preserve"> </w:t>
      </w:r>
      <w:r>
        <w:rPr>
          <w:w w:val="105"/>
          <w:sz w:val="24"/>
        </w:rPr>
        <w:t>models</w:t>
      </w:r>
      <w:r>
        <w:rPr>
          <w:spacing w:val="42"/>
          <w:w w:val="105"/>
          <w:sz w:val="24"/>
        </w:rPr>
        <w:t xml:space="preserve"> </w:t>
      </w:r>
      <w:r>
        <w:rPr>
          <w:w w:val="105"/>
          <w:sz w:val="24"/>
        </w:rPr>
        <w:t>outperform</w:t>
      </w:r>
      <w:r>
        <w:rPr>
          <w:spacing w:val="41"/>
          <w:w w:val="105"/>
          <w:sz w:val="24"/>
        </w:rPr>
        <w:t xml:space="preserve"> </w:t>
      </w:r>
      <w:r>
        <w:rPr>
          <w:w w:val="105"/>
          <w:sz w:val="24"/>
        </w:rPr>
        <w:t>deterministic</w:t>
      </w:r>
      <w:r>
        <w:rPr>
          <w:spacing w:val="41"/>
          <w:w w:val="105"/>
          <w:sz w:val="24"/>
        </w:rPr>
        <w:t xml:space="preserve"> </w:t>
      </w:r>
      <w:r>
        <w:rPr>
          <w:w w:val="105"/>
          <w:sz w:val="24"/>
        </w:rPr>
        <w:t>counterparts</w:t>
      </w:r>
      <w:r>
        <w:rPr>
          <w:spacing w:val="42"/>
          <w:w w:val="105"/>
          <w:sz w:val="24"/>
        </w:rPr>
        <w:t xml:space="preserve"> </w:t>
      </w:r>
      <w:r>
        <w:rPr>
          <w:w w:val="105"/>
          <w:sz w:val="24"/>
        </w:rPr>
        <w:t>in</w:t>
      </w:r>
      <w:r>
        <w:rPr>
          <w:spacing w:val="-54"/>
          <w:w w:val="105"/>
          <w:sz w:val="24"/>
        </w:rPr>
        <w:t xml:space="preserve"> </w:t>
      </w:r>
      <w:r>
        <w:rPr>
          <w:w w:val="105"/>
          <w:sz w:val="24"/>
        </w:rPr>
        <w:t>terms</w:t>
      </w:r>
      <w:r>
        <w:rPr>
          <w:spacing w:val="19"/>
          <w:w w:val="105"/>
          <w:sz w:val="24"/>
        </w:rPr>
        <w:t xml:space="preserve"> </w:t>
      </w:r>
      <w:r>
        <w:rPr>
          <w:w w:val="105"/>
          <w:sz w:val="24"/>
        </w:rPr>
        <w:t>of</w:t>
      </w:r>
      <w:r>
        <w:rPr>
          <w:spacing w:val="20"/>
          <w:w w:val="105"/>
          <w:sz w:val="24"/>
        </w:rPr>
        <w:t xml:space="preserve"> </w:t>
      </w:r>
      <w:r>
        <w:rPr>
          <w:w w:val="105"/>
          <w:sz w:val="24"/>
        </w:rPr>
        <w:t>flood</w:t>
      </w:r>
      <w:r>
        <w:rPr>
          <w:spacing w:val="19"/>
          <w:w w:val="105"/>
          <w:sz w:val="24"/>
        </w:rPr>
        <w:t xml:space="preserve"> </w:t>
      </w:r>
      <w:r>
        <w:rPr>
          <w:w w:val="105"/>
          <w:sz w:val="24"/>
        </w:rPr>
        <w:t>warning</w:t>
      </w:r>
      <w:r>
        <w:rPr>
          <w:spacing w:val="19"/>
          <w:w w:val="105"/>
          <w:sz w:val="24"/>
        </w:rPr>
        <w:t xml:space="preserve"> </w:t>
      </w:r>
      <w:r>
        <w:rPr>
          <w:w w:val="105"/>
          <w:sz w:val="24"/>
        </w:rPr>
        <w:t>skill.</w:t>
      </w:r>
    </w:p>
    <w:p w14:paraId="659D9105" w14:textId="3C608839" w:rsidR="00E2709D" w:rsidRDefault="00462487">
      <w:pPr>
        <w:pStyle w:val="ListParagraph"/>
        <w:numPr>
          <w:ilvl w:val="0"/>
          <w:numId w:val="2"/>
        </w:numPr>
        <w:tabs>
          <w:tab w:val="left" w:pos="1203"/>
        </w:tabs>
        <w:spacing w:before="167" w:line="237" w:lineRule="auto"/>
        <w:rPr>
          <w:sz w:val="24"/>
        </w:rPr>
      </w:pPr>
      <w:r>
        <w:rPr>
          <w:w w:val="105"/>
          <w:sz w:val="24"/>
        </w:rPr>
        <w:t>Using</w:t>
      </w:r>
      <w:r>
        <w:rPr>
          <w:spacing w:val="23"/>
          <w:w w:val="105"/>
          <w:sz w:val="24"/>
        </w:rPr>
        <w:t xml:space="preserve"> </w:t>
      </w:r>
      <w:r>
        <w:rPr>
          <w:w w:val="105"/>
          <w:sz w:val="24"/>
        </w:rPr>
        <w:t>persistence</w:t>
      </w:r>
      <w:r>
        <w:rPr>
          <w:spacing w:val="24"/>
          <w:w w:val="105"/>
          <w:sz w:val="24"/>
        </w:rPr>
        <w:t xml:space="preserve"> </w:t>
      </w:r>
      <w:r>
        <w:rPr>
          <w:w w:val="105"/>
          <w:sz w:val="24"/>
        </w:rPr>
        <w:t>(consecutive</w:t>
      </w:r>
      <w:r>
        <w:rPr>
          <w:spacing w:val="24"/>
          <w:w w:val="105"/>
          <w:sz w:val="24"/>
        </w:rPr>
        <w:t xml:space="preserve"> </w:t>
      </w:r>
      <w:r>
        <w:rPr>
          <w:w w:val="105"/>
          <w:sz w:val="24"/>
        </w:rPr>
        <w:t>forecasts)</w:t>
      </w:r>
      <w:r>
        <w:rPr>
          <w:spacing w:val="24"/>
          <w:w w:val="105"/>
          <w:sz w:val="24"/>
        </w:rPr>
        <w:t xml:space="preserve"> </w:t>
      </w:r>
      <w:r>
        <w:rPr>
          <w:w w:val="105"/>
          <w:sz w:val="24"/>
        </w:rPr>
        <w:t>as</w:t>
      </w:r>
      <w:r>
        <w:rPr>
          <w:spacing w:val="24"/>
          <w:w w:val="105"/>
          <w:sz w:val="24"/>
        </w:rPr>
        <w:t xml:space="preserve"> </w:t>
      </w:r>
      <w:r>
        <w:rPr>
          <w:w w:val="105"/>
          <w:sz w:val="24"/>
        </w:rPr>
        <w:t>a</w:t>
      </w:r>
      <w:r>
        <w:rPr>
          <w:spacing w:val="24"/>
          <w:w w:val="105"/>
          <w:sz w:val="24"/>
        </w:rPr>
        <w:t xml:space="preserve"> </w:t>
      </w:r>
      <w:r>
        <w:rPr>
          <w:w w:val="105"/>
          <w:sz w:val="24"/>
        </w:rPr>
        <w:t>warning</w:t>
      </w:r>
      <w:r>
        <w:rPr>
          <w:spacing w:val="24"/>
          <w:w w:val="105"/>
          <w:sz w:val="24"/>
        </w:rPr>
        <w:t xml:space="preserve"> </w:t>
      </w:r>
      <w:r>
        <w:rPr>
          <w:w w:val="105"/>
          <w:sz w:val="24"/>
        </w:rPr>
        <w:t>criteri</w:t>
      </w:r>
      <w:ins w:id="0" w:author="Pechlivanidis Ilias" w:date="2024-02-10T12:52:00Z">
        <w:r w:rsidR="00AC6664">
          <w:rPr>
            <w:w w:val="105"/>
            <w:sz w:val="24"/>
          </w:rPr>
          <w:t>on</w:t>
        </w:r>
      </w:ins>
      <w:del w:id="1" w:author="Pechlivanidis Ilias" w:date="2024-02-10T12:52:00Z">
        <w:r w:rsidDel="00AC6664">
          <w:rPr>
            <w:w w:val="105"/>
            <w:sz w:val="24"/>
          </w:rPr>
          <w:delText>a</w:delText>
        </w:r>
      </w:del>
      <w:r>
        <w:rPr>
          <w:spacing w:val="23"/>
          <w:w w:val="105"/>
          <w:sz w:val="24"/>
        </w:rPr>
        <w:t xml:space="preserve"> </w:t>
      </w:r>
      <w:r>
        <w:rPr>
          <w:w w:val="105"/>
          <w:sz w:val="24"/>
        </w:rPr>
        <w:t>is</w:t>
      </w:r>
      <w:r>
        <w:rPr>
          <w:spacing w:val="24"/>
          <w:w w:val="105"/>
          <w:sz w:val="24"/>
        </w:rPr>
        <w:t xml:space="preserve"> </w:t>
      </w:r>
      <w:proofErr w:type="gramStart"/>
      <w:r>
        <w:rPr>
          <w:w w:val="105"/>
          <w:sz w:val="24"/>
        </w:rPr>
        <w:t>not</w:t>
      </w:r>
      <w:ins w:id="2" w:author="Pechlivanidis Ilias" w:date="2024-02-10T12:52:00Z">
        <w:r w:rsidR="00AC6664">
          <w:rPr>
            <w:w w:val="105"/>
            <w:sz w:val="24"/>
          </w:rPr>
          <w:t xml:space="preserve"> </w:t>
        </w:r>
      </w:ins>
      <w:r>
        <w:rPr>
          <w:spacing w:val="-54"/>
          <w:w w:val="105"/>
          <w:sz w:val="24"/>
        </w:rPr>
        <w:t xml:space="preserve"> </w:t>
      </w:r>
      <w:r>
        <w:rPr>
          <w:w w:val="105"/>
          <w:sz w:val="24"/>
        </w:rPr>
        <w:t>effective</w:t>
      </w:r>
      <w:proofErr w:type="gramEnd"/>
      <w:r>
        <w:rPr>
          <w:spacing w:val="18"/>
          <w:w w:val="105"/>
          <w:sz w:val="24"/>
        </w:rPr>
        <w:t xml:space="preserve"> </w:t>
      </w:r>
      <w:r>
        <w:rPr>
          <w:w w:val="105"/>
          <w:sz w:val="24"/>
        </w:rPr>
        <w:t>in</w:t>
      </w:r>
      <w:r>
        <w:rPr>
          <w:spacing w:val="19"/>
          <w:w w:val="105"/>
          <w:sz w:val="24"/>
        </w:rPr>
        <w:t xml:space="preserve"> </w:t>
      </w:r>
      <w:r>
        <w:rPr>
          <w:w w:val="105"/>
          <w:sz w:val="24"/>
        </w:rPr>
        <w:t>probabilistic</w:t>
      </w:r>
      <w:r>
        <w:rPr>
          <w:spacing w:val="19"/>
          <w:w w:val="105"/>
          <w:sz w:val="24"/>
        </w:rPr>
        <w:t xml:space="preserve"> </w:t>
      </w:r>
      <w:r>
        <w:rPr>
          <w:w w:val="105"/>
          <w:sz w:val="24"/>
        </w:rPr>
        <w:t>systems.</w:t>
      </w:r>
    </w:p>
    <w:p w14:paraId="68D15C4F" w14:textId="77777777" w:rsidR="00E2709D" w:rsidRDefault="00462487">
      <w:pPr>
        <w:pStyle w:val="ListParagraph"/>
        <w:numPr>
          <w:ilvl w:val="0"/>
          <w:numId w:val="2"/>
        </w:numPr>
        <w:tabs>
          <w:tab w:val="left" w:pos="1203"/>
        </w:tabs>
        <w:spacing w:before="166" w:line="237" w:lineRule="auto"/>
        <w:rPr>
          <w:sz w:val="24"/>
        </w:rPr>
      </w:pPr>
      <w:r>
        <w:rPr>
          <w:sz w:val="24"/>
        </w:rPr>
        <w:t>Building</w:t>
      </w:r>
      <w:r>
        <w:rPr>
          <w:spacing w:val="21"/>
          <w:sz w:val="24"/>
        </w:rPr>
        <w:t xml:space="preserve"> </w:t>
      </w:r>
      <w:r>
        <w:rPr>
          <w:sz w:val="24"/>
        </w:rPr>
        <w:t>grand</w:t>
      </w:r>
      <w:r>
        <w:rPr>
          <w:spacing w:val="22"/>
          <w:sz w:val="24"/>
        </w:rPr>
        <w:t xml:space="preserve"> </w:t>
      </w:r>
      <w:r>
        <w:rPr>
          <w:sz w:val="24"/>
        </w:rPr>
        <w:t>ensembles</w:t>
      </w:r>
      <w:r>
        <w:rPr>
          <w:spacing w:val="22"/>
          <w:sz w:val="24"/>
        </w:rPr>
        <w:t xml:space="preserve"> </w:t>
      </w:r>
      <w:r>
        <w:rPr>
          <w:sz w:val="24"/>
        </w:rPr>
        <w:t>adds</w:t>
      </w:r>
      <w:r>
        <w:rPr>
          <w:spacing w:val="22"/>
          <w:sz w:val="24"/>
        </w:rPr>
        <w:t xml:space="preserve"> </w:t>
      </w:r>
      <w:r>
        <w:rPr>
          <w:sz w:val="24"/>
        </w:rPr>
        <w:t>value</w:t>
      </w:r>
      <w:r>
        <w:rPr>
          <w:spacing w:val="22"/>
          <w:sz w:val="24"/>
        </w:rPr>
        <w:t xml:space="preserve"> </w:t>
      </w:r>
      <w:r>
        <w:rPr>
          <w:sz w:val="24"/>
        </w:rPr>
        <w:t>to</w:t>
      </w:r>
      <w:r>
        <w:rPr>
          <w:spacing w:val="22"/>
          <w:sz w:val="24"/>
        </w:rPr>
        <w:t xml:space="preserve"> </w:t>
      </w:r>
      <w:r>
        <w:rPr>
          <w:sz w:val="24"/>
        </w:rPr>
        <w:t>the</w:t>
      </w:r>
      <w:r>
        <w:rPr>
          <w:spacing w:val="22"/>
          <w:sz w:val="24"/>
        </w:rPr>
        <w:t xml:space="preserve"> </w:t>
      </w:r>
      <w:r>
        <w:rPr>
          <w:sz w:val="24"/>
        </w:rPr>
        <w:t>skill</w:t>
      </w:r>
      <w:r>
        <w:rPr>
          <w:spacing w:val="22"/>
          <w:sz w:val="24"/>
        </w:rPr>
        <w:t xml:space="preserve"> </w:t>
      </w:r>
      <w:r>
        <w:rPr>
          <w:sz w:val="24"/>
        </w:rPr>
        <w:t>of</w:t>
      </w:r>
      <w:r>
        <w:rPr>
          <w:spacing w:val="22"/>
          <w:sz w:val="24"/>
        </w:rPr>
        <w:t xml:space="preserve"> </w:t>
      </w:r>
      <w:r>
        <w:rPr>
          <w:sz w:val="24"/>
        </w:rPr>
        <w:t>the</w:t>
      </w:r>
      <w:r>
        <w:rPr>
          <w:spacing w:val="22"/>
          <w:sz w:val="24"/>
        </w:rPr>
        <w:t xml:space="preserve"> </w:t>
      </w:r>
      <w:r>
        <w:rPr>
          <w:sz w:val="24"/>
        </w:rPr>
        <w:t>best</w:t>
      </w:r>
      <w:r>
        <w:rPr>
          <w:spacing w:val="22"/>
          <w:sz w:val="24"/>
        </w:rPr>
        <w:t xml:space="preserve"> </w:t>
      </w:r>
      <w:r>
        <w:rPr>
          <w:sz w:val="24"/>
        </w:rPr>
        <w:t>performing</w:t>
      </w:r>
      <w:r>
        <w:rPr>
          <w:spacing w:val="-51"/>
          <w:sz w:val="24"/>
        </w:rPr>
        <w:t xml:space="preserve"> </w:t>
      </w:r>
      <w:r>
        <w:rPr>
          <w:sz w:val="24"/>
        </w:rPr>
        <w:t>NWP</w:t>
      </w:r>
      <w:r>
        <w:rPr>
          <w:spacing w:val="26"/>
          <w:sz w:val="24"/>
        </w:rPr>
        <w:t xml:space="preserve"> </w:t>
      </w:r>
      <w:r>
        <w:rPr>
          <w:sz w:val="24"/>
        </w:rPr>
        <w:t>but</w:t>
      </w:r>
      <w:r>
        <w:rPr>
          <w:spacing w:val="28"/>
          <w:sz w:val="24"/>
        </w:rPr>
        <w:t xml:space="preserve"> </w:t>
      </w:r>
      <w:r>
        <w:rPr>
          <w:sz w:val="24"/>
        </w:rPr>
        <w:t>this</w:t>
      </w:r>
      <w:r>
        <w:rPr>
          <w:spacing w:val="27"/>
          <w:sz w:val="24"/>
        </w:rPr>
        <w:t xml:space="preserve"> </w:t>
      </w:r>
      <w:r>
        <w:rPr>
          <w:sz w:val="24"/>
        </w:rPr>
        <w:t>added</w:t>
      </w:r>
      <w:r>
        <w:rPr>
          <w:spacing w:val="27"/>
          <w:sz w:val="24"/>
        </w:rPr>
        <w:t xml:space="preserve"> </w:t>
      </w:r>
      <w:r>
        <w:rPr>
          <w:sz w:val="24"/>
        </w:rPr>
        <w:t>value</w:t>
      </w:r>
      <w:r>
        <w:rPr>
          <w:spacing w:val="27"/>
          <w:sz w:val="24"/>
        </w:rPr>
        <w:t xml:space="preserve"> </w:t>
      </w:r>
      <w:r>
        <w:rPr>
          <w:sz w:val="24"/>
        </w:rPr>
        <w:t>decreases</w:t>
      </w:r>
      <w:r>
        <w:rPr>
          <w:spacing w:val="28"/>
          <w:sz w:val="24"/>
        </w:rPr>
        <w:t xml:space="preserve"> </w:t>
      </w:r>
      <w:r>
        <w:rPr>
          <w:sz w:val="24"/>
        </w:rPr>
        <w:t>with</w:t>
      </w:r>
      <w:r>
        <w:rPr>
          <w:spacing w:val="28"/>
          <w:sz w:val="24"/>
        </w:rPr>
        <w:t xml:space="preserve"> </w:t>
      </w:r>
      <w:r>
        <w:rPr>
          <w:sz w:val="24"/>
        </w:rPr>
        <w:t>lead</w:t>
      </w:r>
      <w:r>
        <w:rPr>
          <w:spacing w:val="27"/>
          <w:sz w:val="24"/>
        </w:rPr>
        <w:t xml:space="preserve"> </w:t>
      </w:r>
      <w:r>
        <w:rPr>
          <w:sz w:val="24"/>
        </w:rPr>
        <w:t>time.</w:t>
      </w:r>
    </w:p>
    <w:p w14:paraId="42CF2754" w14:textId="77777777" w:rsidR="00E2709D" w:rsidRDefault="00E2709D">
      <w:pPr>
        <w:spacing w:line="237" w:lineRule="auto"/>
        <w:rPr>
          <w:sz w:val="24"/>
        </w:rPr>
        <w:sectPr w:rsidR="00E2709D">
          <w:type w:val="continuous"/>
          <w:pgSz w:w="12240" w:h="15840"/>
          <w:pgMar w:top="1500" w:right="1720" w:bottom="280" w:left="1600" w:header="720" w:footer="720" w:gutter="0"/>
          <w:cols w:space="720"/>
        </w:sectPr>
      </w:pPr>
    </w:p>
    <w:p w14:paraId="2024992F" w14:textId="77777777" w:rsidR="00E2709D" w:rsidRDefault="00E2709D">
      <w:pPr>
        <w:pStyle w:val="BodyText"/>
        <w:rPr>
          <w:sz w:val="20"/>
        </w:rPr>
      </w:pPr>
    </w:p>
    <w:p w14:paraId="3715677B" w14:textId="77777777" w:rsidR="00E2709D" w:rsidRDefault="00E2709D">
      <w:pPr>
        <w:pStyle w:val="BodyText"/>
        <w:rPr>
          <w:sz w:val="20"/>
        </w:rPr>
      </w:pPr>
    </w:p>
    <w:p w14:paraId="4B2FB77E" w14:textId="77777777" w:rsidR="00E2709D" w:rsidRDefault="00E2709D">
      <w:pPr>
        <w:pStyle w:val="BodyText"/>
        <w:rPr>
          <w:sz w:val="20"/>
        </w:rPr>
      </w:pPr>
    </w:p>
    <w:p w14:paraId="009F4680" w14:textId="77777777" w:rsidR="00E2709D" w:rsidRDefault="00462487">
      <w:pPr>
        <w:pStyle w:val="Title"/>
        <w:spacing w:before="199" w:line="254" w:lineRule="auto"/>
        <w:ind w:right="529"/>
        <w:jc w:val="center"/>
      </w:pPr>
      <w:r>
        <w:t>Optimizing warnings</w:t>
      </w:r>
      <w:r>
        <w:rPr>
          <w:spacing w:val="1"/>
        </w:rPr>
        <w:t xml:space="preserve"> </w:t>
      </w:r>
      <w:r>
        <w:t>from</w:t>
      </w:r>
      <w:r>
        <w:rPr>
          <w:spacing w:val="1"/>
        </w:rPr>
        <w:t xml:space="preserve"> </w:t>
      </w:r>
      <w:r>
        <w:t>hydrologic ensemble</w:t>
      </w:r>
      <w:r>
        <w:rPr>
          <w:spacing w:val="1"/>
        </w:rPr>
        <w:t xml:space="preserve"> </w:t>
      </w:r>
      <w:r>
        <w:rPr>
          <w:w w:val="95"/>
        </w:rPr>
        <w:t>prediction</w:t>
      </w:r>
      <w:r>
        <w:rPr>
          <w:spacing w:val="51"/>
          <w:w w:val="95"/>
        </w:rPr>
        <w:t xml:space="preserve"> </w:t>
      </w:r>
      <w:r>
        <w:rPr>
          <w:w w:val="95"/>
        </w:rPr>
        <w:t>systems</w:t>
      </w:r>
      <w:r>
        <w:rPr>
          <w:spacing w:val="50"/>
          <w:w w:val="95"/>
        </w:rPr>
        <w:t xml:space="preserve"> </w:t>
      </w:r>
      <w:r>
        <w:rPr>
          <w:w w:val="95"/>
        </w:rPr>
        <w:t>for</w:t>
      </w:r>
      <w:r>
        <w:rPr>
          <w:spacing w:val="51"/>
          <w:w w:val="95"/>
        </w:rPr>
        <w:t xml:space="preserve"> </w:t>
      </w:r>
      <w:r>
        <w:rPr>
          <w:w w:val="95"/>
        </w:rPr>
        <w:t>improved</w:t>
      </w:r>
      <w:r>
        <w:rPr>
          <w:spacing w:val="51"/>
          <w:w w:val="95"/>
        </w:rPr>
        <w:t xml:space="preserve"> </w:t>
      </w:r>
      <w:r>
        <w:rPr>
          <w:w w:val="95"/>
        </w:rPr>
        <w:t>decision</w:t>
      </w:r>
      <w:r>
        <w:rPr>
          <w:spacing w:val="51"/>
          <w:w w:val="95"/>
        </w:rPr>
        <w:t xml:space="preserve"> </w:t>
      </w:r>
      <w:r>
        <w:rPr>
          <w:w w:val="95"/>
        </w:rPr>
        <w:t>making</w:t>
      </w:r>
    </w:p>
    <w:p w14:paraId="79605B49" w14:textId="77777777" w:rsidR="00E2709D" w:rsidRDefault="00462487">
      <w:pPr>
        <w:pStyle w:val="BodyText"/>
        <w:spacing w:before="303" w:line="237" w:lineRule="auto"/>
        <w:ind w:left="748" w:right="662" w:hanging="1"/>
        <w:jc w:val="center"/>
      </w:pPr>
      <w:r>
        <w:rPr>
          <w:w w:val="109"/>
        </w:rPr>
        <w:t>Je</w:t>
      </w:r>
      <w:r>
        <w:rPr>
          <w:spacing w:val="-1"/>
          <w:w w:val="109"/>
        </w:rPr>
        <w:t>s</w:t>
      </w:r>
      <w:r>
        <w:rPr>
          <w:spacing w:val="-124"/>
          <w:w w:val="102"/>
        </w:rPr>
        <w:t>u</w:t>
      </w:r>
      <w:r>
        <w:rPr>
          <w:spacing w:val="6"/>
          <w:w w:val="166"/>
        </w:rPr>
        <w:t>´</w:t>
      </w:r>
      <w:r>
        <w:rPr>
          <w:w w:val="98"/>
        </w:rPr>
        <w:t>s</w:t>
      </w:r>
      <w:r>
        <w:rPr>
          <w:spacing w:val="24"/>
        </w:rPr>
        <w:t xml:space="preserve"> </w:t>
      </w:r>
      <w:r>
        <w:rPr>
          <w:w w:val="107"/>
        </w:rPr>
        <w:t>Casado-</w:t>
      </w:r>
      <w:proofErr w:type="spellStart"/>
      <w:r>
        <w:rPr>
          <w:w w:val="107"/>
        </w:rPr>
        <w:t>R</w:t>
      </w:r>
      <w:r>
        <w:rPr>
          <w:spacing w:val="6"/>
          <w:w w:val="107"/>
        </w:rPr>
        <w:t>o</w:t>
      </w:r>
      <w:r>
        <w:rPr>
          <w:w w:val="102"/>
        </w:rPr>
        <w:t>d</w:t>
      </w:r>
      <w:r>
        <w:rPr>
          <w:spacing w:val="-26"/>
          <w:w w:val="108"/>
        </w:rPr>
        <w:t>r</w:t>
      </w:r>
      <w:r>
        <w:rPr>
          <w:spacing w:val="-91"/>
          <w:w w:val="166"/>
        </w:rPr>
        <w:t>´</w:t>
      </w:r>
      <w:r>
        <w:rPr>
          <w:w w:val="102"/>
        </w:rPr>
        <w:t>ıguez</w:t>
      </w:r>
      <w:r>
        <w:rPr>
          <w:spacing w:val="10"/>
          <w:w w:val="110"/>
          <w:vertAlign w:val="superscript"/>
        </w:rPr>
        <w:t>a</w:t>
      </w:r>
      <w:proofErr w:type="spellEnd"/>
      <w:r>
        <w:rPr>
          <w:w w:val="108"/>
        </w:rPr>
        <w:t>,</w:t>
      </w:r>
      <w:r>
        <w:rPr>
          <w:spacing w:val="23"/>
        </w:rPr>
        <w:t xml:space="preserve"> </w:t>
      </w:r>
      <w:r>
        <w:rPr>
          <w:spacing w:val="-7"/>
          <w:w w:val="128"/>
        </w:rPr>
        <w:t>P</w:t>
      </w:r>
      <w:r>
        <w:rPr>
          <w:w w:val="96"/>
        </w:rPr>
        <w:t>eter</w:t>
      </w:r>
      <w:r>
        <w:rPr>
          <w:spacing w:val="23"/>
        </w:rPr>
        <w:t xml:space="preserve"> </w:t>
      </w:r>
      <w:proofErr w:type="spellStart"/>
      <w:r>
        <w:rPr>
          <w:w w:val="103"/>
        </w:rPr>
        <w:t>Salamon</w:t>
      </w:r>
      <w:r>
        <w:rPr>
          <w:spacing w:val="10"/>
          <w:w w:val="110"/>
          <w:vertAlign w:val="superscript"/>
        </w:rPr>
        <w:t>a</w:t>
      </w:r>
      <w:proofErr w:type="spellEnd"/>
      <w:r>
        <w:rPr>
          <w:w w:val="108"/>
        </w:rPr>
        <w:t>,</w:t>
      </w:r>
      <w:r>
        <w:rPr>
          <w:spacing w:val="23"/>
        </w:rPr>
        <w:t xml:space="preserve"> </w:t>
      </w:r>
      <w:r>
        <w:rPr>
          <w:w w:val="103"/>
        </w:rPr>
        <w:t>Stefania</w:t>
      </w:r>
      <w:r>
        <w:rPr>
          <w:spacing w:val="24"/>
        </w:rPr>
        <w:t xml:space="preserve"> </w:t>
      </w:r>
      <w:proofErr w:type="spellStart"/>
      <w:r>
        <w:rPr>
          <w:w w:val="109"/>
        </w:rPr>
        <w:t>Grima</w:t>
      </w:r>
      <w:r>
        <w:rPr>
          <w:spacing w:val="-1"/>
          <w:w w:val="109"/>
        </w:rPr>
        <w:t>l</w:t>
      </w:r>
      <w:r>
        <w:rPr>
          <w:w w:val="107"/>
        </w:rPr>
        <w:t>di</w:t>
      </w:r>
      <w:r>
        <w:rPr>
          <w:spacing w:val="10"/>
          <w:w w:val="110"/>
          <w:vertAlign w:val="superscript"/>
        </w:rPr>
        <w:t>a</w:t>
      </w:r>
      <w:proofErr w:type="spellEnd"/>
      <w:r>
        <w:rPr>
          <w:w w:val="108"/>
        </w:rPr>
        <w:t>,</w:t>
      </w:r>
      <w:r>
        <w:rPr>
          <w:spacing w:val="23"/>
        </w:rPr>
        <w:t xml:space="preserve"> </w:t>
      </w:r>
      <w:proofErr w:type="spellStart"/>
      <w:r>
        <w:rPr>
          <w:w w:val="104"/>
        </w:rPr>
        <w:t>Core</w:t>
      </w:r>
      <w:r>
        <w:rPr>
          <w:spacing w:val="-7"/>
          <w:w w:val="104"/>
        </w:rPr>
        <w:t>n</w:t>
      </w:r>
      <w:r>
        <w:rPr>
          <w:w w:val="109"/>
        </w:rPr>
        <w:t>tin</w:t>
      </w:r>
      <w:proofErr w:type="spellEnd"/>
      <w:r>
        <w:rPr>
          <w:w w:val="109"/>
        </w:rPr>
        <w:t xml:space="preserve"> </w:t>
      </w:r>
      <w:r>
        <w:rPr>
          <w:w w:val="110"/>
        </w:rPr>
        <w:t>Carton</w:t>
      </w:r>
      <w:r>
        <w:rPr>
          <w:spacing w:val="5"/>
          <w:w w:val="110"/>
        </w:rPr>
        <w:t xml:space="preserve"> </w:t>
      </w:r>
      <w:r>
        <w:rPr>
          <w:w w:val="110"/>
        </w:rPr>
        <w:t>De</w:t>
      </w:r>
      <w:r>
        <w:rPr>
          <w:spacing w:val="6"/>
          <w:w w:val="110"/>
        </w:rPr>
        <w:t xml:space="preserve"> </w:t>
      </w:r>
      <w:proofErr w:type="spellStart"/>
      <w:r>
        <w:rPr>
          <w:w w:val="110"/>
        </w:rPr>
        <w:t>Wiart</w:t>
      </w:r>
      <w:r>
        <w:rPr>
          <w:w w:val="110"/>
          <w:vertAlign w:val="superscript"/>
        </w:rPr>
        <w:t>b</w:t>
      </w:r>
      <w:proofErr w:type="spellEnd"/>
      <w:r>
        <w:rPr>
          <w:w w:val="110"/>
        </w:rPr>
        <w:t>,</w:t>
      </w:r>
      <w:r>
        <w:rPr>
          <w:spacing w:val="6"/>
          <w:w w:val="110"/>
        </w:rPr>
        <w:t xml:space="preserve"> </w:t>
      </w:r>
      <w:r>
        <w:rPr>
          <w:w w:val="110"/>
        </w:rPr>
        <w:t>Christel</w:t>
      </w:r>
      <w:r>
        <w:rPr>
          <w:spacing w:val="6"/>
          <w:w w:val="110"/>
        </w:rPr>
        <w:t xml:space="preserve"> </w:t>
      </w:r>
      <w:proofErr w:type="spellStart"/>
      <w:r>
        <w:rPr>
          <w:w w:val="110"/>
        </w:rPr>
        <w:t>Prudhomme</w:t>
      </w:r>
      <w:r>
        <w:rPr>
          <w:w w:val="110"/>
          <w:vertAlign w:val="superscript"/>
        </w:rPr>
        <w:t>b</w:t>
      </w:r>
      <w:proofErr w:type="spellEnd"/>
      <w:r>
        <w:rPr>
          <w:w w:val="110"/>
        </w:rPr>
        <w:t>,</w:t>
      </w:r>
      <w:r>
        <w:rPr>
          <w:spacing w:val="5"/>
          <w:w w:val="110"/>
        </w:rPr>
        <w:t xml:space="preserve"> </w:t>
      </w:r>
      <w:r>
        <w:rPr>
          <w:w w:val="110"/>
        </w:rPr>
        <w:t>Calum</w:t>
      </w:r>
      <w:r>
        <w:rPr>
          <w:spacing w:val="6"/>
          <w:w w:val="110"/>
        </w:rPr>
        <w:t xml:space="preserve"> </w:t>
      </w:r>
      <w:proofErr w:type="spellStart"/>
      <w:r>
        <w:rPr>
          <w:w w:val="110"/>
        </w:rPr>
        <w:t>Baugh</w:t>
      </w:r>
      <w:r>
        <w:rPr>
          <w:w w:val="110"/>
          <w:vertAlign w:val="superscript"/>
        </w:rPr>
        <w:t>b</w:t>
      </w:r>
      <w:proofErr w:type="spellEnd"/>
      <w:r>
        <w:rPr>
          <w:w w:val="110"/>
        </w:rPr>
        <w:t>,</w:t>
      </w:r>
      <w:r>
        <w:rPr>
          <w:spacing w:val="5"/>
          <w:w w:val="110"/>
        </w:rPr>
        <w:t xml:space="preserve"> </w:t>
      </w:r>
      <w:r>
        <w:rPr>
          <w:w w:val="110"/>
        </w:rPr>
        <w:t>Ervin</w:t>
      </w:r>
      <w:r>
        <w:rPr>
          <w:spacing w:val="6"/>
          <w:w w:val="110"/>
        </w:rPr>
        <w:t xml:space="preserve"> </w:t>
      </w:r>
      <w:proofErr w:type="spellStart"/>
      <w:r>
        <w:rPr>
          <w:w w:val="110"/>
        </w:rPr>
        <w:t>Zsoter</w:t>
      </w:r>
      <w:r>
        <w:rPr>
          <w:w w:val="110"/>
          <w:vertAlign w:val="superscript"/>
        </w:rPr>
        <w:t>b</w:t>
      </w:r>
      <w:proofErr w:type="spellEnd"/>
      <w:r>
        <w:rPr>
          <w:w w:val="110"/>
        </w:rPr>
        <w:t>,</w:t>
      </w:r>
    </w:p>
    <w:p w14:paraId="009B07F8" w14:textId="77777777" w:rsidR="00E2709D" w:rsidRDefault="00462487">
      <w:pPr>
        <w:pStyle w:val="BodyText"/>
        <w:spacing w:line="288" w:lineRule="exact"/>
        <w:ind w:left="605" w:right="530"/>
        <w:jc w:val="center"/>
      </w:pPr>
      <w:commentRangeStart w:id="3"/>
      <w:r>
        <w:rPr>
          <w:w w:val="105"/>
        </w:rPr>
        <w:t>Ilias</w:t>
      </w:r>
      <w:r>
        <w:rPr>
          <w:spacing w:val="24"/>
          <w:w w:val="105"/>
        </w:rPr>
        <w:t xml:space="preserve"> </w:t>
      </w:r>
      <w:proofErr w:type="spellStart"/>
      <w:r>
        <w:rPr>
          <w:w w:val="105"/>
        </w:rPr>
        <w:t>Pechlivanidis</w:t>
      </w:r>
      <w:commentRangeEnd w:id="3"/>
      <w:r w:rsidR="00AC6664">
        <w:rPr>
          <w:rStyle w:val="CommentReference"/>
        </w:rPr>
        <w:commentReference w:id="3"/>
      </w:r>
      <w:r>
        <w:rPr>
          <w:w w:val="105"/>
          <w:vertAlign w:val="superscript"/>
        </w:rPr>
        <w:t>c</w:t>
      </w:r>
      <w:proofErr w:type="spellEnd"/>
      <w:r>
        <w:rPr>
          <w:w w:val="105"/>
        </w:rPr>
        <w:t>,</w:t>
      </w:r>
      <w:r>
        <w:rPr>
          <w:spacing w:val="25"/>
          <w:w w:val="105"/>
        </w:rPr>
        <w:t xml:space="preserve"> </w:t>
      </w:r>
      <w:r>
        <w:rPr>
          <w:w w:val="105"/>
        </w:rPr>
        <w:t>Nina</w:t>
      </w:r>
      <w:r>
        <w:rPr>
          <w:spacing w:val="25"/>
          <w:w w:val="105"/>
        </w:rPr>
        <w:t xml:space="preserve"> </w:t>
      </w:r>
      <w:proofErr w:type="spellStart"/>
      <w:r>
        <w:rPr>
          <w:w w:val="105"/>
        </w:rPr>
        <w:t>Bosshard</w:t>
      </w:r>
      <w:r>
        <w:rPr>
          <w:w w:val="105"/>
          <w:vertAlign w:val="superscript"/>
        </w:rPr>
        <w:t>c</w:t>
      </w:r>
      <w:proofErr w:type="spellEnd"/>
      <w:r>
        <w:rPr>
          <w:w w:val="105"/>
        </w:rPr>
        <w:t>,</w:t>
      </w:r>
      <w:r>
        <w:rPr>
          <w:spacing w:val="25"/>
          <w:w w:val="105"/>
        </w:rPr>
        <w:t xml:space="preserve"> </w:t>
      </w:r>
      <w:r>
        <w:rPr>
          <w:w w:val="105"/>
        </w:rPr>
        <w:t>Michaela</w:t>
      </w:r>
      <w:r>
        <w:rPr>
          <w:spacing w:val="25"/>
          <w:w w:val="105"/>
        </w:rPr>
        <w:t xml:space="preserve"> </w:t>
      </w:r>
      <w:proofErr w:type="spellStart"/>
      <w:r>
        <w:rPr>
          <w:w w:val="105"/>
        </w:rPr>
        <w:t>Mikulickova</w:t>
      </w:r>
      <w:r>
        <w:rPr>
          <w:w w:val="105"/>
          <w:vertAlign w:val="superscript"/>
        </w:rPr>
        <w:t>d</w:t>
      </w:r>
      <w:proofErr w:type="spellEnd"/>
    </w:p>
    <w:p w14:paraId="568D6B44" w14:textId="77777777" w:rsidR="00E2709D" w:rsidRDefault="00462487">
      <w:pPr>
        <w:spacing w:before="187" w:line="235" w:lineRule="auto"/>
        <w:ind w:left="615" w:right="530"/>
        <w:jc w:val="center"/>
        <w:rPr>
          <w:i/>
          <w:sz w:val="20"/>
        </w:rPr>
      </w:pPr>
      <w:proofErr w:type="spellStart"/>
      <w:r>
        <w:rPr>
          <w:i/>
          <w:w w:val="110"/>
          <w:sz w:val="20"/>
          <w:vertAlign w:val="superscript"/>
        </w:rPr>
        <w:t>a</w:t>
      </w:r>
      <w:r>
        <w:rPr>
          <w:i/>
          <w:w w:val="110"/>
          <w:sz w:val="20"/>
        </w:rPr>
        <w:t>European</w:t>
      </w:r>
      <w:proofErr w:type="spellEnd"/>
      <w:r>
        <w:rPr>
          <w:i/>
          <w:spacing w:val="5"/>
          <w:w w:val="110"/>
          <w:sz w:val="20"/>
        </w:rPr>
        <w:t xml:space="preserve"> </w:t>
      </w:r>
      <w:r>
        <w:rPr>
          <w:i/>
          <w:w w:val="110"/>
          <w:sz w:val="20"/>
        </w:rPr>
        <w:t>Commission,</w:t>
      </w:r>
      <w:r>
        <w:rPr>
          <w:i/>
          <w:spacing w:val="6"/>
          <w:w w:val="110"/>
          <w:sz w:val="20"/>
        </w:rPr>
        <w:t xml:space="preserve"> </w:t>
      </w:r>
      <w:r>
        <w:rPr>
          <w:i/>
          <w:w w:val="110"/>
          <w:sz w:val="20"/>
        </w:rPr>
        <w:t>Joint</w:t>
      </w:r>
      <w:r>
        <w:rPr>
          <w:i/>
          <w:spacing w:val="6"/>
          <w:w w:val="110"/>
          <w:sz w:val="20"/>
        </w:rPr>
        <w:t xml:space="preserve"> </w:t>
      </w:r>
      <w:r>
        <w:rPr>
          <w:i/>
          <w:w w:val="110"/>
          <w:sz w:val="20"/>
        </w:rPr>
        <w:t>Research</w:t>
      </w:r>
      <w:r>
        <w:rPr>
          <w:i/>
          <w:spacing w:val="5"/>
          <w:w w:val="110"/>
          <w:sz w:val="20"/>
        </w:rPr>
        <w:t xml:space="preserve"> </w:t>
      </w:r>
      <w:r>
        <w:rPr>
          <w:i/>
          <w:w w:val="110"/>
          <w:sz w:val="20"/>
        </w:rPr>
        <w:t>Centre,</w:t>
      </w:r>
      <w:r>
        <w:rPr>
          <w:i/>
          <w:spacing w:val="6"/>
          <w:w w:val="110"/>
          <w:sz w:val="20"/>
        </w:rPr>
        <w:t xml:space="preserve"> </w:t>
      </w:r>
      <w:r>
        <w:rPr>
          <w:i/>
          <w:w w:val="110"/>
          <w:sz w:val="20"/>
        </w:rPr>
        <w:t>Directorate</w:t>
      </w:r>
      <w:r>
        <w:rPr>
          <w:i/>
          <w:spacing w:val="5"/>
          <w:w w:val="110"/>
          <w:sz w:val="20"/>
        </w:rPr>
        <w:t xml:space="preserve"> </w:t>
      </w:r>
      <w:r>
        <w:rPr>
          <w:i/>
          <w:w w:val="110"/>
          <w:sz w:val="20"/>
        </w:rPr>
        <w:t>E</w:t>
      </w:r>
      <w:r>
        <w:rPr>
          <w:i/>
          <w:spacing w:val="6"/>
          <w:w w:val="110"/>
          <w:sz w:val="20"/>
        </w:rPr>
        <w:t xml:space="preserve"> </w:t>
      </w:r>
      <w:r>
        <w:rPr>
          <w:i/>
          <w:w w:val="110"/>
          <w:sz w:val="20"/>
        </w:rPr>
        <w:t>-</w:t>
      </w:r>
      <w:r>
        <w:rPr>
          <w:i/>
          <w:spacing w:val="6"/>
          <w:w w:val="110"/>
          <w:sz w:val="20"/>
        </w:rPr>
        <w:t xml:space="preserve"> </w:t>
      </w:r>
      <w:r>
        <w:rPr>
          <w:i/>
          <w:w w:val="110"/>
          <w:sz w:val="20"/>
        </w:rPr>
        <w:t>Space,</w:t>
      </w:r>
      <w:r>
        <w:rPr>
          <w:i/>
          <w:spacing w:val="6"/>
          <w:w w:val="110"/>
          <w:sz w:val="20"/>
        </w:rPr>
        <w:t xml:space="preserve"> </w:t>
      </w:r>
      <w:r>
        <w:rPr>
          <w:i/>
          <w:w w:val="110"/>
          <w:sz w:val="20"/>
        </w:rPr>
        <w:t>Security</w:t>
      </w:r>
      <w:r>
        <w:rPr>
          <w:i/>
          <w:spacing w:val="5"/>
          <w:w w:val="110"/>
          <w:sz w:val="20"/>
        </w:rPr>
        <w:t xml:space="preserve"> </w:t>
      </w:r>
      <w:r>
        <w:rPr>
          <w:i/>
          <w:w w:val="110"/>
          <w:sz w:val="20"/>
        </w:rPr>
        <w:t>and</w:t>
      </w:r>
      <w:r>
        <w:rPr>
          <w:i/>
          <w:spacing w:val="-46"/>
          <w:w w:val="110"/>
          <w:sz w:val="20"/>
        </w:rPr>
        <w:t xml:space="preserve"> </w:t>
      </w:r>
      <w:r>
        <w:rPr>
          <w:i/>
          <w:w w:val="115"/>
          <w:sz w:val="20"/>
        </w:rPr>
        <w:t>Migration,</w:t>
      </w:r>
      <w:r>
        <w:rPr>
          <w:i/>
          <w:spacing w:val="12"/>
          <w:w w:val="115"/>
          <w:sz w:val="20"/>
        </w:rPr>
        <w:t xml:space="preserve"> </w:t>
      </w:r>
      <w:r>
        <w:rPr>
          <w:i/>
          <w:w w:val="115"/>
          <w:sz w:val="20"/>
        </w:rPr>
        <w:t>Via</w:t>
      </w:r>
      <w:r>
        <w:rPr>
          <w:i/>
          <w:spacing w:val="12"/>
          <w:w w:val="115"/>
          <w:sz w:val="20"/>
        </w:rPr>
        <w:t xml:space="preserve"> </w:t>
      </w:r>
      <w:r>
        <w:rPr>
          <w:i/>
          <w:w w:val="115"/>
          <w:sz w:val="20"/>
        </w:rPr>
        <w:t>Enrico</w:t>
      </w:r>
      <w:r>
        <w:rPr>
          <w:i/>
          <w:spacing w:val="13"/>
          <w:w w:val="115"/>
          <w:sz w:val="20"/>
        </w:rPr>
        <w:t xml:space="preserve"> </w:t>
      </w:r>
      <w:r>
        <w:rPr>
          <w:i/>
          <w:w w:val="115"/>
          <w:sz w:val="20"/>
        </w:rPr>
        <w:t>Fermi</w:t>
      </w:r>
      <w:r>
        <w:rPr>
          <w:i/>
          <w:spacing w:val="12"/>
          <w:w w:val="115"/>
          <w:sz w:val="20"/>
        </w:rPr>
        <w:t xml:space="preserve"> </w:t>
      </w:r>
      <w:r>
        <w:rPr>
          <w:i/>
          <w:w w:val="115"/>
          <w:sz w:val="20"/>
        </w:rPr>
        <w:t>2749,</w:t>
      </w:r>
      <w:r>
        <w:rPr>
          <w:i/>
          <w:spacing w:val="13"/>
          <w:w w:val="115"/>
          <w:sz w:val="20"/>
        </w:rPr>
        <w:t xml:space="preserve"> </w:t>
      </w:r>
      <w:proofErr w:type="spellStart"/>
      <w:r>
        <w:rPr>
          <w:i/>
          <w:w w:val="115"/>
          <w:sz w:val="20"/>
        </w:rPr>
        <w:t>Ispra</w:t>
      </w:r>
      <w:proofErr w:type="spellEnd"/>
      <w:r>
        <w:rPr>
          <w:i/>
          <w:w w:val="115"/>
          <w:sz w:val="20"/>
        </w:rPr>
        <w:t>,</w:t>
      </w:r>
      <w:r>
        <w:rPr>
          <w:i/>
          <w:spacing w:val="12"/>
          <w:w w:val="115"/>
          <w:sz w:val="20"/>
        </w:rPr>
        <w:t xml:space="preserve"> </w:t>
      </w:r>
      <w:r>
        <w:rPr>
          <w:i/>
          <w:w w:val="115"/>
          <w:sz w:val="20"/>
        </w:rPr>
        <w:t>21027,</w:t>
      </w:r>
      <w:r>
        <w:rPr>
          <w:i/>
          <w:spacing w:val="13"/>
          <w:w w:val="115"/>
          <w:sz w:val="20"/>
        </w:rPr>
        <w:t xml:space="preserve"> </w:t>
      </w:r>
      <w:r>
        <w:rPr>
          <w:i/>
          <w:w w:val="115"/>
          <w:sz w:val="20"/>
        </w:rPr>
        <w:t>(VA),</w:t>
      </w:r>
      <w:r>
        <w:rPr>
          <w:i/>
          <w:spacing w:val="12"/>
          <w:w w:val="115"/>
          <w:sz w:val="20"/>
        </w:rPr>
        <w:t xml:space="preserve"> </w:t>
      </w:r>
      <w:r>
        <w:rPr>
          <w:i/>
          <w:w w:val="115"/>
          <w:sz w:val="20"/>
        </w:rPr>
        <w:t>Italy</w:t>
      </w:r>
    </w:p>
    <w:p w14:paraId="0A58F60F" w14:textId="77777777" w:rsidR="00E2709D" w:rsidRDefault="00462487">
      <w:pPr>
        <w:spacing w:line="235" w:lineRule="auto"/>
        <w:ind w:left="617" w:right="530"/>
        <w:jc w:val="center"/>
        <w:rPr>
          <w:i/>
          <w:sz w:val="20"/>
        </w:rPr>
      </w:pPr>
      <w:proofErr w:type="spellStart"/>
      <w:r>
        <w:rPr>
          <w:i/>
          <w:w w:val="110"/>
          <w:sz w:val="20"/>
          <w:vertAlign w:val="superscript"/>
        </w:rPr>
        <w:t>b</w:t>
      </w:r>
      <w:r>
        <w:rPr>
          <w:i/>
          <w:w w:val="110"/>
          <w:sz w:val="20"/>
        </w:rPr>
        <w:t>European</w:t>
      </w:r>
      <w:proofErr w:type="spellEnd"/>
      <w:r>
        <w:rPr>
          <w:i/>
          <w:spacing w:val="-5"/>
          <w:w w:val="110"/>
          <w:sz w:val="20"/>
        </w:rPr>
        <w:t xml:space="preserve"> </w:t>
      </w:r>
      <w:r>
        <w:rPr>
          <w:i/>
          <w:w w:val="110"/>
          <w:sz w:val="20"/>
        </w:rPr>
        <w:t>Centre</w:t>
      </w:r>
      <w:r>
        <w:rPr>
          <w:i/>
          <w:spacing w:val="-4"/>
          <w:w w:val="110"/>
          <w:sz w:val="20"/>
        </w:rPr>
        <w:t xml:space="preserve"> </w:t>
      </w:r>
      <w:r>
        <w:rPr>
          <w:i/>
          <w:w w:val="110"/>
          <w:sz w:val="20"/>
        </w:rPr>
        <w:t>for</w:t>
      </w:r>
      <w:r>
        <w:rPr>
          <w:i/>
          <w:spacing w:val="-4"/>
          <w:w w:val="110"/>
          <w:sz w:val="20"/>
        </w:rPr>
        <w:t xml:space="preserve"> </w:t>
      </w:r>
      <w:r>
        <w:rPr>
          <w:i/>
          <w:w w:val="110"/>
          <w:sz w:val="20"/>
        </w:rPr>
        <w:t>Medium</w:t>
      </w:r>
      <w:r>
        <w:rPr>
          <w:i/>
          <w:spacing w:val="-4"/>
          <w:w w:val="110"/>
          <w:sz w:val="20"/>
        </w:rPr>
        <w:t xml:space="preserve"> </w:t>
      </w:r>
      <w:r>
        <w:rPr>
          <w:i/>
          <w:w w:val="110"/>
          <w:sz w:val="20"/>
        </w:rPr>
        <w:t>Range</w:t>
      </w:r>
      <w:r>
        <w:rPr>
          <w:i/>
          <w:spacing w:val="-4"/>
          <w:w w:val="110"/>
          <w:sz w:val="20"/>
        </w:rPr>
        <w:t xml:space="preserve"> </w:t>
      </w:r>
      <w:r>
        <w:rPr>
          <w:i/>
          <w:w w:val="110"/>
          <w:sz w:val="20"/>
        </w:rPr>
        <w:t>Weather</w:t>
      </w:r>
      <w:r>
        <w:rPr>
          <w:i/>
          <w:spacing w:val="-5"/>
          <w:w w:val="110"/>
          <w:sz w:val="20"/>
        </w:rPr>
        <w:t xml:space="preserve"> </w:t>
      </w:r>
      <w:r>
        <w:rPr>
          <w:i/>
          <w:w w:val="110"/>
          <w:sz w:val="20"/>
        </w:rPr>
        <w:t>Forecasts,</w:t>
      </w:r>
      <w:r>
        <w:rPr>
          <w:i/>
          <w:spacing w:val="-3"/>
          <w:w w:val="110"/>
          <w:sz w:val="20"/>
        </w:rPr>
        <w:t xml:space="preserve"> </w:t>
      </w:r>
      <w:proofErr w:type="spellStart"/>
      <w:r>
        <w:rPr>
          <w:i/>
          <w:w w:val="110"/>
          <w:sz w:val="20"/>
        </w:rPr>
        <w:t>Shinfield</w:t>
      </w:r>
      <w:proofErr w:type="spellEnd"/>
      <w:r>
        <w:rPr>
          <w:i/>
          <w:spacing w:val="-5"/>
          <w:w w:val="110"/>
          <w:sz w:val="20"/>
        </w:rPr>
        <w:t xml:space="preserve"> </w:t>
      </w:r>
      <w:r>
        <w:rPr>
          <w:i/>
          <w:w w:val="110"/>
          <w:sz w:val="20"/>
        </w:rPr>
        <w:t>Park,</w:t>
      </w:r>
      <w:r>
        <w:rPr>
          <w:i/>
          <w:spacing w:val="-4"/>
          <w:w w:val="110"/>
          <w:sz w:val="20"/>
        </w:rPr>
        <w:t xml:space="preserve"> </w:t>
      </w:r>
      <w:r>
        <w:rPr>
          <w:i/>
          <w:w w:val="110"/>
          <w:sz w:val="20"/>
        </w:rPr>
        <w:t>Reading,</w:t>
      </w:r>
      <w:r>
        <w:rPr>
          <w:i/>
          <w:spacing w:val="-3"/>
          <w:w w:val="110"/>
          <w:sz w:val="20"/>
        </w:rPr>
        <w:t xml:space="preserve"> </w:t>
      </w:r>
      <w:r>
        <w:rPr>
          <w:i/>
          <w:w w:val="110"/>
          <w:sz w:val="20"/>
        </w:rPr>
        <w:t>WC2R</w:t>
      </w:r>
      <w:r>
        <w:rPr>
          <w:i/>
          <w:spacing w:val="-47"/>
          <w:w w:val="110"/>
          <w:sz w:val="20"/>
        </w:rPr>
        <w:t xml:space="preserve"> </w:t>
      </w:r>
      <w:r>
        <w:rPr>
          <w:i/>
          <w:w w:val="110"/>
          <w:sz w:val="20"/>
        </w:rPr>
        <w:t>2LS,</w:t>
      </w:r>
      <w:r>
        <w:rPr>
          <w:i/>
          <w:spacing w:val="21"/>
          <w:w w:val="110"/>
          <w:sz w:val="20"/>
        </w:rPr>
        <w:t xml:space="preserve"> </w:t>
      </w:r>
      <w:r>
        <w:rPr>
          <w:i/>
          <w:w w:val="110"/>
          <w:sz w:val="20"/>
        </w:rPr>
        <w:t>UK</w:t>
      </w:r>
    </w:p>
    <w:p w14:paraId="11E4610A" w14:textId="77777777" w:rsidR="00E2709D" w:rsidRDefault="00462487">
      <w:pPr>
        <w:spacing w:line="235" w:lineRule="auto"/>
        <w:ind w:left="1614" w:right="1528"/>
        <w:jc w:val="center"/>
        <w:rPr>
          <w:i/>
          <w:sz w:val="20"/>
        </w:rPr>
      </w:pPr>
      <w:proofErr w:type="spellStart"/>
      <w:proofErr w:type="gramStart"/>
      <w:r>
        <w:rPr>
          <w:i/>
          <w:spacing w:val="10"/>
          <w:w w:val="139"/>
          <w:sz w:val="20"/>
          <w:vertAlign w:val="superscript"/>
        </w:rPr>
        <w:t>c</w:t>
      </w:r>
      <w:r>
        <w:rPr>
          <w:i/>
          <w:w w:val="102"/>
          <w:sz w:val="20"/>
        </w:rPr>
        <w:t>Sw</w:t>
      </w:r>
      <w:r>
        <w:rPr>
          <w:i/>
          <w:spacing w:val="-11"/>
          <w:w w:val="102"/>
          <w:sz w:val="20"/>
        </w:rPr>
        <w:t>e</w:t>
      </w:r>
      <w:r>
        <w:rPr>
          <w:i/>
          <w:w w:val="105"/>
          <w:sz w:val="20"/>
        </w:rPr>
        <w:t>dish</w:t>
      </w:r>
      <w:proofErr w:type="spellEnd"/>
      <w:r>
        <w:rPr>
          <w:i/>
          <w:sz w:val="20"/>
        </w:rPr>
        <w:t xml:space="preserve"> </w:t>
      </w:r>
      <w:r>
        <w:rPr>
          <w:i/>
          <w:spacing w:val="-20"/>
          <w:sz w:val="20"/>
        </w:rPr>
        <w:t xml:space="preserve"> </w:t>
      </w:r>
      <w:r>
        <w:rPr>
          <w:i/>
          <w:w w:val="99"/>
          <w:sz w:val="20"/>
        </w:rPr>
        <w:t>Met</w:t>
      </w:r>
      <w:r>
        <w:rPr>
          <w:i/>
          <w:spacing w:val="-11"/>
          <w:w w:val="99"/>
          <w:sz w:val="20"/>
        </w:rPr>
        <w:t>e</w:t>
      </w:r>
      <w:r>
        <w:rPr>
          <w:i/>
          <w:w w:val="108"/>
          <w:sz w:val="20"/>
        </w:rPr>
        <w:t>o</w:t>
      </w:r>
      <w:r>
        <w:rPr>
          <w:i/>
          <w:spacing w:val="-11"/>
          <w:w w:val="108"/>
          <w:sz w:val="20"/>
        </w:rPr>
        <w:t>r</w:t>
      </w:r>
      <w:r>
        <w:rPr>
          <w:i/>
          <w:w w:val="101"/>
          <w:sz w:val="20"/>
        </w:rPr>
        <w:t>ol</w:t>
      </w:r>
      <w:r>
        <w:rPr>
          <w:i/>
          <w:spacing w:val="-11"/>
          <w:w w:val="101"/>
          <w:sz w:val="20"/>
        </w:rPr>
        <w:t>o</w:t>
      </w:r>
      <w:r>
        <w:rPr>
          <w:i/>
          <w:w w:val="105"/>
          <w:sz w:val="20"/>
        </w:rPr>
        <w:t>gi</w:t>
      </w:r>
      <w:r>
        <w:rPr>
          <w:i/>
          <w:spacing w:val="-11"/>
          <w:w w:val="105"/>
          <w:sz w:val="20"/>
        </w:rPr>
        <w:t>c</w:t>
      </w:r>
      <w:r>
        <w:rPr>
          <w:i/>
          <w:w w:val="102"/>
          <w:sz w:val="20"/>
        </w:rPr>
        <w:t>al</w:t>
      </w:r>
      <w:proofErr w:type="gramEnd"/>
      <w:r>
        <w:rPr>
          <w:i/>
          <w:sz w:val="20"/>
        </w:rPr>
        <w:t xml:space="preserve"> </w:t>
      </w:r>
      <w:r>
        <w:rPr>
          <w:i/>
          <w:spacing w:val="-20"/>
          <w:sz w:val="20"/>
        </w:rPr>
        <w:t xml:space="preserve"> </w:t>
      </w:r>
      <w:r>
        <w:rPr>
          <w:i/>
          <w:w w:val="102"/>
          <w:sz w:val="20"/>
        </w:rPr>
        <w:t>and</w:t>
      </w:r>
      <w:r>
        <w:rPr>
          <w:i/>
          <w:sz w:val="20"/>
        </w:rPr>
        <w:t xml:space="preserve"> </w:t>
      </w:r>
      <w:r>
        <w:rPr>
          <w:i/>
          <w:spacing w:val="-20"/>
          <w:sz w:val="20"/>
        </w:rPr>
        <w:t xml:space="preserve"> </w:t>
      </w:r>
      <w:r>
        <w:rPr>
          <w:i/>
          <w:w w:val="111"/>
          <w:sz w:val="20"/>
        </w:rPr>
        <w:t>Hyd</w:t>
      </w:r>
      <w:r>
        <w:rPr>
          <w:i/>
          <w:spacing w:val="-11"/>
          <w:w w:val="111"/>
          <w:sz w:val="20"/>
        </w:rPr>
        <w:t>r</w:t>
      </w:r>
      <w:r>
        <w:rPr>
          <w:i/>
          <w:w w:val="101"/>
          <w:sz w:val="20"/>
        </w:rPr>
        <w:t>ol</w:t>
      </w:r>
      <w:r>
        <w:rPr>
          <w:i/>
          <w:spacing w:val="-11"/>
          <w:w w:val="101"/>
          <w:sz w:val="20"/>
        </w:rPr>
        <w:t>o</w:t>
      </w:r>
      <w:r>
        <w:rPr>
          <w:i/>
          <w:w w:val="105"/>
          <w:sz w:val="20"/>
        </w:rPr>
        <w:t>gi</w:t>
      </w:r>
      <w:r>
        <w:rPr>
          <w:i/>
          <w:spacing w:val="-11"/>
          <w:w w:val="105"/>
          <w:sz w:val="20"/>
        </w:rPr>
        <w:t>c</w:t>
      </w:r>
      <w:r>
        <w:rPr>
          <w:i/>
          <w:w w:val="102"/>
          <w:sz w:val="20"/>
        </w:rPr>
        <w:t>al</w:t>
      </w:r>
      <w:r>
        <w:rPr>
          <w:i/>
          <w:sz w:val="20"/>
        </w:rPr>
        <w:t xml:space="preserve"> </w:t>
      </w:r>
      <w:r>
        <w:rPr>
          <w:i/>
          <w:spacing w:val="-20"/>
          <w:sz w:val="20"/>
        </w:rPr>
        <w:t xml:space="preserve"> </w:t>
      </w:r>
      <w:r>
        <w:rPr>
          <w:i/>
          <w:w w:val="108"/>
          <w:sz w:val="20"/>
        </w:rPr>
        <w:t>Institute,</w:t>
      </w:r>
      <w:r>
        <w:rPr>
          <w:i/>
          <w:sz w:val="20"/>
        </w:rPr>
        <w:t xml:space="preserve"> </w:t>
      </w:r>
      <w:r>
        <w:rPr>
          <w:i/>
          <w:spacing w:val="-19"/>
          <w:sz w:val="20"/>
        </w:rPr>
        <w:t xml:space="preserve"> </w:t>
      </w:r>
      <w:proofErr w:type="spellStart"/>
      <w:r>
        <w:rPr>
          <w:i/>
          <w:spacing w:val="-16"/>
          <w:w w:val="141"/>
          <w:sz w:val="20"/>
        </w:rPr>
        <w:t>F</w:t>
      </w:r>
      <w:r>
        <w:rPr>
          <w:i/>
          <w:w w:val="98"/>
          <w:sz w:val="20"/>
        </w:rPr>
        <w:t>olk</w:t>
      </w:r>
      <w:r>
        <w:rPr>
          <w:i/>
          <w:spacing w:val="-11"/>
          <w:w w:val="98"/>
          <w:sz w:val="20"/>
        </w:rPr>
        <w:t>b</w:t>
      </w:r>
      <w:r>
        <w:rPr>
          <w:i/>
          <w:w w:val="108"/>
          <w:sz w:val="20"/>
        </w:rPr>
        <w:t>o</w:t>
      </w:r>
      <w:r>
        <w:rPr>
          <w:i/>
          <w:spacing w:val="-11"/>
          <w:w w:val="108"/>
          <w:sz w:val="20"/>
        </w:rPr>
        <w:t>r</w:t>
      </w:r>
      <w:r>
        <w:rPr>
          <w:i/>
          <w:w w:val="98"/>
          <w:sz w:val="20"/>
        </w:rPr>
        <w:t>gsv</w:t>
      </w:r>
      <w:r>
        <w:rPr>
          <w:i/>
          <w:spacing w:val="-102"/>
          <w:w w:val="129"/>
          <w:sz w:val="20"/>
        </w:rPr>
        <w:t>¨</w:t>
      </w:r>
      <w:r>
        <w:rPr>
          <w:i/>
          <w:w w:val="98"/>
          <w:sz w:val="20"/>
        </w:rPr>
        <w:t>agen</w:t>
      </w:r>
      <w:proofErr w:type="spellEnd"/>
      <w:r>
        <w:rPr>
          <w:i/>
          <w:w w:val="98"/>
          <w:sz w:val="20"/>
        </w:rPr>
        <w:t xml:space="preserve"> </w:t>
      </w:r>
      <w:r>
        <w:rPr>
          <w:i/>
          <w:w w:val="104"/>
          <w:sz w:val="20"/>
        </w:rPr>
        <w:t>17,</w:t>
      </w:r>
      <w:r>
        <w:rPr>
          <w:i/>
          <w:sz w:val="20"/>
        </w:rPr>
        <w:t xml:space="preserve"> </w:t>
      </w:r>
      <w:r>
        <w:rPr>
          <w:i/>
          <w:spacing w:val="-20"/>
          <w:sz w:val="20"/>
        </w:rPr>
        <w:t xml:space="preserve"> </w:t>
      </w:r>
      <w:proofErr w:type="spellStart"/>
      <w:r>
        <w:rPr>
          <w:i/>
          <w:w w:val="110"/>
          <w:sz w:val="20"/>
        </w:rPr>
        <w:t>Norrk</w:t>
      </w:r>
      <w:r>
        <w:rPr>
          <w:i/>
          <w:spacing w:val="-102"/>
          <w:w w:val="129"/>
          <w:sz w:val="20"/>
        </w:rPr>
        <w:t>¨</w:t>
      </w:r>
      <w:r>
        <w:rPr>
          <w:i/>
          <w:w w:val="104"/>
          <w:sz w:val="20"/>
        </w:rPr>
        <w:t>oping</w:t>
      </w:r>
      <w:proofErr w:type="spellEnd"/>
      <w:r>
        <w:rPr>
          <w:i/>
          <w:w w:val="104"/>
          <w:sz w:val="20"/>
        </w:rPr>
        <w:t>,</w:t>
      </w:r>
      <w:r>
        <w:rPr>
          <w:i/>
          <w:sz w:val="20"/>
        </w:rPr>
        <w:t xml:space="preserve"> </w:t>
      </w:r>
      <w:r>
        <w:rPr>
          <w:i/>
          <w:spacing w:val="-20"/>
          <w:sz w:val="20"/>
        </w:rPr>
        <w:t xml:space="preserve"> </w:t>
      </w:r>
      <w:r>
        <w:rPr>
          <w:i/>
          <w:w w:val="102"/>
          <w:sz w:val="20"/>
        </w:rPr>
        <w:t>Sw</w:t>
      </w:r>
      <w:r>
        <w:rPr>
          <w:i/>
          <w:spacing w:val="-11"/>
          <w:w w:val="102"/>
          <w:sz w:val="20"/>
        </w:rPr>
        <w:t>e</w:t>
      </w:r>
      <w:r>
        <w:rPr>
          <w:i/>
          <w:w w:val="101"/>
          <w:sz w:val="20"/>
        </w:rPr>
        <w:t>den</w:t>
      </w:r>
    </w:p>
    <w:p w14:paraId="016B69F8" w14:textId="77777777" w:rsidR="00E2709D" w:rsidRPr="00E749F9" w:rsidRDefault="00462487">
      <w:pPr>
        <w:spacing w:line="240" w:lineRule="exact"/>
        <w:ind w:left="613" w:right="530"/>
        <w:jc w:val="center"/>
        <w:rPr>
          <w:i/>
          <w:sz w:val="20"/>
          <w:lang w:val="it-IT"/>
          <w:rPrChange w:id="4" w:author="Jesus Casado Rodriguez" w:date="2024-02-12T11:16:00Z">
            <w:rPr>
              <w:i/>
              <w:sz w:val="20"/>
            </w:rPr>
          </w:rPrChange>
        </w:rPr>
      </w:pPr>
      <w:r w:rsidRPr="00E749F9">
        <w:rPr>
          <w:i/>
          <w:spacing w:val="10"/>
          <w:w w:val="125"/>
          <w:sz w:val="20"/>
          <w:vertAlign w:val="superscript"/>
          <w:lang w:val="it-IT"/>
          <w:rPrChange w:id="5" w:author="Jesus Casado Rodriguez" w:date="2024-02-12T11:16:00Z">
            <w:rPr>
              <w:i/>
              <w:spacing w:val="10"/>
              <w:w w:val="125"/>
              <w:sz w:val="20"/>
              <w:vertAlign w:val="superscript"/>
            </w:rPr>
          </w:rPrChange>
        </w:rPr>
        <w:t>d</w:t>
      </w:r>
      <w:r w:rsidRPr="00E749F9">
        <w:rPr>
          <w:i/>
          <w:w w:val="105"/>
          <w:sz w:val="20"/>
          <w:lang w:val="it-IT"/>
          <w:rPrChange w:id="6" w:author="Jesus Casado Rodriguez" w:date="2024-02-12T11:16:00Z">
            <w:rPr>
              <w:i/>
              <w:w w:val="105"/>
              <w:sz w:val="20"/>
            </w:rPr>
          </w:rPrChange>
        </w:rPr>
        <w:t>Slovak</w:t>
      </w:r>
      <w:r w:rsidRPr="00E749F9">
        <w:rPr>
          <w:i/>
          <w:sz w:val="20"/>
          <w:lang w:val="it-IT"/>
          <w:rPrChange w:id="7" w:author="Jesus Casado Rodriguez" w:date="2024-02-12T11:16:00Z">
            <w:rPr>
              <w:i/>
              <w:sz w:val="20"/>
            </w:rPr>
          </w:rPrChange>
        </w:rPr>
        <w:t xml:space="preserve"> </w:t>
      </w:r>
      <w:r w:rsidRPr="00E749F9">
        <w:rPr>
          <w:i/>
          <w:spacing w:val="-20"/>
          <w:sz w:val="20"/>
          <w:lang w:val="it-IT"/>
          <w:rPrChange w:id="8" w:author="Jesus Casado Rodriguez" w:date="2024-02-12T11:16:00Z">
            <w:rPr>
              <w:i/>
              <w:spacing w:val="-20"/>
              <w:sz w:val="20"/>
            </w:rPr>
          </w:rPrChange>
        </w:rPr>
        <w:t xml:space="preserve"> </w:t>
      </w:r>
      <w:r w:rsidRPr="00E749F9">
        <w:rPr>
          <w:i/>
          <w:w w:val="111"/>
          <w:sz w:val="20"/>
          <w:lang w:val="it-IT"/>
          <w:rPrChange w:id="9" w:author="Jesus Casado Rodriguez" w:date="2024-02-12T11:16:00Z">
            <w:rPr>
              <w:i/>
              <w:w w:val="111"/>
              <w:sz w:val="20"/>
            </w:rPr>
          </w:rPrChange>
        </w:rPr>
        <w:t>Hyd</w:t>
      </w:r>
      <w:r w:rsidRPr="00E749F9">
        <w:rPr>
          <w:i/>
          <w:spacing w:val="-11"/>
          <w:w w:val="111"/>
          <w:sz w:val="20"/>
          <w:lang w:val="it-IT"/>
          <w:rPrChange w:id="10" w:author="Jesus Casado Rodriguez" w:date="2024-02-12T11:16:00Z">
            <w:rPr>
              <w:i/>
              <w:spacing w:val="-11"/>
              <w:w w:val="111"/>
              <w:sz w:val="20"/>
            </w:rPr>
          </w:rPrChange>
        </w:rPr>
        <w:t>r</w:t>
      </w:r>
      <w:r w:rsidRPr="00E749F9">
        <w:rPr>
          <w:i/>
          <w:w w:val="99"/>
          <w:sz w:val="20"/>
          <w:lang w:val="it-IT"/>
          <w:rPrChange w:id="11" w:author="Jesus Casado Rodriguez" w:date="2024-02-12T11:16:00Z">
            <w:rPr>
              <w:i/>
              <w:w w:val="99"/>
              <w:sz w:val="20"/>
            </w:rPr>
          </w:rPrChange>
        </w:rPr>
        <w:t>omet</w:t>
      </w:r>
      <w:r w:rsidRPr="00E749F9">
        <w:rPr>
          <w:i/>
          <w:spacing w:val="-11"/>
          <w:w w:val="99"/>
          <w:sz w:val="20"/>
          <w:lang w:val="it-IT"/>
          <w:rPrChange w:id="12" w:author="Jesus Casado Rodriguez" w:date="2024-02-12T11:16:00Z">
            <w:rPr>
              <w:i/>
              <w:spacing w:val="-11"/>
              <w:w w:val="99"/>
              <w:sz w:val="20"/>
            </w:rPr>
          </w:rPrChange>
        </w:rPr>
        <w:t>e</w:t>
      </w:r>
      <w:r w:rsidRPr="00E749F9">
        <w:rPr>
          <w:i/>
          <w:w w:val="99"/>
          <w:sz w:val="20"/>
          <w:lang w:val="it-IT"/>
          <w:rPrChange w:id="13" w:author="Jesus Casado Rodriguez" w:date="2024-02-12T11:16:00Z">
            <w:rPr>
              <w:i/>
              <w:w w:val="99"/>
              <w:sz w:val="20"/>
            </w:rPr>
          </w:rPrChange>
        </w:rPr>
        <w:t>o</w:t>
      </w:r>
      <w:r w:rsidRPr="00E749F9">
        <w:rPr>
          <w:i/>
          <w:spacing w:val="-11"/>
          <w:w w:val="122"/>
          <w:sz w:val="20"/>
          <w:lang w:val="it-IT"/>
          <w:rPrChange w:id="14" w:author="Jesus Casado Rodriguez" w:date="2024-02-12T11:16:00Z">
            <w:rPr>
              <w:i/>
              <w:spacing w:val="-11"/>
              <w:w w:val="122"/>
              <w:sz w:val="20"/>
            </w:rPr>
          </w:rPrChange>
        </w:rPr>
        <w:t>r</w:t>
      </w:r>
      <w:r w:rsidRPr="00E749F9">
        <w:rPr>
          <w:i/>
          <w:w w:val="101"/>
          <w:sz w:val="20"/>
          <w:lang w:val="it-IT"/>
          <w:rPrChange w:id="15" w:author="Jesus Casado Rodriguez" w:date="2024-02-12T11:16:00Z">
            <w:rPr>
              <w:i/>
              <w:w w:val="101"/>
              <w:sz w:val="20"/>
            </w:rPr>
          </w:rPrChange>
        </w:rPr>
        <w:t>ol</w:t>
      </w:r>
      <w:r w:rsidRPr="00E749F9">
        <w:rPr>
          <w:i/>
          <w:spacing w:val="-11"/>
          <w:w w:val="101"/>
          <w:sz w:val="20"/>
          <w:lang w:val="it-IT"/>
          <w:rPrChange w:id="16" w:author="Jesus Casado Rodriguez" w:date="2024-02-12T11:16:00Z">
            <w:rPr>
              <w:i/>
              <w:spacing w:val="-11"/>
              <w:w w:val="101"/>
              <w:sz w:val="20"/>
            </w:rPr>
          </w:rPrChange>
        </w:rPr>
        <w:t>o</w:t>
      </w:r>
      <w:r w:rsidRPr="00E749F9">
        <w:rPr>
          <w:i/>
          <w:w w:val="105"/>
          <w:sz w:val="20"/>
          <w:lang w:val="it-IT"/>
          <w:rPrChange w:id="17" w:author="Jesus Casado Rodriguez" w:date="2024-02-12T11:16:00Z">
            <w:rPr>
              <w:i/>
              <w:w w:val="105"/>
              <w:sz w:val="20"/>
            </w:rPr>
          </w:rPrChange>
        </w:rPr>
        <w:t>gi</w:t>
      </w:r>
      <w:r w:rsidRPr="00E749F9">
        <w:rPr>
          <w:i/>
          <w:spacing w:val="-11"/>
          <w:w w:val="105"/>
          <w:sz w:val="20"/>
          <w:lang w:val="it-IT"/>
          <w:rPrChange w:id="18" w:author="Jesus Casado Rodriguez" w:date="2024-02-12T11:16:00Z">
            <w:rPr>
              <w:i/>
              <w:spacing w:val="-11"/>
              <w:w w:val="105"/>
              <w:sz w:val="20"/>
            </w:rPr>
          </w:rPrChange>
        </w:rPr>
        <w:t>c</w:t>
      </w:r>
      <w:r w:rsidRPr="00E749F9">
        <w:rPr>
          <w:i/>
          <w:w w:val="102"/>
          <w:sz w:val="20"/>
          <w:lang w:val="it-IT"/>
          <w:rPrChange w:id="19" w:author="Jesus Casado Rodriguez" w:date="2024-02-12T11:16:00Z">
            <w:rPr>
              <w:i/>
              <w:w w:val="102"/>
              <w:sz w:val="20"/>
            </w:rPr>
          </w:rPrChange>
        </w:rPr>
        <w:t>al</w:t>
      </w:r>
      <w:r w:rsidRPr="00E749F9">
        <w:rPr>
          <w:i/>
          <w:sz w:val="20"/>
          <w:lang w:val="it-IT"/>
          <w:rPrChange w:id="20" w:author="Jesus Casado Rodriguez" w:date="2024-02-12T11:16:00Z">
            <w:rPr>
              <w:i/>
              <w:sz w:val="20"/>
            </w:rPr>
          </w:rPrChange>
        </w:rPr>
        <w:t xml:space="preserve"> </w:t>
      </w:r>
      <w:r w:rsidRPr="00E749F9">
        <w:rPr>
          <w:i/>
          <w:spacing w:val="-20"/>
          <w:sz w:val="20"/>
          <w:lang w:val="it-IT"/>
          <w:rPrChange w:id="21" w:author="Jesus Casado Rodriguez" w:date="2024-02-12T11:16:00Z">
            <w:rPr>
              <w:i/>
              <w:spacing w:val="-20"/>
              <w:sz w:val="20"/>
            </w:rPr>
          </w:rPrChange>
        </w:rPr>
        <w:t xml:space="preserve"> </w:t>
      </w:r>
      <w:r w:rsidRPr="00E749F9">
        <w:rPr>
          <w:i/>
          <w:w w:val="108"/>
          <w:sz w:val="20"/>
          <w:lang w:val="it-IT"/>
          <w:rPrChange w:id="22" w:author="Jesus Casado Rodriguez" w:date="2024-02-12T11:16:00Z">
            <w:rPr>
              <w:i/>
              <w:w w:val="108"/>
              <w:sz w:val="20"/>
            </w:rPr>
          </w:rPrChange>
        </w:rPr>
        <w:t>Institute,</w:t>
      </w:r>
      <w:r w:rsidRPr="00E749F9">
        <w:rPr>
          <w:i/>
          <w:sz w:val="20"/>
          <w:lang w:val="it-IT"/>
          <w:rPrChange w:id="23" w:author="Jesus Casado Rodriguez" w:date="2024-02-12T11:16:00Z">
            <w:rPr>
              <w:i/>
              <w:sz w:val="20"/>
            </w:rPr>
          </w:rPrChange>
        </w:rPr>
        <w:t xml:space="preserve"> </w:t>
      </w:r>
      <w:r w:rsidRPr="00E749F9">
        <w:rPr>
          <w:i/>
          <w:spacing w:val="-19"/>
          <w:sz w:val="20"/>
          <w:lang w:val="it-IT"/>
          <w:rPrChange w:id="24" w:author="Jesus Casado Rodriguez" w:date="2024-02-12T11:16:00Z">
            <w:rPr>
              <w:i/>
              <w:spacing w:val="-19"/>
              <w:sz w:val="20"/>
            </w:rPr>
          </w:rPrChange>
        </w:rPr>
        <w:t xml:space="preserve"> </w:t>
      </w:r>
      <w:r w:rsidRPr="00E749F9">
        <w:rPr>
          <w:i/>
          <w:w w:val="117"/>
          <w:sz w:val="20"/>
          <w:lang w:val="it-IT"/>
          <w:rPrChange w:id="25" w:author="Jesus Casado Rodriguez" w:date="2024-02-12T11:16:00Z">
            <w:rPr>
              <w:i/>
              <w:w w:val="117"/>
              <w:sz w:val="20"/>
            </w:rPr>
          </w:rPrChange>
        </w:rPr>
        <w:t>Je</w:t>
      </w:r>
      <w:r w:rsidRPr="00E749F9">
        <w:rPr>
          <w:i/>
          <w:spacing w:val="-6"/>
          <w:w w:val="117"/>
          <w:sz w:val="20"/>
          <w:lang w:val="it-IT"/>
          <w:rPrChange w:id="26" w:author="Jesus Casado Rodriguez" w:date="2024-02-12T11:16:00Z">
            <w:rPr>
              <w:i/>
              <w:spacing w:val="-6"/>
              <w:w w:val="117"/>
              <w:sz w:val="20"/>
            </w:rPr>
          </w:rPrChange>
        </w:rPr>
        <w:t>s</w:t>
      </w:r>
      <w:r w:rsidRPr="00E749F9">
        <w:rPr>
          <w:i/>
          <w:spacing w:val="-97"/>
          <w:w w:val="174"/>
          <w:sz w:val="20"/>
          <w:lang w:val="it-IT"/>
          <w:rPrChange w:id="27" w:author="Jesus Casado Rodriguez" w:date="2024-02-12T11:16:00Z">
            <w:rPr>
              <w:i/>
              <w:spacing w:val="-97"/>
              <w:w w:val="174"/>
              <w:sz w:val="20"/>
            </w:rPr>
          </w:rPrChange>
        </w:rPr>
        <w:t>´</w:t>
      </w:r>
      <w:r w:rsidRPr="00E749F9">
        <w:rPr>
          <w:i/>
          <w:w w:val="103"/>
          <w:sz w:val="20"/>
          <w:lang w:val="it-IT"/>
          <w:rPrChange w:id="28" w:author="Jesus Casado Rodriguez" w:date="2024-02-12T11:16:00Z">
            <w:rPr>
              <w:i/>
              <w:w w:val="103"/>
              <w:sz w:val="20"/>
            </w:rPr>
          </w:rPrChange>
        </w:rPr>
        <w:t>eniova</w:t>
      </w:r>
      <w:r w:rsidRPr="00E749F9">
        <w:rPr>
          <w:i/>
          <w:sz w:val="20"/>
          <w:lang w:val="it-IT"/>
          <w:rPrChange w:id="29" w:author="Jesus Casado Rodriguez" w:date="2024-02-12T11:16:00Z">
            <w:rPr>
              <w:i/>
              <w:sz w:val="20"/>
            </w:rPr>
          </w:rPrChange>
        </w:rPr>
        <w:t xml:space="preserve"> </w:t>
      </w:r>
      <w:r w:rsidRPr="00E749F9">
        <w:rPr>
          <w:i/>
          <w:spacing w:val="-20"/>
          <w:sz w:val="20"/>
          <w:lang w:val="it-IT"/>
          <w:rPrChange w:id="30" w:author="Jesus Casado Rodriguez" w:date="2024-02-12T11:16:00Z">
            <w:rPr>
              <w:i/>
              <w:spacing w:val="-20"/>
              <w:sz w:val="20"/>
            </w:rPr>
          </w:rPrChange>
        </w:rPr>
        <w:t xml:space="preserve"> </w:t>
      </w:r>
      <w:r w:rsidRPr="00E749F9">
        <w:rPr>
          <w:i/>
          <w:w w:val="104"/>
          <w:sz w:val="20"/>
          <w:lang w:val="it-IT"/>
          <w:rPrChange w:id="31" w:author="Jesus Casado Rodriguez" w:date="2024-02-12T11:16:00Z">
            <w:rPr>
              <w:i/>
              <w:w w:val="104"/>
              <w:sz w:val="20"/>
            </w:rPr>
          </w:rPrChange>
        </w:rPr>
        <w:t>17,</w:t>
      </w:r>
      <w:r w:rsidRPr="00E749F9">
        <w:rPr>
          <w:i/>
          <w:sz w:val="20"/>
          <w:lang w:val="it-IT"/>
          <w:rPrChange w:id="32" w:author="Jesus Casado Rodriguez" w:date="2024-02-12T11:16:00Z">
            <w:rPr>
              <w:i/>
              <w:sz w:val="20"/>
            </w:rPr>
          </w:rPrChange>
        </w:rPr>
        <w:t xml:space="preserve"> </w:t>
      </w:r>
      <w:r w:rsidRPr="00E749F9">
        <w:rPr>
          <w:i/>
          <w:spacing w:val="-20"/>
          <w:sz w:val="20"/>
          <w:lang w:val="it-IT"/>
          <w:rPrChange w:id="33" w:author="Jesus Casado Rodriguez" w:date="2024-02-12T11:16:00Z">
            <w:rPr>
              <w:i/>
              <w:spacing w:val="-20"/>
              <w:sz w:val="20"/>
            </w:rPr>
          </w:rPrChange>
        </w:rPr>
        <w:t xml:space="preserve"> </w:t>
      </w:r>
      <w:r w:rsidRPr="00E749F9">
        <w:rPr>
          <w:i/>
          <w:w w:val="126"/>
          <w:sz w:val="20"/>
          <w:lang w:val="it-IT"/>
          <w:rPrChange w:id="34" w:author="Jesus Casado Rodriguez" w:date="2024-02-12T11:16:00Z">
            <w:rPr>
              <w:i/>
              <w:w w:val="126"/>
              <w:sz w:val="20"/>
            </w:rPr>
          </w:rPrChange>
        </w:rPr>
        <w:t>B</w:t>
      </w:r>
      <w:r w:rsidRPr="00E749F9">
        <w:rPr>
          <w:i/>
          <w:spacing w:val="-10"/>
          <w:w w:val="126"/>
          <w:sz w:val="20"/>
          <w:lang w:val="it-IT"/>
          <w:rPrChange w:id="35" w:author="Jesus Casado Rodriguez" w:date="2024-02-12T11:16:00Z">
            <w:rPr>
              <w:i/>
              <w:spacing w:val="-10"/>
              <w:w w:val="126"/>
              <w:sz w:val="20"/>
            </w:rPr>
          </w:rPrChange>
        </w:rPr>
        <w:t>r</w:t>
      </w:r>
      <w:r w:rsidRPr="00E749F9">
        <w:rPr>
          <w:i/>
          <w:w w:val="104"/>
          <w:sz w:val="20"/>
          <w:lang w:val="it-IT"/>
          <w:rPrChange w:id="36" w:author="Jesus Casado Rodriguez" w:date="2024-02-12T11:16:00Z">
            <w:rPr>
              <w:i/>
              <w:w w:val="104"/>
              <w:sz w:val="20"/>
            </w:rPr>
          </w:rPrChange>
        </w:rPr>
        <w:t>atislava,</w:t>
      </w:r>
      <w:r w:rsidRPr="00E749F9">
        <w:rPr>
          <w:i/>
          <w:sz w:val="20"/>
          <w:lang w:val="it-IT"/>
          <w:rPrChange w:id="37" w:author="Jesus Casado Rodriguez" w:date="2024-02-12T11:16:00Z">
            <w:rPr>
              <w:i/>
              <w:sz w:val="20"/>
            </w:rPr>
          </w:rPrChange>
        </w:rPr>
        <w:t xml:space="preserve"> </w:t>
      </w:r>
      <w:r w:rsidRPr="00E749F9">
        <w:rPr>
          <w:i/>
          <w:spacing w:val="-20"/>
          <w:sz w:val="20"/>
          <w:lang w:val="it-IT"/>
          <w:rPrChange w:id="38" w:author="Jesus Casado Rodriguez" w:date="2024-02-12T11:16:00Z">
            <w:rPr>
              <w:i/>
              <w:spacing w:val="-20"/>
              <w:sz w:val="20"/>
            </w:rPr>
          </w:rPrChange>
        </w:rPr>
        <w:t xml:space="preserve"> </w:t>
      </w:r>
      <w:r w:rsidRPr="00E749F9">
        <w:rPr>
          <w:i/>
          <w:w w:val="106"/>
          <w:sz w:val="20"/>
          <w:lang w:val="it-IT"/>
          <w:rPrChange w:id="39" w:author="Jesus Casado Rodriguez" w:date="2024-02-12T11:16:00Z">
            <w:rPr>
              <w:i/>
              <w:w w:val="106"/>
              <w:sz w:val="20"/>
            </w:rPr>
          </w:rPrChange>
        </w:rPr>
        <w:t>Slovakia</w:t>
      </w:r>
    </w:p>
    <w:p w14:paraId="10CCFE74" w14:textId="77777777" w:rsidR="00E2709D" w:rsidRPr="00E749F9" w:rsidRDefault="00E2709D">
      <w:pPr>
        <w:pStyle w:val="BodyText"/>
        <w:rPr>
          <w:i/>
          <w:sz w:val="20"/>
          <w:lang w:val="it-IT"/>
          <w:rPrChange w:id="40" w:author="Jesus Casado Rodriguez" w:date="2024-02-12T11:16:00Z">
            <w:rPr>
              <w:i/>
              <w:sz w:val="20"/>
            </w:rPr>
          </w:rPrChange>
        </w:rPr>
      </w:pPr>
    </w:p>
    <w:p w14:paraId="234A53D4" w14:textId="77777777" w:rsidR="00E2709D" w:rsidRPr="00E749F9" w:rsidRDefault="00E2709D">
      <w:pPr>
        <w:pStyle w:val="BodyText"/>
        <w:rPr>
          <w:i/>
          <w:sz w:val="20"/>
          <w:lang w:val="it-IT"/>
          <w:rPrChange w:id="41" w:author="Jesus Casado Rodriguez" w:date="2024-02-12T11:16:00Z">
            <w:rPr>
              <w:i/>
              <w:sz w:val="20"/>
            </w:rPr>
          </w:rPrChange>
        </w:rPr>
      </w:pPr>
    </w:p>
    <w:p w14:paraId="757EA705" w14:textId="40753B30" w:rsidR="00E2709D" w:rsidRPr="00E749F9" w:rsidRDefault="00285D5B">
      <w:pPr>
        <w:pStyle w:val="BodyText"/>
        <w:spacing w:before="4"/>
        <w:rPr>
          <w:i/>
          <w:sz w:val="14"/>
          <w:lang w:val="it-IT"/>
          <w:rPrChange w:id="42" w:author="Jesus Casado Rodriguez" w:date="2024-02-12T11:16:00Z">
            <w:rPr>
              <w:i/>
              <w:sz w:val="14"/>
            </w:rPr>
          </w:rPrChange>
        </w:rPr>
      </w:pPr>
      <w:r>
        <w:rPr>
          <w:noProof/>
        </w:rPr>
        <mc:AlternateContent>
          <mc:Choice Requires="wps">
            <w:drawing>
              <wp:anchor distT="0" distB="0" distL="0" distR="0" simplePos="0" relativeHeight="487587840" behindDoc="1" locked="0" layoutInCell="1" allowOverlap="1" wp14:anchorId="1B7BE34F" wp14:editId="16972BBA">
                <wp:simplePos x="0" y="0"/>
                <wp:positionH relativeFrom="page">
                  <wp:posOffset>1407795</wp:posOffset>
                </wp:positionH>
                <wp:positionV relativeFrom="paragraph">
                  <wp:posOffset>138430</wp:posOffset>
                </wp:positionV>
                <wp:extent cx="4934585" cy="1270"/>
                <wp:effectExtent l="0" t="0" r="0" b="0"/>
                <wp:wrapTopAndBottom/>
                <wp:docPr id="1599" name="Freeform 1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4EA92" id="Freeform 1595" o:spid="_x0000_s1026" style="position:absolute;margin-left:110.85pt;margin-top:10.9pt;width:388.5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" path="m,l7771,e" filled="f" strokeweight=".14042mm">
                <v:path arrowok="t" o:connecttype="custom" o:connectlocs="0,0;4934585,0" o:connectangles="0,0"/>
                <w10:wrap type="topAndBottom" anchorx="page"/>
              </v:shape>
            </w:pict>
          </mc:Fallback>
        </mc:AlternateContent>
      </w:r>
    </w:p>
    <w:p w14:paraId="16DA5973" w14:textId="77777777" w:rsidR="00E2709D" w:rsidRPr="00E749F9" w:rsidRDefault="00E2709D">
      <w:pPr>
        <w:pStyle w:val="BodyText"/>
        <w:spacing w:before="11"/>
        <w:rPr>
          <w:i/>
          <w:sz w:val="7"/>
          <w:lang w:val="it-IT"/>
          <w:rPrChange w:id="43" w:author="Jesus Casado Rodriguez" w:date="2024-02-12T11:16:00Z">
            <w:rPr>
              <w:i/>
              <w:sz w:val="7"/>
            </w:rPr>
          </w:rPrChange>
        </w:rPr>
      </w:pPr>
    </w:p>
    <w:p w14:paraId="51A65EED" w14:textId="77777777" w:rsidR="00E2709D" w:rsidRDefault="00462487">
      <w:pPr>
        <w:pStyle w:val="Heading1"/>
        <w:jc w:val="left"/>
      </w:pPr>
      <w:r>
        <w:rPr>
          <w:w w:val="120"/>
        </w:rPr>
        <w:t>Abstract</w:t>
      </w:r>
    </w:p>
    <w:p w14:paraId="7694953E" w14:textId="1AEDC254" w:rsidR="00E2709D" w:rsidRDefault="00462487">
      <w:pPr>
        <w:pStyle w:val="BodyText"/>
        <w:spacing w:before="118" w:line="237" w:lineRule="auto"/>
        <w:ind w:left="617" w:right="528"/>
        <w:jc w:val="both"/>
      </w:pPr>
      <w:r>
        <w:rPr>
          <w:w w:val="105"/>
        </w:rPr>
        <w:t>Early Warning Systems are critical in mitigating the impacts of floods, the</w:t>
      </w:r>
      <w:r>
        <w:rPr>
          <w:spacing w:val="1"/>
          <w:w w:val="105"/>
        </w:rPr>
        <w:t xml:space="preserve"> </w:t>
      </w:r>
      <w:r>
        <w:rPr>
          <w:w w:val="105"/>
        </w:rPr>
        <w:t>most</w:t>
      </w:r>
      <w:r>
        <w:rPr>
          <w:spacing w:val="-6"/>
          <w:w w:val="105"/>
        </w:rPr>
        <w:t xml:space="preserve"> </w:t>
      </w:r>
      <w:r>
        <w:rPr>
          <w:w w:val="105"/>
        </w:rPr>
        <w:t>frequent</w:t>
      </w:r>
      <w:r>
        <w:rPr>
          <w:spacing w:val="-6"/>
          <w:w w:val="105"/>
        </w:rPr>
        <w:t xml:space="preserve"> </w:t>
      </w:r>
      <w:r>
        <w:rPr>
          <w:w w:val="105"/>
        </w:rPr>
        <w:t>and</w:t>
      </w:r>
      <w:r>
        <w:rPr>
          <w:spacing w:val="-6"/>
          <w:w w:val="105"/>
        </w:rPr>
        <w:t xml:space="preserve"> </w:t>
      </w:r>
      <w:r>
        <w:rPr>
          <w:w w:val="105"/>
        </w:rPr>
        <w:t>economically</w:t>
      </w:r>
      <w:r>
        <w:rPr>
          <w:spacing w:val="-6"/>
          <w:w w:val="105"/>
        </w:rPr>
        <w:t xml:space="preserve"> </w:t>
      </w:r>
      <w:r>
        <w:rPr>
          <w:w w:val="105"/>
        </w:rPr>
        <w:t>damaging</w:t>
      </w:r>
      <w:r>
        <w:rPr>
          <w:spacing w:val="-6"/>
          <w:w w:val="105"/>
        </w:rPr>
        <w:t xml:space="preserve"> </w:t>
      </w:r>
      <w:r>
        <w:rPr>
          <w:w w:val="105"/>
        </w:rPr>
        <w:t>natural</w:t>
      </w:r>
      <w:r>
        <w:rPr>
          <w:spacing w:val="-6"/>
          <w:w w:val="105"/>
        </w:rPr>
        <w:t xml:space="preserve"> </w:t>
      </w:r>
      <w:r>
        <w:rPr>
          <w:w w:val="105"/>
        </w:rPr>
        <w:t>hazard</w:t>
      </w:r>
      <w:r>
        <w:rPr>
          <w:spacing w:val="-6"/>
          <w:w w:val="105"/>
        </w:rPr>
        <w:t xml:space="preserve"> </w:t>
      </w:r>
      <w:r>
        <w:rPr>
          <w:w w:val="105"/>
        </w:rPr>
        <w:t>worldwide.</w:t>
      </w:r>
      <w:r>
        <w:rPr>
          <w:spacing w:val="13"/>
          <w:w w:val="105"/>
        </w:rPr>
        <w:t xml:space="preserve"> </w:t>
      </w:r>
      <w:r>
        <w:rPr>
          <w:w w:val="105"/>
        </w:rPr>
        <w:t>These</w:t>
      </w:r>
      <w:r>
        <w:rPr>
          <w:spacing w:val="-55"/>
          <w:w w:val="105"/>
        </w:rPr>
        <w:t xml:space="preserve"> </w:t>
      </w:r>
      <w:r>
        <w:rPr>
          <w:w w:val="105"/>
        </w:rPr>
        <w:t>systems</w:t>
      </w:r>
      <w:r>
        <w:rPr>
          <w:spacing w:val="-3"/>
          <w:w w:val="105"/>
        </w:rPr>
        <w:t xml:space="preserve"> </w:t>
      </w:r>
      <w:r>
        <w:rPr>
          <w:w w:val="105"/>
        </w:rPr>
        <w:t>rely</w:t>
      </w:r>
      <w:r>
        <w:rPr>
          <w:spacing w:val="-3"/>
          <w:w w:val="105"/>
        </w:rPr>
        <w:t xml:space="preserve"> </w:t>
      </w:r>
      <w:r>
        <w:rPr>
          <w:w w:val="105"/>
        </w:rPr>
        <w:t>on</w:t>
      </w:r>
      <w:r>
        <w:rPr>
          <w:spacing w:val="-3"/>
          <w:w w:val="105"/>
        </w:rPr>
        <w:t xml:space="preserve"> </w:t>
      </w:r>
      <w:r>
        <w:rPr>
          <w:w w:val="105"/>
        </w:rPr>
        <w:t>hydrological</w:t>
      </w:r>
      <w:r>
        <w:rPr>
          <w:spacing w:val="-3"/>
          <w:w w:val="105"/>
        </w:rPr>
        <w:t xml:space="preserve"> </w:t>
      </w:r>
      <w:r>
        <w:rPr>
          <w:w w:val="105"/>
        </w:rPr>
        <w:t>simulations</w:t>
      </w:r>
      <w:r>
        <w:rPr>
          <w:spacing w:val="-3"/>
          <w:w w:val="105"/>
        </w:rPr>
        <w:t xml:space="preserve"> </w:t>
      </w:r>
      <w:r>
        <w:rPr>
          <w:w w:val="105"/>
        </w:rPr>
        <w:t>driven</w:t>
      </w:r>
      <w:r>
        <w:rPr>
          <w:spacing w:val="-3"/>
          <w:w w:val="105"/>
        </w:rPr>
        <w:t xml:space="preserve"> </w:t>
      </w:r>
      <w:r>
        <w:rPr>
          <w:w w:val="105"/>
        </w:rPr>
        <w:t>by</w:t>
      </w:r>
      <w:r>
        <w:rPr>
          <w:spacing w:val="-3"/>
          <w:w w:val="105"/>
        </w:rPr>
        <w:t xml:space="preserve"> </w:t>
      </w:r>
      <w:r>
        <w:rPr>
          <w:w w:val="105"/>
        </w:rPr>
        <w:t>meteorological</w:t>
      </w:r>
      <w:r>
        <w:rPr>
          <w:spacing w:val="-2"/>
          <w:w w:val="105"/>
        </w:rPr>
        <w:t xml:space="preserve"> </w:t>
      </w:r>
      <w:r>
        <w:rPr>
          <w:w w:val="105"/>
        </w:rPr>
        <w:t>forecasts,</w:t>
      </w:r>
      <w:r>
        <w:rPr>
          <w:spacing w:val="-55"/>
          <w:w w:val="105"/>
        </w:rPr>
        <w:t xml:space="preserve"> </w:t>
      </w:r>
      <w:r>
        <w:rPr>
          <w:w w:val="105"/>
        </w:rPr>
        <w:t>both of which are inherently uncertain. Ensemble Prediction Systems (EPS)</w:t>
      </w:r>
      <w:r>
        <w:rPr>
          <w:spacing w:val="1"/>
          <w:w w:val="105"/>
        </w:rPr>
        <w:t xml:space="preserve"> </w:t>
      </w:r>
      <w:r>
        <w:t>were developed decades ago to account for these uncertainties by generating</w:t>
      </w:r>
      <w:r>
        <w:rPr>
          <w:spacing w:val="1"/>
        </w:rPr>
        <w:t xml:space="preserve"> </w:t>
      </w:r>
      <w:r>
        <w:rPr>
          <w:w w:val="105"/>
        </w:rPr>
        <w:t xml:space="preserve">multiple future scenarios that portray the forecast uncertainty. The </w:t>
      </w:r>
      <w:proofErr w:type="spellStart"/>
      <w:r>
        <w:rPr>
          <w:w w:val="105"/>
        </w:rPr>
        <w:t>advan</w:t>
      </w:r>
      <w:proofErr w:type="spellEnd"/>
      <w:r>
        <w:rPr>
          <w:w w:val="105"/>
        </w:rPr>
        <w:t>-</w:t>
      </w:r>
      <w:r>
        <w:rPr>
          <w:spacing w:val="1"/>
          <w:w w:val="105"/>
        </w:rPr>
        <w:t xml:space="preserve"> </w:t>
      </w:r>
      <w:proofErr w:type="spellStart"/>
      <w:r>
        <w:rPr>
          <w:spacing w:val="-1"/>
          <w:w w:val="105"/>
        </w:rPr>
        <w:t>tages</w:t>
      </w:r>
      <w:proofErr w:type="spellEnd"/>
      <w:r>
        <w:rPr>
          <w:spacing w:val="-10"/>
          <w:w w:val="105"/>
        </w:rPr>
        <w:t xml:space="preserve"> </w:t>
      </w:r>
      <w:r>
        <w:rPr>
          <w:spacing w:val="-1"/>
          <w:w w:val="105"/>
        </w:rPr>
        <w:t>of</w:t>
      </w:r>
      <w:r>
        <w:rPr>
          <w:spacing w:val="-8"/>
          <w:w w:val="105"/>
        </w:rPr>
        <w:t xml:space="preserve"> </w:t>
      </w:r>
      <w:r>
        <w:rPr>
          <w:spacing w:val="-1"/>
          <w:w w:val="105"/>
        </w:rPr>
        <w:t>probabilistic</w:t>
      </w:r>
      <w:r>
        <w:rPr>
          <w:spacing w:val="-9"/>
          <w:w w:val="105"/>
        </w:rPr>
        <w:t xml:space="preserve"> </w:t>
      </w:r>
      <w:r>
        <w:rPr>
          <w:w w:val="105"/>
        </w:rPr>
        <w:t>modelling</w:t>
      </w:r>
      <w:r>
        <w:rPr>
          <w:spacing w:val="-9"/>
          <w:w w:val="105"/>
        </w:rPr>
        <w:t xml:space="preserve"> </w:t>
      </w:r>
      <w:r>
        <w:rPr>
          <w:w w:val="105"/>
        </w:rPr>
        <w:t>have</w:t>
      </w:r>
      <w:r>
        <w:rPr>
          <w:spacing w:val="-10"/>
          <w:w w:val="105"/>
        </w:rPr>
        <w:t xml:space="preserve"> </w:t>
      </w:r>
      <w:r>
        <w:rPr>
          <w:w w:val="105"/>
        </w:rPr>
        <w:t>been</w:t>
      </w:r>
      <w:r>
        <w:rPr>
          <w:spacing w:val="-9"/>
          <w:w w:val="105"/>
        </w:rPr>
        <w:t xml:space="preserve"> </w:t>
      </w:r>
      <w:r>
        <w:rPr>
          <w:w w:val="105"/>
        </w:rPr>
        <w:t>proven</w:t>
      </w:r>
      <w:r>
        <w:rPr>
          <w:spacing w:val="-9"/>
          <w:w w:val="105"/>
        </w:rPr>
        <w:t xml:space="preserve"> </w:t>
      </w:r>
      <w:r>
        <w:rPr>
          <w:w w:val="105"/>
        </w:rPr>
        <w:t>over</w:t>
      </w:r>
      <w:r>
        <w:rPr>
          <w:spacing w:val="-10"/>
          <w:w w:val="105"/>
        </w:rPr>
        <w:t xml:space="preserve"> </w:t>
      </w:r>
      <w:r>
        <w:rPr>
          <w:w w:val="105"/>
        </w:rPr>
        <w:t>the</w:t>
      </w:r>
      <w:r>
        <w:rPr>
          <w:spacing w:val="-9"/>
          <w:w w:val="105"/>
        </w:rPr>
        <w:t xml:space="preserve"> </w:t>
      </w:r>
      <w:r>
        <w:rPr>
          <w:w w:val="105"/>
        </w:rPr>
        <w:t>last</w:t>
      </w:r>
      <w:r>
        <w:rPr>
          <w:spacing w:val="-8"/>
          <w:w w:val="105"/>
        </w:rPr>
        <w:t xml:space="preserve"> </w:t>
      </w:r>
      <w:r>
        <w:rPr>
          <w:w w:val="105"/>
        </w:rPr>
        <w:t>decades</w:t>
      </w:r>
      <w:r>
        <w:rPr>
          <w:spacing w:val="-10"/>
          <w:w w:val="105"/>
        </w:rPr>
        <w:t xml:space="preserve"> </w:t>
      </w:r>
      <w:r>
        <w:rPr>
          <w:w w:val="105"/>
        </w:rPr>
        <w:t>both</w:t>
      </w:r>
      <w:r>
        <w:rPr>
          <w:spacing w:val="-54"/>
          <w:w w:val="105"/>
        </w:rPr>
        <w:t xml:space="preserve"> </w:t>
      </w:r>
      <w:r>
        <w:rPr>
          <w:w w:val="105"/>
        </w:rPr>
        <w:t>in</w:t>
      </w:r>
      <w:r>
        <w:rPr>
          <w:spacing w:val="-10"/>
          <w:w w:val="105"/>
        </w:rPr>
        <w:t xml:space="preserve"> </w:t>
      </w:r>
      <w:r>
        <w:rPr>
          <w:w w:val="105"/>
        </w:rPr>
        <w:t>the</w:t>
      </w:r>
      <w:r>
        <w:rPr>
          <w:spacing w:val="-9"/>
          <w:w w:val="105"/>
        </w:rPr>
        <w:t xml:space="preserve"> </w:t>
      </w:r>
      <w:r>
        <w:rPr>
          <w:w w:val="105"/>
        </w:rPr>
        <w:t>fields</w:t>
      </w:r>
      <w:r>
        <w:rPr>
          <w:spacing w:val="-9"/>
          <w:w w:val="105"/>
        </w:rPr>
        <w:t xml:space="preserve"> </w:t>
      </w:r>
      <w:r>
        <w:rPr>
          <w:w w:val="105"/>
        </w:rPr>
        <w:t>of</w:t>
      </w:r>
      <w:r>
        <w:rPr>
          <w:spacing w:val="-10"/>
          <w:w w:val="105"/>
        </w:rPr>
        <w:t xml:space="preserve"> </w:t>
      </w:r>
      <w:r>
        <w:rPr>
          <w:w w:val="105"/>
        </w:rPr>
        <w:t>meteorology</w:t>
      </w:r>
      <w:r>
        <w:rPr>
          <w:spacing w:val="-9"/>
          <w:w w:val="105"/>
        </w:rPr>
        <w:t xml:space="preserve"> </w:t>
      </w:r>
      <w:r>
        <w:rPr>
          <w:w w:val="105"/>
        </w:rPr>
        <w:t>and</w:t>
      </w:r>
      <w:r>
        <w:rPr>
          <w:spacing w:val="-9"/>
          <w:w w:val="105"/>
        </w:rPr>
        <w:t xml:space="preserve"> </w:t>
      </w:r>
      <w:r>
        <w:rPr>
          <w:w w:val="105"/>
        </w:rPr>
        <w:t>hydrology.</w:t>
      </w:r>
      <w:r>
        <w:rPr>
          <w:spacing w:val="13"/>
          <w:w w:val="105"/>
        </w:rPr>
        <w:t xml:space="preserve"> </w:t>
      </w:r>
      <w:r>
        <w:rPr>
          <w:w w:val="105"/>
        </w:rPr>
        <w:t>In</w:t>
      </w:r>
      <w:r>
        <w:rPr>
          <w:spacing w:val="-10"/>
          <w:w w:val="105"/>
        </w:rPr>
        <w:t xml:space="preserve"> </w:t>
      </w:r>
      <w:r>
        <w:rPr>
          <w:w w:val="105"/>
        </w:rPr>
        <w:t>order</w:t>
      </w:r>
      <w:r>
        <w:rPr>
          <w:spacing w:val="-9"/>
          <w:w w:val="105"/>
        </w:rPr>
        <w:t xml:space="preserve"> </w:t>
      </w:r>
      <w:r>
        <w:rPr>
          <w:w w:val="105"/>
        </w:rPr>
        <w:t>to</w:t>
      </w:r>
      <w:r>
        <w:rPr>
          <w:spacing w:val="-9"/>
          <w:w w:val="105"/>
        </w:rPr>
        <w:t xml:space="preserve"> </w:t>
      </w:r>
      <w:r>
        <w:rPr>
          <w:w w:val="105"/>
        </w:rPr>
        <w:t>issue</w:t>
      </w:r>
      <w:r>
        <w:rPr>
          <w:spacing w:val="-9"/>
          <w:w w:val="105"/>
        </w:rPr>
        <w:t xml:space="preserve"> </w:t>
      </w:r>
      <w:r>
        <w:rPr>
          <w:w w:val="105"/>
        </w:rPr>
        <w:t>a</w:t>
      </w:r>
      <w:r>
        <w:rPr>
          <w:spacing w:val="-10"/>
          <w:w w:val="105"/>
        </w:rPr>
        <w:t xml:space="preserve"> </w:t>
      </w:r>
      <w:r>
        <w:rPr>
          <w:w w:val="105"/>
        </w:rPr>
        <w:t>flood</w:t>
      </w:r>
      <w:r>
        <w:rPr>
          <w:spacing w:val="-9"/>
          <w:w w:val="105"/>
        </w:rPr>
        <w:t xml:space="preserve"> </w:t>
      </w:r>
      <w:r>
        <w:rPr>
          <w:w w:val="105"/>
        </w:rPr>
        <w:t>warning,</w:t>
      </w:r>
      <w:r>
        <w:rPr>
          <w:spacing w:val="-55"/>
          <w:w w:val="105"/>
        </w:rPr>
        <w:t xml:space="preserve"> </w:t>
      </w:r>
      <w:r>
        <w:rPr>
          <w:w w:val="105"/>
        </w:rPr>
        <w:t>the probabilities provided by EPS need to be converted into dichotomous</w:t>
      </w:r>
      <w:r>
        <w:rPr>
          <w:spacing w:val="1"/>
          <w:w w:val="105"/>
        </w:rPr>
        <w:t xml:space="preserve"> </w:t>
      </w:r>
      <w:r>
        <w:rPr>
          <w:w w:val="105"/>
        </w:rPr>
        <w:t xml:space="preserve">values </w:t>
      </w:r>
      <w:proofErr w:type="gramStart"/>
      <w:r>
        <w:rPr>
          <w:w w:val="105"/>
        </w:rPr>
        <w:t>of ”warning</w:t>
      </w:r>
      <w:proofErr w:type="gramEnd"/>
      <w:r>
        <w:rPr>
          <w:w w:val="105"/>
        </w:rPr>
        <w:t>” or ”not warning”. This conversion is often done by ap-</w:t>
      </w:r>
      <w:r>
        <w:rPr>
          <w:spacing w:val="1"/>
          <w:w w:val="105"/>
        </w:rPr>
        <w:t xml:space="preserve"> </w:t>
      </w:r>
      <w:r>
        <w:rPr>
          <w:w w:val="105"/>
        </w:rPr>
        <w:t>plication of thresholds, whose definition is pivotal for the final skill of the</w:t>
      </w:r>
      <w:r>
        <w:rPr>
          <w:spacing w:val="1"/>
          <w:w w:val="105"/>
        </w:rPr>
        <w:t xml:space="preserve"> </w:t>
      </w:r>
      <w:r>
        <w:t>system.</w:t>
      </w:r>
      <w:r>
        <w:rPr>
          <w:spacing w:val="1"/>
        </w:rPr>
        <w:t xml:space="preserve"> </w:t>
      </w:r>
      <w:r>
        <w:t>While meteorological and hydrological models are under continuous</w:t>
      </w:r>
      <w:r>
        <w:rPr>
          <w:spacing w:val="1"/>
        </w:rPr>
        <w:t xml:space="preserve"> </w:t>
      </w:r>
      <w:r>
        <w:t>development</w:t>
      </w:r>
      <w:r w:rsidR="0039304F">
        <w:rPr>
          <w:rStyle w:val="CommentReference"/>
        </w:rPr>
        <w:commentReference w:id="44"/>
      </w:r>
      <w:r>
        <w:t>, the methodologies for converting discharge</w:t>
      </w:r>
      <w:r>
        <w:rPr>
          <w:spacing w:val="1"/>
        </w:rPr>
        <w:t xml:space="preserve"> </w:t>
      </w:r>
      <w:r>
        <w:t>forecasts into flood warnings lack continuous evaluation.</w:t>
      </w:r>
      <w:r>
        <w:rPr>
          <w:spacing w:val="1"/>
        </w:rPr>
        <w:t xml:space="preserve"> </w:t>
      </w:r>
      <w:r>
        <w:t>In this paper, we use</w:t>
      </w:r>
      <w:r>
        <w:rPr>
          <w:spacing w:val="1"/>
        </w:rPr>
        <w:t xml:space="preserve"> </w:t>
      </w:r>
      <w:r>
        <w:rPr>
          <w:w w:val="105"/>
        </w:rPr>
        <w:t>discharge</w:t>
      </w:r>
      <w:r>
        <w:rPr>
          <w:spacing w:val="29"/>
          <w:w w:val="105"/>
        </w:rPr>
        <w:t xml:space="preserve"> </w:t>
      </w:r>
      <w:r>
        <w:rPr>
          <w:w w:val="105"/>
        </w:rPr>
        <w:t>simulations</w:t>
      </w:r>
      <w:r>
        <w:rPr>
          <w:spacing w:val="30"/>
          <w:w w:val="105"/>
        </w:rPr>
        <w:t xml:space="preserve"> </w:t>
      </w:r>
      <w:r>
        <w:rPr>
          <w:w w:val="105"/>
        </w:rPr>
        <w:t>from</w:t>
      </w:r>
      <w:r>
        <w:rPr>
          <w:spacing w:val="30"/>
          <w:w w:val="105"/>
        </w:rPr>
        <w:t xml:space="preserve"> </w:t>
      </w:r>
      <w:r>
        <w:rPr>
          <w:w w:val="105"/>
        </w:rPr>
        <w:t>the</w:t>
      </w:r>
      <w:r>
        <w:rPr>
          <w:spacing w:val="29"/>
          <w:w w:val="105"/>
        </w:rPr>
        <w:t xml:space="preserve"> </w:t>
      </w:r>
      <w:r>
        <w:rPr>
          <w:w w:val="105"/>
        </w:rPr>
        <w:t>European</w:t>
      </w:r>
      <w:r>
        <w:rPr>
          <w:spacing w:val="30"/>
          <w:w w:val="105"/>
        </w:rPr>
        <w:t xml:space="preserve"> </w:t>
      </w:r>
      <w:r>
        <w:rPr>
          <w:w w:val="105"/>
        </w:rPr>
        <w:t>Flood</w:t>
      </w:r>
      <w:r>
        <w:rPr>
          <w:spacing w:val="29"/>
          <w:w w:val="105"/>
        </w:rPr>
        <w:t xml:space="preserve"> </w:t>
      </w:r>
      <w:r>
        <w:rPr>
          <w:w w:val="105"/>
        </w:rPr>
        <w:t>Awareness</w:t>
      </w:r>
      <w:r>
        <w:rPr>
          <w:spacing w:val="30"/>
          <w:w w:val="105"/>
        </w:rPr>
        <w:t xml:space="preserve"> </w:t>
      </w:r>
      <w:r>
        <w:rPr>
          <w:w w:val="105"/>
        </w:rPr>
        <w:t>System</w:t>
      </w:r>
      <w:r>
        <w:rPr>
          <w:spacing w:val="29"/>
          <w:w w:val="105"/>
        </w:rPr>
        <w:t xml:space="preserve"> </w:t>
      </w:r>
      <w:r>
        <w:rPr>
          <w:w w:val="105"/>
        </w:rPr>
        <w:t>(EFAS)</w:t>
      </w:r>
      <w:r>
        <w:rPr>
          <w:spacing w:val="-54"/>
          <w:w w:val="105"/>
        </w:rPr>
        <w:t xml:space="preserve"> </w:t>
      </w:r>
      <w:r>
        <w:rPr>
          <w:w w:val="105"/>
        </w:rPr>
        <w:t>to</w:t>
      </w:r>
      <w:r>
        <w:rPr>
          <w:spacing w:val="-3"/>
          <w:w w:val="105"/>
        </w:rPr>
        <w:t xml:space="preserve"> </w:t>
      </w:r>
      <w:r>
        <w:rPr>
          <w:w w:val="105"/>
        </w:rPr>
        <w:t>assess</w:t>
      </w:r>
      <w:r>
        <w:rPr>
          <w:spacing w:val="-3"/>
          <w:w w:val="105"/>
        </w:rPr>
        <w:t xml:space="preserve"> </w:t>
      </w:r>
      <w:r>
        <w:rPr>
          <w:w w:val="105"/>
        </w:rPr>
        <w:t>the</w:t>
      </w:r>
      <w:r>
        <w:rPr>
          <w:spacing w:val="-3"/>
          <w:w w:val="105"/>
        </w:rPr>
        <w:t xml:space="preserve"> </w:t>
      </w:r>
      <w:r>
        <w:rPr>
          <w:w w:val="105"/>
        </w:rPr>
        <w:t>skill</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four</w:t>
      </w:r>
      <w:r>
        <w:rPr>
          <w:spacing w:val="-3"/>
          <w:w w:val="105"/>
        </w:rPr>
        <w:t xml:space="preserve"> </w:t>
      </w:r>
      <w:r>
        <w:rPr>
          <w:w w:val="105"/>
        </w:rPr>
        <w:t>N</w:t>
      </w:r>
      <w:r w:rsidR="0039304F">
        <w:rPr>
          <w:w w:val="105"/>
        </w:rPr>
        <w:t xml:space="preserve">umerical </w:t>
      </w:r>
      <w:r>
        <w:rPr>
          <w:w w:val="105"/>
        </w:rPr>
        <w:t>W</w:t>
      </w:r>
      <w:r w:rsidR="0039304F">
        <w:rPr>
          <w:w w:val="105"/>
        </w:rPr>
        <w:t xml:space="preserve">eather </w:t>
      </w:r>
      <w:r>
        <w:rPr>
          <w:w w:val="105"/>
        </w:rPr>
        <w:t>P</w:t>
      </w:r>
      <w:r w:rsidR="0039304F">
        <w:rPr>
          <w:w w:val="105"/>
        </w:rPr>
        <w:t>rediction</w:t>
      </w:r>
      <w:r>
        <w:rPr>
          <w:spacing w:val="-3"/>
          <w:w w:val="105"/>
        </w:rPr>
        <w:t xml:space="preserve"> </w:t>
      </w:r>
      <w:r w:rsidR="0039304F">
        <w:rPr>
          <w:spacing w:val="-3"/>
          <w:w w:val="105"/>
        </w:rPr>
        <w:t xml:space="preserve">(NWP) </w:t>
      </w:r>
      <w:r>
        <w:rPr>
          <w:w w:val="105"/>
        </w:rPr>
        <w:t>models</w:t>
      </w:r>
      <w:r>
        <w:rPr>
          <w:spacing w:val="-3"/>
          <w:w w:val="105"/>
        </w:rPr>
        <w:t xml:space="preserve"> </w:t>
      </w:r>
      <w:r>
        <w:rPr>
          <w:w w:val="105"/>
        </w:rPr>
        <w:t>of</w:t>
      </w:r>
      <w:r>
        <w:rPr>
          <w:spacing w:val="-3"/>
          <w:w w:val="105"/>
        </w:rPr>
        <w:t xml:space="preserve"> </w:t>
      </w:r>
      <w:r>
        <w:rPr>
          <w:w w:val="105"/>
        </w:rPr>
        <w:t>different</w:t>
      </w:r>
      <w:r>
        <w:rPr>
          <w:spacing w:val="-3"/>
          <w:w w:val="105"/>
        </w:rPr>
        <w:t xml:space="preserve"> </w:t>
      </w:r>
      <w:r>
        <w:rPr>
          <w:w w:val="105"/>
        </w:rPr>
        <w:t>nature</w:t>
      </w:r>
      <w:r>
        <w:rPr>
          <w:spacing w:val="-3"/>
          <w:w w:val="105"/>
        </w:rPr>
        <w:t xml:space="preserve"> </w:t>
      </w:r>
      <w:r>
        <w:rPr>
          <w:w w:val="105"/>
        </w:rPr>
        <w:t>—probabilistic</w:t>
      </w:r>
      <w:r>
        <w:rPr>
          <w:spacing w:val="-54"/>
          <w:w w:val="105"/>
        </w:rPr>
        <w:t xml:space="preserve"> </w:t>
      </w:r>
      <w:r>
        <w:t>and deterministic—within the system, and search for methods to combine all</w:t>
      </w:r>
      <w:r>
        <w:rPr>
          <w:spacing w:val="1"/>
        </w:rPr>
        <w:t xml:space="preserve"> </w:t>
      </w:r>
      <w:r>
        <w:rPr>
          <w:w w:val="105"/>
        </w:rPr>
        <w:t>the NWP into a grand ensemble that enhances overall skill. Additionally, we</w:t>
      </w:r>
      <w:r>
        <w:rPr>
          <w:spacing w:val="-54"/>
          <w:w w:val="105"/>
        </w:rPr>
        <w:t xml:space="preserve"> </w:t>
      </w:r>
      <w:r>
        <w:t>evaluate</w:t>
      </w:r>
      <w:r>
        <w:rPr>
          <w:spacing w:val="18"/>
        </w:rPr>
        <w:t xml:space="preserve"> </w:t>
      </w:r>
      <w:r>
        <w:t>the</w:t>
      </w:r>
      <w:r>
        <w:rPr>
          <w:spacing w:val="19"/>
        </w:rPr>
        <w:t xml:space="preserve"> </w:t>
      </w:r>
      <w:r>
        <w:t>effects</w:t>
      </w:r>
      <w:r>
        <w:rPr>
          <w:spacing w:val="18"/>
        </w:rPr>
        <w:t xml:space="preserve"> </w:t>
      </w:r>
      <w:r>
        <w:t>of</w:t>
      </w:r>
      <w:r>
        <w:rPr>
          <w:spacing w:val="19"/>
        </w:rPr>
        <w:t xml:space="preserve"> </w:t>
      </w:r>
      <w:r>
        <w:t>the</w:t>
      </w:r>
      <w:r>
        <w:rPr>
          <w:spacing w:val="18"/>
        </w:rPr>
        <w:t xml:space="preserve"> </w:t>
      </w:r>
      <w:r>
        <w:t>current</w:t>
      </w:r>
      <w:r>
        <w:rPr>
          <w:spacing w:val="19"/>
        </w:rPr>
        <w:t xml:space="preserve"> </w:t>
      </w:r>
      <w:r>
        <w:t>notification</w:t>
      </w:r>
      <w:r>
        <w:rPr>
          <w:spacing w:val="18"/>
        </w:rPr>
        <w:t xml:space="preserve"> </w:t>
      </w:r>
      <w:r>
        <w:t>criteria</w:t>
      </w:r>
      <w:r>
        <w:rPr>
          <w:spacing w:val="19"/>
        </w:rPr>
        <w:t xml:space="preserve"> </w:t>
      </w:r>
      <w:r>
        <w:t>—probability</w:t>
      </w:r>
      <w:r>
        <w:rPr>
          <w:spacing w:val="19"/>
        </w:rPr>
        <w:t xml:space="preserve"> </w:t>
      </w:r>
      <w:r>
        <w:t>threshold</w:t>
      </w:r>
    </w:p>
    <w:p w14:paraId="3D2E61FC" w14:textId="77777777" w:rsidR="00E2709D" w:rsidRDefault="00E2709D">
      <w:pPr>
        <w:pStyle w:val="BodyText"/>
        <w:spacing w:before="5"/>
        <w:rPr>
          <w:sz w:val="33"/>
        </w:rPr>
      </w:pPr>
    </w:p>
    <w:p w14:paraId="3771E121" w14:textId="77777777" w:rsidR="00E2709D" w:rsidRDefault="00462487">
      <w:pPr>
        <w:tabs>
          <w:tab w:val="left" w:pos="6902"/>
        </w:tabs>
        <w:ind w:left="617"/>
        <w:jc w:val="both"/>
        <w:rPr>
          <w:i/>
          <w:sz w:val="20"/>
        </w:rPr>
      </w:pPr>
      <w:r>
        <w:rPr>
          <w:i/>
          <w:w w:val="105"/>
          <w:sz w:val="20"/>
        </w:rPr>
        <w:t>Preprint</w:t>
      </w:r>
      <w:r>
        <w:rPr>
          <w:i/>
          <w:spacing w:val="22"/>
          <w:w w:val="105"/>
          <w:sz w:val="20"/>
        </w:rPr>
        <w:t xml:space="preserve"> </w:t>
      </w:r>
      <w:r>
        <w:rPr>
          <w:i/>
          <w:w w:val="105"/>
          <w:sz w:val="20"/>
        </w:rPr>
        <w:t>submitted</w:t>
      </w:r>
      <w:r>
        <w:rPr>
          <w:i/>
          <w:spacing w:val="23"/>
          <w:w w:val="105"/>
          <w:sz w:val="20"/>
        </w:rPr>
        <w:t xml:space="preserve"> </w:t>
      </w:r>
      <w:r>
        <w:rPr>
          <w:i/>
          <w:w w:val="105"/>
          <w:sz w:val="20"/>
        </w:rPr>
        <w:t>to</w:t>
      </w:r>
      <w:r>
        <w:rPr>
          <w:i/>
          <w:spacing w:val="23"/>
          <w:w w:val="105"/>
          <w:sz w:val="20"/>
        </w:rPr>
        <w:t xml:space="preserve"> </w:t>
      </w:r>
      <w:r>
        <w:rPr>
          <w:i/>
          <w:w w:val="105"/>
          <w:sz w:val="20"/>
        </w:rPr>
        <w:t>Journal</w:t>
      </w:r>
      <w:r>
        <w:rPr>
          <w:i/>
          <w:spacing w:val="23"/>
          <w:w w:val="105"/>
          <w:sz w:val="20"/>
        </w:rPr>
        <w:t xml:space="preserve"> </w:t>
      </w:r>
      <w:r>
        <w:rPr>
          <w:i/>
          <w:w w:val="105"/>
          <w:sz w:val="20"/>
        </w:rPr>
        <w:t>of</w:t>
      </w:r>
      <w:r>
        <w:rPr>
          <w:i/>
          <w:spacing w:val="23"/>
          <w:w w:val="105"/>
          <w:sz w:val="20"/>
        </w:rPr>
        <w:t xml:space="preserve"> </w:t>
      </w:r>
      <w:r>
        <w:rPr>
          <w:i/>
          <w:w w:val="105"/>
          <w:sz w:val="20"/>
        </w:rPr>
        <w:t>Hydrology</w:t>
      </w:r>
      <w:r>
        <w:rPr>
          <w:i/>
          <w:w w:val="105"/>
          <w:sz w:val="20"/>
        </w:rPr>
        <w:tab/>
        <w:t>February</w:t>
      </w:r>
      <w:r>
        <w:rPr>
          <w:i/>
          <w:spacing w:val="21"/>
          <w:w w:val="105"/>
          <w:sz w:val="20"/>
        </w:rPr>
        <w:t xml:space="preserve"> </w:t>
      </w:r>
      <w:r>
        <w:rPr>
          <w:i/>
          <w:w w:val="105"/>
          <w:sz w:val="20"/>
        </w:rPr>
        <w:t>1,</w:t>
      </w:r>
      <w:r>
        <w:rPr>
          <w:i/>
          <w:spacing w:val="22"/>
          <w:w w:val="105"/>
          <w:sz w:val="20"/>
        </w:rPr>
        <w:t xml:space="preserve"> </w:t>
      </w:r>
      <w:r>
        <w:rPr>
          <w:i/>
          <w:w w:val="105"/>
          <w:sz w:val="20"/>
        </w:rPr>
        <w:t>2024</w:t>
      </w:r>
    </w:p>
    <w:p w14:paraId="26D68E00" w14:textId="77777777" w:rsidR="00E2709D" w:rsidRDefault="00E2709D">
      <w:pPr>
        <w:jc w:val="both"/>
        <w:rPr>
          <w:sz w:val="20"/>
        </w:rPr>
        <w:sectPr w:rsidR="00E2709D">
          <w:pgSz w:w="12240" w:h="15840"/>
          <w:pgMar w:top="1500" w:right="1720" w:bottom="280" w:left="1600" w:header="720" w:footer="720" w:gutter="0"/>
          <w:cols w:space="720"/>
        </w:sectPr>
      </w:pPr>
    </w:p>
    <w:p w14:paraId="101255C4" w14:textId="77777777" w:rsidR="00E2709D" w:rsidRDefault="00E2709D">
      <w:pPr>
        <w:pStyle w:val="BodyText"/>
        <w:rPr>
          <w:i/>
          <w:sz w:val="20"/>
        </w:rPr>
      </w:pPr>
    </w:p>
    <w:p w14:paraId="2A7109C9" w14:textId="77777777" w:rsidR="00E2709D" w:rsidRDefault="00E2709D">
      <w:pPr>
        <w:pStyle w:val="BodyText"/>
        <w:rPr>
          <w:i/>
          <w:sz w:val="20"/>
        </w:rPr>
      </w:pPr>
    </w:p>
    <w:p w14:paraId="4D9125BB" w14:textId="77777777" w:rsidR="00E2709D" w:rsidRDefault="00E2709D">
      <w:pPr>
        <w:pStyle w:val="BodyText"/>
        <w:rPr>
          <w:i/>
          <w:sz w:val="20"/>
        </w:rPr>
      </w:pPr>
    </w:p>
    <w:p w14:paraId="54615C3C" w14:textId="77777777" w:rsidR="00E2709D" w:rsidRDefault="00E2709D">
      <w:pPr>
        <w:pStyle w:val="BodyText"/>
        <w:spacing w:before="11"/>
        <w:rPr>
          <w:i/>
          <w:sz w:val="19"/>
        </w:rPr>
      </w:pPr>
    </w:p>
    <w:p w14:paraId="361C59D1" w14:textId="32B0A431" w:rsidR="00E2709D" w:rsidRDefault="00462487">
      <w:pPr>
        <w:pStyle w:val="BodyText"/>
        <w:spacing w:before="53" w:line="237" w:lineRule="auto"/>
        <w:ind w:left="617" w:right="528"/>
        <w:jc w:val="both"/>
      </w:pPr>
      <w:r>
        <w:rPr>
          <w:w w:val="105"/>
        </w:rPr>
        <w:t>and persistence— and determine their optimal values. Our results demon-</w:t>
      </w:r>
      <w:r>
        <w:rPr>
          <w:spacing w:val="1"/>
          <w:w w:val="105"/>
        </w:rPr>
        <w:t xml:space="preserve"> </w:t>
      </w:r>
      <w:proofErr w:type="spellStart"/>
      <w:r>
        <w:rPr>
          <w:w w:val="105"/>
        </w:rPr>
        <w:t>strate</w:t>
      </w:r>
      <w:proofErr w:type="spellEnd"/>
      <w:r>
        <w:rPr>
          <w:w w:val="105"/>
        </w:rPr>
        <w:t xml:space="preserve"> that probabilistic NWP models outperform deterministic ones</w:t>
      </w:r>
      <w:r w:rsidR="0039304F">
        <w:rPr>
          <w:w w:val="105"/>
        </w:rPr>
        <w:t xml:space="preserve"> in terms of flood warning skill</w:t>
      </w:r>
      <w:r>
        <w:rPr>
          <w:w w:val="105"/>
        </w:rPr>
        <w:t>, which</w:t>
      </w:r>
      <w:r>
        <w:rPr>
          <w:spacing w:val="1"/>
          <w:w w:val="105"/>
        </w:rPr>
        <w:t xml:space="preserve"> </w:t>
      </w:r>
      <w:r>
        <w:rPr>
          <w:w w:val="105"/>
        </w:rPr>
        <w:t>demonstrate skill only at short lead times</w:t>
      </w:r>
      <w:r w:rsidR="0039304F">
        <w:rPr>
          <w:w w:val="105"/>
        </w:rPr>
        <w:t xml:space="preserve"> (up to 3 days)</w:t>
      </w:r>
      <w:r>
        <w:rPr>
          <w:w w:val="105"/>
        </w:rPr>
        <w:t>.</w:t>
      </w:r>
      <w:r>
        <w:rPr>
          <w:spacing w:val="1"/>
          <w:w w:val="105"/>
        </w:rPr>
        <w:t xml:space="preserve"> </w:t>
      </w:r>
      <w:r>
        <w:rPr>
          <w:w w:val="105"/>
        </w:rPr>
        <w:t xml:space="preserve">Additionally, our findings </w:t>
      </w:r>
      <w:proofErr w:type="spellStart"/>
      <w:r>
        <w:rPr>
          <w:w w:val="105"/>
        </w:rPr>
        <w:t>sug</w:t>
      </w:r>
      <w:proofErr w:type="spellEnd"/>
      <w:r>
        <w:rPr>
          <w:w w:val="105"/>
        </w:rPr>
        <w:t>-</w:t>
      </w:r>
      <w:r>
        <w:rPr>
          <w:spacing w:val="1"/>
          <w:w w:val="105"/>
        </w:rPr>
        <w:t xml:space="preserve"> </w:t>
      </w:r>
      <w:r>
        <w:rPr>
          <w:w w:val="105"/>
        </w:rPr>
        <w:t>gest that the persistence criterion is beneficial for removing inconsistencies</w:t>
      </w:r>
      <w:r>
        <w:rPr>
          <w:spacing w:val="1"/>
          <w:w w:val="105"/>
        </w:rPr>
        <w:t xml:space="preserve"> </w:t>
      </w:r>
      <w:r>
        <w:rPr>
          <w:w w:val="105"/>
        </w:rPr>
        <w:t>between</w:t>
      </w:r>
      <w:r>
        <w:rPr>
          <w:spacing w:val="-5"/>
          <w:w w:val="105"/>
        </w:rPr>
        <w:t xml:space="preserve"> </w:t>
      </w:r>
      <w:r>
        <w:rPr>
          <w:w w:val="105"/>
        </w:rPr>
        <w:t>consecutive</w:t>
      </w:r>
      <w:r>
        <w:rPr>
          <w:spacing w:val="-5"/>
          <w:w w:val="105"/>
        </w:rPr>
        <w:t xml:space="preserve"> </w:t>
      </w:r>
      <w:r>
        <w:rPr>
          <w:w w:val="105"/>
        </w:rPr>
        <w:t>forecasts</w:t>
      </w:r>
      <w:r>
        <w:rPr>
          <w:spacing w:val="-4"/>
          <w:w w:val="105"/>
        </w:rPr>
        <w:t xml:space="preserve"> </w:t>
      </w:r>
      <w:r>
        <w:rPr>
          <w:w w:val="105"/>
        </w:rPr>
        <w:t>in</w:t>
      </w:r>
      <w:r>
        <w:rPr>
          <w:spacing w:val="-4"/>
          <w:w w:val="105"/>
        </w:rPr>
        <w:t xml:space="preserve"> </w:t>
      </w:r>
      <w:r>
        <w:rPr>
          <w:w w:val="105"/>
        </w:rPr>
        <w:t>deterministic</w:t>
      </w:r>
      <w:r>
        <w:rPr>
          <w:spacing w:val="-4"/>
          <w:w w:val="105"/>
        </w:rPr>
        <w:t xml:space="preserve"> </w:t>
      </w:r>
      <w:r>
        <w:rPr>
          <w:w w:val="105"/>
        </w:rPr>
        <w:t>NWP,</w:t>
      </w:r>
      <w:r>
        <w:rPr>
          <w:spacing w:val="-4"/>
          <w:w w:val="105"/>
        </w:rPr>
        <w:t xml:space="preserve"> </w:t>
      </w:r>
      <w:r>
        <w:rPr>
          <w:w w:val="105"/>
        </w:rPr>
        <w:t>but</w:t>
      </w:r>
      <w:r>
        <w:rPr>
          <w:spacing w:val="-5"/>
          <w:w w:val="105"/>
        </w:rPr>
        <w:t xml:space="preserve"> </w:t>
      </w:r>
      <w:r>
        <w:rPr>
          <w:w w:val="105"/>
        </w:rPr>
        <w:t>should</w:t>
      </w:r>
      <w:r>
        <w:rPr>
          <w:spacing w:val="-5"/>
          <w:w w:val="105"/>
        </w:rPr>
        <w:t xml:space="preserve"> </w:t>
      </w:r>
      <w:r>
        <w:rPr>
          <w:w w:val="105"/>
        </w:rPr>
        <w:t>be</w:t>
      </w:r>
      <w:r>
        <w:rPr>
          <w:spacing w:val="-4"/>
          <w:w w:val="105"/>
        </w:rPr>
        <w:t xml:space="preserve"> </w:t>
      </w:r>
      <w:r>
        <w:rPr>
          <w:w w:val="105"/>
        </w:rPr>
        <w:t>omitted</w:t>
      </w:r>
      <w:r>
        <w:rPr>
          <w:spacing w:val="-55"/>
          <w:w w:val="105"/>
        </w:rPr>
        <w:t xml:space="preserve"> </w:t>
      </w:r>
      <w:r>
        <w:rPr>
          <w:w w:val="105"/>
        </w:rPr>
        <w:t>from probabilistic systems. By applying optimal notification criteria to a sin</w:t>
      </w:r>
      <w:del w:id="45" w:author="Jesus Casado Rodriguez [2]" w:date="2024-02-12T12:15:00Z">
        <w:r w:rsidDel="00737872">
          <w:rPr>
            <w:w w:val="105"/>
          </w:rPr>
          <w:delText>-</w:delText>
        </w:r>
        <w:r w:rsidDel="00737872">
          <w:rPr>
            <w:spacing w:val="-54"/>
            <w:w w:val="105"/>
          </w:rPr>
          <w:delText xml:space="preserve"> </w:delText>
        </w:r>
      </w:del>
      <w:r>
        <w:rPr>
          <w:w w:val="105"/>
        </w:rPr>
        <w:t>gle probabilistic NWP (ECMWF-ENS), we observe an improvement of up to</w:t>
      </w:r>
      <w:r>
        <w:rPr>
          <w:spacing w:val="1"/>
          <w:w w:val="105"/>
        </w:rPr>
        <w:t xml:space="preserve"> </w:t>
      </w:r>
      <w:r>
        <w:rPr>
          <w:w w:val="105"/>
        </w:rPr>
        <w:t>6.4%</w:t>
      </w:r>
      <w:r>
        <w:rPr>
          <w:spacing w:val="-7"/>
          <w:w w:val="105"/>
        </w:rPr>
        <w:t xml:space="preserve"> </w:t>
      </w:r>
      <w:r>
        <w:rPr>
          <w:w w:val="105"/>
        </w:rPr>
        <w:t>in</w:t>
      </w:r>
      <w:r>
        <w:rPr>
          <w:spacing w:val="-6"/>
          <w:w w:val="105"/>
        </w:rPr>
        <w:t xml:space="preserve"> </w:t>
      </w:r>
      <w:r>
        <w:rPr>
          <w:w w:val="105"/>
        </w:rPr>
        <w:t>skill</w:t>
      </w:r>
      <w:r>
        <w:rPr>
          <w:spacing w:val="-6"/>
          <w:w w:val="105"/>
        </w:rPr>
        <w:t xml:space="preserve"> </w:t>
      </w:r>
      <w:r>
        <w:rPr>
          <w:w w:val="105"/>
        </w:rPr>
        <w:t>compared</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current</w:t>
      </w:r>
      <w:r>
        <w:rPr>
          <w:spacing w:val="-7"/>
          <w:w w:val="105"/>
        </w:rPr>
        <w:t xml:space="preserve"> </w:t>
      </w:r>
      <w:r>
        <w:rPr>
          <w:w w:val="105"/>
        </w:rPr>
        <w:t>EFAS</w:t>
      </w:r>
      <w:r>
        <w:rPr>
          <w:spacing w:val="-6"/>
          <w:w w:val="105"/>
        </w:rPr>
        <w:t xml:space="preserve"> </w:t>
      </w:r>
      <w:r>
        <w:rPr>
          <w:w w:val="105"/>
        </w:rPr>
        <w:t>procedure,</w:t>
      </w:r>
      <w:r>
        <w:rPr>
          <w:spacing w:val="-4"/>
          <w:w w:val="105"/>
        </w:rPr>
        <w:t xml:space="preserve"> </w:t>
      </w:r>
      <w:r>
        <w:rPr>
          <w:w w:val="105"/>
        </w:rPr>
        <w:t>which</w:t>
      </w:r>
      <w:r>
        <w:rPr>
          <w:spacing w:val="-6"/>
          <w:w w:val="105"/>
        </w:rPr>
        <w:t xml:space="preserve"> </w:t>
      </w:r>
      <w:r>
        <w:rPr>
          <w:w w:val="105"/>
        </w:rPr>
        <w:t>employs</w:t>
      </w:r>
      <w:r>
        <w:rPr>
          <w:spacing w:val="-6"/>
          <w:w w:val="105"/>
        </w:rPr>
        <w:t xml:space="preserve"> </w:t>
      </w:r>
      <w:r>
        <w:rPr>
          <w:w w:val="105"/>
        </w:rPr>
        <w:t>four</w:t>
      </w:r>
      <w:r>
        <w:rPr>
          <w:spacing w:val="-55"/>
          <w:w w:val="105"/>
        </w:rPr>
        <w:t xml:space="preserve"> </w:t>
      </w:r>
      <w:r>
        <w:rPr>
          <w:w w:val="105"/>
        </w:rPr>
        <w:t>NWP models.</w:t>
      </w:r>
      <w:r>
        <w:rPr>
          <w:spacing w:val="1"/>
          <w:w w:val="105"/>
        </w:rPr>
        <w:t xml:space="preserve"> </w:t>
      </w:r>
      <w:r>
        <w:rPr>
          <w:w w:val="105"/>
        </w:rPr>
        <w:t>When compared with the optimized ECMWF-ENS warnings,</w:t>
      </w:r>
      <w:r>
        <w:rPr>
          <w:spacing w:val="1"/>
          <w:w w:val="105"/>
        </w:rPr>
        <w:t xml:space="preserve"> </w:t>
      </w:r>
      <w:r>
        <w:rPr>
          <w:w w:val="105"/>
        </w:rPr>
        <w:t>grand ensembles yield significant improvements in skill (up to 4.2%)</w:t>
      </w:r>
      <w:r>
        <w:rPr>
          <w:spacing w:val="1"/>
          <w:w w:val="105"/>
        </w:rPr>
        <w:t xml:space="preserve"> </w:t>
      </w:r>
      <w:r w:rsidR="0039304F">
        <w:rPr>
          <w:spacing w:val="1"/>
          <w:w w:val="105"/>
        </w:rPr>
        <w:t xml:space="preserve">only </w:t>
      </w:r>
      <w:r>
        <w:rPr>
          <w:w w:val="105"/>
        </w:rPr>
        <w:t xml:space="preserve">within the first two lead </w:t>
      </w:r>
      <w:r w:rsidR="0039304F">
        <w:rPr>
          <w:w w:val="105"/>
        </w:rPr>
        <w:t>days</w:t>
      </w:r>
      <w:r>
        <w:rPr>
          <w:w w:val="105"/>
        </w:rPr>
        <w:t xml:space="preserve">. Two methods to build the grand </w:t>
      </w:r>
      <w:proofErr w:type="spellStart"/>
      <w:r>
        <w:rPr>
          <w:w w:val="105"/>
        </w:rPr>
        <w:t>ensem</w:t>
      </w:r>
      <w:proofErr w:type="spellEnd"/>
      <w:r>
        <w:rPr>
          <w:w w:val="105"/>
        </w:rPr>
        <w:t>-</w:t>
      </w:r>
      <w:r>
        <w:rPr>
          <w:spacing w:val="-54"/>
          <w:w w:val="105"/>
        </w:rPr>
        <w:t xml:space="preserve"> </w:t>
      </w:r>
      <w:proofErr w:type="spellStart"/>
      <w:r>
        <w:rPr>
          <w:w w:val="105"/>
        </w:rPr>
        <w:t>ble</w:t>
      </w:r>
      <w:proofErr w:type="spellEnd"/>
      <w:r>
        <w:rPr>
          <w:w w:val="105"/>
        </w:rPr>
        <w:t xml:space="preserve"> stand out —equiprobability among all model runs </w:t>
      </w:r>
      <w:r w:rsidR="0039304F">
        <w:rPr>
          <w:w w:val="105"/>
        </w:rPr>
        <w:t xml:space="preserve">and </w:t>
      </w:r>
      <w:r>
        <w:rPr>
          <w:w w:val="105"/>
        </w:rPr>
        <w:t>skill weighted</w:t>
      </w:r>
      <w:del w:id="46" w:author="Pechlivanidis Ilias" w:date="2024-02-10T12:22:00Z">
        <w:r w:rsidDel="0039304F">
          <w:rPr>
            <w:w w:val="105"/>
          </w:rPr>
          <w:delText>—;</w:delText>
        </w:r>
        <w:r w:rsidDel="0039304F">
          <w:rPr>
            <w:spacing w:val="1"/>
            <w:w w:val="105"/>
          </w:rPr>
          <w:delText xml:space="preserve"> </w:delText>
        </w:r>
      </w:del>
      <w:ins w:id="47" w:author="Pechlivanidis Ilias" w:date="2024-02-10T12:22:00Z">
        <w:r w:rsidR="0039304F">
          <w:rPr>
            <w:w w:val="105"/>
          </w:rPr>
          <w:t>,</w:t>
        </w:r>
        <w:r w:rsidR="0039304F">
          <w:rPr>
            <w:spacing w:val="1"/>
            <w:w w:val="105"/>
          </w:rPr>
          <w:t xml:space="preserve"> and </w:t>
        </w:r>
      </w:ins>
      <w:r>
        <w:rPr>
          <w:spacing w:val="-1"/>
          <w:w w:val="105"/>
        </w:rPr>
        <w:t>we</w:t>
      </w:r>
      <w:r>
        <w:rPr>
          <w:spacing w:val="-5"/>
          <w:w w:val="105"/>
        </w:rPr>
        <w:t xml:space="preserve"> </w:t>
      </w:r>
      <w:r>
        <w:rPr>
          <w:spacing w:val="-1"/>
          <w:w w:val="105"/>
        </w:rPr>
        <w:t>discuss</w:t>
      </w:r>
      <w:r>
        <w:rPr>
          <w:spacing w:val="-5"/>
          <w:w w:val="105"/>
        </w:rPr>
        <w:t xml:space="preserve"> </w:t>
      </w:r>
      <w:r>
        <w:rPr>
          <w:spacing w:val="-1"/>
          <w:w w:val="105"/>
        </w:rPr>
        <w:t>advantages</w:t>
      </w:r>
      <w:r>
        <w:rPr>
          <w:spacing w:val="-5"/>
          <w:w w:val="105"/>
        </w:rPr>
        <w:t xml:space="preserve"> </w:t>
      </w:r>
      <w:r>
        <w:rPr>
          <w:spacing w:val="-1"/>
          <w:w w:val="105"/>
        </w:rPr>
        <w:t>and</w:t>
      </w:r>
      <w:r>
        <w:rPr>
          <w:spacing w:val="-5"/>
          <w:w w:val="105"/>
        </w:rPr>
        <w:t xml:space="preserve"> </w:t>
      </w:r>
      <w:r>
        <w:rPr>
          <w:spacing w:val="-1"/>
          <w:w w:val="105"/>
        </w:rPr>
        <w:t>drawbacks</w:t>
      </w:r>
      <w:r>
        <w:rPr>
          <w:spacing w:val="-5"/>
          <w:w w:val="105"/>
        </w:rPr>
        <w:t xml:space="preserve"> </w:t>
      </w:r>
      <w:r>
        <w:rPr>
          <w:w w:val="105"/>
        </w:rPr>
        <w:t>of</w:t>
      </w:r>
      <w:r>
        <w:rPr>
          <w:spacing w:val="-5"/>
          <w:w w:val="105"/>
        </w:rPr>
        <w:t xml:space="preserve"> </w:t>
      </w:r>
      <w:r>
        <w:rPr>
          <w:w w:val="105"/>
        </w:rPr>
        <w:t>these</w:t>
      </w:r>
      <w:r>
        <w:rPr>
          <w:spacing w:val="-5"/>
          <w:w w:val="105"/>
        </w:rPr>
        <w:t xml:space="preserve"> </w:t>
      </w:r>
      <w:r>
        <w:rPr>
          <w:w w:val="105"/>
        </w:rPr>
        <w:t>two</w:t>
      </w:r>
      <w:r>
        <w:rPr>
          <w:spacing w:val="-5"/>
          <w:w w:val="105"/>
        </w:rPr>
        <w:t xml:space="preserve"> </w:t>
      </w:r>
      <w:r>
        <w:rPr>
          <w:w w:val="105"/>
        </w:rPr>
        <w:t>approaches.</w:t>
      </w:r>
      <w:r>
        <w:rPr>
          <w:spacing w:val="15"/>
          <w:w w:val="105"/>
        </w:rPr>
        <w:t xml:space="preserve"> </w:t>
      </w:r>
      <w:commentRangeStart w:id="48"/>
      <w:r>
        <w:rPr>
          <w:w w:val="105"/>
        </w:rPr>
        <w:t>Overall,</w:t>
      </w:r>
      <w:r>
        <w:rPr>
          <w:spacing w:val="-5"/>
          <w:w w:val="105"/>
        </w:rPr>
        <w:t xml:space="preserve"> </w:t>
      </w:r>
      <w:r>
        <w:rPr>
          <w:w w:val="105"/>
        </w:rPr>
        <w:t>our</w:t>
      </w:r>
      <w:r>
        <w:rPr>
          <w:spacing w:val="-54"/>
          <w:w w:val="105"/>
        </w:rPr>
        <w:t xml:space="preserve"> </w:t>
      </w:r>
      <w:r>
        <w:t>study underscores the importance of selecting appropriate flood notification</w:t>
      </w:r>
      <w:r>
        <w:rPr>
          <w:spacing w:val="1"/>
        </w:rPr>
        <w:t xml:space="preserve"> </w:t>
      </w:r>
      <w:r>
        <w:rPr>
          <w:w w:val="105"/>
        </w:rPr>
        <w:t>criteria and limits the value added to the grand ensemble by deterministic</w:t>
      </w:r>
      <w:r>
        <w:rPr>
          <w:spacing w:val="1"/>
          <w:w w:val="105"/>
        </w:rPr>
        <w:t xml:space="preserve"> </w:t>
      </w:r>
      <w:r>
        <w:rPr>
          <w:w w:val="105"/>
        </w:rPr>
        <w:t>NWPs</w:t>
      </w:r>
      <w:r>
        <w:rPr>
          <w:spacing w:val="18"/>
          <w:w w:val="105"/>
        </w:rPr>
        <w:t xml:space="preserve"> </w:t>
      </w:r>
      <w:r>
        <w:rPr>
          <w:w w:val="105"/>
        </w:rPr>
        <w:t>to</w:t>
      </w:r>
      <w:r>
        <w:rPr>
          <w:spacing w:val="20"/>
          <w:w w:val="105"/>
        </w:rPr>
        <w:t xml:space="preserve"> </w:t>
      </w:r>
      <w:r>
        <w:rPr>
          <w:w w:val="105"/>
        </w:rPr>
        <w:t>the</w:t>
      </w:r>
      <w:r>
        <w:rPr>
          <w:spacing w:val="19"/>
          <w:w w:val="105"/>
        </w:rPr>
        <w:t xml:space="preserve"> </w:t>
      </w:r>
      <w:r>
        <w:rPr>
          <w:w w:val="105"/>
        </w:rPr>
        <w:t>shortest</w:t>
      </w:r>
      <w:r>
        <w:rPr>
          <w:spacing w:val="19"/>
          <w:w w:val="105"/>
        </w:rPr>
        <w:t xml:space="preserve"> </w:t>
      </w:r>
      <w:r>
        <w:rPr>
          <w:w w:val="105"/>
        </w:rPr>
        <w:t>lead</w:t>
      </w:r>
      <w:r>
        <w:rPr>
          <w:spacing w:val="20"/>
          <w:w w:val="105"/>
        </w:rPr>
        <w:t xml:space="preserve"> </w:t>
      </w:r>
      <w:r>
        <w:rPr>
          <w:w w:val="105"/>
        </w:rPr>
        <w:t>time</w:t>
      </w:r>
      <w:r>
        <w:rPr>
          <w:spacing w:val="19"/>
          <w:w w:val="105"/>
        </w:rPr>
        <w:t xml:space="preserve"> </w:t>
      </w:r>
      <w:r>
        <w:rPr>
          <w:w w:val="105"/>
        </w:rPr>
        <w:t>range.</w:t>
      </w:r>
      <w:commentRangeEnd w:id="48"/>
      <w:r w:rsidR="00285D5B">
        <w:rPr>
          <w:rStyle w:val="CommentReference"/>
        </w:rPr>
        <w:commentReference w:id="48"/>
      </w:r>
    </w:p>
    <w:p w14:paraId="78AE6F9A" w14:textId="77777777" w:rsidR="00E2709D" w:rsidRDefault="00462487">
      <w:pPr>
        <w:pStyle w:val="BodyText"/>
        <w:spacing w:before="105" w:line="237" w:lineRule="auto"/>
        <w:ind w:left="617" w:right="1108"/>
        <w:jc w:val="both"/>
      </w:pPr>
      <w:r>
        <w:rPr>
          <w:i/>
          <w:w w:val="105"/>
        </w:rPr>
        <w:t>Keywords:</w:t>
      </w:r>
      <w:r>
        <w:rPr>
          <w:i/>
          <w:spacing w:val="1"/>
          <w:w w:val="105"/>
        </w:rPr>
        <w:t xml:space="preserve"> </w:t>
      </w:r>
      <w:r>
        <w:rPr>
          <w:w w:val="105"/>
        </w:rPr>
        <w:t>EFAS, early warning system, flood warnings, probabilistic</w:t>
      </w:r>
      <w:r>
        <w:rPr>
          <w:spacing w:val="1"/>
          <w:w w:val="105"/>
        </w:rPr>
        <w:t xml:space="preserve"> </w:t>
      </w:r>
      <w:r>
        <w:rPr>
          <w:w w:val="105"/>
        </w:rPr>
        <w:t>forecasting</w:t>
      </w:r>
    </w:p>
    <w:p w14:paraId="56FC6E7D" w14:textId="1B7A0ECA" w:rsidR="00E2709D" w:rsidRDefault="00285D5B">
      <w:pPr>
        <w:pStyle w:val="BodyText"/>
        <w:spacing w:before="7"/>
        <w:rPr>
          <w:sz w:val="11"/>
        </w:rPr>
      </w:pPr>
      <w:r>
        <w:rPr>
          <w:noProof/>
        </w:rPr>
        <mc:AlternateContent>
          <mc:Choice Requires="wps">
            <w:drawing>
              <wp:anchor distT="0" distB="0" distL="0" distR="0" simplePos="0" relativeHeight="487588352" behindDoc="1" locked="0" layoutInCell="1" allowOverlap="1" wp14:anchorId="7ACBFF39" wp14:editId="6721EC7B">
                <wp:simplePos x="0" y="0"/>
                <wp:positionH relativeFrom="page">
                  <wp:posOffset>1407795</wp:posOffset>
                </wp:positionH>
                <wp:positionV relativeFrom="paragraph">
                  <wp:posOffset>117475</wp:posOffset>
                </wp:positionV>
                <wp:extent cx="4934585" cy="1270"/>
                <wp:effectExtent l="0" t="0" r="0" b="0"/>
                <wp:wrapTopAndBottom/>
                <wp:docPr id="1598" name="Freeform 1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BC890" id="Freeform 1594" o:spid="_x0000_s1026" style="position:absolute;margin-left:110.85pt;margin-top:9.25pt;width:388.5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" path="m,l7771,e" filled="f" strokeweight=".14042mm">
                <v:path arrowok="t" o:connecttype="custom" o:connectlocs="0,0;4934585,0" o:connectangles="0,0"/>
                <w10:wrap type="topAndBottom" anchorx="page"/>
              </v:shape>
            </w:pict>
          </mc:Fallback>
        </mc:AlternateContent>
      </w:r>
    </w:p>
    <w:p w14:paraId="2D27A1E1" w14:textId="77777777" w:rsidR="00E2709D" w:rsidRDefault="00E2709D">
      <w:pPr>
        <w:pStyle w:val="BodyText"/>
        <w:spacing w:before="8"/>
        <w:rPr>
          <w:sz w:val="17"/>
        </w:rPr>
      </w:pPr>
    </w:p>
    <w:p w14:paraId="647A00DD" w14:textId="77777777" w:rsidR="00E2709D" w:rsidRDefault="00462487">
      <w:pPr>
        <w:spacing w:before="51"/>
        <w:ind w:left="354"/>
        <w:rPr>
          <w:b/>
          <w:sz w:val="24"/>
        </w:rPr>
      </w:pPr>
      <w:r>
        <w:rPr>
          <w:rFonts w:ascii="Trebuchet MS"/>
          <w:sz w:val="12"/>
        </w:rPr>
        <w:t xml:space="preserve">1    </w:t>
      </w:r>
      <w:r>
        <w:rPr>
          <w:rFonts w:ascii="Trebuchet MS"/>
          <w:spacing w:val="18"/>
          <w:sz w:val="12"/>
        </w:rPr>
        <w:t xml:space="preserve"> </w:t>
      </w:r>
      <w:bookmarkStart w:id="49" w:name="Introduction"/>
      <w:bookmarkEnd w:id="49"/>
      <w:r>
        <w:rPr>
          <w:b/>
          <w:w w:val="115"/>
          <w:sz w:val="24"/>
        </w:rPr>
        <w:t xml:space="preserve">1. </w:t>
      </w:r>
      <w:r>
        <w:rPr>
          <w:b/>
          <w:spacing w:val="39"/>
          <w:w w:val="115"/>
          <w:sz w:val="24"/>
        </w:rPr>
        <w:t xml:space="preserve"> </w:t>
      </w:r>
      <w:r>
        <w:rPr>
          <w:b/>
          <w:w w:val="115"/>
          <w:sz w:val="24"/>
        </w:rPr>
        <w:t>Introduction</w:t>
      </w:r>
    </w:p>
    <w:p w14:paraId="37800D1B" w14:textId="77777777" w:rsidR="00E2709D" w:rsidRDefault="00462487">
      <w:pPr>
        <w:pStyle w:val="BodyText"/>
        <w:tabs>
          <w:tab w:val="left" w:pos="968"/>
        </w:tabs>
        <w:spacing w:before="176" w:line="291" w:lineRule="exact"/>
        <w:ind w:left="354"/>
      </w:pPr>
      <w:r>
        <w:rPr>
          <w:rFonts w:ascii="Trebuchet MS"/>
          <w:sz w:val="12"/>
        </w:rPr>
        <w:t>2</w:t>
      </w:r>
      <w:r>
        <w:rPr>
          <w:rFonts w:ascii="Trebuchet MS"/>
          <w:sz w:val="12"/>
        </w:rPr>
        <w:tab/>
      </w:r>
      <w:r>
        <w:t>Floods</w:t>
      </w:r>
      <w:r>
        <w:rPr>
          <w:spacing w:val="9"/>
        </w:rPr>
        <w:t xml:space="preserve"> </w:t>
      </w:r>
      <w:r>
        <w:t>are</w:t>
      </w:r>
      <w:r>
        <w:rPr>
          <w:spacing w:val="8"/>
        </w:rPr>
        <w:t xml:space="preserve"> </w:t>
      </w:r>
      <w:r>
        <w:t>the</w:t>
      </w:r>
      <w:r>
        <w:rPr>
          <w:spacing w:val="10"/>
        </w:rPr>
        <w:t xml:space="preserve"> </w:t>
      </w:r>
      <w:r>
        <w:t>natural</w:t>
      </w:r>
      <w:r>
        <w:rPr>
          <w:spacing w:val="8"/>
        </w:rPr>
        <w:t xml:space="preserve"> </w:t>
      </w:r>
      <w:r>
        <w:t>disaster</w:t>
      </w:r>
      <w:r>
        <w:rPr>
          <w:spacing w:val="10"/>
        </w:rPr>
        <w:t xml:space="preserve"> </w:t>
      </w:r>
      <w:r>
        <w:t>that</w:t>
      </w:r>
      <w:r>
        <w:rPr>
          <w:spacing w:val="8"/>
        </w:rPr>
        <w:t xml:space="preserve"> </w:t>
      </w:r>
      <w:r>
        <w:t>causes</w:t>
      </w:r>
      <w:r>
        <w:rPr>
          <w:spacing w:val="9"/>
        </w:rPr>
        <w:t xml:space="preserve"> </w:t>
      </w:r>
      <w:r>
        <w:t>the</w:t>
      </w:r>
      <w:r>
        <w:rPr>
          <w:spacing w:val="8"/>
        </w:rPr>
        <w:t xml:space="preserve"> </w:t>
      </w:r>
      <w:r>
        <w:t>biggest</w:t>
      </w:r>
      <w:r>
        <w:rPr>
          <w:spacing w:val="10"/>
        </w:rPr>
        <w:t xml:space="preserve"> </w:t>
      </w:r>
      <w:r>
        <w:t>economical</w:t>
      </w:r>
      <w:r>
        <w:rPr>
          <w:spacing w:val="8"/>
        </w:rPr>
        <w:t xml:space="preserve"> </w:t>
      </w:r>
      <w:r>
        <w:t>losses</w:t>
      </w:r>
      <w:r>
        <w:rPr>
          <w:spacing w:val="9"/>
        </w:rPr>
        <w:t xml:space="preserve"> </w:t>
      </w:r>
      <w:r>
        <w:t>in</w:t>
      </w:r>
    </w:p>
    <w:p w14:paraId="46839116" w14:textId="77777777" w:rsidR="00E2709D" w:rsidRDefault="00462487">
      <w:pPr>
        <w:pStyle w:val="BodyText"/>
        <w:spacing w:line="289" w:lineRule="exact"/>
        <w:ind w:left="354"/>
      </w:pPr>
      <w:r>
        <w:rPr>
          <w:rFonts w:ascii="Trebuchet MS"/>
          <w:sz w:val="12"/>
        </w:rPr>
        <w:t xml:space="preserve">3    </w:t>
      </w:r>
      <w:r>
        <w:rPr>
          <w:rFonts w:ascii="Trebuchet MS"/>
          <w:spacing w:val="18"/>
          <w:sz w:val="12"/>
        </w:rPr>
        <w:t xml:space="preserve"> </w:t>
      </w:r>
      <w:r>
        <w:rPr>
          <w:w w:val="105"/>
        </w:rPr>
        <w:t>Europe</w:t>
      </w:r>
      <w:r>
        <w:rPr>
          <w:spacing w:val="-7"/>
          <w:w w:val="105"/>
        </w:rPr>
        <w:t xml:space="preserve"> </w:t>
      </w:r>
      <w:hyperlink w:anchor="_bookmark59" w:history="1">
        <w:r>
          <w:rPr>
            <w:w w:val="105"/>
          </w:rPr>
          <w:t>WMO</w:t>
        </w:r>
        <w:r>
          <w:rPr>
            <w:spacing w:val="-8"/>
            <w:w w:val="105"/>
          </w:rPr>
          <w:t xml:space="preserve"> </w:t>
        </w:r>
      </w:hyperlink>
      <w:hyperlink w:anchor="_bookmark59" w:history="1">
        <w:r>
          <w:rPr>
            <w:w w:val="105"/>
          </w:rPr>
          <w:t>(2021).</w:t>
        </w:r>
      </w:hyperlink>
      <w:r>
        <w:rPr>
          <w:spacing w:val="33"/>
          <w:w w:val="105"/>
        </w:rPr>
        <w:t xml:space="preserve"> </w:t>
      </w:r>
      <w:r>
        <w:rPr>
          <w:w w:val="105"/>
        </w:rPr>
        <w:t>In</w:t>
      </w:r>
      <w:r>
        <w:rPr>
          <w:spacing w:val="-7"/>
          <w:w w:val="105"/>
        </w:rPr>
        <w:t xml:space="preserve"> </w:t>
      </w:r>
      <w:r>
        <w:rPr>
          <w:w w:val="105"/>
        </w:rPr>
        <w:t>the</w:t>
      </w:r>
      <w:r>
        <w:rPr>
          <w:spacing w:val="-8"/>
          <w:w w:val="105"/>
        </w:rPr>
        <w:t xml:space="preserve"> </w:t>
      </w:r>
      <w:r>
        <w:rPr>
          <w:w w:val="105"/>
        </w:rPr>
        <w:t>European</w:t>
      </w:r>
      <w:r>
        <w:rPr>
          <w:spacing w:val="-8"/>
          <w:w w:val="105"/>
        </w:rPr>
        <w:t xml:space="preserve"> </w:t>
      </w:r>
      <w:r>
        <w:rPr>
          <w:w w:val="105"/>
        </w:rPr>
        <w:t>Union</w:t>
      </w:r>
      <w:r>
        <w:rPr>
          <w:spacing w:val="-7"/>
          <w:w w:val="105"/>
        </w:rPr>
        <w:t xml:space="preserve"> </w:t>
      </w:r>
      <w:r>
        <w:rPr>
          <w:w w:val="105"/>
        </w:rPr>
        <w:t>(EU),</w:t>
      </w:r>
      <w:r>
        <w:rPr>
          <w:spacing w:val="-8"/>
          <w:w w:val="105"/>
        </w:rPr>
        <w:t xml:space="preserve"> </w:t>
      </w:r>
      <w:r>
        <w:rPr>
          <w:w w:val="105"/>
        </w:rPr>
        <w:t>flood</w:t>
      </w:r>
      <w:r>
        <w:rPr>
          <w:spacing w:val="-7"/>
          <w:w w:val="105"/>
        </w:rPr>
        <w:t xml:space="preserve"> </w:t>
      </w:r>
      <w:r>
        <w:rPr>
          <w:w w:val="105"/>
        </w:rPr>
        <w:t>damages</w:t>
      </w:r>
      <w:r>
        <w:rPr>
          <w:spacing w:val="-8"/>
          <w:w w:val="105"/>
        </w:rPr>
        <w:t xml:space="preserve"> </w:t>
      </w:r>
      <w:r>
        <w:rPr>
          <w:w w:val="105"/>
        </w:rPr>
        <w:t>amounted</w:t>
      </w:r>
    </w:p>
    <w:p w14:paraId="4061CF63" w14:textId="77777777" w:rsidR="00E2709D" w:rsidRDefault="00462487">
      <w:pPr>
        <w:pStyle w:val="BodyText"/>
        <w:spacing w:line="289" w:lineRule="exact"/>
        <w:ind w:left="354"/>
      </w:pPr>
      <w:r>
        <w:rPr>
          <w:rFonts w:ascii="Trebuchet MS"/>
          <w:sz w:val="12"/>
        </w:rPr>
        <w:t xml:space="preserve">4    </w:t>
      </w:r>
      <w:r>
        <w:rPr>
          <w:rFonts w:ascii="Trebuchet MS"/>
          <w:spacing w:val="18"/>
          <w:sz w:val="12"/>
        </w:rPr>
        <w:t xml:space="preserve"> </w:t>
      </w:r>
      <w:r>
        <w:rPr>
          <w:w w:val="105"/>
        </w:rPr>
        <w:t>to</w:t>
      </w:r>
      <w:r>
        <w:rPr>
          <w:spacing w:val="29"/>
          <w:w w:val="105"/>
        </w:rPr>
        <w:t xml:space="preserve"> </w:t>
      </w:r>
      <w:r>
        <w:rPr>
          <w:w w:val="105"/>
        </w:rPr>
        <w:t>a</w:t>
      </w:r>
      <w:r>
        <w:rPr>
          <w:spacing w:val="29"/>
          <w:w w:val="105"/>
        </w:rPr>
        <w:t xml:space="preserve"> </w:t>
      </w:r>
      <w:r>
        <w:rPr>
          <w:w w:val="105"/>
        </w:rPr>
        <w:t>total</w:t>
      </w:r>
      <w:r>
        <w:rPr>
          <w:spacing w:val="29"/>
          <w:w w:val="105"/>
        </w:rPr>
        <w:t xml:space="preserve"> </w:t>
      </w:r>
      <w:r>
        <w:rPr>
          <w:w w:val="105"/>
        </w:rPr>
        <w:t>cost</w:t>
      </w:r>
      <w:r>
        <w:rPr>
          <w:spacing w:val="29"/>
          <w:w w:val="105"/>
        </w:rPr>
        <w:t xml:space="preserve"> </w:t>
      </w:r>
      <w:r>
        <w:rPr>
          <w:w w:val="105"/>
        </w:rPr>
        <w:t>of</w:t>
      </w:r>
      <w:r>
        <w:rPr>
          <w:spacing w:val="29"/>
          <w:w w:val="105"/>
        </w:rPr>
        <w:t xml:space="preserve"> </w:t>
      </w:r>
      <w:r>
        <w:rPr>
          <w:w w:val="105"/>
        </w:rPr>
        <w:t>approximately</w:t>
      </w:r>
      <w:r>
        <w:rPr>
          <w:spacing w:val="28"/>
          <w:w w:val="105"/>
        </w:rPr>
        <w:t xml:space="preserve"> </w:t>
      </w:r>
      <w:r>
        <w:rPr>
          <w:w w:val="105"/>
        </w:rPr>
        <w:t>EUR</w:t>
      </w:r>
      <w:r>
        <w:rPr>
          <w:spacing w:val="29"/>
          <w:w w:val="105"/>
        </w:rPr>
        <w:t xml:space="preserve"> </w:t>
      </w:r>
      <w:r>
        <w:rPr>
          <w:w w:val="105"/>
        </w:rPr>
        <w:t>280</w:t>
      </w:r>
      <w:r>
        <w:rPr>
          <w:spacing w:val="29"/>
          <w:w w:val="105"/>
        </w:rPr>
        <w:t xml:space="preserve"> </w:t>
      </w:r>
      <w:r>
        <w:rPr>
          <w:w w:val="105"/>
        </w:rPr>
        <w:t>billion</w:t>
      </w:r>
      <w:r>
        <w:rPr>
          <w:spacing w:val="29"/>
          <w:w w:val="105"/>
        </w:rPr>
        <w:t xml:space="preserve"> </w:t>
      </w:r>
      <w:r>
        <w:rPr>
          <w:w w:val="105"/>
        </w:rPr>
        <w:t>in</w:t>
      </w:r>
      <w:r>
        <w:rPr>
          <w:spacing w:val="29"/>
          <w:w w:val="105"/>
        </w:rPr>
        <w:t xml:space="preserve"> </w:t>
      </w:r>
      <w:r>
        <w:rPr>
          <w:w w:val="105"/>
        </w:rPr>
        <w:t>the</w:t>
      </w:r>
      <w:r>
        <w:rPr>
          <w:spacing w:val="29"/>
          <w:w w:val="105"/>
        </w:rPr>
        <w:t xml:space="preserve"> </w:t>
      </w:r>
      <w:r>
        <w:rPr>
          <w:w w:val="105"/>
        </w:rPr>
        <w:t>period</w:t>
      </w:r>
      <w:r>
        <w:rPr>
          <w:spacing w:val="29"/>
          <w:w w:val="105"/>
        </w:rPr>
        <w:t xml:space="preserve"> </w:t>
      </w:r>
      <w:r>
        <w:rPr>
          <w:w w:val="105"/>
        </w:rPr>
        <w:t>1980-2022,</w:t>
      </w:r>
    </w:p>
    <w:p w14:paraId="035DCD01" w14:textId="77777777" w:rsidR="00E2709D" w:rsidRDefault="00462487">
      <w:pPr>
        <w:pStyle w:val="BodyText"/>
        <w:spacing w:line="289" w:lineRule="exact"/>
        <w:ind w:left="354"/>
      </w:pPr>
      <w:r>
        <w:rPr>
          <w:rFonts w:ascii="Trebuchet MS"/>
          <w:sz w:val="12"/>
        </w:rPr>
        <w:t xml:space="preserve">5    </w:t>
      </w:r>
      <w:r>
        <w:rPr>
          <w:rFonts w:ascii="Trebuchet MS"/>
          <w:spacing w:val="18"/>
          <w:sz w:val="12"/>
        </w:rPr>
        <w:t xml:space="preserve"> </w:t>
      </w:r>
      <w:r>
        <w:rPr>
          <w:w w:val="105"/>
        </w:rPr>
        <w:t>representing</w:t>
      </w:r>
      <w:r>
        <w:rPr>
          <w:spacing w:val="26"/>
          <w:w w:val="105"/>
        </w:rPr>
        <w:t xml:space="preserve"> </w:t>
      </w:r>
      <w:r>
        <w:rPr>
          <w:w w:val="105"/>
        </w:rPr>
        <w:t>43%</w:t>
      </w:r>
      <w:r>
        <w:rPr>
          <w:spacing w:val="26"/>
          <w:w w:val="105"/>
        </w:rPr>
        <w:t xml:space="preserve"> </w:t>
      </w:r>
      <w:r>
        <w:rPr>
          <w:w w:val="105"/>
        </w:rPr>
        <w:t>of</w:t>
      </w:r>
      <w:r>
        <w:rPr>
          <w:spacing w:val="26"/>
          <w:w w:val="105"/>
        </w:rPr>
        <w:t xml:space="preserve"> </w:t>
      </w:r>
      <w:r>
        <w:rPr>
          <w:w w:val="105"/>
        </w:rPr>
        <w:t>all</w:t>
      </w:r>
      <w:r>
        <w:rPr>
          <w:spacing w:val="26"/>
          <w:w w:val="105"/>
        </w:rPr>
        <w:t xml:space="preserve"> </w:t>
      </w:r>
      <w:r>
        <w:rPr>
          <w:w w:val="105"/>
        </w:rPr>
        <w:t>meteorological</w:t>
      </w:r>
      <w:r>
        <w:rPr>
          <w:spacing w:val="26"/>
          <w:w w:val="105"/>
        </w:rPr>
        <w:t xml:space="preserve"> </w:t>
      </w:r>
      <w:r>
        <w:rPr>
          <w:w w:val="105"/>
        </w:rPr>
        <w:t>hazards</w:t>
      </w:r>
      <w:r>
        <w:rPr>
          <w:spacing w:val="26"/>
          <w:w w:val="105"/>
        </w:rPr>
        <w:t xml:space="preserve"> </w:t>
      </w:r>
      <w:hyperlink w:anchor="_bookmark42" w:history="1">
        <w:r>
          <w:rPr>
            <w:w w:val="105"/>
          </w:rPr>
          <w:t>EEA</w:t>
        </w:r>
      </w:hyperlink>
      <w:r>
        <w:rPr>
          <w:spacing w:val="26"/>
          <w:w w:val="105"/>
        </w:rPr>
        <w:t xml:space="preserve"> </w:t>
      </w:r>
      <w:hyperlink w:anchor="_bookmark42" w:history="1">
        <w:r>
          <w:rPr>
            <w:w w:val="105"/>
          </w:rPr>
          <w:t>(2023).</w:t>
        </w:r>
      </w:hyperlink>
      <w:r>
        <w:rPr>
          <w:w w:val="105"/>
        </w:rPr>
        <w:t xml:space="preserve"> </w:t>
      </w:r>
      <w:r>
        <w:rPr>
          <w:spacing w:val="16"/>
          <w:w w:val="105"/>
        </w:rPr>
        <w:t xml:space="preserve"> </w:t>
      </w:r>
      <w:r>
        <w:rPr>
          <w:w w:val="105"/>
        </w:rPr>
        <w:t>The</w:t>
      </w:r>
      <w:r>
        <w:rPr>
          <w:spacing w:val="26"/>
          <w:w w:val="105"/>
        </w:rPr>
        <w:t xml:space="preserve"> </w:t>
      </w:r>
      <w:r>
        <w:rPr>
          <w:w w:val="105"/>
        </w:rPr>
        <w:t>historical</w:t>
      </w:r>
    </w:p>
    <w:p w14:paraId="408E5024" w14:textId="77777777" w:rsidR="00E2709D" w:rsidRDefault="00462487">
      <w:pPr>
        <w:pStyle w:val="BodyText"/>
        <w:spacing w:line="289" w:lineRule="exact"/>
        <w:ind w:left="354"/>
      </w:pPr>
      <w:r>
        <w:rPr>
          <w:rFonts w:ascii="Trebuchet MS"/>
          <w:sz w:val="12"/>
        </w:rPr>
        <w:t xml:space="preserve">6    </w:t>
      </w:r>
      <w:r>
        <w:rPr>
          <w:rFonts w:ascii="Trebuchet MS"/>
          <w:spacing w:val="18"/>
          <w:sz w:val="12"/>
        </w:rPr>
        <w:t xml:space="preserve"> </w:t>
      </w:r>
      <w:r>
        <w:rPr>
          <w:w w:val="105"/>
        </w:rPr>
        <w:t>data</w:t>
      </w:r>
      <w:r>
        <w:rPr>
          <w:spacing w:val="-7"/>
          <w:w w:val="105"/>
        </w:rPr>
        <w:t xml:space="preserve"> </w:t>
      </w:r>
      <w:r>
        <w:rPr>
          <w:w w:val="105"/>
        </w:rPr>
        <w:t>show</w:t>
      </w:r>
      <w:r>
        <w:rPr>
          <w:spacing w:val="-7"/>
          <w:w w:val="105"/>
        </w:rPr>
        <w:t xml:space="preserve"> </w:t>
      </w:r>
      <w:r>
        <w:rPr>
          <w:w w:val="105"/>
        </w:rPr>
        <w:t>an</w:t>
      </w:r>
      <w:r>
        <w:rPr>
          <w:spacing w:val="-6"/>
          <w:w w:val="105"/>
        </w:rPr>
        <w:t xml:space="preserve"> </w:t>
      </w:r>
      <w:r>
        <w:rPr>
          <w:w w:val="105"/>
        </w:rPr>
        <w:t>increasing</w:t>
      </w:r>
      <w:r>
        <w:rPr>
          <w:spacing w:val="-7"/>
          <w:w w:val="105"/>
        </w:rPr>
        <w:t xml:space="preserve"> </w:t>
      </w:r>
      <w:r>
        <w:rPr>
          <w:w w:val="105"/>
        </w:rPr>
        <w:t>tendency</w:t>
      </w:r>
      <w:r>
        <w:rPr>
          <w:spacing w:val="-7"/>
          <w:w w:val="105"/>
        </w:rPr>
        <w:t xml:space="preserve"> </w:t>
      </w:r>
      <w:r>
        <w:rPr>
          <w:w w:val="105"/>
        </w:rPr>
        <w:t>in</w:t>
      </w:r>
      <w:r>
        <w:rPr>
          <w:spacing w:val="-7"/>
          <w:w w:val="105"/>
        </w:rPr>
        <w:t xml:space="preserve"> </w:t>
      </w:r>
      <w:r>
        <w:rPr>
          <w:w w:val="105"/>
        </w:rPr>
        <w:t>flood</w:t>
      </w:r>
      <w:r>
        <w:rPr>
          <w:spacing w:val="-7"/>
          <w:w w:val="105"/>
        </w:rPr>
        <w:t xml:space="preserve"> </w:t>
      </w:r>
      <w:r>
        <w:rPr>
          <w:w w:val="105"/>
        </w:rPr>
        <w:t>damages</w:t>
      </w:r>
      <w:r>
        <w:rPr>
          <w:spacing w:val="-7"/>
          <w:w w:val="105"/>
        </w:rPr>
        <w:t xml:space="preserve"> </w:t>
      </w:r>
      <w:r>
        <w:rPr>
          <w:w w:val="105"/>
        </w:rPr>
        <w:t>over</w:t>
      </w:r>
      <w:r>
        <w:rPr>
          <w:spacing w:val="-7"/>
          <w:w w:val="105"/>
        </w:rPr>
        <w:t xml:space="preserve"> </w:t>
      </w:r>
      <w:r>
        <w:rPr>
          <w:w w:val="105"/>
        </w:rPr>
        <w:t>Europe</w:t>
      </w:r>
      <w:r>
        <w:rPr>
          <w:spacing w:val="-7"/>
          <w:w w:val="105"/>
        </w:rPr>
        <w:t xml:space="preserve"> </w:t>
      </w:r>
      <w:hyperlink w:anchor="_bookmark42" w:history="1">
        <w:r>
          <w:rPr>
            <w:w w:val="105"/>
          </w:rPr>
          <w:t>EEA</w:t>
        </w:r>
        <w:r>
          <w:rPr>
            <w:spacing w:val="-6"/>
            <w:w w:val="105"/>
          </w:rPr>
          <w:t xml:space="preserve"> </w:t>
        </w:r>
      </w:hyperlink>
      <w:hyperlink w:anchor="_bookmark42" w:history="1">
        <w:r>
          <w:rPr>
            <w:w w:val="105"/>
          </w:rPr>
          <w:t>(2023);</w:t>
        </w:r>
      </w:hyperlink>
    </w:p>
    <w:p w14:paraId="2EA5586F" w14:textId="77777777" w:rsidR="00E2709D" w:rsidRDefault="00462487">
      <w:pPr>
        <w:pStyle w:val="BodyText"/>
        <w:spacing w:line="289" w:lineRule="exact"/>
        <w:ind w:left="354"/>
      </w:pPr>
      <w:r>
        <w:rPr>
          <w:rFonts w:ascii="Trebuchet MS"/>
          <w:sz w:val="12"/>
        </w:rPr>
        <w:t xml:space="preserve">7    </w:t>
      </w:r>
      <w:r>
        <w:rPr>
          <w:rFonts w:ascii="Trebuchet MS"/>
          <w:spacing w:val="18"/>
          <w:sz w:val="12"/>
        </w:rPr>
        <w:t xml:space="preserve"> </w:t>
      </w:r>
      <w:hyperlink w:anchor="_bookmark56" w:history="1">
        <w:proofErr w:type="spellStart"/>
        <w:r>
          <w:t>Paprotny</w:t>
        </w:r>
        <w:proofErr w:type="spellEnd"/>
        <w:r>
          <w:rPr>
            <w:spacing w:val="53"/>
          </w:rPr>
          <w:t xml:space="preserve"> </w:t>
        </w:r>
        <w:r>
          <w:t>et</w:t>
        </w:r>
        <w:r>
          <w:rPr>
            <w:spacing w:val="52"/>
          </w:rPr>
          <w:t xml:space="preserve"> </w:t>
        </w:r>
        <w:r>
          <w:t>al.</w:t>
        </w:r>
      </w:hyperlink>
      <w:r>
        <w:rPr>
          <w:spacing w:val="53"/>
        </w:rPr>
        <w:t xml:space="preserve"> </w:t>
      </w:r>
      <w:hyperlink w:anchor="_bookmark56" w:history="1">
        <w:r>
          <w:t>(2018</w:t>
        </w:r>
      </w:hyperlink>
      <w:r>
        <w:t>),</w:t>
      </w:r>
      <w:r>
        <w:rPr>
          <w:spacing w:val="55"/>
        </w:rPr>
        <w:t xml:space="preserve"> </w:t>
      </w:r>
      <w:r>
        <w:t>and</w:t>
      </w:r>
      <w:r>
        <w:rPr>
          <w:spacing w:val="52"/>
        </w:rPr>
        <w:t xml:space="preserve"> </w:t>
      </w:r>
      <w:r>
        <w:t>climate</w:t>
      </w:r>
      <w:r>
        <w:rPr>
          <w:spacing w:val="51"/>
        </w:rPr>
        <w:t xml:space="preserve"> </w:t>
      </w:r>
      <w:r>
        <w:t>projections</w:t>
      </w:r>
      <w:r>
        <w:rPr>
          <w:spacing w:val="53"/>
        </w:rPr>
        <w:t xml:space="preserve"> </w:t>
      </w:r>
      <w:r>
        <w:t>indicate</w:t>
      </w:r>
      <w:r>
        <w:rPr>
          <w:spacing w:val="52"/>
        </w:rPr>
        <w:t xml:space="preserve"> </w:t>
      </w:r>
      <w:r>
        <w:t>an</w:t>
      </w:r>
      <w:r>
        <w:rPr>
          <w:spacing w:val="51"/>
        </w:rPr>
        <w:t xml:space="preserve"> </w:t>
      </w:r>
      <w:r>
        <w:t>exacerbation</w:t>
      </w:r>
      <w:r>
        <w:rPr>
          <w:spacing w:val="53"/>
        </w:rPr>
        <w:t xml:space="preserve"> </w:t>
      </w:r>
      <w:r>
        <w:t>of</w:t>
      </w:r>
    </w:p>
    <w:p w14:paraId="183E6E9F" w14:textId="77777777" w:rsidR="00E2709D" w:rsidRDefault="00462487">
      <w:pPr>
        <w:pStyle w:val="BodyText"/>
        <w:spacing w:line="289" w:lineRule="exact"/>
        <w:ind w:left="354"/>
      </w:pPr>
      <w:r>
        <w:rPr>
          <w:rFonts w:ascii="Trebuchet MS"/>
          <w:sz w:val="12"/>
        </w:rPr>
        <w:t xml:space="preserve">8    </w:t>
      </w:r>
      <w:r>
        <w:rPr>
          <w:rFonts w:ascii="Trebuchet MS"/>
          <w:spacing w:val="18"/>
          <w:sz w:val="12"/>
        </w:rPr>
        <w:t xml:space="preserve"> </w:t>
      </w:r>
      <w:r>
        <w:t>this</w:t>
      </w:r>
      <w:r>
        <w:rPr>
          <w:spacing w:val="53"/>
        </w:rPr>
        <w:t xml:space="preserve"> </w:t>
      </w:r>
      <w:r>
        <w:t>trend</w:t>
      </w:r>
      <w:r>
        <w:rPr>
          <w:spacing w:val="54"/>
        </w:rPr>
        <w:t xml:space="preserve"> </w:t>
      </w:r>
      <w:r>
        <w:t>with</w:t>
      </w:r>
      <w:r>
        <w:rPr>
          <w:spacing w:val="53"/>
        </w:rPr>
        <w:t xml:space="preserve"> </w:t>
      </w:r>
      <w:r>
        <w:t>increasing</w:t>
      </w:r>
      <w:r>
        <w:rPr>
          <w:spacing w:val="53"/>
        </w:rPr>
        <w:t xml:space="preserve"> </w:t>
      </w:r>
      <w:r>
        <w:t>frequency</w:t>
      </w:r>
      <w:r>
        <w:rPr>
          <w:spacing w:val="53"/>
        </w:rPr>
        <w:t xml:space="preserve"> </w:t>
      </w:r>
      <w:r>
        <w:t>and</w:t>
      </w:r>
      <w:r>
        <w:rPr>
          <w:spacing w:val="54"/>
        </w:rPr>
        <w:t xml:space="preserve"> </w:t>
      </w:r>
      <w:r>
        <w:t>severity</w:t>
      </w:r>
      <w:r>
        <w:rPr>
          <w:spacing w:val="53"/>
        </w:rPr>
        <w:t xml:space="preserve"> </w:t>
      </w:r>
      <w:r>
        <w:t>of</w:t>
      </w:r>
      <w:r>
        <w:rPr>
          <w:spacing w:val="53"/>
        </w:rPr>
        <w:t xml:space="preserve"> </w:t>
      </w:r>
      <w:r>
        <w:t>extreme</w:t>
      </w:r>
      <w:r>
        <w:rPr>
          <w:spacing w:val="53"/>
        </w:rPr>
        <w:t xml:space="preserve"> </w:t>
      </w:r>
      <w:r>
        <w:t>events</w:t>
      </w:r>
      <w:r>
        <w:rPr>
          <w:spacing w:val="53"/>
        </w:rPr>
        <w:t xml:space="preserve"> </w:t>
      </w:r>
      <w:hyperlink w:anchor="_bookmark32" w:history="1">
        <w:r>
          <w:t>Alfieri</w:t>
        </w:r>
      </w:hyperlink>
    </w:p>
    <w:p w14:paraId="2E268A80" w14:textId="77777777" w:rsidR="00E2709D" w:rsidRDefault="00462487">
      <w:pPr>
        <w:pStyle w:val="BodyText"/>
        <w:spacing w:line="289" w:lineRule="exact"/>
        <w:ind w:left="354"/>
      </w:pPr>
      <w:r w:rsidRPr="0039304F">
        <w:rPr>
          <w:rFonts w:ascii="Trebuchet MS"/>
          <w:sz w:val="12"/>
          <w:lang w:val="sv-SE"/>
          <w:rPrChange w:id="50" w:author="Pechlivanidis Ilias" w:date="2024-02-10T12:21:00Z">
            <w:rPr>
              <w:rFonts w:ascii="Trebuchet MS"/>
              <w:sz w:val="12"/>
            </w:rPr>
          </w:rPrChange>
        </w:rPr>
        <w:t xml:space="preserve">9    </w:t>
      </w:r>
      <w:r w:rsidRPr="0039304F">
        <w:rPr>
          <w:rFonts w:ascii="Trebuchet MS"/>
          <w:spacing w:val="18"/>
          <w:sz w:val="12"/>
          <w:lang w:val="sv-SE"/>
          <w:rPrChange w:id="51" w:author="Pechlivanidis Ilias" w:date="2024-02-10T12:21:00Z">
            <w:rPr>
              <w:rFonts w:ascii="Trebuchet MS"/>
              <w:spacing w:val="18"/>
              <w:sz w:val="12"/>
            </w:rPr>
          </w:rPrChange>
        </w:rPr>
        <w:t xml:space="preserve"> </w:t>
      </w:r>
      <w:r>
        <w:fldChar w:fldCharType="begin"/>
      </w:r>
      <w:r w:rsidRPr="0039304F">
        <w:rPr>
          <w:lang w:val="sv-SE"/>
          <w:rPrChange w:id="52" w:author="Pechlivanidis Ilias" w:date="2024-02-10T12:21:00Z">
            <w:rPr/>
          </w:rPrChange>
        </w:rPr>
        <w:instrText xml:space="preserve"> HYPERLINK \l "_bookmark32" </w:instrText>
      </w:r>
      <w:r>
        <w:fldChar w:fldCharType="separate"/>
      </w:r>
      <w:r w:rsidRPr="0039304F">
        <w:rPr>
          <w:w w:val="105"/>
          <w:lang w:val="sv-SE"/>
          <w:rPrChange w:id="53" w:author="Pechlivanidis Ilias" w:date="2024-02-10T12:21:00Z">
            <w:rPr>
              <w:w w:val="105"/>
            </w:rPr>
          </w:rPrChange>
        </w:rPr>
        <w:t>et</w:t>
      </w:r>
      <w:r w:rsidRPr="0039304F">
        <w:rPr>
          <w:spacing w:val="26"/>
          <w:w w:val="105"/>
          <w:lang w:val="sv-SE"/>
          <w:rPrChange w:id="54" w:author="Pechlivanidis Ilias" w:date="2024-02-10T12:21:00Z">
            <w:rPr>
              <w:spacing w:val="26"/>
              <w:w w:val="105"/>
            </w:rPr>
          </w:rPrChange>
        </w:rPr>
        <w:t xml:space="preserve"> </w:t>
      </w:r>
      <w:r w:rsidRPr="0039304F">
        <w:rPr>
          <w:w w:val="105"/>
          <w:lang w:val="sv-SE"/>
          <w:rPrChange w:id="55" w:author="Pechlivanidis Ilias" w:date="2024-02-10T12:21:00Z">
            <w:rPr>
              <w:w w:val="105"/>
            </w:rPr>
          </w:rPrChange>
        </w:rPr>
        <w:t>al.</w:t>
      </w:r>
      <w:r>
        <w:rPr>
          <w:w w:val="105"/>
        </w:rPr>
        <w:fldChar w:fldCharType="end"/>
      </w:r>
      <w:r w:rsidRPr="0039304F">
        <w:rPr>
          <w:spacing w:val="27"/>
          <w:w w:val="105"/>
          <w:lang w:val="sv-SE"/>
          <w:rPrChange w:id="56" w:author="Pechlivanidis Ilias" w:date="2024-02-10T12:21:00Z">
            <w:rPr>
              <w:spacing w:val="27"/>
              <w:w w:val="105"/>
            </w:rPr>
          </w:rPrChange>
        </w:rPr>
        <w:t xml:space="preserve"> </w:t>
      </w:r>
      <w:r>
        <w:fldChar w:fldCharType="begin"/>
      </w:r>
      <w:r w:rsidRPr="0039304F">
        <w:rPr>
          <w:lang w:val="sv-SE"/>
          <w:rPrChange w:id="57" w:author="Pechlivanidis Ilias" w:date="2024-02-10T12:21:00Z">
            <w:rPr/>
          </w:rPrChange>
        </w:rPr>
        <w:instrText xml:space="preserve"> HYPERLINK \l "_bookmark32" </w:instrText>
      </w:r>
      <w:r>
        <w:fldChar w:fldCharType="separate"/>
      </w:r>
      <w:r w:rsidRPr="0039304F">
        <w:rPr>
          <w:w w:val="105"/>
          <w:lang w:val="sv-SE"/>
          <w:rPrChange w:id="58" w:author="Pechlivanidis Ilias" w:date="2024-02-10T12:21:00Z">
            <w:rPr>
              <w:w w:val="105"/>
            </w:rPr>
          </w:rPrChange>
        </w:rPr>
        <w:t>(2017);</w:t>
      </w:r>
      <w:r>
        <w:rPr>
          <w:w w:val="105"/>
        </w:rPr>
        <w:fldChar w:fldCharType="end"/>
      </w:r>
      <w:r w:rsidRPr="0039304F">
        <w:rPr>
          <w:spacing w:val="27"/>
          <w:w w:val="105"/>
          <w:lang w:val="sv-SE"/>
          <w:rPrChange w:id="59" w:author="Pechlivanidis Ilias" w:date="2024-02-10T12:21:00Z">
            <w:rPr>
              <w:spacing w:val="27"/>
              <w:w w:val="105"/>
            </w:rPr>
          </w:rPrChange>
        </w:rPr>
        <w:t xml:space="preserve"> </w:t>
      </w:r>
      <w:r>
        <w:fldChar w:fldCharType="begin"/>
      </w:r>
      <w:r w:rsidRPr="0039304F">
        <w:rPr>
          <w:lang w:val="sv-SE"/>
          <w:rPrChange w:id="60" w:author="Pechlivanidis Ilias" w:date="2024-02-10T12:21:00Z">
            <w:rPr/>
          </w:rPrChange>
        </w:rPr>
        <w:instrText xml:space="preserve"> HYPERLINK \l "_bookmark52" </w:instrText>
      </w:r>
      <w:r>
        <w:fldChar w:fldCharType="separate"/>
      </w:r>
      <w:r w:rsidRPr="0039304F">
        <w:rPr>
          <w:w w:val="105"/>
          <w:lang w:val="sv-SE"/>
          <w:rPrChange w:id="61" w:author="Pechlivanidis Ilias" w:date="2024-02-10T12:21:00Z">
            <w:rPr>
              <w:w w:val="105"/>
            </w:rPr>
          </w:rPrChange>
        </w:rPr>
        <w:t>Martina</w:t>
      </w:r>
      <w:r w:rsidRPr="0039304F">
        <w:rPr>
          <w:spacing w:val="26"/>
          <w:w w:val="105"/>
          <w:lang w:val="sv-SE"/>
          <w:rPrChange w:id="62" w:author="Pechlivanidis Ilias" w:date="2024-02-10T12:21:00Z">
            <w:rPr>
              <w:spacing w:val="26"/>
              <w:w w:val="105"/>
            </w:rPr>
          </w:rPrChange>
        </w:rPr>
        <w:t xml:space="preserve"> </w:t>
      </w:r>
      <w:r w:rsidRPr="0039304F">
        <w:rPr>
          <w:w w:val="105"/>
          <w:lang w:val="sv-SE"/>
          <w:rPrChange w:id="63" w:author="Pechlivanidis Ilias" w:date="2024-02-10T12:21:00Z">
            <w:rPr>
              <w:w w:val="105"/>
            </w:rPr>
          </w:rPrChange>
        </w:rPr>
        <w:t>Angela</w:t>
      </w:r>
      <w:r w:rsidRPr="0039304F">
        <w:rPr>
          <w:spacing w:val="26"/>
          <w:w w:val="105"/>
          <w:lang w:val="sv-SE"/>
          <w:rPrChange w:id="64" w:author="Pechlivanidis Ilias" w:date="2024-02-10T12:21:00Z">
            <w:rPr>
              <w:spacing w:val="26"/>
              <w:w w:val="105"/>
            </w:rPr>
          </w:rPrChange>
        </w:rPr>
        <w:t xml:space="preserve"> </w:t>
      </w:r>
      <w:r w:rsidRPr="0039304F">
        <w:rPr>
          <w:w w:val="105"/>
          <w:lang w:val="sv-SE"/>
          <w:rPrChange w:id="65" w:author="Pechlivanidis Ilias" w:date="2024-02-10T12:21:00Z">
            <w:rPr>
              <w:w w:val="105"/>
            </w:rPr>
          </w:rPrChange>
        </w:rPr>
        <w:t>Caretta</w:t>
      </w:r>
      <w:r w:rsidRPr="0039304F">
        <w:rPr>
          <w:spacing w:val="27"/>
          <w:w w:val="105"/>
          <w:lang w:val="sv-SE"/>
          <w:rPrChange w:id="66" w:author="Pechlivanidis Ilias" w:date="2024-02-10T12:21:00Z">
            <w:rPr>
              <w:spacing w:val="27"/>
              <w:w w:val="105"/>
            </w:rPr>
          </w:rPrChange>
        </w:rPr>
        <w:t xml:space="preserve"> </w:t>
      </w:r>
      <w:r w:rsidRPr="0039304F">
        <w:rPr>
          <w:w w:val="105"/>
          <w:lang w:val="sv-SE"/>
          <w:rPrChange w:id="67" w:author="Pechlivanidis Ilias" w:date="2024-02-10T12:21:00Z">
            <w:rPr>
              <w:w w:val="105"/>
            </w:rPr>
          </w:rPrChange>
        </w:rPr>
        <w:t>et</w:t>
      </w:r>
      <w:r w:rsidRPr="0039304F">
        <w:rPr>
          <w:spacing w:val="26"/>
          <w:w w:val="105"/>
          <w:lang w:val="sv-SE"/>
          <w:rPrChange w:id="68" w:author="Pechlivanidis Ilias" w:date="2024-02-10T12:21:00Z">
            <w:rPr>
              <w:spacing w:val="26"/>
              <w:w w:val="105"/>
            </w:rPr>
          </w:rPrChange>
        </w:rPr>
        <w:t xml:space="preserve"> </w:t>
      </w:r>
      <w:r w:rsidRPr="0039304F">
        <w:rPr>
          <w:w w:val="105"/>
          <w:lang w:val="sv-SE"/>
          <w:rPrChange w:id="69" w:author="Pechlivanidis Ilias" w:date="2024-02-10T12:21:00Z">
            <w:rPr>
              <w:w w:val="105"/>
            </w:rPr>
          </w:rPrChange>
        </w:rPr>
        <w:t>al.</w:t>
      </w:r>
      <w:r>
        <w:rPr>
          <w:w w:val="105"/>
        </w:rPr>
        <w:fldChar w:fldCharType="end"/>
      </w:r>
      <w:r w:rsidRPr="0039304F">
        <w:rPr>
          <w:spacing w:val="26"/>
          <w:w w:val="105"/>
          <w:lang w:val="sv-SE"/>
          <w:rPrChange w:id="70" w:author="Pechlivanidis Ilias" w:date="2024-02-10T12:21:00Z">
            <w:rPr>
              <w:spacing w:val="26"/>
              <w:w w:val="105"/>
            </w:rPr>
          </w:rPrChange>
        </w:rPr>
        <w:t xml:space="preserve"> </w:t>
      </w:r>
      <w:r>
        <w:rPr>
          <w:w w:val="105"/>
        </w:rPr>
        <w:t xml:space="preserve">(2023). </w:t>
      </w:r>
      <w:r>
        <w:rPr>
          <w:spacing w:val="10"/>
          <w:w w:val="105"/>
        </w:rPr>
        <w:t xml:space="preserve"> </w:t>
      </w:r>
      <w:r>
        <w:rPr>
          <w:w w:val="105"/>
        </w:rPr>
        <w:t>In</w:t>
      </w:r>
      <w:r>
        <w:rPr>
          <w:spacing w:val="27"/>
          <w:w w:val="105"/>
        </w:rPr>
        <w:t xml:space="preserve"> </w:t>
      </w:r>
      <w:r>
        <w:rPr>
          <w:w w:val="105"/>
        </w:rPr>
        <w:t>this</w:t>
      </w:r>
      <w:r>
        <w:rPr>
          <w:spacing w:val="27"/>
          <w:w w:val="105"/>
        </w:rPr>
        <w:t xml:space="preserve"> </w:t>
      </w:r>
      <w:r>
        <w:rPr>
          <w:w w:val="105"/>
        </w:rPr>
        <w:t>scenario,</w:t>
      </w:r>
      <w:r>
        <w:rPr>
          <w:spacing w:val="29"/>
          <w:w w:val="105"/>
        </w:rPr>
        <w:t xml:space="preserve"> </w:t>
      </w:r>
      <w:r>
        <w:rPr>
          <w:w w:val="105"/>
        </w:rPr>
        <w:t>Flood</w:t>
      </w:r>
    </w:p>
    <w:p w14:paraId="179C27F2" w14:textId="77777777" w:rsidR="00E2709D" w:rsidRDefault="00462487">
      <w:pPr>
        <w:pStyle w:val="BodyText"/>
        <w:spacing w:line="289" w:lineRule="exact"/>
        <w:ind w:left="290"/>
      </w:pPr>
      <w:r>
        <w:rPr>
          <w:rFonts w:ascii="Trebuchet MS"/>
          <w:sz w:val="12"/>
        </w:rPr>
        <w:t xml:space="preserve">10    </w:t>
      </w:r>
      <w:r>
        <w:rPr>
          <w:rFonts w:ascii="Trebuchet MS"/>
          <w:spacing w:val="19"/>
          <w:sz w:val="12"/>
        </w:rPr>
        <w:t xml:space="preserve"> </w:t>
      </w:r>
      <w:r>
        <w:rPr>
          <w:w w:val="105"/>
        </w:rPr>
        <w:t>Early</w:t>
      </w:r>
      <w:r>
        <w:rPr>
          <w:spacing w:val="33"/>
          <w:w w:val="105"/>
        </w:rPr>
        <w:t xml:space="preserve"> </w:t>
      </w:r>
      <w:r>
        <w:rPr>
          <w:w w:val="105"/>
        </w:rPr>
        <w:t>Warning</w:t>
      </w:r>
      <w:r>
        <w:rPr>
          <w:spacing w:val="32"/>
          <w:w w:val="105"/>
        </w:rPr>
        <w:t xml:space="preserve"> </w:t>
      </w:r>
      <w:r>
        <w:rPr>
          <w:w w:val="105"/>
        </w:rPr>
        <w:t>Systems</w:t>
      </w:r>
      <w:r>
        <w:rPr>
          <w:spacing w:val="33"/>
          <w:w w:val="105"/>
        </w:rPr>
        <w:t xml:space="preserve"> </w:t>
      </w:r>
      <w:r>
        <w:rPr>
          <w:w w:val="105"/>
        </w:rPr>
        <w:t>(FEWS)</w:t>
      </w:r>
      <w:r>
        <w:rPr>
          <w:spacing w:val="33"/>
          <w:w w:val="105"/>
        </w:rPr>
        <w:t xml:space="preserve"> </w:t>
      </w:r>
      <w:r>
        <w:rPr>
          <w:w w:val="105"/>
        </w:rPr>
        <w:t>emerge</w:t>
      </w:r>
      <w:r>
        <w:rPr>
          <w:spacing w:val="33"/>
          <w:w w:val="105"/>
        </w:rPr>
        <w:t xml:space="preserve"> </w:t>
      </w:r>
      <w:r>
        <w:rPr>
          <w:w w:val="105"/>
        </w:rPr>
        <w:t>as</w:t>
      </w:r>
      <w:r>
        <w:rPr>
          <w:spacing w:val="33"/>
          <w:w w:val="105"/>
        </w:rPr>
        <w:t xml:space="preserve"> </w:t>
      </w:r>
      <w:r>
        <w:rPr>
          <w:w w:val="105"/>
        </w:rPr>
        <w:t>one</w:t>
      </w:r>
      <w:r>
        <w:rPr>
          <w:spacing w:val="32"/>
          <w:w w:val="105"/>
        </w:rPr>
        <w:t xml:space="preserve"> </w:t>
      </w:r>
      <w:r>
        <w:rPr>
          <w:w w:val="105"/>
        </w:rPr>
        <w:t>of</w:t>
      </w:r>
      <w:r>
        <w:rPr>
          <w:spacing w:val="33"/>
          <w:w w:val="105"/>
        </w:rPr>
        <w:t xml:space="preserve"> </w:t>
      </w:r>
      <w:r>
        <w:rPr>
          <w:w w:val="105"/>
        </w:rPr>
        <w:t>the</w:t>
      </w:r>
      <w:r>
        <w:rPr>
          <w:spacing w:val="33"/>
          <w:w w:val="105"/>
        </w:rPr>
        <w:t xml:space="preserve"> </w:t>
      </w:r>
      <w:r>
        <w:rPr>
          <w:w w:val="105"/>
        </w:rPr>
        <w:t>multiple</w:t>
      </w:r>
      <w:r>
        <w:rPr>
          <w:spacing w:val="33"/>
          <w:w w:val="105"/>
        </w:rPr>
        <w:t xml:space="preserve"> </w:t>
      </w:r>
      <w:proofErr w:type="gramStart"/>
      <w:r>
        <w:rPr>
          <w:w w:val="105"/>
        </w:rPr>
        <w:t>adaptation</w:t>
      </w:r>
      <w:proofErr w:type="gramEnd"/>
    </w:p>
    <w:p w14:paraId="5CB5216A" w14:textId="77777777" w:rsidR="00E2709D" w:rsidRDefault="00462487">
      <w:pPr>
        <w:pStyle w:val="BodyText"/>
        <w:spacing w:line="289" w:lineRule="exact"/>
        <w:ind w:left="290"/>
      </w:pPr>
      <w:r>
        <w:rPr>
          <w:rFonts w:ascii="Trebuchet MS"/>
          <w:sz w:val="12"/>
        </w:rPr>
        <w:t xml:space="preserve">11    </w:t>
      </w:r>
      <w:r>
        <w:rPr>
          <w:rFonts w:ascii="Trebuchet MS"/>
          <w:spacing w:val="19"/>
          <w:sz w:val="12"/>
        </w:rPr>
        <w:t xml:space="preserve"> </w:t>
      </w:r>
      <w:r>
        <w:t>measures</w:t>
      </w:r>
      <w:r>
        <w:rPr>
          <w:spacing w:val="66"/>
        </w:rPr>
        <w:t xml:space="preserve"> </w:t>
      </w:r>
      <w:r>
        <w:t>to</w:t>
      </w:r>
      <w:r>
        <w:rPr>
          <w:spacing w:val="65"/>
        </w:rPr>
        <w:t xml:space="preserve"> </w:t>
      </w:r>
      <w:r>
        <w:t>be</w:t>
      </w:r>
      <w:r>
        <w:rPr>
          <w:spacing w:val="66"/>
        </w:rPr>
        <w:t xml:space="preserve"> </w:t>
      </w:r>
      <w:r>
        <w:t xml:space="preserve">taken.   </w:t>
      </w:r>
      <w:r>
        <w:rPr>
          <w:spacing w:val="2"/>
        </w:rPr>
        <w:t xml:space="preserve"> </w:t>
      </w:r>
      <w:commentRangeStart w:id="71"/>
      <w:r>
        <w:t>The</w:t>
      </w:r>
      <w:r>
        <w:rPr>
          <w:spacing w:val="65"/>
        </w:rPr>
        <w:t xml:space="preserve"> </w:t>
      </w:r>
      <w:r>
        <w:t>major</w:t>
      </w:r>
      <w:r>
        <w:rPr>
          <w:spacing w:val="66"/>
        </w:rPr>
        <w:t xml:space="preserve"> </w:t>
      </w:r>
      <w:r>
        <w:t>flood</w:t>
      </w:r>
      <w:r>
        <w:rPr>
          <w:spacing w:val="66"/>
        </w:rPr>
        <w:t xml:space="preserve"> </w:t>
      </w:r>
      <w:r>
        <w:t>event</w:t>
      </w:r>
      <w:r>
        <w:rPr>
          <w:spacing w:val="66"/>
        </w:rPr>
        <w:t xml:space="preserve"> </w:t>
      </w:r>
      <w:r>
        <w:t>in</w:t>
      </w:r>
      <w:r>
        <w:rPr>
          <w:spacing w:val="66"/>
        </w:rPr>
        <w:t xml:space="preserve"> </w:t>
      </w:r>
      <w:r>
        <w:t>the</w:t>
      </w:r>
      <w:r>
        <w:rPr>
          <w:spacing w:val="66"/>
        </w:rPr>
        <w:t xml:space="preserve"> </w:t>
      </w:r>
      <w:r>
        <w:t>Elbe</w:t>
      </w:r>
      <w:r>
        <w:rPr>
          <w:spacing w:val="65"/>
        </w:rPr>
        <w:t xml:space="preserve"> </w:t>
      </w:r>
      <w:r>
        <w:t>River</w:t>
      </w:r>
      <w:r>
        <w:rPr>
          <w:spacing w:val="66"/>
        </w:rPr>
        <w:t xml:space="preserve"> </w:t>
      </w:r>
      <w:r>
        <w:t>in</w:t>
      </w:r>
      <w:r>
        <w:rPr>
          <w:spacing w:val="66"/>
        </w:rPr>
        <w:t xml:space="preserve"> </w:t>
      </w:r>
      <w:r>
        <w:t>2002</w:t>
      </w:r>
    </w:p>
    <w:p w14:paraId="2BCFC9AF" w14:textId="77777777" w:rsidR="00E2709D" w:rsidRDefault="00462487">
      <w:pPr>
        <w:pStyle w:val="BodyText"/>
        <w:spacing w:line="289" w:lineRule="exact"/>
        <w:ind w:left="290"/>
      </w:pPr>
      <w:r>
        <w:rPr>
          <w:rFonts w:ascii="Trebuchet MS"/>
          <w:sz w:val="12"/>
        </w:rPr>
        <w:t xml:space="preserve">12    </w:t>
      </w:r>
      <w:r>
        <w:rPr>
          <w:rFonts w:ascii="Trebuchet MS"/>
          <w:spacing w:val="19"/>
          <w:sz w:val="12"/>
        </w:rPr>
        <w:t xml:space="preserve"> </w:t>
      </w:r>
      <w:r>
        <w:rPr>
          <w:w w:val="105"/>
        </w:rPr>
        <w:t>triggered</w:t>
      </w:r>
      <w:r>
        <w:rPr>
          <w:spacing w:val="-7"/>
          <w:w w:val="105"/>
        </w:rPr>
        <w:t xml:space="preserve"> </w:t>
      </w:r>
      <w:r>
        <w:rPr>
          <w:w w:val="105"/>
        </w:rPr>
        <w:t>the</w:t>
      </w:r>
      <w:r>
        <w:rPr>
          <w:spacing w:val="-8"/>
          <w:w w:val="105"/>
        </w:rPr>
        <w:t xml:space="preserve"> </w:t>
      </w:r>
      <w:r>
        <w:rPr>
          <w:w w:val="105"/>
        </w:rPr>
        <w:t>development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European</w:t>
      </w:r>
      <w:r>
        <w:rPr>
          <w:spacing w:val="-7"/>
          <w:w w:val="105"/>
        </w:rPr>
        <w:t xml:space="preserve"> </w:t>
      </w:r>
      <w:r>
        <w:rPr>
          <w:w w:val="105"/>
        </w:rPr>
        <w:t>Flood</w:t>
      </w:r>
      <w:r>
        <w:rPr>
          <w:spacing w:val="-7"/>
          <w:w w:val="105"/>
        </w:rPr>
        <w:t xml:space="preserve"> </w:t>
      </w:r>
      <w:r>
        <w:rPr>
          <w:w w:val="105"/>
        </w:rPr>
        <w:t>Awareness</w:t>
      </w:r>
      <w:r>
        <w:rPr>
          <w:spacing w:val="-7"/>
          <w:w w:val="105"/>
        </w:rPr>
        <w:t xml:space="preserve"> </w:t>
      </w:r>
      <w:r>
        <w:rPr>
          <w:w w:val="105"/>
        </w:rPr>
        <w:t>system</w:t>
      </w:r>
      <w:r>
        <w:rPr>
          <w:spacing w:val="-8"/>
          <w:w w:val="105"/>
        </w:rPr>
        <w:t xml:space="preserve"> </w:t>
      </w:r>
      <w:r>
        <w:rPr>
          <w:w w:val="105"/>
        </w:rPr>
        <w:t>(EFAS),</w:t>
      </w:r>
    </w:p>
    <w:p w14:paraId="5D7900CF" w14:textId="77777777" w:rsidR="00E2709D" w:rsidRDefault="00462487">
      <w:pPr>
        <w:pStyle w:val="BodyText"/>
        <w:spacing w:line="289" w:lineRule="exact"/>
        <w:ind w:left="290"/>
      </w:pPr>
      <w:r>
        <w:rPr>
          <w:rFonts w:ascii="Trebuchet MS"/>
          <w:sz w:val="12"/>
        </w:rPr>
        <w:t xml:space="preserve">13    </w:t>
      </w:r>
      <w:r>
        <w:rPr>
          <w:rFonts w:ascii="Trebuchet MS"/>
          <w:spacing w:val="19"/>
          <w:sz w:val="12"/>
        </w:rPr>
        <w:t xml:space="preserve"> </w:t>
      </w:r>
      <w:r>
        <w:t>a</w:t>
      </w:r>
      <w:r>
        <w:rPr>
          <w:spacing w:val="23"/>
        </w:rPr>
        <w:t xml:space="preserve"> </w:t>
      </w:r>
      <w:r>
        <w:t>continental</w:t>
      </w:r>
      <w:r>
        <w:rPr>
          <w:spacing w:val="23"/>
        </w:rPr>
        <w:t xml:space="preserve"> </w:t>
      </w:r>
      <w:r>
        <w:t>scale</w:t>
      </w:r>
      <w:r>
        <w:rPr>
          <w:spacing w:val="23"/>
        </w:rPr>
        <w:t xml:space="preserve"> </w:t>
      </w:r>
      <w:r>
        <w:t>FEWS</w:t>
      </w:r>
      <w:r>
        <w:rPr>
          <w:spacing w:val="23"/>
        </w:rPr>
        <w:t xml:space="preserve"> </w:t>
      </w:r>
      <w:r>
        <w:t>that</w:t>
      </w:r>
      <w:r>
        <w:rPr>
          <w:spacing w:val="23"/>
        </w:rPr>
        <w:t xml:space="preserve"> </w:t>
      </w:r>
      <w:r>
        <w:t>has</w:t>
      </w:r>
      <w:r>
        <w:rPr>
          <w:spacing w:val="24"/>
        </w:rPr>
        <w:t xml:space="preserve"> </w:t>
      </w:r>
      <w:r>
        <w:t>been</w:t>
      </w:r>
      <w:r>
        <w:rPr>
          <w:spacing w:val="24"/>
        </w:rPr>
        <w:t xml:space="preserve"> </w:t>
      </w:r>
      <w:r>
        <w:t>operational</w:t>
      </w:r>
      <w:r>
        <w:rPr>
          <w:spacing w:val="23"/>
        </w:rPr>
        <w:t xml:space="preserve"> </w:t>
      </w:r>
      <w:r>
        <w:t>since</w:t>
      </w:r>
      <w:r>
        <w:rPr>
          <w:spacing w:val="24"/>
        </w:rPr>
        <w:t xml:space="preserve"> </w:t>
      </w:r>
      <w:r>
        <w:t>2012</w:t>
      </w:r>
      <w:r>
        <w:rPr>
          <w:spacing w:val="24"/>
        </w:rPr>
        <w:t xml:space="preserve"> </w:t>
      </w:r>
      <w:r>
        <w:t>as</w:t>
      </w:r>
      <w:r>
        <w:rPr>
          <w:spacing w:val="23"/>
        </w:rPr>
        <w:t xml:space="preserve"> </w:t>
      </w:r>
      <w:r>
        <w:t>part</w:t>
      </w:r>
      <w:r>
        <w:rPr>
          <w:spacing w:val="25"/>
        </w:rPr>
        <w:t xml:space="preserve"> </w:t>
      </w:r>
      <w:r>
        <w:t>of</w:t>
      </w:r>
      <w:r>
        <w:rPr>
          <w:spacing w:val="23"/>
        </w:rPr>
        <w:t xml:space="preserve"> </w:t>
      </w:r>
      <w:r>
        <w:t>the</w:t>
      </w:r>
    </w:p>
    <w:p w14:paraId="0620F4EC" w14:textId="77777777" w:rsidR="00E2709D" w:rsidRDefault="00462487">
      <w:pPr>
        <w:pStyle w:val="BodyText"/>
        <w:spacing w:line="289" w:lineRule="exact"/>
        <w:ind w:left="290"/>
      </w:pPr>
      <w:r>
        <w:rPr>
          <w:rFonts w:ascii="Trebuchet MS"/>
          <w:sz w:val="12"/>
        </w:rPr>
        <w:t xml:space="preserve">14    </w:t>
      </w:r>
      <w:r>
        <w:rPr>
          <w:rFonts w:ascii="Trebuchet MS"/>
          <w:spacing w:val="19"/>
          <w:sz w:val="12"/>
        </w:rPr>
        <w:t xml:space="preserve"> </w:t>
      </w:r>
      <w:r>
        <w:t>Copernicus</w:t>
      </w:r>
      <w:r>
        <w:rPr>
          <w:spacing w:val="42"/>
        </w:rPr>
        <w:t xml:space="preserve"> </w:t>
      </w:r>
      <w:r>
        <w:t>Emergency</w:t>
      </w:r>
      <w:r>
        <w:rPr>
          <w:spacing w:val="42"/>
        </w:rPr>
        <w:t xml:space="preserve"> </w:t>
      </w:r>
      <w:r>
        <w:t>Management</w:t>
      </w:r>
      <w:r>
        <w:rPr>
          <w:spacing w:val="42"/>
        </w:rPr>
        <w:t xml:space="preserve"> </w:t>
      </w:r>
      <w:r>
        <w:t>Service</w:t>
      </w:r>
      <w:r>
        <w:rPr>
          <w:spacing w:val="42"/>
        </w:rPr>
        <w:t xml:space="preserve"> </w:t>
      </w:r>
      <w:r>
        <w:t>and</w:t>
      </w:r>
      <w:r>
        <w:rPr>
          <w:spacing w:val="42"/>
        </w:rPr>
        <w:t xml:space="preserve"> </w:t>
      </w:r>
      <w:r>
        <w:t>whose</w:t>
      </w:r>
      <w:r>
        <w:rPr>
          <w:spacing w:val="41"/>
        </w:rPr>
        <w:t xml:space="preserve"> </w:t>
      </w:r>
      <w:r>
        <w:t>monetary</w:t>
      </w:r>
      <w:r>
        <w:rPr>
          <w:spacing w:val="42"/>
        </w:rPr>
        <w:t xml:space="preserve"> </w:t>
      </w:r>
      <w:r>
        <w:t>value</w:t>
      </w:r>
      <w:r>
        <w:rPr>
          <w:spacing w:val="42"/>
        </w:rPr>
        <w:t xml:space="preserve"> </w:t>
      </w:r>
      <w:r>
        <w:t>has</w:t>
      </w:r>
    </w:p>
    <w:p w14:paraId="3960AE8B" w14:textId="77777777" w:rsidR="00E2709D" w:rsidRDefault="00462487">
      <w:pPr>
        <w:pStyle w:val="BodyText"/>
        <w:spacing w:line="289" w:lineRule="exact"/>
        <w:ind w:left="290"/>
      </w:pPr>
      <w:r w:rsidRPr="0039304F">
        <w:rPr>
          <w:rFonts w:ascii="Trebuchet MS"/>
          <w:sz w:val="12"/>
          <w:lang w:val="sv-SE"/>
        </w:rPr>
        <w:t xml:space="preserve">15    </w:t>
      </w:r>
      <w:r w:rsidRPr="0039304F">
        <w:rPr>
          <w:rFonts w:ascii="Trebuchet MS"/>
          <w:spacing w:val="19"/>
          <w:sz w:val="12"/>
          <w:lang w:val="sv-SE"/>
        </w:rPr>
        <w:t xml:space="preserve"> </w:t>
      </w:r>
      <w:r w:rsidRPr="0039304F">
        <w:rPr>
          <w:lang w:val="sv-SE"/>
        </w:rPr>
        <w:t>been</w:t>
      </w:r>
      <w:r w:rsidRPr="0039304F">
        <w:rPr>
          <w:spacing w:val="50"/>
          <w:lang w:val="sv-SE"/>
        </w:rPr>
        <w:t xml:space="preserve"> </w:t>
      </w:r>
      <w:r w:rsidRPr="0039304F">
        <w:rPr>
          <w:lang w:val="sv-SE"/>
        </w:rPr>
        <w:t>proven</w:t>
      </w:r>
      <w:r w:rsidRPr="0039304F">
        <w:rPr>
          <w:spacing w:val="50"/>
          <w:lang w:val="sv-SE"/>
        </w:rPr>
        <w:t xml:space="preserve"> </w:t>
      </w:r>
      <w:r w:rsidR="00C62B43">
        <w:fldChar w:fldCharType="begin"/>
      </w:r>
      <w:r w:rsidR="00C62B43" w:rsidRPr="00AC6664">
        <w:rPr>
          <w:lang w:val="sv-SE"/>
          <w:rPrChange w:id="72" w:author="Pechlivanidis Ilias" w:date="2024-02-10T12:52:00Z">
            <w:rPr/>
          </w:rPrChange>
        </w:rPr>
        <w:instrText xml:space="preserve"> HYPERLINK \l "_bookmark55" </w:instrText>
      </w:r>
      <w:r w:rsidR="00C62B43">
        <w:fldChar w:fldCharType="separate"/>
      </w:r>
      <w:r w:rsidRPr="0039304F">
        <w:rPr>
          <w:lang w:val="sv-SE"/>
        </w:rPr>
        <w:t>Pappenberger</w:t>
      </w:r>
      <w:r w:rsidRPr="0039304F">
        <w:rPr>
          <w:spacing w:val="50"/>
          <w:lang w:val="sv-SE"/>
        </w:rPr>
        <w:t xml:space="preserve"> </w:t>
      </w:r>
      <w:r w:rsidRPr="0039304F">
        <w:rPr>
          <w:lang w:val="sv-SE"/>
        </w:rPr>
        <w:t>et</w:t>
      </w:r>
      <w:r w:rsidRPr="0039304F">
        <w:rPr>
          <w:spacing w:val="51"/>
          <w:lang w:val="sv-SE"/>
        </w:rPr>
        <w:t xml:space="preserve"> </w:t>
      </w:r>
      <w:r w:rsidRPr="0039304F">
        <w:rPr>
          <w:lang w:val="sv-SE"/>
        </w:rPr>
        <w:t>al.</w:t>
      </w:r>
      <w:r w:rsidR="00C62B43">
        <w:rPr>
          <w:lang w:val="sv-SE"/>
        </w:rPr>
        <w:fldChar w:fldCharType="end"/>
      </w:r>
      <w:r w:rsidRPr="0039304F">
        <w:rPr>
          <w:spacing w:val="50"/>
          <w:lang w:val="sv-SE"/>
        </w:rPr>
        <w:t xml:space="preserve"> </w:t>
      </w:r>
      <w:r w:rsidR="00C62B43">
        <w:fldChar w:fldCharType="begin"/>
      </w:r>
      <w:r w:rsidR="00C62B43" w:rsidRPr="00AC6664">
        <w:rPr>
          <w:lang w:val="sv-SE"/>
          <w:rPrChange w:id="73" w:author="Pechlivanidis Ilias" w:date="2024-02-10T12:52:00Z">
            <w:rPr/>
          </w:rPrChange>
        </w:rPr>
        <w:instrText xml:space="preserve"> HYPERLINK \l "_bookmark55" </w:instrText>
      </w:r>
      <w:r w:rsidR="00C62B43">
        <w:fldChar w:fldCharType="separate"/>
      </w:r>
      <w:r>
        <w:t>(2015)</w:t>
      </w:r>
      <w:r w:rsidR="00C62B43">
        <w:fldChar w:fldCharType="end"/>
      </w:r>
      <w:r>
        <w:t xml:space="preserve">.  </w:t>
      </w:r>
      <w:commentRangeEnd w:id="71"/>
      <w:r w:rsidR="00285D5B">
        <w:rPr>
          <w:rStyle w:val="CommentReference"/>
        </w:rPr>
        <w:commentReference w:id="71"/>
      </w:r>
      <w:r>
        <w:rPr>
          <w:spacing w:val="9"/>
        </w:rPr>
        <w:t xml:space="preserve"> </w:t>
      </w:r>
      <w:r>
        <w:t>The</w:t>
      </w:r>
      <w:r>
        <w:rPr>
          <w:spacing w:val="50"/>
        </w:rPr>
        <w:t xml:space="preserve"> </w:t>
      </w:r>
      <w:r>
        <w:t>magnitude</w:t>
      </w:r>
      <w:r>
        <w:rPr>
          <w:spacing w:val="50"/>
        </w:rPr>
        <w:t xml:space="preserve"> </w:t>
      </w:r>
      <w:r>
        <w:t>of</w:t>
      </w:r>
      <w:r>
        <w:rPr>
          <w:spacing w:val="50"/>
        </w:rPr>
        <w:t xml:space="preserve"> </w:t>
      </w:r>
      <w:r>
        <w:t>the</w:t>
      </w:r>
      <w:r>
        <w:rPr>
          <w:spacing w:val="51"/>
        </w:rPr>
        <w:t xml:space="preserve"> </w:t>
      </w:r>
      <w:r>
        <w:t>flood</w:t>
      </w:r>
      <w:r>
        <w:rPr>
          <w:spacing w:val="50"/>
        </w:rPr>
        <w:t xml:space="preserve"> </w:t>
      </w:r>
      <w:r>
        <w:t>that</w:t>
      </w:r>
    </w:p>
    <w:p w14:paraId="4D14D5CC" w14:textId="77777777" w:rsidR="00E2709D" w:rsidRDefault="00462487">
      <w:pPr>
        <w:pStyle w:val="BodyText"/>
        <w:spacing w:line="289" w:lineRule="exact"/>
        <w:ind w:left="290"/>
      </w:pPr>
      <w:r>
        <w:rPr>
          <w:rFonts w:ascii="Trebuchet MS"/>
          <w:sz w:val="12"/>
        </w:rPr>
        <w:t xml:space="preserve">16    </w:t>
      </w:r>
      <w:r>
        <w:rPr>
          <w:rFonts w:ascii="Trebuchet MS"/>
          <w:spacing w:val="19"/>
          <w:sz w:val="12"/>
        </w:rPr>
        <w:t xml:space="preserve"> </w:t>
      </w:r>
      <w:r>
        <w:rPr>
          <w:w w:val="105"/>
        </w:rPr>
        <w:t>hit</w:t>
      </w:r>
      <w:r>
        <w:rPr>
          <w:spacing w:val="12"/>
          <w:w w:val="105"/>
        </w:rPr>
        <w:t xml:space="preserve"> </w:t>
      </w:r>
      <w:r>
        <w:rPr>
          <w:w w:val="105"/>
        </w:rPr>
        <w:t>Germany</w:t>
      </w:r>
      <w:r>
        <w:rPr>
          <w:spacing w:val="12"/>
          <w:w w:val="105"/>
        </w:rPr>
        <w:t xml:space="preserve"> </w:t>
      </w:r>
      <w:r>
        <w:rPr>
          <w:w w:val="105"/>
        </w:rPr>
        <w:t>and</w:t>
      </w:r>
      <w:r>
        <w:rPr>
          <w:spacing w:val="12"/>
          <w:w w:val="105"/>
        </w:rPr>
        <w:t xml:space="preserve"> </w:t>
      </w:r>
      <w:r>
        <w:rPr>
          <w:w w:val="105"/>
        </w:rPr>
        <w:t>Belgium</w:t>
      </w:r>
      <w:r>
        <w:rPr>
          <w:spacing w:val="11"/>
          <w:w w:val="105"/>
        </w:rPr>
        <w:t xml:space="preserve"> </w:t>
      </w:r>
      <w:r>
        <w:rPr>
          <w:w w:val="105"/>
        </w:rPr>
        <w:t>in</w:t>
      </w:r>
      <w:r>
        <w:rPr>
          <w:spacing w:val="12"/>
          <w:w w:val="105"/>
        </w:rPr>
        <w:t xml:space="preserve"> </w:t>
      </w:r>
      <w:r>
        <w:rPr>
          <w:w w:val="105"/>
        </w:rPr>
        <w:t>July</w:t>
      </w:r>
      <w:r>
        <w:rPr>
          <w:spacing w:val="11"/>
          <w:w w:val="105"/>
        </w:rPr>
        <w:t xml:space="preserve"> </w:t>
      </w:r>
      <w:r>
        <w:rPr>
          <w:w w:val="105"/>
        </w:rPr>
        <w:t>2021,</w:t>
      </w:r>
      <w:r>
        <w:rPr>
          <w:spacing w:val="12"/>
          <w:w w:val="105"/>
        </w:rPr>
        <w:t xml:space="preserve"> </w:t>
      </w:r>
      <w:r>
        <w:rPr>
          <w:w w:val="105"/>
        </w:rPr>
        <w:t>the</w:t>
      </w:r>
      <w:r>
        <w:rPr>
          <w:spacing w:val="12"/>
          <w:w w:val="105"/>
        </w:rPr>
        <w:t xml:space="preserve"> </w:t>
      </w:r>
      <w:proofErr w:type="gramStart"/>
      <w:r>
        <w:rPr>
          <w:w w:val="105"/>
        </w:rPr>
        <w:t>most</w:t>
      </w:r>
      <w:r>
        <w:rPr>
          <w:spacing w:val="12"/>
          <w:w w:val="105"/>
        </w:rPr>
        <w:t xml:space="preserve"> </w:t>
      </w:r>
      <w:r>
        <w:rPr>
          <w:w w:val="105"/>
        </w:rPr>
        <w:t>costly</w:t>
      </w:r>
      <w:proofErr w:type="gramEnd"/>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last</w:t>
      </w:r>
      <w:r>
        <w:rPr>
          <w:spacing w:val="12"/>
          <w:w w:val="105"/>
        </w:rPr>
        <w:t xml:space="preserve"> </w:t>
      </w:r>
      <w:r>
        <w:rPr>
          <w:w w:val="105"/>
        </w:rPr>
        <w:t>40</w:t>
      </w:r>
      <w:r>
        <w:rPr>
          <w:spacing w:val="12"/>
          <w:w w:val="105"/>
        </w:rPr>
        <w:t xml:space="preserve"> </w:t>
      </w:r>
      <w:r>
        <w:rPr>
          <w:w w:val="105"/>
        </w:rPr>
        <w:t>years,</w:t>
      </w:r>
    </w:p>
    <w:p w14:paraId="335AE201" w14:textId="77777777" w:rsidR="00E2709D" w:rsidRDefault="00462487">
      <w:pPr>
        <w:pStyle w:val="BodyText"/>
        <w:spacing w:line="291" w:lineRule="exact"/>
        <w:ind w:left="290"/>
      </w:pPr>
      <w:r>
        <w:rPr>
          <w:rFonts w:ascii="Trebuchet MS"/>
          <w:sz w:val="12"/>
        </w:rPr>
        <w:t xml:space="preserve">17    </w:t>
      </w:r>
      <w:r>
        <w:rPr>
          <w:rFonts w:ascii="Trebuchet MS"/>
          <w:spacing w:val="19"/>
          <w:sz w:val="12"/>
        </w:rPr>
        <w:t xml:space="preserve"> </w:t>
      </w:r>
      <w:hyperlink w:anchor="_bookmark42" w:history="1">
        <w:r>
          <w:rPr>
            <w:w w:val="110"/>
          </w:rPr>
          <w:t>EEA</w:t>
        </w:r>
      </w:hyperlink>
      <w:r>
        <w:rPr>
          <w:spacing w:val="-6"/>
          <w:w w:val="110"/>
        </w:rPr>
        <w:t xml:space="preserve"> </w:t>
      </w:r>
      <w:hyperlink w:anchor="_bookmark42" w:history="1">
        <w:r>
          <w:rPr>
            <w:w w:val="110"/>
          </w:rPr>
          <w:t>(2023)</w:t>
        </w:r>
      </w:hyperlink>
      <w:r>
        <w:rPr>
          <w:spacing w:val="-6"/>
          <w:w w:val="110"/>
        </w:rPr>
        <w:t xml:space="preserve"> </w:t>
      </w:r>
      <w:r>
        <w:rPr>
          <w:w w:val="110"/>
        </w:rPr>
        <w:t>was</w:t>
      </w:r>
      <w:r>
        <w:rPr>
          <w:spacing w:val="-5"/>
          <w:w w:val="110"/>
        </w:rPr>
        <w:t xml:space="preserve"> </w:t>
      </w:r>
      <w:r>
        <w:rPr>
          <w:w w:val="110"/>
        </w:rPr>
        <w:t>a</w:t>
      </w:r>
      <w:r>
        <w:rPr>
          <w:spacing w:val="-5"/>
          <w:w w:val="110"/>
        </w:rPr>
        <w:t xml:space="preserve"> </w:t>
      </w:r>
      <w:r>
        <w:rPr>
          <w:w w:val="110"/>
        </w:rPr>
        <w:t>reminder</w:t>
      </w:r>
      <w:r>
        <w:rPr>
          <w:spacing w:val="-6"/>
          <w:w w:val="110"/>
        </w:rPr>
        <w:t xml:space="preserve"> </w:t>
      </w:r>
      <w:r>
        <w:rPr>
          <w:w w:val="110"/>
        </w:rPr>
        <w:t>of</w:t>
      </w:r>
      <w:r>
        <w:rPr>
          <w:spacing w:val="-5"/>
          <w:w w:val="110"/>
        </w:rPr>
        <w:t xml:space="preserve"> </w:t>
      </w:r>
      <w:r>
        <w:rPr>
          <w:w w:val="110"/>
        </w:rPr>
        <w:t>the</w:t>
      </w:r>
      <w:r>
        <w:rPr>
          <w:spacing w:val="-5"/>
          <w:w w:val="110"/>
        </w:rPr>
        <w:t xml:space="preserve"> </w:t>
      </w:r>
      <w:r>
        <w:rPr>
          <w:w w:val="110"/>
        </w:rPr>
        <w:t>importance</w:t>
      </w:r>
      <w:r>
        <w:rPr>
          <w:spacing w:val="-6"/>
          <w:w w:val="110"/>
        </w:rPr>
        <w:t xml:space="preserve"> </w:t>
      </w:r>
      <w:r>
        <w:rPr>
          <w:w w:val="110"/>
        </w:rPr>
        <w:t>of</w:t>
      </w:r>
      <w:r>
        <w:rPr>
          <w:spacing w:val="-6"/>
          <w:w w:val="110"/>
        </w:rPr>
        <w:t xml:space="preserve"> </w:t>
      </w:r>
      <w:r>
        <w:rPr>
          <w:w w:val="110"/>
        </w:rPr>
        <w:t>FEWS</w:t>
      </w:r>
      <w:r>
        <w:rPr>
          <w:spacing w:val="-6"/>
          <w:w w:val="110"/>
        </w:rPr>
        <w:t xml:space="preserve"> </w:t>
      </w:r>
      <w:r>
        <w:rPr>
          <w:w w:val="110"/>
        </w:rPr>
        <w:t>and</w:t>
      </w:r>
      <w:r>
        <w:rPr>
          <w:spacing w:val="-5"/>
          <w:w w:val="110"/>
        </w:rPr>
        <w:t xml:space="preserve"> </w:t>
      </w:r>
      <w:r>
        <w:rPr>
          <w:w w:val="110"/>
        </w:rPr>
        <w:t>their</w:t>
      </w:r>
      <w:r>
        <w:rPr>
          <w:spacing w:val="-5"/>
          <w:w w:val="110"/>
        </w:rPr>
        <w:t xml:space="preserve"> </w:t>
      </w:r>
      <w:r>
        <w:rPr>
          <w:w w:val="110"/>
        </w:rPr>
        <w:t>need</w:t>
      </w:r>
      <w:r>
        <w:rPr>
          <w:spacing w:val="-6"/>
          <w:w w:val="110"/>
        </w:rPr>
        <w:t xml:space="preserve"> </w:t>
      </w:r>
      <w:r>
        <w:rPr>
          <w:w w:val="110"/>
        </w:rPr>
        <w:t>for</w:t>
      </w:r>
    </w:p>
    <w:p w14:paraId="409D139C" w14:textId="77777777" w:rsidR="00E2709D" w:rsidRDefault="00E2709D">
      <w:pPr>
        <w:spacing w:line="291" w:lineRule="exact"/>
        <w:sectPr w:rsidR="00E2709D">
          <w:footerReference w:type="default" r:id="rId11"/>
          <w:pgSz w:w="12240" w:h="15840"/>
          <w:pgMar w:top="1500" w:right="1720" w:bottom="1960" w:left="1600" w:header="0" w:footer="1777" w:gutter="0"/>
          <w:pgNumType w:start="2"/>
          <w:cols w:space="720"/>
        </w:sectPr>
      </w:pPr>
    </w:p>
    <w:p w14:paraId="650619F1" w14:textId="77777777" w:rsidR="00E2709D" w:rsidRDefault="00E2709D">
      <w:pPr>
        <w:pStyle w:val="BodyText"/>
        <w:rPr>
          <w:sz w:val="20"/>
        </w:rPr>
      </w:pPr>
    </w:p>
    <w:p w14:paraId="361E1D53" w14:textId="77777777" w:rsidR="00E2709D" w:rsidRDefault="00E2709D">
      <w:pPr>
        <w:pStyle w:val="BodyText"/>
        <w:rPr>
          <w:sz w:val="20"/>
        </w:rPr>
      </w:pPr>
    </w:p>
    <w:p w14:paraId="3C57CCC6" w14:textId="77777777" w:rsidR="00E2709D" w:rsidRDefault="00E2709D">
      <w:pPr>
        <w:pStyle w:val="BodyText"/>
        <w:rPr>
          <w:sz w:val="20"/>
        </w:rPr>
      </w:pPr>
    </w:p>
    <w:p w14:paraId="0F5796AF" w14:textId="77777777" w:rsidR="00E2709D" w:rsidRDefault="00E2709D">
      <w:pPr>
        <w:pStyle w:val="BodyText"/>
        <w:spacing w:before="11"/>
        <w:rPr>
          <w:sz w:val="19"/>
        </w:rPr>
      </w:pPr>
    </w:p>
    <w:p w14:paraId="2E3C6761" w14:textId="77777777" w:rsidR="00E2709D" w:rsidRDefault="00462487">
      <w:pPr>
        <w:pStyle w:val="BodyText"/>
        <w:spacing w:before="51" w:line="291" w:lineRule="exact"/>
        <w:ind w:left="290"/>
      </w:pPr>
      <w:r>
        <w:rPr>
          <w:rFonts w:ascii="Trebuchet MS"/>
          <w:sz w:val="12"/>
        </w:rPr>
        <w:t xml:space="preserve">18    </w:t>
      </w:r>
      <w:r>
        <w:rPr>
          <w:rFonts w:ascii="Trebuchet MS"/>
          <w:spacing w:val="19"/>
          <w:sz w:val="12"/>
        </w:rPr>
        <w:t xml:space="preserve"> </w:t>
      </w:r>
      <w:r>
        <w:rPr>
          <w:spacing w:val="-1"/>
          <w:w w:val="105"/>
        </w:rPr>
        <w:t>continuous</w:t>
      </w:r>
      <w:r>
        <w:rPr>
          <w:spacing w:val="-13"/>
          <w:w w:val="105"/>
        </w:rPr>
        <w:t xml:space="preserve"> </w:t>
      </w:r>
      <w:r>
        <w:rPr>
          <w:spacing w:val="-1"/>
          <w:w w:val="105"/>
        </w:rPr>
        <w:t>improvement.</w:t>
      </w:r>
      <w:r>
        <w:rPr>
          <w:spacing w:val="14"/>
          <w:w w:val="105"/>
        </w:rPr>
        <w:t xml:space="preserve"> </w:t>
      </w:r>
      <w:r>
        <w:rPr>
          <w:spacing w:val="-1"/>
          <w:w w:val="105"/>
        </w:rPr>
        <w:t>On</w:t>
      </w:r>
      <w:r>
        <w:rPr>
          <w:spacing w:val="-13"/>
          <w:w w:val="105"/>
        </w:rPr>
        <w:t xml:space="preserve"> </w:t>
      </w:r>
      <w:r>
        <w:rPr>
          <w:spacing w:val="-1"/>
          <w:w w:val="105"/>
        </w:rPr>
        <w:t>a</w:t>
      </w:r>
      <w:r>
        <w:rPr>
          <w:spacing w:val="-13"/>
          <w:w w:val="105"/>
        </w:rPr>
        <w:t xml:space="preserve"> </w:t>
      </w:r>
      <w:r>
        <w:rPr>
          <w:spacing w:val="-1"/>
          <w:w w:val="105"/>
        </w:rPr>
        <w:t>global</w:t>
      </w:r>
      <w:r>
        <w:rPr>
          <w:spacing w:val="-13"/>
          <w:w w:val="105"/>
        </w:rPr>
        <w:t xml:space="preserve"> </w:t>
      </w:r>
      <w:r>
        <w:rPr>
          <w:spacing w:val="-1"/>
          <w:w w:val="105"/>
        </w:rPr>
        <w:t>scale,</w:t>
      </w:r>
      <w:r>
        <w:rPr>
          <w:spacing w:val="-11"/>
          <w:w w:val="105"/>
        </w:rPr>
        <w:t xml:space="preserve"> </w:t>
      </w:r>
      <w:r>
        <w:rPr>
          <w:spacing w:val="-1"/>
          <w:w w:val="105"/>
        </w:rPr>
        <w:t>the</w:t>
      </w:r>
      <w:r>
        <w:rPr>
          <w:spacing w:val="-13"/>
          <w:w w:val="105"/>
        </w:rPr>
        <w:t xml:space="preserve"> </w:t>
      </w:r>
      <w:r>
        <w:rPr>
          <w:w w:val="105"/>
        </w:rPr>
        <w:t>United</w:t>
      </w:r>
      <w:r>
        <w:rPr>
          <w:spacing w:val="-13"/>
          <w:w w:val="105"/>
        </w:rPr>
        <w:t xml:space="preserve"> </w:t>
      </w:r>
      <w:r>
        <w:rPr>
          <w:w w:val="105"/>
        </w:rPr>
        <w:t>Nations</w:t>
      </w:r>
      <w:r>
        <w:rPr>
          <w:spacing w:val="-13"/>
          <w:w w:val="105"/>
        </w:rPr>
        <w:t xml:space="preserve"> </w:t>
      </w:r>
      <w:r>
        <w:rPr>
          <w:w w:val="105"/>
        </w:rPr>
        <w:t>launched</w:t>
      </w:r>
      <w:r>
        <w:rPr>
          <w:spacing w:val="-13"/>
          <w:w w:val="105"/>
        </w:rPr>
        <w:t xml:space="preserve"> </w:t>
      </w:r>
      <w:r>
        <w:rPr>
          <w:w w:val="105"/>
        </w:rPr>
        <w:t>the</w:t>
      </w:r>
    </w:p>
    <w:p w14:paraId="5E56C9BB" w14:textId="71459F3C" w:rsidR="00E2709D" w:rsidRDefault="00462487">
      <w:pPr>
        <w:pStyle w:val="BodyText"/>
        <w:spacing w:line="289" w:lineRule="exact"/>
        <w:ind w:left="290"/>
      </w:pPr>
      <w:r>
        <w:rPr>
          <w:rFonts w:ascii="Trebuchet MS"/>
          <w:sz w:val="12"/>
        </w:rPr>
        <w:t xml:space="preserve">19    </w:t>
      </w:r>
      <w:r>
        <w:rPr>
          <w:rFonts w:ascii="Trebuchet MS"/>
          <w:spacing w:val="19"/>
          <w:sz w:val="12"/>
        </w:rPr>
        <w:t xml:space="preserve"> </w:t>
      </w:r>
      <w:r>
        <w:rPr>
          <w:w w:val="105"/>
        </w:rPr>
        <w:t>initiative</w:t>
      </w:r>
      <w:r>
        <w:rPr>
          <w:spacing w:val="14"/>
          <w:w w:val="105"/>
        </w:rPr>
        <w:t xml:space="preserve"> </w:t>
      </w:r>
      <w:r>
        <w:rPr>
          <w:w w:val="105"/>
        </w:rPr>
        <w:t>Early</w:t>
      </w:r>
      <w:r>
        <w:rPr>
          <w:spacing w:val="14"/>
          <w:w w:val="105"/>
        </w:rPr>
        <w:t xml:space="preserve"> </w:t>
      </w:r>
      <w:r>
        <w:rPr>
          <w:w w:val="105"/>
        </w:rPr>
        <w:t>Warnings</w:t>
      </w:r>
      <w:r>
        <w:rPr>
          <w:spacing w:val="14"/>
          <w:w w:val="105"/>
        </w:rPr>
        <w:t xml:space="preserve"> </w:t>
      </w:r>
      <w:r>
        <w:rPr>
          <w:w w:val="105"/>
        </w:rPr>
        <w:t>for</w:t>
      </w:r>
      <w:r>
        <w:rPr>
          <w:spacing w:val="14"/>
          <w:w w:val="105"/>
        </w:rPr>
        <w:t xml:space="preserve"> </w:t>
      </w:r>
      <w:r>
        <w:rPr>
          <w:w w:val="105"/>
        </w:rPr>
        <w:t>All</w:t>
      </w:r>
      <w:r>
        <w:rPr>
          <w:spacing w:val="14"/>
          <w:w w:val="105"/>
        </w:rPr>
        <w:t xml:space="preserve"> </w:t>
      </w:r>
      <w:r>
        <w:rPr>
          <w:w w:val="105"/>
        </w:rPr>
        <w:t>to</w:t>
      </w:r>
      <w:r>
        <w:rPr>
          <w:spacing w:val="14"/>
          <w:w w:val="105"/>
        </w:rPr>
        <w:t xml:space="preserve"> </w:t>
      </w:r>
      <w:r>
        <w:rPr>
          <w:w w:val="105"/>
        </w:rPr>
        <w:t>ensure</w:t>
      </w:r>
      <w:r>
        <w:rPr>
          <w:spacing w:val="14"/>
          <w:w w:val="105"/>
        </w:rPr>
        <w:t xml:space="preserve"> </w:t>
      </w:r>
      <w:r>
        <w:rPr>
          <w:w w:val="105"/>
        </w:rPr>
        <w:t>that</w:t>
      </w:r>
      <w:r>
        <w:rPr>
          <w:spacing w:val="14"/>
          <w:w w:val="105"/>
        </w:rPr>
        <w:t xml:space="preserve"> </w:t>
      </w:r>
      <w:r>
        <w:rPr>
          <w:w w:val="105"/>
        </w:rPr>
        <w:t>the</w:t>
      </w:r>
      <w:r>
        <w:rPr>
          <w:spacing w:val="14"/>
          <w:w w:val="105"/>
        </w:rPr>
        <w:t xml:space="preserve"> </w:t>
      </w:r>
      <w:r>
        <w:rPr>
          <w:w w:val="105"/>
        </w:rPr>
        <w:t>entire</w:t>
      </w:r>
      <w:r>
        <w:rPr>
          <w:spacing w:val="14"/>
          <w:w w:val="105"/>
        </w:rPr>
        <w:t xml:space="preserve"> </w:t>
      </w:r>
      <w:r w:rsidR="00285D5B">
        <w:rPr>
          <w:w w:val="105"/>
        </w:rPr>
        <w:t>w</w:t>
      </w:r>
      <w:r>
        <w:rPr>
          <w:w w:val="105"/>
        </w:rPr>
        <w:t>orld</w:t>
      </w:r>
    </w:p>
    <w:p w14:paraId="4285EE70" w14:textId="77777777" w:rsidR="00E2709D" w:rsidRDefault="00462487">
      <w:pPr>
        <w:pStyle w:val="BodyText"/>
        <w:spacing w:line="289" w:lineRule="exact"/>
        <w:ind w:left="290"/>
      </w:pPr>
      <w:r>
        <w:rPr>
          <w:rFonts w:ascii="Trebuchet MS"/>
          <w:sz w:val="12"/>
        </w:rPr>
        <w:t xml:space="preserve">20    </w:t>
      </w:r>
      <w:r>
        <w:rPr>
          <w:rFonts w:ascii="Trebuchet MS"/>
          <w:spacing w:val="19"/>
          <w:sz w:val="12"/>
        </w:rPr>
        <w:t xml:space="preserve"> </w:t>
      </w:r>
      <w:r>
        <w:rPr>
          <w:w w:val="105"/>
        </w:rPr>
        <w:t>is</w:t>
      </w:r>
      <w:r>
        <w:rPr>
          <w:spacing w:val="5"/>
          <w:w w:val="105"/>
        </w:rPr>
        <w:t xml:space="preserve"> </w:t>
      </w:r>
      <w:r>
        <w:rPr>
          <w:w w:val="105"/>
        </w:rPr>
        <w:t>warned</w:t>
      </w:r>
      <w:r>
        <w:rPr>
          <w:spacing w:val="5"/>
          <w:w w:val="105"/>
        </w:rPr>
        <w:t xml:space="preserve"> </w:t>
      </w:r>
      <w:r>
        <w:rPr>
          <w:w w:val="105"/>
        </w:rPr>
        <w:t>about</w:t>
      </w:r>
      <w:r>
        <w:rPr>
          <w:spacing w:val="6"/>
          <w:w w:val="105"/>
        </w:rPr>
        <w:t xml:space="preserve"> </w:t>
      </w:r>
      <w:commentRangeStart w:id="74"/>
      <w:r>
        <w:rPr>
          <w:w w:val="105"/>
        </w:rPr>
        <w:t>weather,</w:t>
      </w:r>
      <w:r>
        <w:rPr>
          <w:spacing w:val="6"/>
          <w:w w:val="105"/>
        </w:rPr>
        <w:t xml:space="preserve"> </w:t>
      </w:r>
      <w:r>
        <w:rPr>
          <w:w w:val="105"/>
        </w:rPr>
        <w:t>water</w:t>
      </w:r>
      <w:r>
        <w:rPr>
          <w:spacing w:val="5"/>
          <w:w w:val="105"/>
        </w:rPr>
        <w:t xml:space="preserve"> </w:t>
      </w:r>
      <w:r>
        <w:rPr>
          <w:w w:val="105"/>
        </w:rPr>
        <w:t>and</w:t>
      </w:r>
      <w:r>
        <w:rPr>
          <w:spacing w:val="6"/>
          <w:w w:val="105"/>
        </w:rPr>
        <w:t xml:space="preserve"> </w:t>
      </w:r>
      <w:r>
        <w:rPr>
          <w:w w:val="105"/>
        </w:rPr>
        <w:t>climate</w:t>
      </w:r>
      <w:commentRangeEnd w:id="74"/>
      <w:r w:rsidR="00285D5B">
        <w:rPr>
          <w:rStyle w:val="CommentReference"/>
        </w:rPr>
        <w:commentReference w:id="74"/>
      </w:r>
      <w:r>
        <w:rPr>
          <w:spacing w:val="6"/>
          <w:w w:val="105"/>
        </w:rPr>
        <w:t xml:space="preserve"> </w:t>
      </w:r>
      <w:r>
        <w:rPr>
          <w:w w:val="105"/>
        </w:rPr>
        <w:t>hazards</w:t>
      </w:r>
      <w:r>
        <w:rPr>
          <w:spacing w:val="6"/>
          <w:w w:val="105"/>
        </w:rPr>
        <w:t xml:space="preserve"> </w:t>
      </w:r>
      <w:r>
        <w:rPr>
          <w:w w:val="105"/>
        </w:rPr>
        <w:t>by</w:t>
      </w:r>
      <w:r>
        <w:rPr>
          <w:spacing w:val="6"/>
          <w:w w:val="105"/>
        </w:rPr>
        <w:t xml:space="preserve"> </w:t>
      </w:r>
      <w:r>
        <w:rPr>
          <w:w w:val="105"/>
        </w:rPr>
        <w:t>2027</w:t>
      </w:r>
      <w:r>
        <w:rPr>
          <w:spacing w:val="6"/>
          <w:w w:val="105"/>
        </w:rPr>
        <w:t xml:space="preserve"> </w:t>
      </w:r>
      <w:hyperlink w:anchor="_bookmark43" w:history="1">
        <w:r>
          <w:rPr>
            <w:w w:val="105"/>
          </w:rPr>
          <w:t>Egerton</w:t>
        </w:r>
        <w:r>
          <w:rPr>
            <w:spacing w:val="5"/>
            <w:w w:val="105"/>
          </w:rPr>
          <w:t xml:space="preserve"> </w:t>
        </w:r>
        <w:r>
          <w:rPr>
            <w:w w:val="105"/>
          </w:rPr>
          <w:t>et</w:t>
        </w:r>
        <w:r>
          <w:rPr>
            <w:spacing w:val="5"/>
            <w:w w:val="105"/>
          </w:rPr>
          <w:t xml:space="preserve"> </w:t>
        </w:r>
        <w:r>
          <w:rPr>
            <w:w w:val="105"/>
          </w:rPr>
          <w:t>al.</w:t>
        </w:r>
      </w:hyperlink>
    </w:p>
    <w:p w14:paraId="271920EC" w14:textId="77777777" w:rsidR="00E2709D" w:rsidRDefault="00462487">
      <w:pPr>
        <w:spacing w:line="289" w:lineRule="exact"/>
        <w:ind w:left="290"/>
        <w:rPr>
          <w:sz w:val="24"/>
        </w:rPr>
      </w:pPr>
      <w:r>
        <w:rPr>
          <w:rFonts w:ascii="Trebuchet MS"/>
          <w:sz w:val="12"/>
        </w:rPr>
        <w:t xml:space="preserve">21    </w:t>
      </w:r>
      <w:r>
        <w:rPr>
          <w:rFonts w:ascii="Trebuchet MS"/>
          <w:spacing w:val="19"/>
          <w:sz w:val="12"/>
        </w:rPr>
        <w:t xml:space="preserve"> </w:t>
      </w:r>
      <w:hyperlink w:anchor="_bookmark43" w:history="1">
        <w:r>
          <w:rPr>
            <w:sz w:val="24"/>
          </w:rPr>
          <w:t>(2023).</w:t>
        </w:r>
      </w:hyperlink>
    </w:p>
    <w:p w14:paraId="0A10B63C" w14:textId="77777777" w:rsidR="00E2709D" w:rsidRDefault="00462487">
      <w:pPr>
        <w:pStyle w:val="BodyText"/>
        <w:tabs>
          <w:tab w:val="left" w:pos="968"/>
        </w:tabs>
        <w:spacing w:line="289" w:lineRule="exact"/>
        <w:ind w:left="290"/>
      </w:pPr>
      <w:r>
        <w:rPr>
          <w:rFonts w:ascii="Trebuchet MS"/>
          <w:w w:val="105"/>
          <w:sz w:val="12"/>
        </w:rPr>
        <w:t>22</w:t>
      </w:r>
      <w:r>
        <w:rPr>
          <w:rFonts w:ascii="Trebuchet MS"/>
          <w:w w:val="105"/>
          <w:sz w:val="12"/>
        </w:rPr>
        <w:tab/>
      </w:r>
      <w:r>
        <w:rPr>
          <w:w w:val="105"/>
        </w:rPr>
        <w:t>FEWS</w:t>
      </w:r>
      <w:r>
        <w:rPr>
          <w:spacing w:val="-1"/>
          <w:w w:val="105"/>
        </w:rPr>
        <w:t xml:space="preserve"> </w:t>
      </w:r>
      <w:r>
        <w:rPr>
          <w:w w:val="105"/>
        </w:rPr>
        <w:t>rely</w:t>
      </w:r>
      <w:r>
        <w:rPr>
          <w:spacing w:val="-1"/>
          <w:w w:val="105"/>
        </w:rPr>
        <w:t xml:space="preserve"> </w:t>
      </w:r>
      <w:r>
        <w:rPr>
          <w:w w:val="105"/>
        </w:rPr>
        <w:t>on</w:t>
      </w:r>
      <w:r>
        <w:rPr>
          <w:spacing w:val="-1"/>
          <w:w w:val="105"/>
        </w:rPr>
        <w:t xml:space="preserve"> </w:t>
      </w:r>
      <w:r>
        <w:rPr>
          <w:w w:val="105"/>
        </w:rPr>
        <w:t>meteorological forecasts</w:t>
      </w:r>
      <w:r>
        <w:rPr>
          <w:spacing w:val="-1"/>
          <w:w w:val="105"/>
        </w:rPr>
        <w:t xml:space="preserve"> </w:t>
      </w:r>
      <w:r>
        <w:rPr>
          <w:w w:val="105"/>
        </w:rPr>
        <w:t>generated</w:t>
      </w:r>
      <w:r>
        <w:rPr>
          <w:spacing w:val="-1"/>
          <w:w w:val="105"/>
        </w:rPr>
        <w:t xml:space="preserve"> </w:t>
      </w:r>
      <w:r>
        <w:rPr>
          <w:w w:val="105"/>
        </w:rPr>
        <w:t>by Numerical</w:t>
      </w:r>
      <w:r>
        <w:rPr>
          <w:spacing w:val="-1"/>
          <w:w w:val="105"/>
        </w:rPr>
        <w:t xml:space="preserve"> </w:t>
      </w:r>
      <w:r>
        <w:rPr>
          <w:w w:val="105"/>
        </w:rPr>
        <w:t>Weather</w:t>
      </w:r>
    </w:p>
    <w:p w14:paraId="3E2BCDA0" w14:textId="77777777" w:rsidR="00E2709D" w:rsidRDefault="00462487">
      <w:pPr>
        <w:pStyle w:val="BodyText"/>
        <w:spacing w:line="289" w:lineRule="exact"/>
        <w:ind w:left="290"/>
      </w:pPr>
      <w:r>
        <w:rPr>
          <w:rFonts w:ascii="Trebuchet MS"/>
          <w:sz w:val="12"/>
        </w:rPr>
        <w:t xml:space="preserve">23    </w:t>
      </w:r>
      <w:r>
        <w:rPr>
          <w:rFonts w:ascii="Trebuchet MS"/>
          <w:spacing w:val="19"/>
          <w:sz w:val="12"/>
        </w:rPr>
        <w:t xml:space="preserve"> </w:t>
      </w:r>
      <w:r>
        <w:rPr>
          <w:w w:val="105"/>
        </w:rPr>
        <w:t>Prediction</w:t>
      </w:r>
      <w:r>
        <w:rPr>
          <w:spacing w:val="51"/>
          <w:w w:val="105"/>
        </w:rPr>
        <w:t xml:space="preserve"> </w:t>
      </w:r>
      <w:r>
        <w:rPr>
          <w:w w:val="105"/>
        </w:rPr>
        <w:t>(NWP)</w:t>
      </w:r>
      <w:r>
        <w:rPr>
          <w:spacing w:val="52"/>
          <w:w w:val="105"/>
        </w:rPr>
        <w:t xml:space="preserve"> </w:t>
      </w:r>
      <w:r>
        <w:rPr>
          <w:w w:val="105"/>
        </w:rPr>
        <w:t xml:space="preserve">models.  </w:t>
      </w:r>
      <w:r>
        <w:rPr>
          <w:spacing w:val="23"/>
          <w:w w:val="105"/>
        </w:rPr>
        <w:t xml:space="preserve"> </w:t>
      </w:r>
      <w:r>
        <w:rPr>
          <w:w w:val="105"/>
        </w:rPr>
        <w:t>Over</w:t>
      </w:r>
      <w:r>
        <w:rPr>
          <w:spacing w:val="51"/>
          <w:w w:val="105"/>
        </w:rPr>
        <w:t xml:space="preserve"> </w:t>
      </w:r>
      <w:r>
        <w:rPr>
          <w:w w:val="105"/>
        </w:rPr>
        <w:t>the</w:t>
      </w:r>
      <w:r>
        <w:rPr>
          <w:spacing w:val="52"/>
          <w:w w:val="105"/>
        </w:rPr>
        <w:t xml:space="preserve"> </w:t>
      </w:r>
      <w:r>
        <w:rPr>
          <w:w w:val="105"/>
        </w:rPr>
        <w:t>past</w:t>
      </w:r>
      <w:r>
        <w:rPr>
          <w:spacing w:val="51"/>
          <w:w w:val="105"/>
        </w:rPr>
        <w:t xml:space="preserve"> </w:t>
      </w:r>
      <w:r>
        <w:rPr>
          <w:w w:val="105"/>
        </w:rPr>
        <w:t>thirty</w:t>
      </w:r>
      <w:r>
        <w:rPr>
          <w:spacing w:val="51"/>
          <w:w w:val="105"/>
        </w:rPr>
        <w:t xml:space="preserve"> </w:t>
      </w:r>
      <w:proofErr w:type="gramStart"/>
      <w:r>
        <w:rPr>
          <w:w w:val="105"/>
        </w:rPr>
        <w:t xml:space="preserve">years, </w:t>
      </w:r>
      <w:r>
        <w:rPr>
          <w:spacing w:val="2"/>
          <w:w w:val="105"/>
        </w:rPr>
        <w:t xml:space="preserve"> </w:t>
      </w:r>
      <w:r>
        <w:rPr>
          <w:w w:val="105"/>
        </w:rPr>
        <w:t>Ensemble</w:t>
      </w:r>
      <w:proofErr w:type="gramEnd"/>
      <w:r>
        <w:rPr>
          <w:spacing w:val="51"/>
          <w:w w:val="105"/>
        </w:rPr>
        <w:t xml:space="preserve"> </w:t>
      </w:r>
      <w:proofErr w:type="spellStart"/>
      <w:r>
        <w:rPr>
          <w:w w:val="105"/>
        </w:rPr>
        <w:t>Predic</w:t>
      </w:r>
      <w:proofErr w:type="spellEnd"/>
      <w:r>
        <w:rPr>
          <w:w w:val="105"/>
        </w:rPr>
        <w:t>-</w:t>
      </w:r>
    </w:p>
    <w:p w14:paraId="317C44F3" w14:textId="77777777" w:rsidR="00E2709D" w:rsidRDefault="00462487">
      <w:pPr>
        <w:pStyle w:val="BodyText"/>
        <w:spacing w:line="289" w:lineRule="exact"/>
        <w:ind w:left="290"/>
      </w:pPr>
      <w:r>
        <w:rPr>
          <w:rFonts w:ascii="Trebuchet MS"/>
          <w:sz w:val="12"/>
        </w:rPr>
        <w:t xml:space="preserve">24    </w:t>
      </w:r>
      <w:r>
        <w:rPr>
          <w:rFonts w:ascii="Trebuchet MS"/>
          <w:spacing w:val="19"/>
          <w:sz w:val="12"/>
        </w:rPr>
        <w:t xml:space="preserve"> </w:t>
      </w:r>
      <w:proofErr w:type="spellStart"/>
      <w:r>
        <w:rPr>
          <w:w w:val="105"/>
        </w:rPr>
        <w:t>tion</w:t>
      </w:r>
      <w:proofErr w:type="spellEnd"/>
      <w:r>
        <w:rPr>
          <w:spacing w:val="20"/>
          <w:w w:val="105"/>
        </w:rPr>
        <w:t xml:space="preserve"> </w:t>
      </w:r>
      <w:r>
        <w:rPr>
          <w:w w:val="105"/>
        </w:rPr>
        <w:t>Systems</w:t>
      </w:r>
      <w:r>
        <w:rPr>
          <w:spacing w:val="20"/>
          <w:w w:val="105"/>
        </w:rPr>
        <w:t xml:space="preserve"> </w:t>
      </w:r>
      <w:r>
        <w:rPr>
          <w:w w:val="105"/>
        </w:rPr>
        <w:t>(EPS)</w:t>
      </w:r>
      <w:r>
        <w:rPr>
          <w:spacing w:val="20"/>
          <w:w w:val="105"/>
        </w:rPr>
        <w:t xml:space="preserve"> </w:t>
      </w:r>
      <w:r>
        <w:rPr>
          <w:w w:val="105"/>
        </w:rPr>
        <w:t>have</w:t>
      </w:r>
      <w:r>
        <w:rPr>
          <w:spacing w:val="21"/>
          <w:w w:val="105"/>
        </w:rPr>
        <w:t xml:space="preserve"> </w:t>
      </w:r>
      <w:r>
        <w:rPr>
          <w:w w:val="105"/>
        </w:rPr>
        <w:t>been</w:t>
      </w:r>
      <w:r>
        <w:rPr>
          <w:spacing w:val="20"/>
          <w:w w:val="105"/>
        </w:rPr>
        <w:t xml:space="preserve"> </w:t>
      </w:r>
      <w:r>
        <w:rPr>
          <w:w w:val="105"/>
        </w:rPr>
        <w:t>developed</w:t>
      </w:r>
      <w:r>
        <w:rPr>
          <w:spacing w:val="20"/>
          <w:w w:val="105"/>
        </w:rPr>
        <w:t xml:space="preserve"> </w:t>
      </w:r>
      <w:r>
        <w:rPr>
          <w:w w:val="105"/>
        </w:rPr>
        <w:t>within</w:t>
      </w:r>
      <w:r>
        <w:rPr>
          <w:spacing w:val="20"/>
          <w:w w:val="105"/>
        </w:rPr>
        <w:t xml:space="preserve"> </w:t>
      </w:r>
      <w:r>
        <w:rPr>
          <w:w w:val="105"/>
        </w:rPr>
        <w:t>the</w:t>
      </w:r>
      <w:r>
        <w:rPr>
          <w:spacing w:val="21"/>
          <w:w w:val="105"/>
        </w:rPr>
        <w:t xml:space="preserve"> </w:t>
      </w:r>
      <w:r>
        <w:rPr>
          <w:w w:val="105"/>
        </w:rPr>
        <w:t>realm</w:t>
      </w:r>
      <w:r>
        <w:rPr>
          <w:spacing w:val="20"/>
          <w:w w:val="105"/>
        </w:rPr>
        <w:t xml:space="preserve"> </w:t>
      </w:r>
      <w:r>
        <w:rPr>
          <w:w w:val="105"/>
        </w:rPr>
        <w:t>of</w:t>
      </w:r>
      <w:r>
        <w:rPr>
          <w:spacing w:val="20"/>
          <w:w w:val="105"/>
        </w:rPr>
        <w:t xml:space="preserve"> </w:t>
      </w:r>
      <w:r>
        <w:rPr>
          <w:w w:val="105"/>
        </w:rPr>
        <w:t>NWP</w:t>
      </w:r>
      <w:r>
        <w:rPr>
          <w:spacing w:val="20"/>
          <w:w w:val="105"/>
        </w:rPr>
        <w:t xml:space="preserve"> </w:t>
      </w:r>
      <w:r>
        <w:rPr>
          <w:w w:val="105"/>
        </w:rPr>
        <w:t>models</w:t>
      </w:r>
    </w:p>
    <w:p w14:paraId="076DDF3E" w14:textId="77777777" w:rsidR="00E2709D" w:rsidRDefault="00462487">
      <w:pPr>
        <w:pStyle w:val="BodyText"/>
        <w:tabs>
          <w:tab w:val="left" w:pos="5991"/>
        </w:tabs>
        <w:spacing w:line="289" w:lineRule="exact"/>
        <w:ind w:left="290"/>
      </w:pPr>
      <w:r>
        <w:rPr>
          <w:rFonts w:ascii="Trebuchet MS"/>
          <w:sz w:val="12"/>
        </w:rPr>
        <w:t xml:space="preserve">25    </w:t>
      </w:r>
      <w:r>
        <w:rPr>
          <w:rFonts w:ascii="Trebuchet MS"/>
          <w:spacing w:val="19"/>
          <w:sz w:val="12"/>
        </w:rPr>
        <w:t xml:space="preserve"> </w:t>
      </w:r>
      <w:r>
        <w:rPr>
          <w:w w:val="105"/>
        </w:rPr>
        <w:t>to</w:t>
      </w:r>
      <w:r>
        <w:rPr>
          <w:spacing w:val="40"/>
          <w:w w:val="105"/>
        </w:rPr>
        <w:t xml:space="preserve"> </w:t>
      </w:r>
      <w:r>
        <w:rPr>
          <w:w w:val="105"/>
        </w:rPr>
        <w:t>address</w:t>
      </w:r>
      <w:r>
        <w:rPr>
          <w:spacing w:val="41"/>
          <w:w w:val="105"/>
        </w:rPr>
        <w:t xml:space="preserve"> </w:t>
      </w:r>
      <w:r>
        <w:rPr>
          <w:w w:val="105"/>
        </w:rPr>
        <w:t>uncertainties</w:t>
      </w:r>
      <w:r>
        <w:rPr>
          <w:spacing w:val="40"/>
          <w:w w:val="105"/>
        </w:rPr>
        <w:t xml:space="preserve"> </w:t>
      </w:r>
      <w:r>
        <w:rPr>
          <w:w w:val="105"/>
        </w:rPr>
        <w:t>in</w:t>
      </w:r>
      <w:r>
        <w:rPr>
          <w:spacing w:val="41"/>
          <w:w w:val="105"/>
        </w:rPr>
        <w:t xml:space="preserve"> </w:t>
      </w:r>
      <w:r>
        <w:rPr>
          <w:w w:val="105"/>
        </w:rPr>
        <w:t>the</w:t>
      </w:r>
      <w:r>
        <w:rPr>
          <w:spacing w:val="40"/>
          <w:w w:val="105"/>
        </w:rPr>
        <w:t xml:space="preserve"> </w:t>
      </w:r>
      <w:r>
        <w:rPr>
          <w:w w:val="105"/>
        </w:rPr>
        <w:t>initial</w:t>
      </w:r>
      <w:r>
        <w:rPr>
          <w:spacing w:val="41"/>
          <w:w w:val="105"/>
        </w:rPr>
        <w:t xml:space="preserve"> </w:t>
      </w:r>
      <w:r>
        <w:rPr>
          <w:w w:val="105"/>
        </w:rPr>
        <w:t>conditions.</w:t>
      </w:r>
      <w:r>
        <w:rPr>
          <w:w w:val="105"/>
        </w:rPr>
        <w:tab/>
      </w:r>
      <w:proofErr w:type="gramStart"/>
      <w:r>
        <w:rPr>
          <w:w w:val="105"/>
        </w:rPr>
        <w:t>EPS  provide</w:t>
      </w:r>
      <w:proofErr w:type="gramEnd"/>
      <w:r>
        <w:rPr>
          <w:w w:val="105"/>
        </w:rPr>
        <w:t xml:space="preserve">  </w:t>
      </w:r>
      <w:proofErr w:type="spellStart"/>
      <w:r>
        <w:rPr>
          <w:w w:val="105"/>
        </w:rPr>
        <w:t>equiprob</w:t>
      </w:r>
      <w:proofErr w:type="spellEnd"/>
      <w:r>
        <w:rPr>
          <w:w w:val="105"/>
        </w:rPr>
        <w:t>-</w:t>
      </w:r>
    </w:p>
    <w:p w14:paraId="1D1A1382" w14:textId="77777777" w:rsidR="00E2709D" w:rsidRDefault="00462487">
      <w:pPr>
        <w:pStyle w:val="BodyText"/>
        <w:spacing w:line="289" w:lineRule="exact"/>
        <w:ind w:left="290"/>
      </w:pPr>
      <w:r>
        <w:rPr>
          <w:rFonts w:ascii="Trebuchet MS"/>
          <w:sz w:val="12"/>
        </w:rPr>
        <w:t xml:space="preserve">26    </w:t>
      </w:r>
      <w:r>
        <w:rPr>
          <w:rFonts w:ascii="Trebuchet MS"/>
          <w:spacing w:val="19"/>
          <w:sz w:val="12"/>
        </w:rPr>
        <w:t xml:space="preserve"> </w:t>
      </w:r>
      <w:r>
        <w:rPr>
          <w:w w:val="105"/>
        </w:rPr>
        <w:t>able</w:t>
      </w:r>
      <w:r>
        <w:rPr>
          <w:spacing w:val="29"/>
          <w:w w:val="105"/>
        </w:rPr>
        <w:t xml:space="preserve"> </w:t>
      </w:r>
      <w:r>
        <w:rPr>
          <w:w w:val="105"/>
        </w:rPr>
        <w:t>forecasts</w:t>
      </w:r>
      <w:r>
        <w:rPr>
          <w:spacing w:val="29"/>
          <w:w w:val="105"/>
        </w:rPr>
        <w:t xml:space="preserve"> </w:t>
      </w:r>
      <w:r>
        <w:rPr>
          <w:w w:val="105"/>
        </w:rPr>
        <w:t>at</w:t>
      </w:r>
      <w:r>
        <w:rPr>
          <w:spacing w:val="30"/>
          <w:w w:val="105"/>
        </w:rPr>
        <w:t xml:space="preserve"> </w:t>
      </w:r>
      <w:r>
        <w:rPr>
          <w:w w:val="105"/>
        </w:rPr>
        <w:t>any</w:t>
      </w:r>
      <w:r>
        <w:rPr>
          <w:spacing w:val="29"/>
          <w:w w:val="105"/>
        </w:rPr>
        <w:t xml:space="preserve"> </w:t>
      </w:r>
      <w:r>
        <w:rPr>
          <w:w w:val="105"/>
        </w:rPr>
        <w:t>given</w:t>
      </w:r>
      <w:r>
        <w:rPr>
          <w:spacing w:val="30"/>
          <w:w w:val="105"/>
        </w:rPr>
        <w:t xml:space="preserve"> </w:t>
      </w:r>
      <w:r>
        <w:rPr>
          <w:w w:val="105"/>
        </w:rPr>
        <w:t>time</w:t>
      </w:r>
      <w:r>
        <w:rPr>
          <w:spacing w:val="29"/>
          <w:w w:val="105"/>
        </w:rPr>
        <w:t xml:space="preserve"> </w:t>
      </w:r>
      <w:r>
        <w:rPr>
          <w:w w:val="105"/>
        </w:rPr>
        <w:t>and</w:t>
      </w:r>
      <w:r>
        <w:rPr>
          <w:spacing w:val="29"/>
          <w:w w:val="105"/>
        </w:rPr>
        <w:t xml:space="preserve"> </w:t>
      </w:r>
      <w:r>
        <w:rPr>
          <w:w w:val="105"/>
        </w:rPr>
        <w:t>location,</w:t>
      </w:r>
      <w:r>
        <w:rPr>
          <w:spacing w:val="36"/>
          <w:w w:val="105"/>
        </w:rPr>
        <w:t xml:space="preserve"> </w:t>
      </w:r>
      <w:r>
        <w:rPr>
          <w:w w:val="105"/>
        </w:rPr>
        <w:t>enabling</w:t>
      </w:r>
      <w:r>
        <w:rPr>
          <w:spacing w:val="30"/>
          <w:w w:val="105"/>
        </w:rPr>
        <w:t xml:space="preserve"> </w:t>
      </w:r>
      <w:r>
        <w:rPr>
          <w:w w:val="105"/>
        </w:rPr>
        <w:t>the</w:t>
      </w:r>
      <w:r>
        <w:rPr>
          <w:spacing w:val="29"/>
          <w:w w:val="105"/>
        </w:rPr>
        <w:t xml:space="preserve"> </w:t>
      </w:r>
      <w:r>
        <w:rPr>
          <w:w w:val="105"/>
        </w:rPr>
        <w:t>quantification</w:t>
      </w:r>
    </w:p>
    <w:p w14:paraId="0C6B2EBB" w14:textId="77777777" w:rsidR="00E2709D" w:rsidRDefault="00462487">
      <w:pPr>
        <w:pStyle w:val="BodyText"/>
        <w:spacing w:line="289" w:lineRule="exact"/>
        <w:ind w:left="290"/>
      </w:pPr>
      <w:r>
        <w:rPr>
          <w:rFonts w:ascii="Trebuchet MS"/>
          <w:sz w:val="12"/>
        </w:rPr>
        <w:t xml:space="preserve">27    </w:t>
      </w:r>
      <w:r>
        <w:rPr>
          <w:rFonts w:ascii="Trebuchet MS"/>
          <w:spacing w:val="19"/>
          <w:sz w:val="12"/>
        </w:rPr>
        <w:t xml:space="preserve"> </w:t>
      </w:r>
      <w:r>
        <w:t>and</w:t>
      </w:r>
      <w:r>
        <w:rPr>
          <w:spacing w:val="40"/>
        </w:rPr>
        <w:t xml:space="preserve"> </w:t>
      </w:r>
      <w:r>
        <w:t>dissemination</w:t>
      </w:r>
      <w:r>
        <w:rPr>
          <w:spacing w:val="41"/>
        </w:rPr>
        <w:t xml:space="preserve"> </w:t>
      </w:r>
      <w:r>
        <w:t>of</w:t>
      </w:r>
      <w:r>
        <w:rPr>
          <w:spacing w:val="41"/>
        </w:rPr>
        <w:t xml:space="preserve"> </w:t>
      </w:r>
      <w:r>
        <w:t>probabilistic</w:t>
      </w:r>
      <w:r>
        <w:rPr>
          <w:spacing w:val="41"/>
        </w:rPr>
        <w:t xml:space="preserve"> </w:t>
      </w:r>
      <w:r>
        <w:t>forecasts</w:t>
      </w:r>
      <w:r>
        <w:rPr>
          <w:spacing w:val="39"/>
        </w:rPr>
        <w:t xml:space="preserve"> </w:t>
      </w:r>
      <w:hyperlink w:anchor="_bookmark39" w:history="1">
        <w:proofErr w:type="spellStart"/>
        <w:r>
          <w:t>Cloke</w:t>
        </w:r>
        <w:proofErr w:type="spellEnd"/>
        <w:r>
          <w:rPr>
            <w:spacing w:val="41"/>
          </w:rPr>
          <w:t xml:space="preserve"> </w:t>
        </w:r>
        <w:r>
          <w:t>and</w:t>
        </w:r>
        <w:r>
          <w:rPr>
            <w:spacing w:val="40"/>
          </w:rPr>
          <w:t xml:space="preserve"> </w:t>
        </w:r>
        <w:proofErr w:type="spellStart"/>
        <w:r>
          <w:t>Pappenberger</w:t>
        </w:r>
        <w:proofErr w:type="spellEnd"/>
        <w:r>
          <w:rPr>
            <w:spacing w:val="41"/>
          </w:rPr>
          <w:t xml:space="preserve"> </w:t>
        </w:r>
      </w:hyperlink>
      <w:hyperlink w:anchor="_bookmark39" w:history="1">
        <w:r>
          <w:t>(2009).</w:t>
        </w:r>
      </w:hyperlink>
    </w:p>
    <w:p w14:paraId="06EC80DF" w14:textId="77777777" w:rsidR="00E2709D" w:rsidRDefault="00462487">
      <w:pPr>
        <w:pStyle w:val="BodyText"/>
        <w:spacing w:line="289" w:lineRule="exact"/>
        <w:ind w:left="290"/>
      </w:pPr>
      <w:r>
        <w:rPr>
          <w:rFonts w:ascii="Trebuchet MS"/>
          <w:sz w:val="12"/>
        </w:rPr>
        <w:t xml:space="preserve">28    </w:t>
      </w:r>
      <w:r>
        <w:rPr>
          <w:rFonts w:ascii="Trebuchet MS"/>
          <w:spacing w:val="19"/>
          <w:sz w:val="12"/>
        </w:rPr>
        <w:t xml:space="preserve"> </w:t>
      </w:r>
      <w:r>
        <w:rPr>
          <w:w w:val="105"/>
        </w:rPr>
        <w:t>In</w:t>
      </w:r>
      <w:r>
        <w:rPr>
          <w:spacing w:val="23"/>
          <w:w w:val="105"/>
        </w:rPr>
        <w:t xml:space="preserve"> </w:t>
      </w:r>
      <w:r>
        <w:rPr>
          <w:w w:val="105"/>
        </w:rPr>
        <w:t>comparison</w:t>
      </w:r>
      <w:r>
        <w:rPr>
          <w:spacing w:val="23"/>
          <w:w w:val="105"/>
        </w:rPr>
        <w:t xml:space="preserve"> </w:t>
      </w:r>
      <w:r>
        <w:rPr>
          <w:w w:val="105"/>
        </w:rPr>
        <w:t>to</w:t>
      </w:r>
      <w:r>
        <w:rPr>
          <w:spacing w:val="24"/>
          <w:w w:val="105"/>
        </w:rPr>
        <w:t xml:space="preserve"> </w:t>
      </w:r>
      <w:r>
        <w:rPr>
          <w:w w:val="105"/>
        </w:rPr>
        <w:t>deterministic</w:t>
      </w:r>
      <w:r>
        <w:rPr>
          <w:spacing w:val="24"/>
          <w:w w:val="105"/>
        </w:rPr>
        <w:t xml:space="preserve"> </w:t>
      </w:r>
      <w:r>
        <w:rPr>
          <w:w w:val="105"/>
        </w:rPr>
        <w:t>models,</w:t>
      </w:r>
      <w:r>
        <w:rPr>
          <w:spacing w:val="29"/>
          <w:w w:val="105"/>
        </w:rPr>
        <w:t xml:space="preserve"> </w:t>
      </w:r>
      <w:r>
        <w:rPr>
          <w:w w:val="105"/>
        </w:rPr>
        <w:t>EPS</w:t>
      </w:r>
      <w:r>
        <w:rPr>
          <w:spacing w:val="23"/>
          <w:w w:val="105"/>
        </w:rPr>
        <w:t xml:space="preserve"> </w:t>
      </w:r>
      <w:r>
        <w:rPr>
          <w:w w:val="105"/>
        </w:rPr>
        <w:t>have</w:t>
      </w:r>
      <w:r>
        <w:rPr>
          <w:spacing w:val="24"/>
          <w:w w:val="105"/>
        </w:rPr>
        <w:t xml:space="preserve"> </w:t>
      </w:r>
      <w:r>
        <w:rPr>
          <w:w w:val="105"/>
        </w:rPr>
        <w:t>demonstrated</w:t>
      </w:r>
      <w:r>
        <w:rPr>
          <w:spacing w:val="24"/>
          <w:w w:val="105"/>
        </w:rPr>
        <w:t xml:space="preserve"> </w:t>
      </w:r>
      <w:r>
        <w:rPr>
          <w:w w:val="105"/>
        </w:rPr>
        <w:t>enhanced</w:t>
      </w:r>
    </w:p>
    <w:p w14:paraId="3A18A2AF" w14:textId="77777777" w:rsidR="00E2709D" w:rsidRDefault="00462487">
      <w:pPr>
        <w:pStyle w:val="BodyText"/>
        <w:spacing w:line="289" w:lineRule="exact"/>
        <w:ind w:left="290"/>
      </w:pPr>
      <w:r>
        <w:rPr>
          <w:rFonts w:ascii="Trebuchet MS"/>
          <w:sz w:val="12"/>
        </w:rPr>
        <w:t xml:space="preserve">29    </w:t>
      </w:r>
      <w:r>
        <w:rPr>
          <w:rFonts w:ascii="Trebuchet MS"/>
          <w:spacing w:val="19"/>
          <w:sz w:val="12"/>
        </w:rPr>
        <w:t xml:space="preserve"> </w:t>
      </w:r>
      <w:r>
        <w:t>consistency</w:t>
      </w:r>
      <w:r>
        <w:rPr>
          <w:spacing w:val="36"/>
        </w:rPr>
        <w:t xml:space="preserve"> </w:t>
      </w:r>
      <w:r>
        <w:t>across</w:t>
      </w:r>
      <w:r>
        <w:rPr>
          <w:spacing w:val="37"/>
        </w:rPr>
        <w:t xml:space="preserve"> </w:t>
      </w:r>
      <w:r>
        <w:t>consecutive</w:t>
      </w:r>
      <w:r>
        <w:rPr>
          <w:spacing w:val="36"/>
        </w:rPr>
        <w:t xml:space="preserve"> </w:t>
      </w:r>
      <w:r>
        <w:t>forecasts</w:t>
      </w:r>
      <w:r>
        <w:rPr>
          <w:spacing w:val="37"/>
        </w:rPr>
        <w:t xml:space="preserve"> </w:t>
      </w:r>
      <w:hyperlink w:anchor="_bookmark37" w:history="1">
        <w:proofErr w:type="spellStart"/>
        <w:r>
          <w:t>Buizza</w:t>
        </w:r>
        <w:proofErr w:type="spellEnd"/>
        <w:r>
          <w:rPr>
            <w:spacing w:val="36"/>
          </w:rPr>
          <w:t xml:space="preserve"> </w:t>
        </w:r>
      </w:hyperlink>
      <w:hyperlink w:anchor="_bookmark37" w:history="1">
        <w:r>
          <w:t>(2008)</w:t>
        </w:r>
        <w:r>
          <w:rPr>
            <w:spacing w:val="37"/>
          </w:rPr>
          <w:t xml:space="preserve"> </w:t>
        </w:r>
      </w:hyperlink>
      <w:r>
        <w:t>and</w:t>
      </w:r>
      <w:r>
        <w:rPr>
          <w:spacing w:val="36"/>
        </w:rPr>
        <w:t xml:space="preserve"> </w:t>
      </w:r>
      <w:r>
        <w:t>improved</w:t>
      </w:r>
      <w:r>
        <w:rPr>
          <w:spacing w:val="37"/>
        </w:rPr>
        <w:t xml:space="preserve"> </w:t>
      </w:r>
      <w:proofErr w:type="spellStart"/>
      <w:r>
        <w:t>precip</w:t>
      </w:r>
      <w:proofErr w:type="spellEnd"/>
      <w:r>
        <w:t>-</w:t>
      </w:r>
    </w:p>
    <w:p w14:paraId="5E25EBD7" w14:textId="77777777" w:rsidR="00E2709D" w:rsidRDefault="00462487">
      <w:pPr>
        <w:pStyle w:val="BodyText"/>
        <w:spacing w:line="289" w:lineRule="exact"/>
        <w:ind w:left="290"/>
      </w:pPr>
      <w:r>
        <w:rPr>
          <w:rFonts w:ascii="Trebuchet MS"/>
          <w:sz w:val="12"/>
        </w:rPr>
        <w:t xml:space="preserve">30    </w:t>
      </w:r>
      <w:r>
        <w:rPr>
          <w:rFonts w:ascii="Trebuchet MS"/>
          <w:spacing w:val="19"/>
          <w:sz w:val="12"/>
        </w:rPr>
        <w:t xml:space="preserve"> </w:t>
      </w:r>
      <w:proofErr w:type="spellStart"/>
      <w:r>
        <w:t>itation</w:t>
      </w:r>
      <w:proofErr w:type="spellEnd"/>
      <w:r>
        <w:rPr>
          <w:spacing w:val="33"/>
        </w:rPr>
        <w:t xml:space="preserve"> </w:t>
      </w:r>
      <w:r>
        <w:t>forecasts</w:t>
      </w:r>
      <w:r>
        <w:rPr>
          <w:spacing w:val="33"/>
        </w:rPr>
        <w:t xml:space="preserve"> </w:t>
      </w:r>
      <w:r>
        <w:t>at</w:t>
      </w:r>
      <w:r>
        <w:rPr>
          <w:spacing w:val="33"/>
        </w:rPr>
        <w:t xml:space="preserve"> </w:t>
      </w:r>
      <w:r>
        <w:t>longer</w:t>
      </w:r>
      <w:r>
        <w:rPr>
          <w:spacing w:val="34"/>
        </w:rPr>
        <w:t xml:space="preserve"> </w:t>
      </w:r>
      <w:r>
        <w:t>lead</w:t>
      </w:r>
      <w:r>
        <w:rPr>
          <w:spacing w:val="33"/>
        </w:rPr>
        <w:t xml:space="preserve"> </w:t>
      </w:r>
      <w:r>
        <w:t>times</w:t>
      </w:r>
      <w:r>
        <w:rPr>
          <w:spacing w:val="34"/>
        </w:rPr>
        <w:t xml:space="preserve"> </w:t>
      </w:r>
      <w:hyperlink w:anchor="_bookmark53" w:history="1">
        <w:proofErr w:type="spellStart"/>
        <w:r>
          <w:t>Molteni</w:t>
        </w:r>
        <w:proofErr w:type="spellEnd"/>
        <w:r>
          <w:rPr>
            <w:spacing w:val="33"/>
          </w:rPr>
          <w:t xml:space="preserve"> </w:t>
        </w:r>
        <w:r>
          <w:t>et</w:t>
        </w:r>
        <w:r>
          <w:rPr>
            <w:spacing w:val="33"/>
          </w:rPr>
          <w:t xml:space="preserve"> </w:t>
        </w:r>
        <w:r>
          <w:t>al.</w:t>
        </w:r>
        <w:r>
          <w:rPr>
            <w:spacing w:val="35"/>
          </w:rPr>
          <w:t xml:space="preserve"> </w:t>
        </w:r>
      </w:hyperlink>
      <w:hyperlink w:anchor="_bookmark53" w:history="1">
        <w:r>
          <w:t>(1996).</w:t>
        </w:r>
      </w:hyperlink>
    </w:p>
    <w:p w14:paraId="6FD56FE5" w14:textId="77777777" w:rsidR="00E2709D" w:rsidRDefault="00462487">
      <w:pPr>
        <w:pStyle w:val="BodyText"/>
        <w:tabs>
          <w:tab w:val="left" w:pos="968"/>
        </w:tabs>
        <w:spacing w:line="289" w:lineRule="exact"/>
        <w:ind w:left="290"/>
      </w:pPr>
      <w:r>
        <w:rPr>
          <w:rFonts w:ascii="Trebuchet MS"/>
          <w:w w:val="105"/>
          <w:sz w:val="12"/>
        </w:rPr>
        <w:t>31</w:t>
      </w:r>
      <w:r>
        <w:rPr>
          <w:rFonts w:ascii="Trebuchet MS"/>
          <w:w w:val="105"/>
          <w:sz w:val="12"/>
        </w:rPr>
        <w:tab/>
      </w:r>
      <w:r>
        <w:rPr>
          <w:w w:val="105"/>
        </w:rPr>
        <w:t>Approximately</w:t>
      </w:r>
      <w:r>
        <w:rPr>
          <w:spacing w:val="15"/>
          <w:w w:val="105"/>
        </w:rPr>
        <w:t xml:space="preserve"> </w:t>
      </w:r>
      <w:r>
        <w:rPr>
          <w:w w:val="105"/>
        </w:rPr>
        <w:t>two</w:t>
      </w:r>
      <w:r>
        <w:rPr>
          <w:spacing w:val="15"/>
          <w:w w:val="105"/>
        </w:rPr>
        <w:t xml:space="preserve"> </w:t>
      </w:r>
      <w:r>
        <w:rPr>
          <w:w w:val="105"/>
        </w:rPr>
        <w:t>decades</w:t>
      </w:r>
      <w:r>
        <w:rPr>
          <w:spacing w:val="15"/>
          <w:w w:val="105"/>
        </w:rPr>
        <w:t xml:space="preserve"> </w:t>
      </w:r>
      <w:r>
        <w:rPr>
          <w:w w:val="105"/>
        </w:rPr>
        <w:t>ago,</w:t>
      </w:r>
      <w:r>
        <w:rPr>
          <w:spacing w:val="18"/>
          <w:w w:val="105"/>
        </w:rPr>
        <w:t xml:space="preserve"> </w:t>
      </w:r>
      <w:r>
        <w:rPr>
          <w:w w:val="105"/>
        </w:rPr>
        <w:t>the</w:t>
      </w:r>
      <w:r>
        <w:rPr>
          <w:spacing w:val="15"/>
          <w:w w:val="105"/>
        </w:rPr>
        <w:t xml:space="preserve"> </w:t>
      </w:r>
      <w:r>
        <w:rPr>
          <w:w w:val="105"/>
        </w:rPr>
        <w:t>success</w:t>
      </w:r>
      <w:r>
        <w:rPr>
          <w:spacing w:val="16"/>
          <w:w w:val="105"/>
        </w:rPr>
        <w:t xml:space="preserve"> </w:t>
      </w:r>
      <w:r>
        <w:rPr>
          <w:w w:val="105"/>
        </w:rPr>
        <w:t>of</w:t>
      </w:r>
      <w:r>
        <w:rPr>
          <w:spacing w:val="15"/>
          <w:w w:val="105"/>
        </w:rPr>
        <w:t xml:space="preserve"> </w:t>
      </w:r>
      <w:r>
        <w:rPr>
          <w:w w:val="105"/>
        </w:rPr>
        <w:t>EPS</w:t>
      </w:r>
      <w:r>
        <w:rPr>
          <w:spacing w:val="14"/>
          <w:w w:val="105"/>
        </w:rPr>
        <w:t xml:space="preserve"> </w:t>
      </w:r>
      <w:r>
        <w:rPr>
          <w:w w:val="105"/>
        </w:rPr>
        <w:t>in</w:t>
      </w:r>
      <w:r>
        <w:rPr>
          <w:spacing w:val="16"/>
          <w:w w:val="105"/>
        </w:rPr>
        <w:t xml:space="preserve"> </w:t>
      </w:r>
      <w:r>
        <w:rPr>
          <w:w w:val="105"/>
        </w:rPr>
        <w:t>meteorology</w:t>
      </w:r>
      <w:r>
        <w:rPr>
          <w:spacing w:val="15"/>
          <w:w w:val="105"/>
        </w:rPr>
        <w:t xml:space="preserve"> </w:t>
      </w:r>
      <w:r>
        <w:rPr>
          <w:w w:val="105"/>
        </w:rPr>
        <w:t>led</w:t>
      </w:r>
    </w:p>
    <w:p w14:paraId="6A328765" w14:textId="77777777" w:rsidR="00E2709D" w:rsidRPr="0039304F" w:rsidRDefault="00462487">
      <w:pPr>
        <w:pStyle w:val="BodyText"/>
        <w:spacing w:line="289" w:lineRule="exact"/>
        <w:ind w:left="290"/>
        <w:rPr>
          <w:lang w:val="sv-SE"/>
          <w:rPrChange w:id="75" w:author="Pechlivanidis Ilias" w:date="2024-02-10T12:21:00Z">
            <w:rPr/>
          </w:rPrChange>
        </w:rPr>
      </w:pPr>
      <w:r>
        <w:rPr>
          <w:rFonts w:ascii="Trebuchet MS"/>
          <w:sz w:val="12"/>
        </w:rPr>
        <w:t xml:space="preserve">32    </w:t>
      </w:r>
      <w:r>
        <w:rPr>
          <w:rFonts w:ascii="Trebuchet MS"/>
          <w:spacing w:val="19"/>
          <w:sz w:val="12"/>
        </w:rPr>
        <w:t xml:space="preserve"> </w:t>
      </w:r>
      <w:r>
        <w:t>to</w:t>
      </w:r>
      <w:r>
        <w:rPr>
          <w:spacing w:val="35"/>
        </w:rPr>
        <w:t xml:space="preserve"> </w:t>
      </w:r>
      <w:r>
        <w:t>the</w:t>
      </w:r>
      <w:r>
        <w:rPr>
          <w:spacing w:val="34"/>
        </w:rPr>
        <w:t xml:space="preserve"> </w:t>
      </w:r>
      <w:r>
        <w:t>adoption</w:t>
      </w:r>
      <w:r>
        <w:rPr>
          <w:spacing w:val="35"/>
        </w:rPr>
        <w:t xml:space="preserve"> </w:t>
      </w:r>
      <w:r>
        <w:t>of</w:t>
      </w:r>
      <w:r>
        <w:rPr>
          <w:spacing w:val="35"/>
        </w:rPr>
        <w:t xml:space="preserve"> </w:t>
      </w:r>
      <w:r>
        <w:t>this</w:t>
      </w:r>
      <w:r>
        <w:rPr>
          <w:spacing w:val="35"/>
        </w:rPr>
        <w:t xml:space="preserve"> </w:t>
      </w:r>
      <w:r>
        <w:t>paradigm</w:t>
      </w:r>
      <w:r>
        <w:rPr>
          <w:spacing w:val="35"/>
        </w:rPr>
        <w:t xml:space="preserve"> </w:t>
      </w:r>
      <w:r>
        <w:t>in</w:t>
      </w:r>
      <w:r>
        <w:rPr>
          <w:spacing w:val="34"/>
        </w:rPr>
        <w:t xml:space="preserve"> </w:t>
      </w:r>
      <w:r>
        <w:t>flood</w:t>
      </w:r>
      <w:r>
        <w:rPr>
          <w:spacing w:val="35"/>
        </w:rPr>
        <w:t xml:space="preserve"> </w:t>
      </w:r>
      <w:r>
        <w:t>forecasting</w:t>
      </w:r>
      <w:r>
        <w:rPr>
          <w:spacing w:val="35"/>
        </w:rPr>
        <w:t xml:space="preserve"> </w:t>
      </w:r>
      <w:hyperlink w:anchor="_bookmark41" w:history="1">
        <w:r>
          <w:t>Diomede</w:t>
        </w:r>
        <w:r>
          <w:rPr>
            <w:spacing w:val="35"/>
          </w:rPr>
          <w:t xml:space="preserve"> </w:t>
        </w:r>
        <w:r>
          <w:t>et</w:t>
        </w:r>
        <w:r>
          <w:rPr>
            <w:spacing w:val="35"/>
          </w:rPr>
          <w:t xml:space="preserve"> </w:t>
        </w:r>
        <w:r>
          <w:t>al.</w:t>
        </w:r>
        <w:r>
          <w:rPr>
            <w:spacing w:val="34"/>
          </w:rPr>
          <w:t xml:space="preserve"> </w:t>
        </w:r>
      </w:hyperlink>
      <w:r>
        <w:fldChar w:fldCharType="begin"/>
      </w:r>
      <w:r>
        <w:instrText xml:space="preserve"> HYPERLINK \l "_bookmark41" </w:instrText>
      </w:r>
      <w:r>
        <w:fldChar w:fldCharType="separate"/>
      </w:r>
      <w:r w:rsidRPr="0039304F">
        <w:rPr>
          <w:lang w:val="sv-SE"/>
          <w:rPrChange w:id="76" w:author="Pechlivanidis Ilias" w:date="2024-02-10T12:21:00Z">
            <w:rPr/>
          </w:rPrChange>
        </w:rPr>
        <w:t>(2008);</w:t>
      </w:r>
      <w:r>
        <w:fldChar w:fldCharType="end"/>
      </w:r>
    </w:p>
    <w:p w14:paraId="2F811A6A" w14:textId="77777777" w:rsidR="00E2709D" w:rsidRPr="0039304F" w:rsidRDefault="00462487">
      <w:pPr>
        <w:pStyle w:val="BodyText"/>
        <w:spacing w:line="289" w:lineRule="exact"/>
        <w:ind w:left="290"/>
        <w:rPr>
          <w:lang w:val="sv-SE"/>
          <w:rPrChange w:id="77" w:author="Pechlivanidis Ilias" w:date="2024-02-10T12:21:00Z">
            <w:rPr/>
          </w:rPrChange>
        </w:rPr>
      </w:pPr>
      <w:r w:rsidRPr="0039304F">
        <w:rPr>
          <w:rFonts w:ascii="Trebuchet MS"/>
          <w:sz w:val="12"/>
          <w:lang w:val="sv-SE"/>
          <w:rPrChange w:id="78" w:author="Pechlivanidis Ilias" w:date="2024-02-10T12:21:00Z">
            <w:rPr>
              <w:rFonts w:ascii="Trebuchet MS"/>
              <w:sz w:val="12"/>
            </w:rPr>
          </w:rPrChange>
        </w:rPr>
        <w:t xml:space="preserve">33    </w:t>
      </w:r>
      <w:r w:rsidRPr="0039304F">
        <w:rPr>
          <w:rFonts w:ascii="Trebuchet MS"/>
          <w:spacing w:val="19"/>
          <w:sz w:val="12"/>
          <w:lang w:val="sv-SE"/>
          <w:rPrChange w:id="79" w:author="Pechlivanidis Ilias" w:date="2024-02-10T12:21:00Z">
            <w:rPr>
              <w:rFonts w:ascii="Trebuchet MS"/>
              <w:spacing w:val="19"/>
              <w:sz w:val="12"/>
            </w:rPr>
          </w:rPrChange>
        </w:rPr>
        <w:t xml:space="preserve"> </w:t>
      </w:r>
      <w:r>
        <w:fldChar w:fldCharType="begin"/>
      </w:r>
      <w:r w:rsidRPr="0039304F">
        <w:rPr>
          <w:lang w:val="sv-SE"/>
          <w:rPrChange w:id="80" w:author="Pechlivanidis Ilias" w:date="2024-02-10T12:21:00Z">
            <w:rPr/>
          </w:rPrChange>
        </w:rPr>
        <w:instrText xml:space="preserve"> HYPERLINK \l "_bookmark33" </w:instrText>
      </w:r>
      <w:r>
        <w:fldChar w:fldCharType="separate"/>
      </w:r>
      <w:r w:rsidRPr="0039304F">
        <w:rPr>
          <w:w w:val="105"/>
          <w:lang w:val="sv-SE"/>
          <w:rPrChange w:id="81" w:author="Pechlivanidis Ilias" w:date="2024-02-10T12:21:00Z">
            <w:rPr>
              <w:w w:val="105"/>
            </w:rPr>
          </w:rPrChange>
        </w:rPr>
        <w:t>Bartholmes</w:t>
      </w:r>
      <w:r w:rsidRPr="0039304F">
        <w:rPr>
          <w:spacing w:val="29"/>
          <w:w w:val="105"/>
          <w:lang w:val="sv-SE"/>
          <w:rPrChange w:id="82" w:author="Pechlivanidis Ilias" w:date="2024-02-10T12:21:00Z">
            <w:rPr>
              <w:spacing w:val="29"/>
              <w:w w:val="105"/>
            </w:rPr>
          </w:rPrChange>
        </w:rPr>
        <w:t xml:space="preserve"> </w:t>
      </w:r>
      <w:r w:rsidRPr="0039304F">
        <w:rPr>
          <w:w w:val="105"/>
          <w:lang w:val="sv-SE"/>
          <w:rPrChange w:id="83" w:author="Pechlivanidis Ilias" w:date="2024-02-10T12:21:00Z">
            <w:rPr>
              <w:w w:val="105"/>
            </w:rPr>
          </w:rPrChange>
        </w:rPr>
        <w:t>et</w:t>
      </w:r>
      <w:r w:rsidRPr="0039304F">
        <w:rPr>
          <w:spacing w:val="29"/>
          <w:w w:val="105"/>
          <w:lang w:val="sv-SE"/>
          <w:rPrChange w:id="84" w:author="Pechlivanidis Ilias" w:date="2024-02-10T12:21:00Z">
            <w:rPr>
              <w:spacing w:val="29"/>
              <w:w w:val="105"/>
            </w:rPr>
          </w:rPrChange>
        </w:rPr>
        <w:t xml:space="preserve"> </w:t>
      </w:r>
      <w:r w:rsidRPr="0039304F">
        <w:rPr>
          <w:w w:val="105"/>
          <w:lang w:val="sv-SE"/>
          <w:rPrChange w:id="85" w:author="Pechlivanidis Ilias" w:date="2024-02-10T12:21:00Z">
            <w:rPr>
              <w:w w:val="105"/>
            </w:rPr>
          </w:rPrChange>
        </w:rPr>
        <w:t>al.</w:t>
      </w:r>
      <w:r>
        <w:rPr>
          <w:w w:val="105"/>
        </w:rPr>
        <w:fldChar w:fldCharType="end"/>
      </w:r>
      <w:r w:rsidRPr="0039304F">
        <w:rPr>
          <w:spacing w:val="30"/>
          <w:w w:val="105"/>
          <w:lang w:val="sv-SE"/>
          <w:rPrChange w:id="86" w:author="Pechlivanidis Ilias" w:date="2024-02-10T12:21:00Z">
            <w:rPr>
              <w:spacing w:val="30"/>
              <w:w w:val="105"/>
            </w:rPr>
          </w:rPrChange>
        </w:rPr>
        <w:t xml:space="preserve"> </w:t>
      </w:r>
      <w:r>
        <w:fldChar w:fldCharType="begin"/>
      </w:r>
      <w:r w:rsidRPr="0039304F">
        <w:rPr>
          <w:lang w:val="sv-SE"/>
          <w:rPrChange w:id="87" w:author="Pechlivanidis Ilias" w:date="2024-02-10T12:21:00Z">
            <w:rPr/>
          </w:rPrChange>
        </w:rPr>
        <w:instrText xml:space="preserve"> HYPERLINK \l "_bookmark33" </w:instrText>
      </w:r>
      <w:r>
        <w:fldChar w:fldCharType="separate"/>
      </w:r>
      <w:r w:rsidRPr="0039304F">
        <w:rPr>
          <w:w w:val="105"/>
          <w:lang w:val="sv-SE"/>
          <w:rPrChange w:id="88" w:author="Pechlivanidis Ilias" w:date="2024-02-10T12:21:00Z">
            <w:rPr>
              <w:w w:val="105"/>
            </w:rPr>
          </w:rPrChange>
        </w:rPr>
        <w:t>(2009);</w:t>
      </w:r>
      <w:r>
        <w:rPr>
          <w:w w:val="105"/>
        </w:rPr>
        <w:fldChar w:fldCharType="end"/>
      </w:r>
      <w:r w:rsidRPr="0039304F">
        <w:rPr>
          <w:spacing w:val="29"/>
          <w:w w:val="105"/>
          <w:lang w:val="sv-SE"/>
          <w:rPrChange w:id="89" w:author="Pechlivanidis Ilias" w:date="2024-02-10T12:21:00Z">
            <w:rPr>
              <w:spacing w:val="29"/>
              <w:w w:val="105"/>
            </w:rPr>
          </w:rPrChange>
        </w:rPr>
        <w:t xml:space="preserve"> </w:t>
      </w:r>
      <w:r>
        <w:fldChar w:fldCharType="begin"/>
      </w:r>
      <w:r w:rsidRPr="0039304F">
        <w:rPr>
          <w:lang w:val="sv-SE"/>
          <w:rPrChange w:id="90" w:author="Pechlivanidis Ilias" w:date="2024-02-10T12:21:00Z">
            <w:rPr/>
          </w:rPrChange>
        </w:rPr>
        <w:instrText xml:space="preserve"> HYPERLINK \l "_bookmark58" </w:instrText>
      </w:r>
      <w:r>
        <w:fldChar w:fldCharType="separate"/>
      </w:r>
      <w:r w:rsidRPr="0039304F">
        <w:rPr>
          <w:w w:val="105"/>
          <w:lang w:val="sv-SE"/>
          <w:rPrChange w:id="91" w:author="Pechlivanidis Ilias" w:date="2024-02-10T12:21:00Z">
            <w:rPr>
              <w:w w:val="105"/>
            </w:rPr>
          </w:rPrChange>
        </w:rPr>
        <w:t>Thielen</w:t>
      </w:r>
      <w:r w:rsidRPr="0039304F">
        <w:rPr>
          <w:spacing w:val="30"/>
          <w:w w:val="105"/>
          <w:lang w:val="sv-SE"/>
          <w:rPrChange w:id="92" w:author="Pechlivanidis Ilias" w:date="2024-02-10T12:21:00Z">
            <w:rPr>
              <w:spacing w:val="30"/>
              <w:w w:val="105"/>
            </w:rPr>
          </w:rPrChange>
        </w:rPr>
        <w:t xml:space="preserve"> </w:t>
      </w:r>
      <w:r w:rsidRPr="0039304F">
        <w:rPr>
          <w:w w:val="105"/>
          <w:lang w:val="sv-SE"/>
          <w:rPrChange w:id="93" w:author="Pechlivanidis Ilias" w:date="2024-02-10T12:21:00Z">
            <w:rPr>
              <w:w w:val="105"/>
            </w:rPr>
          </w:rPrChange>
        </w:rPr>
        <w:t>et</w:t>
      </w:r>
      <w:r w:rsidRPr="0039304F">
        <w:rPr>
          <w:spacing w:val="29"/>
          <w:w w:val="105"/>
          <w:lang w:val="sv-SE"/>
          <w:rPrChange w:id="94" w:author="Pechlivanidis Ilias" w:date="2024-02-10T12:21:00Z">
            <w:rPr>
              <w:spacing w:val="29"/>
              <w:w w:val="105"/>
            </w:rPr>
          </w:rPrChange>
        </w:rPr>
        <w:t xml:space="preserve"> </w:t>
      </w:r>
      <w:r w:rsidRPr="0039304F">
        <w:rPr>
          <w:w w:val="105"/>
          <w:lang w:val="sv-SE"/>
          <w:rPrChange w:id="95" w:author="Pechlivanidis Ilias" w:date="2024-02-10T12:21:00Z">
            <w:rPr>
              <w:w w:val="105"/>
            </w:rPr>
          </w:rPrChange>
        </w:rPr>
        <w:t>al.</w:t>
      </w:r>
      <w:r>
        <w:rPr>
          <w:w w:val="105"/>
        </w:rPr>
        <w:fldChar w:fldCharType="end"/>
      </w:r>
      <w:r w:rsidRPr="0039304F">
        <w:rPr>
          <w:spacing w:val="29"/>
          <w:w w:val="105"/>
          <w:lang w:val="sv-SE"/>
          <w:rPrChange w:id="96" w:author="Pechlivanidis Ilias" w:date="2024-02-10T12:21:00Z">
            <w:rPr>
              <w:spacing w:val="29"/>
              <w:w w:val="105"/>
            </w:rPr>
          </w:rPrChange>
        </w:rPr>
        <w:t xml:space="preserve"> </w:t>
      </w:r>
      <w:r>
        <w:fldChar w:fldCharType="begin"/>
      </w:r>
      <w:r w:rsidRPr="0039304F">
        <w:rPr>
          <w:lang w:val="sv-SE"/>
          <w:rPrChange w:id="97" w:author="Pechlivanidis Ilias" w:date="2024-02-10T12:21:00Z">
            <w:rPr/>
          </w:rPrChange>
        </w:rPr>
        <w:instrText xml:space="preserve"> HYPERLINK \l "_bookmark58" </w:instrText>
      </w:r>
      <w:r>
        <w:fldChar w:fldCharType="separate"/>
      </w:r>
      <w:r w:rsidRPr="0039304F">
        <w:rPr>
          <w:w w:val="105"/>
          <w:lang w:val="sv-SE"/>
          <w:rPrChange w:id="98" w:author="Pechlivanidis Ilias" w:date="2024-02-10T12:21:00Z">
            <w:rPr>
              <w:w w:val="105"/>
            </w:rPr>
          </w:rPrChange>
        </w:rPr>
        <w:t>(2009);</w:t>
      </w:r>
      <w:r>
        <w:rPr>
          <w:w w:val="105"/>
        </w:rPr>
        <w:fldChar w:fldCharType="end"/>
      </w:r>
      <w:r w:rsidRPr="0039304F">
        <w:rPr>
          <w:spacing w:val="30"/>
          <w:w w:val="105"/>
          <w:lang w:val="sv-SE"/>
          <w:rPrChange w:id="99" w:author="Pechlivanidis Ilias" w:date="2024-02-10T12:21:00Z">
            <w:rPr>
              <w:spacing w:val="30"/>
              <w:w w:val="105"/>
            </w:rPr>
          </w:rPrChange>
        </w:rPr>
        <w:t xml:space="preserve"> </w:t>
      </w:r>
      <w:r>
        <w:fldChar w:fldCharType="begin"/>
      </w:r>
      <w:r w:rsidRPr="0039304F">
        <w:rPr>
          <w:lang w:val="sv-SE"/>
          <w:rPrChange w:id="100" w:author="Pechlivanidis Ilias" w:date="2024-02-10T12:21:00Z">
            <w:rPr/>
          </w:rPrChange>
        </w:rPr>
        <w:instrText xml:space="preserve"> HYPERLINK \l "_bookmark60" </w:instrText>
      </w:r>
      <w:r>
        <w:fldChar w:fldCharType="separate"/>
      </w:r>
      <w:r w:rsidRPr="0039304F">
        <w:rPr>
          <w:w w:val="105"/>
          <w:lang w:val="sv-SE"/>
          <w:rPrChange w:id="101" w:author="Pechlivanidis Ilias" w:date="2024-02-10T12:21:00Z">
            <w:rPr>
              <w:w w:val="105"/>
            </w:rPr>
          </w:rPrChange>
        </w:rPr>
        <w:t>Yang</w:t>
      </w:r>
      <w:r w:rsidRPr="0039304F">
        <w:rPr>
          <w:spacing w:val="29"/>
          <w:w w:val="105"/>
          <w:lang w:val="sv-SE"/>
          <w:rPrChange w:id="102" w:author="Pechlivanidis Ilias" w:date="2024-02-10T12:21:00Z">
            <w:rPr>
              <w:spacing w:val="29"/>
              <w:w w:val="105"/>
            </w:rPr>
          </w:rPrChange>
        </w:rPr>
        <w:t xml:space="preserve"> </w:t>
      </w:r>
      <w:r w:rsidRPr="0039304F">
        <w:rPr>
          <w:w w:val="105"/>
          <w:lang w:val="sv-SE"/>
          <w:rPrChange w:id="103" w:author="Pechlivanidis Ilias" w:date="2024-02-10T12:21:00Z">
            <w:rPr>
              <w:w w:val="105"/>
            </w:rPr>
          </w:rPrChange>
        </w:rPr>
        <w:t>et</w:t>
      </w:r>
      <w:r w:rsidRPr="0039304F">
        <w:rPr>
          <w:spacing w:val="29"/>
          <w:w w:val="105"/>
          <w:lang w:val="sv-SE"/>
          <w:rPrChange w:id="104" w:author="Pechlivanidis Ilias" w:date="2024-02-10T12:21:00Z">
            <w:rPr>
              <w:spacing w:val="29"/>
              <w:w w:val="105"/>
            </w:rPr>
          </w:rPrChange>
        </w:rPr>
        <w:t xml:space="preserve"> </w:t>
      </w:r>
      <w:r w:rsidRPr="0039304F">
        <w:rPr>
          <w:w w:val="105"/>
          <w:lang w:val="sv-SE"/>
          <w:rPrChange w:id="105" w:author="Pechlivanidis Ilias" w:date="2024-02-10T12:21:00Z">
            <w:rPr>
              <w:w w:val="105"/>
            </w:rPr>
          </w:rPrChange>
        </w:rPr>
        <w:t>al.</w:t>
      </w:r>
      <w:r>
        <w:rPr>
          <w:w w:val="105"/>
        </w:rPr>
        <w:fldChar w:fldCharType="end"/>
      </w:r>
      <w:r w:rsidRPr="0039304F">
        <w:rPr>
          <w:spacing w:val="30"/>
          <w:w w:val="105"/>
          <w:lang w:val="sv-SE"/>
          <w:rPrChange w:id="106" w:author="Pechlivanidis Ilias" w:date="2024-02-10T12:21:00Z">
            <w:rPr>
              <w:spacing w:val="30"/>
              <w:w w:val="105"/>
            </w:rPr>
          </w:rPrChange>
        </w:rPr>
        <w:t xml:space="preserve"> </w:t>
      </w:r>
      <w:r>
        <w:fldChar w:fldCharType="begin"/>
      </w:r>
      <w:r w:rsidRPr="0039304F">
        <w:rPr>
          <w:lang w:val="sv-SE"/>
          <w:rPrChange w:id="107" w:author="Pechlivanidis Ilias" w:date="2024-02-10T12:21:00Z">
            <w:rPr/>
          </w:rPrChange>
        </w:rPr>
        <w:instrText xml:space="preserve"> HYPERLINK \l "_bookmark60" </w:instrText>
      </w:r>
      <w:r>
        <w:fldChar w:fldCharType="separate"/>
      </w:r>
      <w:r w:rsidRPr="0039304F">
        <w:rPr>
          <w:w w:val="105"/>
          <w:lang w:val="sv-SE"/>
          <w:rPrChange w:id="108" w:author="Pechlivanidis Ilias" w:date="2024-02-10T12:21:00Z">
            <w:rPr>
              <w:w w:val="105"/>
            </w:rPr>
          </w:rPrChange>
        </w:rPr>
        <w:t>(2020).</w:t>
      </w:r>
      <w:r>
        <w:rPr>
          <w:w w:val="105"/>
        </w:rPr>
        <w:fldChar w:fldCharType="end"/>
      </w:r>
      <w:r w:rsidRPr="0039304F">
        <w:rPr>
          <w:w w:val="105"/>
          <w:lang w:val="sv-SE"/>
          <w:rPrChange w:id="109" w:author="Pechlivanidis Ilias" w:date="2024-02-10T12:21:00Z">
            <w:rPr>
              <w:w w:val="105"/>
            </w:rPr>
          </w:rPrChange>
        </w:rPr>
        <w:t xml:space="preserve"> </w:t>
      </w:r>
      <w:r w:rsidRPr="0039304F">
        <w:rPr>
          <w:spacing w:val="20"/>
          <w:w w:val="105"/>
          <w:lang w:val="sv-SE"/>
          <w:rPrChange w:id="110" w:author="Pechlivanidis Ilias" w:date="2024-02-10T12:21:00Z">
            <w:rPr>
              <w:spacing w:val="20"/>
              <w:w w:val="105"/>
            </w:rPr>
          </w:rPrChange>
        </w:rPr>
        <w:t xml:space="preserve"> </w:t>
      </w:r>
      <w:r w:rsidRPr="0039304F">
        <w:rPr>
          <w:w w:val="105"/>
          <w:lang w:val="sv-SE"/>
          <w:rPrChange w:id="111" w:author="Pechlivanidis Ilias" w:date="2024-02-10T12:21:00Z">
            <w:rPr>
              <w:w w:val="105"/>
            </w:rPr>
          </w:rPrChange>
        </w:rPr>
        <w:t>Hydro-</w:t>
      </w:r>
    </w:p>
    <w:p w14:paraId="06DF1D7E" w14:textId="77777777" w:rsidR="00E2709D" w:rsidRDefault="00462487">
      <w:pPr>
        <w:pStyle w:val="BodyText"/>
        <w:spacing w:line="289" w:lineRule="exact"/>
        <w:ind w:left="290"/>
      </w:pPr>
      <w:r>
        <w:rPr>
          <w:rFonts w:ascii="Trebuchet MS"/>
          <w:sz w:val="12"/>
        </w:rPr>
        <w:t xml:space="preserve">34    </w:t>
      </w:r>
      <w:r>
        <w:rPr>
          <w:rFonts w:ascii="Trebuchet MS"/>
          <w:spacing w:val="19"/>
          <w:sz w:val="12"/>
        </w:rPr>
        <w:t xml:space="preserve"> </w:t>
      </w:r>
      <w:r>
        <w:rPr>
          <w:w w:val="105"/>
        </w:rPr>
        <w:t>logical</w:t>
      </w:r>
      <w:r>
        <w:rPr>
          <w:spacing w:val="7"/>
          <w:w w:val="105"/>
        </w:rPr>
        <w:t xml:space="preserve"> </w:t>
      </w:r>
      <w:r>
        <w:rPr>
          <w:w w:val="105"/>
        </w:rPr>
        <w:t>Ensemble</w:t>
      </w:r>
      <w:r>
        <w:rPr>
          <w:spacing w:val="8"/>
          <w:w w:val="105"/>
        </w:rPr>
        <w:t xml:space="preserve"> </w:t>
      </w:r>
      <w:r>
        <w:rPr>
          <w:w w:val="105"/>
        </w:rPr>
        <w:t>Predictions</w:t>
      </w:r>
      <w:r>
        <w:rPr>
          <w:spacing w:val="6"/>
          <w:w w:val="105"/>
        </w:rPr>
        <w:t xml:space="preserve"> </w:t>
      </w:r>
      <w:r>
        <w:rPr>
          <w:w w:val="105"/>
        </w:rPr>
        <w:t>Systems</w:t>
      </w:r>
      <w:r>
        <w:rPr>
          <w:spacing w:val="8"/>
          <w:w w:val="105"/>
        </w:rPr>
        <w:t xml:space="preserve"> </w:t>
      </w:r>
      <w:r>
        <w:rPr>
          <w:w w:val="105"/>
        </w:rPr>
        <w:t>(HEPS)</w:t>
      </w:r>
      <w:r>
        <w:rPr>
          <w:spacing w:val="6"/>
          <w:w w:val="105"/>
        </w:rPr>
        <w:t xml:space="preserve"> </w:t>
      </w:r>
      <w:r>
        <w:rPr>
          <w:w w:val="105"/>
        </w:rPr>
        <w:t>propagate</w:t>
      </w:r>
      <w:r>
        <w:rPr>
          <w:spacing w:val="7"/>
          <w:w w:val="105"/>
        </w:rPr>
        <w:t xml:space="preserve"> </w:t>
      </w:r>
      <w:r>
        <w:rPr>
          <w:w w:val="105"/>
        </w:rPr>
        <w:t>the</w:t>
      </w:r>
      <w:r>
        <w:rPr>
          <w:spacing w:val="7"/>
          <w:w w:val="105"/>
        </w:rPr>
        <w:t xml:space="preserve"> </w:t>
      </w:r>
      <w:r>
        <w:rPr>
          <w:w w:val="105"/>
        </w:rPr>
        <w:t>uncertainties</w:t>
      </w:r>
      <w:r>
        <w:rPr>
          <w:spacing w:val="6"/>
          <w:w w:val="105"/>
        </w:rPr>
        <w:t xml:space="preserve"> </w:t>
      </w:r>
      <w:r>
        <w:rPr>
          <w:w w:val="105"/>
        </w:rPr>
        <w:t>in</w:t>
      </w:r>
    </w:p>
    <w:p w14:paraId="387B1B1A" w14:textId="77777777" w:rsidR="00E2709D" w:rsidRDefault="00462487">
      <w:pPr>
        <w:pStyle w:val="BodyText"/>
        <w:spacing w:line="289" w:lineRule="exact"/>
        <w:ind w:left="290"/>
      </w:pPr>
      <w:r>
        <w:rPr>
          <w:rFonts w:ascii="Trebuchet MS"/>
          <w:sz w:val="12"/>
        </w:rPr>
        <w:t xml:space="preserve">35    </w:t>
      </w:r>
      <w:r>
        <w:rPr>
          <w:rFonts w:ascii="Trebuchet MS"/>
          <w:spacing w:val="19"/>
          <w:sz w:val="12"/>
        </w:rPr>
        <w:t xml:space="preserve"> </w:t>
      </w:r>
      <w:r>
        <w:t>the</w:t>
      </w:r>
      <w:r>
        <w:rPr>
          <w:spacing w:val="9"/>
        </w:rPr>
        <w:t xml:space="preserve"> </w:t>
      </w:r>
      <w:r>
        <w:t>meteorological</w:t>
      </w:r>
      <w:r>
        <w:rPr>
          <w:spacing w:val="9"/>
        </w:rPr>
        <w:t xml:space="preserve"> </w:t>
      </w:r>
      <w:r>
        <w:t>forecasts</w:t>
      </w:r>
      <w:r>
        <w:rPr>
          <w:spacing w:val="9"/>
        </w:rPr>
        <w:t xml:space="preserve"> </w:t>
      </w:r>
      <w:r>
        <w:t>by</w:t>
      </w:r>
      <w:r>
        <w:rPr>
          <w:spacing w:val="9"/>
        </w:rPr>
        <w:t xml:space="preserve"> </w:t>
      </w:r>
      <w:r>
        <w:t>forcing</w:t>
      </w:r>
      <w:r>
        <w:rPr>
          <w:spacing w:val="9"/>
        </w:rPr>
        <w:t xml:space="preserve"> </w:t>
      </w:r>
      <w:r>
        <w:t>hydrological</w:t>
      </w:r>
      <w:r>
        <w:rPr>
          <w:spacing w:val="10"/>
        </w:rPr>
        <w:t xml:space="preserve"> </w:t>
      </w:r>
      <w:r>
        <w:t>models</w:t>
      </w:r>
      <w:r>
        <w:rPr>
          <w:spacing w:val="9"/>
        </w:rPr>
        <w:t xml:space="preserve"> </w:t>
      </w:r>
      <w:r>
        <w:t>with</w:t>
      </w:r>
      <w:r>
        <w:rPr>
          <w:spacing w:val="8"/>
        </w:rPr>
        <w:t xml:space="preserve"> </w:t>
      </w:r>
      <w:r>
        <w:t>the</w:t>
      </w:r>
      <w:r>
        <w:rPr>
          <w:spacing w:val="9"/>
        </w:rPr>
        <w:t xml:space="preserve"> </w:t>
      </w:r>
      <w:r>
        <w:t>members</w:t>
      </w:r>
    </w:p>
    <w:p w14:paraId="65CB945A" w14:textId="77777777" w:rsidR="00E2709D" w:rsidRDefault="00462487">
      <w:pPr>
        <w:pStyle w:val="BodyText"/>
        <w:spacing w:line="289" w:lineRule="exact"/>
        <w:ind w:left="290"/>
      </w:pPr>
      <w:r>
        <w:rPr>
          <w:rFonts w:ascii="Trebuchet MS"/>
          <w:sz w:val="12"/>
        </w:rPr>
        <w:t xml:space="preserve">36    </w:t>
      </w:r>
      <w:r>
        <w:rPr>
          <w:rFonts w:ascii="Trebuchet MS"/>
          <w:spacing w:val="19"/>
          <w:sz w:val="12"/>
        </w:rPr>
        <w:t xml:space="preserve"> </w:t>
      </w:r>
      <w:r>
        <w:t>of</w:t>
      </w:r>
      <w:r>
        <w:rPr>
          <w:spacing w:val="32"/>
        </w:rPr>
        <w:t xml:space="preserve"> </w:t>
      </w:r>
      <w:r>
        <w:t>a</w:t>
      </w:r>
      <w:r>
        <w:rPr>
          <w:spacing w:val="32"/>
        </w:rPr>
        <w:t xml:space="preserve"> </w:t>
      </w:r>
      <w:r>
        <w:t>meteorological</w:t>
      </w:r>
      <w:r>
        <w:rPr>
          <w:spacing w:val="33"/>
        </w:rPr>
        <w:t xml:space="preserve"> </w:t>
      </w:r>
      <w:proofErr w:type="gramStart"/>
      <w:r>
        <w:t>ensemble</w:t>
      </w:r>
      <w:proofErr w:type="gramEnd"/>
      <w:r>
        <w:t>.</w:t>
      </w:r>
      <w:r>
        <w:rPr>
          <w:spacing w:val="67"/>
        </w:rPr>
        <w:t xml:space="preserve"> </w:t>
      </w:r>
      <w:r>
        <w:t>Although</w:t>
      </w:r>
      <w:r>
        <w:rPr>
          <w:spacing w:val="33"/>
        </w:rPr>
        <w:t xml:space="preserve"> </w:t>
      </w:r>
      <w:r>
        <w:t>this</w:t>
      </w:r>
      <w:r>
        <w:rPr>
          <w:spacing w:val="32"/>
        </w:rPr>
        <w:t xml:space="preserve"> </w:t>
      </w:r>
      <w:r>
        <w:t>approach</w:t>
      </w:r>
      <w:r>
        <w:rPr>
          <w:spacing w:val="33"/>
        </w:rPr>
        <w:t xml:space="preserve"> </w:t>
      </w:r>
      <w:r>
        <w:t>is</w:t>
      </w:r>
      <w:r>
        <w:rPr>
          <w:spacing w:val="33"/>
        </w:rPr>
        <w:t xml:space="preserve"> </w:t>
      </w:r>
      <w:r>
        <w:t>the</w:t>
      </w:r>
      <w:r>
        <w:rPr>
          <w:spacing w:val="33"/>
        </w:rPr>
        <w:t xml:space="preserve"> </w:t>
      </w:r>
      <w:r>
        <w:t>most</w:t>
      </w:r>
      <w:r>
        <w:rPr>
          <w:spacing w:val="33"/>
        </w:rPr>
        <w:t xml:space="preserve"> </w:t>
      </w:r>
      <w:r>
        <w:t>common,</w:t>
      </w:r>
    </w:p>
    <w:p w14:paraId="4E072DB7" w14:textId="77777777" w:rsidR="00E2709D" w:rsidRDefault="00462487">
      <w:pPr>
        <w:pStyle w:val="BodyText"/>
        <w:spacing w:line="289" w:lineRule="exact"/>
        <w:ind w:left="290"/>
      </w:pPr>
      <w:r>
        <w:rPr>
          <w:rFonts w:ascii="Trebuchet MS"/>
          <w:sz w:val="12"/>
        </w:rPr>
        <w:t xml:space="preserve">37    </w:t>
      </w:r>
      <w:r>
        <w:rPr>
          <w:rFonts w:ascii="Trebuchet MS"/>
          <w:spacing w:val="19"/>
          <w:sz w:val="12"/>
        </w:rPr>
        <w:t xml:space="preserve"> </w:t>
      </w:r>
      <w:r>
        <w:t>it</w:t>
      </w:r>
      <w:r>
        <w:rPr>
          <w:spacing w:val="44"/>
        </w:rPr>
        <w:t xml:space="preserve"> </w:t>
      </w:r>
      <w:r>
        <w:t>only</w:t>
      </w:r>
      <w:r>
        <w:rPr>
          <w:spacing w:val="45"/>
        </w:rPr>
        <w:t xml:space="preserve"> </w:t>
      </w:r>
      <w:r>
        <w:t>considers</w:t>
      </w:r>
      <w:r>
        <w:rPr>
          <w:spacing w:val="45"/>
        </w:rPr>
        <w:t xml:space="preserve"> </w:t>
      </w:r>
      <w:r>
        <w:t>the</w:t>
      </w:r>
      <w:r>
        <w:rPr>
          <w:spacing w:val="44"/>
        </w:rPr>
        <w:t xml:space="preserve"> </w:t>
      </w:r>
      <w:r>
        <w:t>uncertainty</w:t>
      </w:r>
      <w:r>
        <w:rPr>
          <w:spacing w:val="45"/>
        </w:rPr>
        <w:t xml:space="preserve"> </w:t>
      </w:r>
      <w:r>
        <w:t>in</w:t>
      </w:r>
      <w:r>
        <w:rPr>
          <w:spacing w:val="44"/>
        </w:rPr>
        <w:t xml:space="preserve"> </w:t>
      </w:r>
      <w:r>
        <w:t>the</w:t>
      </w:r>
      <w:r>
        <w:rPr>
          <w:spacing w:val="45"/>
        </w:rPr>
        <w:t xml:space="preserve"> </w:t>
      </w:r>
      <w:r>
        <w:t>initial</w:t>
      </w:r>
      <w:r>
        <w:rPr>
          <w:spacing w:val="46"/>
        </w:rPr>
        <w:t xml:space="preserve"> </w:t>
      </w:r>
      <w:r>
        <w:t>meteorological</w:t>
      </w:r>
      <w:r>
        <w:rPr>
          <w:spacing w:val="44"/>
        </w:rPr>
        <w:t xml:space="preserve"> </w:t>
      </w:r>
      <w:r>
        <w:t>condition,</w:t>
      </w:r>
      <w:r>
        <w:rPr>
          <w:spacing w:val="46"/>
        </w:rPr>
        <w:t xml:space="preserve"> </w:t>
      </w:r>
      <w:r>
        <w:t>but</w:t>
      </w:r>
    </w:p>
    <w:p w14:paraId="0471AA57" w14:textId="3A72BCAD" w:rsidR="00E2709D" w:rsidRDefault="00462487">
      <w:pPr>
        <w:pStyle w:val="BodyText"/>
        <w:spacing w:line="289" w:lineRule="exact"/>
        <w:ind w:left="290"/>
      </w:pPr>
      <w:r>
        <w:rPr>
          <w:rFonts w:ascii="Trebuchet MS"/>
          <w:sz w:val="12"/>
        </w:rPr>
        <w:t xml:space="preserve">38    </w:t>
      </w:r>
      <w:r>
        <w:rPr>
          <w:rFonts w:ascii="Trebuchet MS"/>
          <w:spacing w:val="19"/>
          <w:sz w:val="12"/>
        </w:rPr>
        <w:t xml:space="preserve"> </w:t>
      </w:r>
      <w:r>
        <w:t>does</w:t>
      </w:r>
      <w:r>
        <w:rPr>
          <w:spacing w:val="30"/>
        </w:rPr>
        <w:t xml:space="preserve"> </w:t>
      </w:r>
      <w:r>
        <w:t>not</w:t>
      </w:r>
      <w:r>
        <w:rPr>
          <w:spacing w:val="31"/>
        </w:rPr>
        <w:t xml:space="preserve"> </w:t>
      </w:r>
      <w:r>
        <w:t>include</w:t>
      </w:r>
      <w:r>
        <w:rPr>
          <w:spacing w:val="30"/>
        </w:rPr>
        <w:t xml:space="preserve"> </w:t>
      </w:r>
      <w:r>
        <w:t>other</w:t>
      </w:r>
      <w:r>
        <w:rPr>
          <w:spacing w:val="31"/>
        </w:rPr>
        <w:t xml:space="preserve"> </w:t>
      </w:r>
      <w:r>
        <w:t>sources</w:t>
      </w:r>
      <w:r>
        <w:rPr>
          <w:spacing w:val="30"/>
        </w:rPr>
        <w:t xml:space="preserve"> </w:t>
      </w:r>
      <w:r>
        <w:t>of</w:t>
      </w:r>
      <w:r>
        <w:rPr>
          <w:spacing w:val="31"/>
        </w:rPr>
        <w:t xml:space="preserve"> </w:t>
      </w:r>
      <w:r>
        <w:t>uncertainty,</w:t>
      </w:r>
      <w:r>
        <w:rPr>
          <w:spacing w:val="32"/>
        </w:rPr>
        <w:t xml:space="preserve"> </w:t>
      </w:r>
      <w:r>
        <w:t>such</w:t>
      </w:r>
      <w:r>
        <w:rPr>
          <w:spacing w:val="31"/>
        </w:rPr>
        <w:t xml:space="preserve"> </w:t>
      </w:r>
      <w:r>
        <w:t>as</w:t>
      </w:r>
      <w:r>
        <w:rPr>
          <w:spacing w:val="30"/>
        </w:rPr>
        <w:t xml:space="preserve"> </w:t>
      </w:r>
      <w:r>
        <w:t>model</w:t>
      </w:r>
      <w:r>
        <w:rPr>
          <w:spacing w:val="31"/>
        </w:rPr>
        <w:t xml:space="preserve"> </w:t>
      </w:r>
      <w:r>
        <w:t>structure</w:t>
      </w:r>
    </w:p>
    <w:p w14:paraId="17A06B74" w14:textId="77777777" w:rsidR="00E2709D" w:rsidRDefault="00462487">
      <w:pPr>
        <w:pStyle w:val="BodyText"/>
        <w:spacing w:line="289" w:lineRule="exact"/>
        <w:ind w:left="290"/>
      </w:pPr>
      <w:r>
        <w:rPr>
          <w:rFonts w:ascii="Trebuchet MS"/>
          <w:sz w:val="12"/>
        </w:rPr>
        <w:t xml:space="preserve">39    </w:t>
      </w:r>
      <w:r>
        <w:rPr>
          <w:rFonts w:ascii="Trebuchet MS"/>
          <w:spacing w:val="19"/>
          <w:sz w:val="12"/>
        </w:rPr>
        <w:t xml:space="preserve"> </w:t>
      </w:r>
      <w:r>
        <w:t>or</w:t>
      </w:r>
      <w:r>
        <w:rPr>
          <w:spacing w:val="41"/>
        </w:rPr>
        <w:t xml:space="preserve"> </w:t>
      </w:r>
      <w:r>
        <w:t>model</w:t>
      </w:r>
      <w:r>
        <w:rPr>
          <w:spacing w:val="43"/>
        </w:rPr>
        <w:t xml:space="preserve"> </w:t>
      </w:r>
      <w:r>
        <w:t>parameterization</w:t>
      </w:r>
      <w:r>
        <w:rPr>
          <w:spacing w:val="43"/>
        </w:rPr>
        <w:t xml:space="preserve"> </w:t>
      </w:r>
      <w:hyperlink w:anchor="_bookmark39" w:history="1">
        <w:proofErr w:type="spellStart"/>
        <w:r>
          <w:t>Cloke</w:t>
        </w:r>
        <w:proofErr w:type="spellEnd"/>
        <w:r>
          <w:rPr>
            <w:spacing w:val="41"/>
          </w:rPr>
          <w:t xml:space="preserve"> </w:t>
        </w:r>
        <w:r>
          <w:t>and</w:t>
        </w:r>
        <w:r>
          <w:rPr>
            <w:spacing w:val="42"/>
          </w:rPr>
          <w:t xml:space="preserve"> </w:t>
        </w:r>
        <w:proofErr w:type="spellStart"/>
        <w:r>
          <w:t>Pappenberger</w:t>
        </w:r>
        <w:proofErr w:type="spellEnd"/>
        <w:r>
          <w:rPr>
            <w:spacing w:val="42"/>
          </w:rPr>
          <w:t xml:space="preserve"> </w:t>
        </w:r>
      </w:hyperlink>
      <w:hyperlink w:anchor="_bookmark39" w:history="1">
        <w:r>
          <w:t>(2009).</w:t>
        </w:r>
      </w:hyperlink>
    </w:p>
    <w:p w14:paraId="0046FC30" w14:textId="77777777" w:rsidR="00E2709D" w:rsidRDefault="00462487">
      <w:pPr>
        <w:pStyle w:val="BodyText"/>
        <w:tabs>
          <w:tab w:val="left" w:pos="968"/>
        </w:tabs>
        <w:spacing w:line="289" w:lineRule="exact"/>
        <w:ind w:left="290"/>
      </w:pPr>
      <w:r>
        <w:rPr>
          <w:rFonts w:ascii="Trebuchet MS"/>
          <w:sz w:val="12"/>
        </w:rPr>
        <w:t>40</w:t>
      </w:r>
      <w:r>
        <w:rPr>
          <w:rFonts w:ascii="Trebuchet MS"/>
          <w:sz w:val="12"/>
        </w:rPr>
        <w:tab/>
      </w:r>
      <w:r>
        <w:t>The</w:t>
      </w:r>
      <w:r>
        <w:rPr>
          <w:spacing w:val="21"/>
        </w:rPr>
        <w:t xml:space="preserve"> </w:t>
      </w:r>
      <w:r>
        <w:t>decision</w:t>
      </w:r>
      <w:r>
        <w:rPr>
          <w:spacing w:val="24"/>
        </w:rPr>
        <w:t xml:space="preserve"> </w:t>
      </w:r>
      <w:r>
        <w:t>to</w:t>
      </w:r>
      <w:r>
        <w:rPr>
          <w:spacing w:val="23"/>
        </w:rPr>
        <w:t xml:space="preserve"> </w:t>
      </w:r>
      <w:r>
        <w:t>issue</w:t>
      </w:r>
      <w:r>
        <w:rPr>
          <w:spacing w:val="23"/>
        </w:rPr>
        <w:t xml:space="preserve"> </w:t>
      </w:r>
      <w:r>
        <w:t>weather-related</w:t>
      </w:r>
      <w:r>
        <w:rPr>
          <w:spacing w:val="23"/>
        </w:rPr>
        <w:t xml:space="preserve"> </w:t>
      </w:r>
      <w:r>
        <w:t>warnings,</w:t>
      </w:r>
      <w:r>
        <w:rPr>
          <w:spacing w:val="24"/>
        </w:rPr>
        <w:t xml:space="preserve"> </w:t>
      </w:r>
      <w:r>
        <w:t>such</w:t>
      </w:r>
      <w:r>
        <w:rPr>
          <w:spacing w:val="23"/>
        </w:rPr>
        <w:t xml:space="preserve"> </w:t>
      </w:r>
      <w:r>
        <w:t>as</w:t>
      </w:r>
      <w:r>
        <w:rPr>
          <w:spacing w:val="22"/>
        </w:rPr>
        <w:t xml:space="preserve"> </w:t>
      </w:r>
      <w:r>
        <w:t>floods,</w:t>
      </w:r>
      <w:r>
        <w:rPr>
          <w:spacing w:val="24"/>
        </w:rPr>
        <w:t xml:space="preserve"> </w:t>
      </w:r>
      <w:r>
        <w:t>is</w:t>
      </w:r>
      <w:r>
        <w:rPr>
          <w:spacing w:val="23"/>
        </w:rPr>
        <w:t xml:space="preserve"> </w:t>
      </w:r>
      <w:r>
        <w:t>delicate</w:t>
      </w:r>
    </w:p>
    <w:p w14:paraId="3E457602" w14:textId="77777777" w:rsidR="00E2709D" w:rsidRDefault="00462487">
      <w:pPr>
        <w:pStyle w:val="BodyText"/>
        <w:spacing w:line="289" w:lineRule="exact"/>
        <w:ind w:left="290"/>
      </w:pPr>
      <w:r>
        <w:rPr>
          <w:rFonts w:ascii="Trebuchet MS"/>
          <w:sz w:val="12"/>
        </w:rPr>
        <w:t xml:space="preserve">41    </w:t>
      </w:r>
      <w:r>
        <w:rPr>
          <w:rFonts w:ascii="Trebuchet MS"/>
          <w:spacing w:val="19"/>
          <w:sz w:val="12"/>
        </w:rPr>
        <w:t xml:space="preserve"> </w:t>
      </w:r>
      <w:r>
        <w:t>as</w:t>
      </w:r>
      <w:r>
        <w:rPr>
          <w:spacing w:val="13"/>
        </w:rPr>
        <w:t xml:space="preserve"> </w:t>
      </w:r>
      <w:r>
        <w:t>it</w:t>
      </w:r>
      <w:r>
        <w:rPr>
          <w:spacing w:val="14"/>
        </w:rPr>
        <w:t xml:space="preserve"> </w:t>
      </w:r>
      <w:r>
        <w:t>might</w:t>
      </w:r>
      <w:r>
        <w:rPr>
          <w:spacing w:val="13"/>
        </w:rPr>
        <w:t xml:space="preserve"> </w:t>
      </w:r>
      <w:r>
        <w:t>result</w:t>
      </w:r>
      <w:r>
        <w:rPr>
          <w:spacing w:val="13"/>
        </w:rPr>
        <w:t xml:space="preserve"> </w:t>
      </w:r>
      <w:r>
        <w:t>in</w:t>
      </w:r>
      <w:r>
        <w:rPr>
          <w:spacing w:val="14"/>
        </w:rPr>
        <w:t xml:space="preserve"> </w:t>
      </w:r>
      <w:r>
        <w:t>significant</w:t>
      </w:r>
      <w:r>
        <w:rPr>
          <w:spacing w:val="13"/>
        </w:rPr>
        <w:t xml:space="preserve"> </w:t>
      </w:r>
      <w:r>
        <w:t>costs,</w:t>
      </w:r>
      <w:r>
        <w:rPr>
          <w:spacing w:val="17"/>
        </w:rPr>
        <w:t xml:space="preserve"> </w:t>
      </w:r>
      <w:r>
        <w:t>either</w:t>
      </w:r>
      <w:r>
        <w:rPr>
          <w:spacing w:val="13"/>
        </w:rPr>
        <w:t xml:space="preserve"> </w:t>
      </w:r>
      <w:r>
        <w:t>due</w:t>
      </w:r>
      <w:r>
        <w:rPr>
          <w:spacing w:val="14"/>
        </w:rPr>
        <w:t xml:space="preserve"> </w:t>
      </w:r>
      <w:r>
        <w:t>to</w:t>
      </w:r>
      <w:r>
        <w:rPr>
          <w:spacing w:val="13"/>
        </w:rPr>
        <w:t xml:space="preserve"> </w:t>
      </w:r>
      <w:r>
        <w:t>unpreparedness</w:t>
      </w:r>
      <w:r>
        <w:rPr>
          <w:spacing w:val="14"/>
        </w:rPr>
        <w:t xml:space="preserve"> </w:t>
      </w:r>
      <w:r>
        <w:t>if</w:t>
      </w:r>
      <w:r>
        <w:rPr>
          <w:spacing w:val="13"/>
        </w:rPr>
        <w:t xml:space="preserve"> </w:t>
      </w:r>
      <w:r>
        <w:t>an</w:t>
      </w:r>
      <w:r>
        <w:rPr>
          <w:spacing w:val="14"/>
        </w:rPr>
        <w:t xml:space="preserve"> </w:t>
      </w:r>
      <w:r>
        <w:t>event</w:t>
      </w:r>
    </w:p>
    <w:p w14:paraId="09CD09E4" w14:textId="77777777" w:rsidR="00E2709D" w:rsidRDefault="00462487">
      <w:pPr>
        <w:pStyle w:val="BodyText"/>
        <w:spacing w:line="289" w:lineRule="exact"/>
        <w:ind w:left="290"/>
      </w:pPr>
      <w:r>
        <w:rPr>
          <w:rFonts w:ascii="Trebuchet MS"/>
          <w:sz w:val="12"/>
        </w:rPr>
        <w:t xml:space="preserve">42    </w:t>
      </w:r>
      <w:r>
        <w:rPr>
          <w:rFonts w:ascii="Trebuchet MS"/>
          <w:spacing w:val="19"/>
          <w:sz w:val="12"/>
        </w:rPr>
        <w:t xml:space="preserve"> </w:t>
      </w:r>
      <w:r>
        <w:rPr>
          <w:w w:val="105"/>
        </w:rPr>
        <w:t>is</w:t>
      </w:r>
      <w:r>
        <w:rPr>
          <w:spacing w:val="-2"/>
          <w:w w:val="105"/>
        </w:rPr>
        <w:t xml:space="preserve"> </w:t>
      </w:r>
      <w:r>
        <w:rPr>
          <w:w w:val="105"/>
        </w:rPr>
        <w:t>missed</w:t>
      </w:r>
      <w:r>
        <w:rPr>
          <w:spacing w:val="-3"/>
          <w:w w:val="105"/>
        </w:rPr>
        <w:t xml:space="preserve"> </w:t>
      </w:r>
      <w:r>
        <w:rPr>
          <w:w w:val="105"/>
        </w:rPr>
        <w:t>or</w:t>
      </w:r>
      <w:r>
        <w:rPr>
          <w:spacing w:val="-3"/>
          <w:w w:val="105"/>
        </w:rPr>
        <w:t xml:space="preserve"> </w:t>
      </w:r>
      <w:r>
        <w:rPr>
          <w:w w:val="105"/>
        </w:rPr>
        <w:t>the</w:t>
      </w:r>
      <w:r>
        <w:rPr>
          <w:spacing w:val="-2"/>
          <w:w w:val="105"/>
        </w:rPr>
        <w:t xml:space="preserve"> </w:t>
      </w:r>
      <w:r>
        <w:rPr>
          <w:w w:val="105"/>
        </w:rPr>
        <w:t>mobilization</w:t>
      </w:r>
      <w:r>
        <w:rPr>
          <w:spacing w:val="-2"/>
          <w:w w:val="105"/>
        </w:rPr>
        <w:t xml:space="preserve"> </w:t>
      </w:r>
      <w:r>
        <w:rPr>
          <w:w w:val="105"/>
        </w:rPr>
        <w:t>of</w:t>
      </w:r>
      <w:r>
        <w:rPr>
          <w:spacing w:val="-3"/>
          <w:w w:val="105"/>
        </w:rPr>
        <w:t xml:space="preserve"> </w:t>
      </w:r>
      <w:r>
        <w:rPr>
          <w:w w:val="105"/>
        </w:rPr>
        <w:t>resources</w:t>
      </w:r>
      <w:r>
        <w:rPr>
          <w:spacing w:val="-2"/>
          <w:w w:val="105"/>
        </w:rPr>
        <w:t xml:space="preserve"> </w:t>
      </w:r>
      <w:r>
        <w:rPr>
          <w:w w:val="105"/>
        </w:rPr>
        <w:t>in</w:t>
      </w:r>
      <w:r>
        <w:rPr>
          <w:spacing w:val="-2"/>
          <w:w w:val="105"/>
        </w:rPr>
        <w:t xml:space="preserve"> </w:t>
      </w:r>
      <w:r>
        <w:rPr>
          <w:w w:val="105"/>
        </w:rPr>
        <w:t>false</w:t>
      </w:r>
      <w:r>
        <w:rPr>
          <w:spacing w:val="-3"/>
          <w:w w:val="105"/>
        </w:rPr>
        <w:t xml:space="preserve"> </w:t>
      </w:r>
      <w:r>
        <w:rPr>
          <w:w w:val="105"/>
        </w:rPr>
        <w:t>alarms.</w:t>
      </w:r>
      <w:r>
        <w:rPr>
          <w:spacing w:val="18"/>
          <w:w w:val="105"/>
        </w:rPr>
        <w:t xml:space="preserve"> </w:t>
      </w:r>
      <w:r>
        <w:rPr>
          <w:w w:val="105"/>
        </w:rPr>
        <w:t>Weather</w:t>
      </w:r>
      <w:r>
        <w:rPr>
          <w:spacing w:val="-3"/>
          <w:w w:val="105"/>
        </w:rPr>
        <w:t xml:space="preserve"> </w:t>
      </w:r>
      <w:r>
        <w:rPr>
          <w:w w:val="105"/>
        </w:rPr>
        <w:t>forecast-</w:t>
      </w:r>
    </w:p>
    <w:p w14:paraId="1A01258E" w14:textId="77777777" w:rsidR="00E2709D" w:rsidRDefault="00462487">
      <w:pPr>
        <w:pStyle w:val="BodyText"/>
        <w:spacing w:line="289" w:lineRule="exact"/>
        <w:ind w:left="290"/>
      </w:pPr>
      <w:r>
        <w:rPr>
          <w:rFonts w:ascii="Trebuchet MS"/>
          <w:sz w:val="12"/>
        </w:rPr>
        <w:t xml:space="preserve">43    </w:t>
      </w:r>
      <w:r>
        <w:rPr>
          <w:rFonts w:ascii="Trebuchet MS"/>
          <w:spacing w:val="19"/>
          <w:sz w:val="12"/>
        </w:rPr>
        <w:t xml:space="preserve"> </w:t>
      </w:r>
      <w:proofErr w:type="spellStart"/>
      <w:r>
        <w:t>ing</w:t>
      </w:r>
      <w:proofErr w:type="spellEnd"/>
      <w:r>
        <w:rPr>
          <w:spacing w:val="35"/>
        </w:rPr>
        <w:t xml:space="preserve"> </w:t>
      </w:r>
      <w:r>
        <w:t>systems</w:t>
      </w:r>
      <w:r>
        <w:rPr>
          <w:spacing w:val="34"/>
        </w:rPr>
        <w:t xml:space="preserve"> </w:t>
      </w:r>
      <w:r>
        <w:t>often</w:t>
      </w:r>
      <w:r>
        <w:rPr>
          <w:spacing w:val="35"/>
        </w:rPr>
        <w:t xml:space="preserve"> </w:t>
      </w:r>
      <w:r>
        <w:t>issue</w:t>
      </w:r>
      <w:r>
        <w:rPr>
          <w:spacing w:val="35"/>
        </w:rPr>
        <w:t xml:space="preserve"> </w:t>
      </w:r>
      <w:r>
        <w:t>a</w:t>
      </w:r>
      <w:r>
        <w:rPr>
          <w:spacing w:val="34"/>
        </w:rPr>
        <w:t xml:space="preserve"> </w:t>
      </w:r>
      <w:r>
        <w:t>higher</w:t>
      </w:r>
      <w:r>
        <w:rPr>
          <w:spacing w:val="36"/>
        </w:rPr>
        <w:t xml:space="preserve"> </w:t>
      </w:r>
      <w:r>
        <w:t>number</w:t>
      </w:r>
      <w:r>
        <w:rPr>
          <w:spacing w:val="34"/>
        </w:rPr>
        <w:t xml:space="preserve"> </w:t>
      </w:r>
      <w:r>
        <w:t>of</w:t>
      </w:r>
      <w:r>
        <w:rPr>
          <w:spacing w:val="34"/>
        </w:rPr>
        <w:t xml:space="preserve"> </w:t>
      </w:r>
      <w:r>
        <w:t>false</w:t>
      </w:r>
      <w:r>
        <w:rPr>
          <w:spacing w:val="35"/>
        </w:rPr>
        <w:t xml:space="preserve"> </w:t>
      </w:r>
      <w:r>
        <w:t>alarms</w:t>
      </w:r>
      <w:r>
        <w:rPr>
          <w:spacing w:val="34"/>
        </w:rPr>
        <w:t xml:space="preserve"> </w:t>
      </w:r>
      <w:r>
        <w:t>than</w:t>
      </w:r>
      <w:r>
        <w:rPr>
          <w:spacing w:val="34"/>
        </w:rPr>
        <w:t xml:space="preserve"> </w:t>
      </w:r>
      <w:r>
        <w:t>missed</w:t>
      </w:r>
      <w:r>
        <w:rPr>
          <w:spacing w:val="35"/>
        </w:rPr>
        <w:t xml:space="preserve"> </w:t>
      </w:r>
      <w:r>
        <w:t>events</w:t>
      </w:r>
    </w:p>
    <w:p w14:paraId="390A7521" w14:textId="77777777" w:rsidR="00E2709D" w:rsidRDefault="00462487">
      <w:pPr>
        <w:pStyle w:val="BodyText"/>
        <w:spacing w:line="289" w:lineRule="exact"/>
        <w:ind w:left="290"/>
      </w:pPr>
      <w:r>
        <w:rPr>
          <w:rFonts w:ascii="Trebuchet MS"/>
          <w:sz w:val="12"/>
        </w:rPr>
        <w:t xml:space="preserve">44    </w:t>
      </w:r>
      <w:r>
        <w:rPr>
          <w:rFonts w:ascii="Trebuchet MS"/>
          <w:spacing w:val="19"/>
          <w:sz w:val="12"/>
        </w:rPr>
        <w:t xml:space="preserve"> </w:t>
      </w:r>
      <w:hyperlink w:anchor="_bookmark35" w:history="1">
        <w:proofErr w:type="spellStart"/>
        <w:r>
          <w:rPr>
            <w:w w:val="105"/>
          </w:rPr>
          <w:t>Bouttier</w:t>
        </w:r>
        <w:proofErr w:type="spellEnd"/>
        <w:r>
          <w:rPr>
            <w:spacing w:val="24"/>
            <w:w w:val="105"/>
          </w:rPr>
          <w:t xml:space="preserve"> </w:t>
        </w:r>
        <w:r>
          <w:rPr>
            <w:w w:val="105"/>
          </w:rPr>
          <w:t>and</w:t>
        </w:r>
        <w:r>
          <w:rPr>
            <w:spacing w:val="24"/>
            <w:w w:val="105"/>
          </w:rPr>
          <w:t xml:space="preserve"> </w:t>
        </w:r>
        <w:proofErr w:type="spellStart"/>
        <w:r>
          <w:rPr>
            <w:w w:val="105"/>
          </w:rPr>
          <w:t>Marchal</w:t>
        </w:r>
        <w:proofErr w:type="spellEnd"/>
      </w:hyperlink>
      <w:r>
        <w:rPr>
          <w:spacing w:val="25"/>
          <w:w w:val="105"/>
        </w:rPr>
        <w:t xml:space="preserve"> </w:t>
      </w:r>
      <w:hyperlink w:anchor="_bookmark35" w:history="1">
        <w:r>
          <w:rPr>
            <w:w w:val="105"/>
          </w:rPr>
          <w:t>(2023),</w:t>
        </w:r>
      </w:hyperlink>
      <w:r>
        <w:rPr>
          <w:spacing w:val="27"/>
          <w:w w:val="105"/>
        </w:rPr>
        <w:t xml:space="preserve"> </w:t>
      </w:r>
      <w:r>
        <w:rPr>
          <w:w w:val="105"/>
        </w:rPr>
        <w:t>despite</w:t>
      </w:r>
      <w:r>
        <w:rPr>
          <w:spacing w:val="25"/>
          <w:w w:val="105"/>
        </w:rPr>
        <w:t xml:space="preserve"> </w:t>
      </w:r>
      <w:r>
        <w:rPr>
          <w:w w:val="105"/>
        </w:rPr>
        <w:t>the</w:t>
      </w:r>
      <w:r>
        <w:rPr>
          <w:spacing w:val="24"/>
          <w:w w:val="105"/>
        </w:rPr>
        <w:t xml:space="preserve"> </w:t>
      </w:r>
      <w:r>
        <w:rPr>
          <w:w w:val="105"/>
        </w:rPr>
        <w:t>potential</w:t>
      </w:r>
      <w:r>
        <w:rPr>
          <w:spacing w:val="24"/>
          <w:w w:val="105"/>
        </w:rPr>
        <w:t xml:space="preserve"> </w:t>
      </w:r>
      <w:r>
        <w:rPr>
          <w:w w:val="105"/>
        </w:rPr>
        <w:t>risk</w:t>
      </w:r>
      <w:r>
        <w:rPr>
          <w:spacing w:val="24"/>
          <w:w w:val="105"/>
        </w:rPr>
        <w:t xml:space="preserve"> </w:t>
      </w:r>
      <w:r>
        <w:rPr>
          <w:w w:val="105"/>
        </w:rPr>
        <w:t>of</w:t>
      </w:r>
      <w:r>
        <w:rPr>
          <w:spacing w:val="25"/>
          <w:w w:val="105"/>
        </w:rPr>
        <w:t xml:space="preserve"> </w:t>
      </w:r>
      <w:r>
        <w:rPr>
          <w:w w:val="105"/>
        </w:rPr>
        <w:t>eroding</w:t>
      </w:r>
      <w:r>
        <w:rPr>
          <w:spacing w:val="24"/>
          <w:w w:val="105"/>
        </w:rPr>
        <w:t xml:space="preserve"> </w:t>
      </w:r>
      <w:r>
        <w:rPr>
          <w:w w:val="105"/>
        </w:rPr>
        <w:t>trust</w:t>
      </w:r>
      <w:r>
        <w:rPr>
          <w:spacing w:val="24"/>
          <w:w w:val="105"/>
        </w:rPr>
        <w:t xml:space="preserve"> </w:t>
      </w:r>
      <w:r>
        <w:rPr>
          <w:w w:val="105"/>
        </w:rPr>
        <w:t>in</w:t>
      </w:r>
    </w:p>
    <w:p w14:paraId="613C43D6" w14:textId="77777777" w:rsidR="00E2709D" w:rsidRDefault="00462487">
      <w:pPr>
        <w:pStyle w:val="BodyText"/>
        <w:spacing w:line="289" w:lineRule="exact"/>
        <w:ind w:left="290"/>
      </w:pPr>
      <w:r>
        <w:rPr>
          <w:rFonts w:ascii="Trebuchet MS" w:hAnsi="Trebuchet MS"/>
          <w:sz w:val="12"/>
        </w:rPr>
        <w:t xml:space="preserve">45    </w:t>
      </w:r>
      <w:r>
        <w:rPr>
          <w:rFonts w:ascii="Trebuchet MS" w:hAnsi="Trebuchet MS"/>
          <w:spacing w:val="19"/>
          <w:sz w:val="12"/>
        </w:rPr>
        <w:t xml:space="preserve"> </w:t>
      </w:r>
      <w:r>
        <w:rPr>
          <w:w w:val="105"/>
        </w:rPr>
        <w:t>the</w:t>
      </w:r>
      <w:r>
        <w:rPr>
          <w:spacing w:val="24"/>
          <w:w w:val="105"/>
        </w:rPr>
        <w:t xml:space="preserve"> </w:t>
      </w:r>
      <w:r>
        <w:rPr>
          <w:w w:val="105"/>
        </w:rPr>
        <w:t>system,</w:t>
      </w:r>
      <w:r>
        <w:rPr>
          <w:spacing w:val="26"/>
          <w:w w:val="105"/>
        </w:rPr>
        <w:t xml:space="preserve"> </w:t>
      </w:r>
      <w:r>
        <w:rPr>
          <w:w w:val="105"/>
        </w:rPr>
        <w:t>known</w:t>
      </w:r>
      <w:r>
        <w:rPr>
          <w:spacing w:val="25"/>
          <w:w w:val="105"/>
        </w:rPr>
        <w:t xml:space="preserve"> </w:t>
      </w:r>
      <w:r>
        <w:rPr>
          <w:w w:val="105"/>
        </w:rPr>
        <w:t>as</w:t>
      </w:r>
      <w:r>
        <w:rPr>
          <w:spacing w:val="23"/>
          <w:w w:val="105"/>
        </w:rPr>
        <w:t xml:space="preserve"> </w:t>
      </w:r>
      <w:r>
        <w:rPr>
          <w:w w:val="105"/>
        </w:rPr>
        <w:t>the</w:t>
      </w:r>
      <w:r>
        <w:rPr>
          <w:spacing w:val="24"/>
          <w:w w:val="105"/>
        </w:rPr>
        <w:t xml:space="preserve"> </w:t>
      </w:r>
      <w:r>
        <w:rPr>
          <w:w w:val="105"/>
        </w:rPr>
        <w:t>’cry</w:t>
      </w:r>
      <w:r>
        <w:rPr>
          <w:spacing w:val="25"/>
          <w:w w:val="105"/>
        </w:rPr>
        <w:t xml:space="preserve"> </w:t>
      </w:r>
      <w:r>
        <w:rPr>
          <w:w w:val="105"/>
        </w:rPr>
        <w:t>wolf’</w:t>
      </w:r>
      <w:r>
        <w:rPr>
          <w:spacing w:val="24"/>
          <w:w w:val="105"/>
        </w:rPr>
        <w:t xml:space="preserve"> </w:t>
      </w:r>
      <w:r>
        <w:rPr>
          <w:w w:val="105"/>
        </w:rPr>
        <w:t>effect</w:t>
      </w:r>
      <w:r>
        <w:rPr>
          <w:spacing w:val="25"/>
          <w:w w:val="105"/>
        </w:rPr>
        <w:t xml:space="preserve"> </w:t>
      </w:r>
      <w:hyperlink w:anchor="_bookmark50" w:history="1">
        <w:proofErr w:type="spellStart"/>
        <w:r>
          <w:rPr>
            <w:w w:val="105"/>
          </w:rPr>
          <w:t>LeClerc</w:t>
        </w:r>
        <w:proofErr w:type="spellEnd"/>
        <w:r>
          <w:rPr>
            <w:spacing w:val="24"/>
            <w:w w:val="105"/>
          </w:rPr>
          <w:t xml:space="preserve"> </w:t>
        </w:r>
        <w:r>
          <w:rPr>
            <w:w w:val="105"/>
          </w:rPr>
          <w:t>and</w:t>
        </w:r>
        <w:r>
          <w:rPr>
            <w:spacing w:val="23"/>
            <w:w w:val="105"/>
          </w:rPr>
          <w:t xml:space="preserve"> </w:t>
        </w:r>
        <w:r>
          <w:rPr>
            <w:w w:val="105"/>
          </w:rPr>
          <w:t>Joslyn</w:t>
        </w:r>
      </w:hyperlink>
      <w:r>
        <w:rPr>
          <w:spacing w:val="25"/>
          <w:w w:val="105"/>
        </w:rPr>
        <w:t xml:space="preserve"> </w:t>
      </w:r>
      <w:hyperlink w:anchor="_bookmark50" w:history="1">
        <w:r>
          <w:rPr>
            <w:w w:val="105"/>
          </w:rPr>
          <w:t>(2015).</w:t>
        </w:r>
      </w:hyperlink>
      <w:r>
        <w:rPr>
          <w:w w:val="105"/>
        </w:rPr>
        <w:t xml:space="preserve"> </w:t>
      </w:r>
      <w:r>
        <w:rPr>
          <w:spacing w:val="6"/>
          <w:w w:val="105"/>
        </w:rPr>
        <w:t xml:space="preserve"> </w:t>
      </w:r>
      <w:r>
        <w:rPr>
          <w:w w:val="105"/>
        </w:rPr>
        <w:t>This</w:t>
      </w:r>
    </w:p>
    <w:p w14:paraId="60034234" w14:textId="77777777" w:rsidR="00E2709D" w:rsidRDefault="00462487">
      <w:pPr>
        <w:pStyle w:val="BodyText"/>
        <w:spacing w:line="289" w:lineRule="exact"/>
        <w:ind w:left="290"/>
      </w:pPr>
      <w:r>
        <w:rPr>
          <w:rFonts w:ascii="Trebuchet MS"/>
          <w:sz w:val="12"/>
        </w:rPr>
        <w:t xml:space="preserve">46    </w:t>
      </w:r>
      <w:r>
        <w:rPr>
          <w:rFonts w:ascii="Trebuchet MS"/>
          <w:spacing w:val="19"/>
          <w:sz w:val="12"/>
        </w:rPr>
        <w:t xml:space="preserve"> </w:t>
      </w:r>
      <w:r>
        <w:t>latter</w:t>
      </w:r>
      <w:r>
        <w:rPr>
          <w:spacing w:val="31"/>
        </w:rPr>
        <w:t xml:space="preserve"> </w:t>
      </w:r>
      <w:r>
        <w:t>research</w:t>
      </w:r>
      <w:r>
        <w:rPr>
          <w:spacing w:val="32"/>
        </w:rPr>
        <w:t xml:space="preserve"> </w:t>
      </w:r>
      <w:r>
        <w:t>showed</w:t>
      </w:r>
      <w:r>
        <w:rPr>
          <w:spacing w:val="31"/>
        </w:rPr>
        <w:t xml:space="preserve"> </w:t>
      </w:r>
      <w:r>
        <w:t>that</w:t>
      </w:r>
      <w:r>
        <w:rPr>
          <w:spacing w:val="31"/>
        </w:rPr>
        <w:t xml:space="preserve"> </w:t>
      </w:r>
      <w:r>
        <w:t>an</w:t>
      </w:r>
      <w:r>
        <w:rPr>
          <w:spacing w:val="31"/>
        </w:rPr>
        <w:t xml:space="preserve"> </w:t>
      </w:r>
      <w:r>
        <w:t>increase</w:t>
      </w:r>
      <w:r>
        <w:rPr>
          <w:spacing w:val="32"/>
        </w:rPr>
        <w:t xml:space="preserve"> </w:t>
      </w:r>
      <w:r>
        <w:t>in</w:t>
      </w:r>
      <w:r>
        <w:rPr>
          <w:spacing w:val="31"/>
        </w:rPr>
        <w:t xml:space="preserve"> </w:t>
      </w:r>
      <w:r>
        <w:t>false</w:t>
      </w:r>
      <w:r>
        <w:rPr>
          <w:spacing w:val="31"/>
        </w:rPr>
        <w:t xml:space="preserve"> </w:t>
      </w:r>
      <w:r>
        <w:t>alarms</w:t>
      </w:r>
      <w:r>
        <w:rPr>
          <w:spacing w:val="30"/>
        </w:rPr>
        <w:t xml:space="preserve"> </w:t>
      </w:r>
      <w:r>
        <w:t>diminishes</w:t>
      </w:r>
      <w:r>
        <w:rPr>
          <w:spacing w:val="32"/>
        </w:rPr>
        <w:t xml:space="preserve"> </w:t>
      </w:r>
      <w:r>
        <w:t>the</w:t>
      </w:r>
      <w:r>
        <w:rPr>
          <w:spacing w:val="32"/>
        </w:rPr>
        <w:t xml:space="preserve"> </w:t>
      </w:r>
      <w:proofErr w:type="spellStart"/>
      <w:r>
        <w:t>credi</w:t>
      </w:r>
      <w:proofErr w:type="spellEnd"/>
      <w:r>
        <w:t>-</w:t>
      </w:r>
    </w:p>
    <w:p w14:paraId="780FC072" w14:textId="77777777" w:rsidR="00E2709D" w:rsidRDefault="00462487">
      <w:pPr>
        <w:pStyle w:val="BodyText"/>
        <w:spacing w:line="289" w:lineRule="exact"/>
        <w:ind w:left="290"/>
      </w:pPr>
      <w:r>
        <w:rPr>
          <w:rFonts w:ascii="Trebuchet MS"/>
          <w:sz w:val="12"/>
        </w:rPr>
        <w:t xml:space="preserve">47    </w:t>
      </w:r>
      <w:r>
        <w:rPr>
          <w:rFonts w:ascii="Trebuchet MS"/>
          <w:spacing w:val="19"/>
          <w:sz w:val="12"/>
        </w:rPr>
        <w:t xml:space="preserve"> </w:t>
      </w:r>
      <w:proofErr w:type="spellStart"/>
      <w:r>
        <w:rPr>
          <w:w w:val="105"/>
        </w:rPr>
        <w:t>bility</w:t>
      </w:r>
      <w:proofErr w:type="spellEnd"/>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system,</w:t>
      </w:r>
      <w:r>
        <w:rPr>
          <w:spacing w:val="-2"/>
          <w:w w:val="105"/>
        </w:rPr>
        <w:t xml:space="preserve"> </w:t>
      </w:r>
      <w:r>
        <w:rPr>
          <w:w w:val="105"/>
        </w:rPr>
        <w:t>leading</w:t>
      </w:r>
      <w:r>
        <w:rPr>
          <w:spacing w:val="-3"/>
          <w:w w:val="105"/>
        </w:rPr>
        <w:t xml:space="preserve"> </w:t>
      </w:r>
      <w:r>
        <w:rPr>
          <w:w w:val="105"/>
        </w:rPr>
        <w:t>end-users</w:t>
      </w:r>
      <w:r>
        <w:rPr>
          <w:spacing w:val="-3"/>
          <w:w w:val="105"/>
        </w:rPr>
        <w:t xml:space="preserve"> </w:t>
      </w:r>
      <w:r>
        <w:rPr>
          <w:w w:val="105"/>
        </w:rPr>
        <w:t>to</w:t>
      </w:r>
      <w:r>
        <w:rPr>
          <w:spacing w:val="-2"/>
          <w:w w:val="105"/>
        </w:rPr>
        <w:t xml:space="preserve"> </w:t>
      </w:r>
      <w:r>
        <w:rPr>
          <w:w w:val="105"/>
        </w:rPr>
        <w:t>disregard</w:t>
      </w:r>
      <w:r>
        <w:rPr>
          <w:spacing w:val="-3"/>
          <w:w w:val="105"/>
        </w:rPr>
        <w:t xml:space="preserve"> </w:t>
      </w:r>
      <w:r>
        <w:rPr>
          <w:w w:val="105"/>
        </w:rPr>
        <w:t>precautionary</w:t>
      </w:r>
      <w:r>
        <w:rPr>
          <w:spacing w:val="-2"/>
          <w:w w:val="105"/>
        </w:rPr>
        <w:t xml:space="preserve"> </w:t>
      </w:r>
      <w:r>
        <w:rPr>
          <w:w w:val="105"/>
        </w:rPr>
        <w:t>measures.</w:t>
      </w:r>
    </w:p>
    <w:p w14:paraId="0F56C369" w14:textId="77777777" w:rsidR="00E2709D" w:rsidRDefault="00462487">
      <w:pPr>
        <w:pStyle w:val="BodyText"/>
        <w:spacing w:line="289" w:lineRule="exact"/>
        <w:ind w:left="290"/>
      </w:pPr>
      <w:r>
        <w:rPr>
          <w:rFonts w:ascii="Trebuchet MS"/>
          <w:sz w:val="12"/>
        </w:rPr>
        <w:t xml:space="preserve">48    </w:t>
      </w:r>
      <w:r>
        <w:rPr>
          <w:rFonts w:ascii="Trebuchet MS"/>
          <w:spacing w:val="19"/>
          <w:sz w:val="12"/>
        </w:rPr>
        <w:t xml:space="preserve"> </w:t>
      </w:r>
      <w:r>
        <w:t>However,</w:t>
      </w:r>
      <w:r>
        <w:rPr>
          <w:spacing w:val="28"/>
        </w:rPr>
        <w:t xml:space="preserve"> </w:t>
      </w:r>
      <w:r>
        <w:t>they</w:t>
      </w:r>
      <w:r>
        <w:rPr>
          <w:spacing w:val="24"/>
        </w:rPr>
        <w:t xml:space="preserve"> </w:t>
      </w:r>
      <w:r>
        <w:t>also</w:t>
      </w:r>
      <w:r>
        <w:rPr>
          <w:spacing w:val="24"/>
        </w:rPr>
        <w:t xml:space="preserve"> </w:t>
      </w:r>
      <w:r>
        <w:t>demonstrated</w:t>
      </w:r>
      <w:r>
        <w:rPr>
          <w:spacing w:val="24"/>
        </w:rPr>
        <w:t xml:space="preserve"> </w:t>
      </w:r>
      <w:r>
        <w:t>that</w:t>
      </w:r>
      <w:r>
        <w:rPr>
          <w:spacing w:val="24"/>
        </w:rPr>
        <w:t xml:space="preserve"> </w:t>
      </w:r>
      <w:r>
        <w:t>incorporating</w:t>
      </w:r>
      <w:r>
        <w:rPr>
          <w:spacing w:val="24"/>
        </w:rPr>
        <w:t xml:space="preserve"> </w:t>
      </w:r>
      <w:r>
        <w:t>uncertainty</w:t>
      </w:r>
      <w:r>
        <w:rPr>
          <w:spacing w:val="24"/>
        </w:rPr>
        <w:t xml:space="preserve"> </w:t>
      </w:r>
      <w:r>
        <w:t>estimates</w:t>
      </w:r>
      <w:r>
        <w:rPr>
          <w:spacing w:val="24"/>
        </w:rPr>
        <w:t xml:space="preserve"> </w:t>
      </w:r>
      <w:r>
        <w:t>in</w:t>
      </w:r>
    </w:p>
    <w:p w14:paraId="0E935F80" w14:textId="77777777" w:rsidR="00E2709D" w:rsidRDefault="00462487">
      <w:pPr>
        <w:pStyle w:val="BodyText"/>
        <w:spacing w:line="289" w:lineRule="exact"/>
        <w:ind w:left="290"/>
      </w:pPr>
      <w:r>
        <w:rPr>
          <w:rFonts w:ascii="Trebuchet MS"/>
          <w:sz w:val="12"/>
        </w:rPr>
        <w:t xml:space="preserve">49    </w:t>
      </w:r>
      <w:r>
        <w:rPr>
          <w:rFonts w:ascii="Trebuchet MS"/>
          <w:spacing w:val="19"/>
          <w:sz w:val="12"/>
        </w:rPr>
        <w:t xml:space="preserve"> </w:t>
      </w:r>
      <w:r>
        <w:t>warning</w:t>
      </w:r>
      <w:r>
        <w:rPr>
          <w:spacing w:val="36"/>
        </w:rPr>
        <w:t xml:space="preserve"> </w:t>
      </w:r>
      <w:r>
        <w:t>messages</w:t>
      </w:r>
      <w:r>
        <w:rPr>
          <w:spacing w:val="36"/>
        </w:rPr>
        <w:t xml:space="preserve"> </w:t>
      </w:r>
      <w:r>
        <w:t>can</w:t>
      </w:r>
      <w:r>
        <w:rPr>
          <w:spacing w:val="37"/>
        </w:rPr>
        <w:t xml:space="preserve"> </w:t>
      </w:r>
      <w:r>
        <w:t>assist</w:t>
      </w:r>
      <w:r>
        <w:rPr>
          <w:spacing w:val="36"/>
        </w:rPr>
        <w:t xml:space="preserve"> </w:t>
      </w:r>
      <w:r>
        <w:t>users</w:t>
      </w:r>
      <w:r>
        <w:rPr>
          <w:spacing w:val="36"/>
        </w:rPr>
        <w:t xml:space="preserve"> </w:t>
      </w:r>
      <w:r>
        <w:t>in</w:t>
      </w:r>
      <w:r>
        <w:rPr>
          <w:spacing w:val="37"/>
        </w:rPr>
        <w:t xml:space="preserve"> </w:t>
      </w:r>
      <w:r>
        <w:t>making</w:t>
      </w:r>
      <w:r>
        <w:rPr>
          <w:spacing w:val="36"/>
        </w:rPr>
        <w:t xml:space="preserve"> </w:t>
      </w:r>
      <w:r>
        <w:t>informed</w:t>
      </w:r>
      <w:r>
        <w:rPr>
          <w:spacing w:val="36"/>
        </w:rPr>
        <w:t xml:space="preserve"> </w:t>
      </w:r>
      <w:r>
        <w:t>decisions.</w:t>
      </w:r>
      <w:r>
        <w:rPr>
          <w:spacing w:val="74"/>
        </w:rPr>
        <w:t xml:space="preserve"> </w:t>
      </w:r>
      <w:r>
        <w:t>Therefore,</w:t>
      </w:r>
    </w:p>
    <w:p w14:paraId="46C3687F" w14:textId="77777777" w:rsidR="00E2709D" w:rsidRDefault="00462487">
      <w:pPr>
        <w:pStyle w:val="BodyText"/>
        <w:spacing w:line="289" w:lineRule="exact"/>
        <w:ind w:left="290"/>
      </w:pPr>
      <w:r>
        <w:rPr>
          <w:rFonts w:ascii="Trebuchet MS"/>
          <w:sz w:val="12"/>
        </w:rPr>
        <w:t xml:space="preserve">50    </w:t>
      </w:r>
      <w:r>
        <w:rPr>
          <w:rFonts w:ascii="Trebuchet MS"/>
          <w:spacing w:val="19"/>
          <w:sz w:val="12"/>
        </w:rPr>
        <w:t xml:space="preserve"> </w:t>
      </w:r>
      <w:r>
        <w:rPr>
          <w:w w:val="105"/>
        </w:rPr>
        <w:t>HEPS</w:t>
      </w:r>
      <w:r>
        <w:rPr>
          <w:spacing w:val="29"/>
          <w:w w:val="105"/>
        </w:rPr>
        <w:t xml:space="preserve"> </w:t>
      </w:r>
      <w:r>
        <w:rPr>
          <w:w w:val="105"/>
        </w:rPr>
        <w:t>have</w:t>
      </w:r>
      <w:r>
        <w:rPr>
          <w:spacing w:val="29"/>
          <w:w w:val="105"/>
        </w:rPr>
        <w:t xml:space="preserve"> </w:t>
      </w:r>
      <w:r>
        <w:rPr>
          <w:w w:val="105"/>
        </w:rPr>
        <w:t>the</w:t>
      </w:r>
      <w:r>
        <w:rPr>
          <w:spacing w:val="28"/>
          <w:w w:val="105"/>
        </w:rPr>
        <w:t xml:space="preserve"> </w:t>
      </w:r>
      <w:r>
        <w:rPr>
          <w:w w:val="105"/>
        </w:rPr>
        <w:t>potential</w:t>
      </w:r>
      <w:r>
        <w:rPr>
          <w:spacing w:val="29"/>
          <w:w w:val="105"/>
        </w:rPr>
        <w:t xml:space="preserve"> </w:t>
      </w:r>
      <w:r>
        <w:rPr>
          <w:w w:val="105"/>
        </w:rPr>
        <w:t>to</w:t>
      </w:r>
      <w:r>
        <w:rPr>
          <w:spacing w:val="29"/>
          <w:w w:val="105"/>
        </w:rPr>
        <w:t xml:space="preserve"> </w:t>
      </w:r>
      <w:r>
        <w:rPr>
          <w:w w:val="105"/>
        </w:rPr>
        <w:t>enhance</w:t>
      </w:r>
      <w:r>
        <w:rPr>
          <w:spacing w:val="29"/>
          <w:w w:val="105"/>
        </w:rPr>
        <w:t xml:space="preserve"> </w:t>
      </w:r>
      <w:r>
        <w:rPr>
          <w:w w:val="105"/>
        </w:rPr>
        <w:t>both</w:t>
      </w:r>
      <w:r>
        <w:rPr>
          <w:spacing w:val="29"/>
          <w:w w:val="105"/>
        </w:rPr>
        <w:t xml:space="preserve"> </w:t>
      </w:r>
      <w:r>
        <w:rPr>
          <w:w w:val="105"/>
        </w:rPr>
        <w:t>the</w:t>
      </w:r>
      <w:r>
        <w:rPr>
          <w:spacing w:val="29"/>
          <w:w w:val="105"/>
        </w:rPr>
        <w:t xml:space="preserve"> </w:t>
      </w:r>
      <w:r>
        <w:rPr>
          <w:w w:val="105"/>
        </w:rPr>
        <w:t>skill</w:t>
      </w:r>
      <w:r>
        <w:rPr>
          <w:spacing w:val="29"/>
          <w:w w:val="105"/>
        </w:rPr>
        <w:t xml:space="preserve"> </w:t>
      </w:r>
      <w:r>
        <w:rPr>
          <w:w w:val="105"/>
        </w:rPr>
        <w:t>and</w:t>
      </w:r>
      <w:r>
        <w:rPr>
          <w:spacing w:val="29"/>
          <w:w w:val="105"/>
        </w:rPr>
        <w:t xml:space="preserve"> </w:t>
      </w:r>
      <w:r>
        <w:rPr>
          <w:w w:val="105"/>
        </w:rPr>
        <w:t>trustworthiness</w:t>
      </w:r>
      <w:r>
        <w:rPr>
          <w:spacing w:val="29"/>
          <w:w w:val="105"/>
        </w:rPr>
        <w:t xml:space="preserve"> </w:t>
      </w:r>
      <w:r>
        <w:rPr>
          <w:w w:val="105"/>
        </w:rPr>
        <w:t>of</w:t>
      </w:r>
    </w:p>
    <w:p w14:paraId="518CB66A" w14:textId="77777777" w:rsidR="00E2709D" w:rsidRDefault="00462487">
      <w:pPr>
        <w:pStyle w:val="BodyText"/>
        <w:spacing w:line="289" w:lineRule="exact"/>
        <w:ind w:left="290"/>
      </w:pPr>
      <w:r>
        <w:rPr>
          <w:rFonts w:ascii="Trebuchet MS"/>
          <w:sz w:val="12"/>
        </w:rPr>
        <w:t xml:space="preserve">51    </w:t>
      </w:r>
      <w:r>
        <w:rPr>
          <w:rFonts w:ascii="Trebuchet MS"/>
          <w:spacing w:val="19"/>
          <w:sz w:val="12"/>
        </w:rPr>
        <w:t xml:space="preserve"> </w:t>
      </w:r>
      <w:r>
        <w:rPr>
          <w:w w:val="105"/>
        </w:rPr>
        <w:t>flood</w:t>
      </w:r>
      <w:r>
        <w:rPr>
          <w:spacing w:val="-7"/>
          <w:w w:val="105"/>
        </w:rPr>
        <w:t xml:space="preserve"> </w:t>
      </w:r>
      <w:r>
        <w:rPr>
          <w:w w:val="105"/>
        </w:rPr>
        <w:t>warning</w:t>
      </w:r>
      <w:r>
        <w:rPr>
          <w:spacing w:val="-6"/>
          <w:w w:val="105"/>
        </w:rPr>
        <w:t xml:space="preserve"> </w:t>
      </w:r>
      <w:r>
        <w:rPr>
          <w:w w:val="105"/>
        </w:rPr>
        <w:t>system,</w:t>
      </w:r>
      <w:r>
        <w:rPr>
          <w:spacing w:val="-5"/>
          <w:w w:val="105"/>
        </w:rPr>
        <w:t xml:space="preserve"> </w:t>
      </w:r>
      <w:r>
        <w:rPr>
          <w:w w:val="105"/>
        </w:rPr>
        <w:t>if</w:t>
      </w:r>
      <w:r>
        <w:rPr>
          <w:spacing w:val="-7"/>
          <w:w w:val="105"/>
        </w:rPr>
        <w:t xml:space="preserve"> </w:t>
      </w:r>
      <w:r>
        <w:rPr>
          <w:w w:val="105"/>
        </w:rPr>
        <w:t>particular</w:t>
      </w:r>
      <w:r>
        <w:rPr>
          <w:spacing w:val="-6"/>
          <w:w w:val="105"/>
        </w:rPr>
        <w:t xml:space="preserve"> </w:t>
      </w:r>
      <w:r>
        <w:rPr>
          <w:w w:val="105"/>
        </w:rPr>
        <w:t>attention</w:t>
      </w:r>
      <w:r>
        <w:rPr>
          <w:spacing w:val="-6"/>
          <w:w w:val="105"/>
        </w:rPr>
        <w:t xml:space="preserve"> </w:t>
      </w:r>
      <w:r>
        <w:rPr>
          <w:w w:val="105"/>
        </w:rPr>
        <w:t>is</w:t>
      </w:r>
      <w:r>
        <w:rPr>
          <w:spacing w:val="-7"/>
          <w:w w:val="105"/>
        </w:rPr>
        <w:t xml:space="preserve"> </w:t>
      </w:r>
      <w:r>
        <w:rPr>
          <w:w w:val="105"/>
        </w:rPr>
        <w:t>given</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balance</w:t>
      </w:r>
      <w:r>
        <w:rPr>
          <w:spacing w:val="-6"/>
          <w:w w:val="105"/>
        </w:rPr>
        <w:t xml:space="preserve"> </w:t>
      </w:r>
      <w:r>
        <w:rPr>
          <w:w w:val="105"/>
        </w:rPr>
        <w:t>between</w:t>
      </w:r>
    </w:p>
    <w:p w14:paraId="1E3ED807" w14:textId="77777777" w:rsidR="00E2709D" w:rsidRDefault="00462487">
      <w:pPr>
        <w:pStyle w:val="BodyText"/>
        <w:spacing w:line="289" w:lineRule="exact"/>
        <w:ind w:left="290"/>
      </w:pPr>
      <w:r>
        <w:rPr>
          <w:rFonts w:ascii="Trebuchet MS"/>
          <w:sz w:val="12"/>
        </w:rPr>
        <w:t xml:space="preserve">52    </w:t>
      </w:r>
      <w:r>
        <w:rPr>
          <w:rFonts w:ascii="Trebuchet MS"/>
          <w:spacing w:val="19"/>
          <w:sz w:val="12"/>
        </w:rPr>
        <w:t xml:space="preserve"> </w:t>
      </w:r>
      <w:r>
        <w:t>false</w:t>
      </w:r>
      <w:r>
        <w:rPr>
          <w:spacing w:val="25"/>
        </w:rPr>
        <w:t xml:space="preserve"> </w:t>
      </w:r>
      <w:r>
        <w:t>alarms</w:t>
      </w:r>
      <w:r>
        <w:rPr>
          <w:spacing w:val="26"/>
        </w:rPr>
        <w:t xml:space="preserve"> </w:t>
      </w:r>
      <w:r>
        <w:t>and</w:t>
      </w:r>
      <w:r>
        <w:rPr>
          <w:spacing w:val="25"/>
        </w:rPr>
        <w:t xml:space="preserve"> </w:t>
      </w:r>
      <w:r>
        <w:t>missed</w:t>
      </w:r>
      <w:r>
        <w:rPr>
          <w:spacing w:val="26"/>
        </w:rPr>
        <w:t xml:space="preserve"> </w:t>
      </w:r>
      <w:r>
        <w:t>events.</w:t>
      </w:r>
    </w:p>
    <w:p w14:paraId="6BF23E03" w14:textId="77777777" w:rsidR="00E2709D" w:rsidRDefault="00462487">
      <w:pPr>
        <w:pStyle w:val="BodyText"/>
        <w:tabs>
          <w:tab w:val="left" w:pos="968"/>
        </w:tabs>
        <w:spacing w:line="289" w:lineRule="exact"/>
        <w:ind w:left="290"/>
      </w:pPr>
      <w:r>
        <w:rPr>
          <w:rFonts w:ascii="Trebuchet MS"/>
          <w:w w:val="110"/>
          <w:sz w:val="12"/>
        </w:rPr>
        <w:t>53</w:t>
      </w:r>
      <w:r>
        <w:rPr>
          <w:rFonts w:ascii="Trebuchet MS"/>
          <w:w w:val="110"/>
          <w:sz w:val="12"/>
        </w:rPr>
        <w:tab/>
      </w:r>
      <w:r>
        <w:rPr>
          <w:w w:val="105"/>
        </w:rPr>
        <w:t>EFAS</w:t>
      </w:r>
      <w:r>
        <w:rPr>
          <w:spacing w:val="35"/>
          <w:w w:val="105"/>
        </w:rPr>
        <w:t xml:space="preserve"> </w:t>
      </w:r>
      <w:r>
        <w:rPr>
          <w:w w:val="105"/>
        </w:rPr>
        <w:t>is</w:t>
      </w:r>
      <w:r>
        <w:rPr>
          <w:spacing w:val="36"/>
          <w:w w:val="105"/>
        </w:rPr>
        <w:t xml:space="preserve"> </w:t>
      </w:r>
      <w:r>
        <w:rPr>
          <w:w w:val="105"/>
        </w:rPr>
        <w:t>the</w:t>
      </w:r>
      <w:r>
        <w:rPr>
          <w:spacing w:val="36"/>
          <w:w w:val="105"/>
        </w:rPr>
        <w:t xml:space="preserve"> </w:t>
      </w:r>
      <w:r>
        <w:rPr>
          <w:w w:val="105"/>
        </w:rPr>
        <w:t>hydrological</w:t>
      </w:r>
      <w:r>
        <w:rPr>
          <w:spacing w:val="36"/>
          <w:w w:val="105"/>
        </w:rPr>
        <w:t xml:space="preserve"> </w:t>
      </w:r>
      <w:r>
        <w:rPr>
          <w:w w:val="105"/>
        </w:rPr>
        <w:t>forecast</w:t>
      </w:r>
      <w:r>
        <w:rPr>
          <w:spacing w:val="36"/>
          <w:w w:val="105"/>
        </w:rPr>
        <w:t xml:space="preserve"> </w:t>
      </w:r>
      <w:r>
        <w:rPr>
          <w:w w:val="105"/>
        </w:rPr>
        <w:t>component</w:t>
      </w:r>
      <w:r>
        <w:rPr>
          <w:spacing w:val="36"/>
          <w:w w:val="105"/>
        </w:rPr>
        <w:t xml:space="preserve"> </w:t>
      </w:r>
      <w:r>
        <w:rPr>
          <w:w w:val="105"/>
        </w:rPr>
        <w:t>of</w:t>
      </w:r>
      <w:r>
        <w:rPr>
          <w:spacing w:val="36"/>
          <w:w w:val="105"/>
        </w:rPr>
        <w:t xml:space="preserve"> </w:t>
      </w:r>
      <w:r>
        <w:rPr>
          <w:w w:val="105"/>
        </w:rPr>
        <w:t>the</w:t>
      </w:r>
      <w:r>
        <w:rPr>
          <w:spacing w:val="35"/>
          <w:w w:val="105"/>
        </w:rPr>
        <w:t xml:space="preserve"> </w:t>
      </w:r>
      <w:r>
        <w:rPr>
          <w:w w:val="105"/>
        </w:rPr>
        <w:t>Copernicus</w:t>
      </w:r>
      <w:r>
        <w:rPr>
          <w:spacing w:val="36"/>
          <w:w w:val="105"/>
        </w:rPr>
        <w:t xml:space="preserve"> </w:t>
      </w:r>
      <w:r>
        <w:rPr>
          <w:w w:val="105"/>
        </w:rPr>
        <w:t>Emer-</w:t>
      </w:r>
    </w:p>
    <w:p w14:paraId="4741DF24" w14:textId="77777777" w:rsidR="00E2709D" w:rsidRDefault="00462487">
      <w:pPr>
        <w:pStyle w:val="BodyText"/>
        <w:spacing w:line="289" w:lineRule="exact"/>
        <w:ind w:left="290"/>
      </w:pPr>
      <w:r>
        <w:rPr>
          <w:rFonts w:ascii="Trebuchet MS"/>
          <w:sz w:val="12"/>
        </w:rPr>
        <w:t xml:space="preserve">54    </w:t>
      </w:r>
      <w:r>
        <w:rPr>
          <w:rFonts w:ascii="Trebuchet MS"/>
          <w:spacing w:val="19"/>
          <w:sz w:val="12"/>
        </w:rPr>
        <w:t xml:space="preserve"> </w:t>
      </w:r>
      <w:proofErr w:type="spellStart"/>
      <w:r>
        <w:rPr>
          <w:w w:val="105"/>
        </w:rPr>
        <w:t>gency</w:t>
      </w:r>
      <w:proofErr w:type="spellEnd"/>
      <w:r>
        <w:rPr>
          <w:spacing w:val="26"/>
          <w:w w:val="105"/>
        </w:rPr>
        <w:t xml:space="preserve"> </w:t>
      </w:r>
      <w:r>
        <w:rPr>
          <w:w w:val="105"/>
        </w:rPr>
        <w:t>Management</w:t>
      </w:r>
      <w:r>
        <w:rPr>
          <w:spacing w:val="27"/>
          <w:w w:val="105"/>
        </w:rPr>
        <w:t xml:space="preserve"> </w:t>
      </w:r>
      <w:r>
        <w:rPr>
          <w:w w:val="105"/>
        </w:rPr>
        <w:t>Services</w:t>
      </w:r>
      <w:r>
        <w:rPr>
          <w:spacing w:val="27"/>
          <w:w w:val="105"/>
        </w:rPr>
        <w:t xml:space="preserve"> </w:t>
      </w:r>
      <w:r>
        <w:rPr>
          <w:w w:val="105"/>
        </w:rPr>
        <w:t>(CEMS)</w:t>
      </w:r>
      <w:r>
        <w:rPr>
          <w:spacing w:val="27"/>
          <w:w w:val="105"/>
        </w:rPr>
        <w:t xml:space="preserve"> </w:t>
      </w:r>
      <w:r>
        <w:rPr>
          <w:w w:val="105"/>
        </w:rPr>
        <w:t>of</w:t>
      </w:r>
      <w:r>
        <w:rPr>
          <w:spacing w:val="26"/>
          <w:w w:val="105"/>
        </w:rPr>
        <w:t xml:space="preserve"> </w:t>
      </w:r>
      <w:r>
        <w:rPr>
          <w:w w:val="105"/>
        </w:rPr>
        <w:t>the</w:t>
      </w:r>
      <w:r>
        <w:rPr>
          <w:spacing w:val="27"/>
          <w:w w:val="105"/>
        </w:rPr>
        <w:t xml:space="preserve"> </w:t>
      </w:r>
      <w:r>
        <w:rPr>
          <w:w w:val="105"/>
        </w:rPr>
        <w:t>European</w:t>
      </w:r>
      <w:r>
        <w:rPr>
          <w:spacing w:val="27"/>
          <w:w w:val="105"/>
        </w:rPr>
        <w:t xml:space="preserve"> </w:t>
      </w:r>
      <w:r>
        <w:rPr>
          <w:w w:val="105"/>
        </w:rPr>
        <w:t>Commission</w:t>
      </w:r>
      <w:r>
        <w:rPr>
          <w:spacing w:val="27"/>
          <w:w w:val="105"/>
        </w:rPr>
        <w:t xml:space="preserve"> </w:t>
      </w:r>
      <w:hyperlink w:anchor="_bookmark58" w:history="1">
        <w:proofErr w:type="spellStart"/>
        <w:r>
          <w:rPr>
            <w:w w:val="105"/>
          </w:rPr>
          <w:t>Thielen</w:t>
        </w:r>
        <w:proofErr w:type="spellEnd"/>
      </w:hyperlink>
    </w:p>
    <w:p w14:paraId="451A5134" w14:textId="77777777" w:rsidR="00E2709D" w:rsidRDefault="00462487">
      <w:pPr>
        <w:pStyle w:val="BodyText"/>
        <w:spacing w:line="291" w:lineRule="exact"/>
        <w:ind w:left="290"/>
      </w:pPr>
      <w:r>
        <w:rPr>
          <w:rFonts w:ascii="Trebuchet MS"/>
          <w:sz w:val="12"/>
        </w:rPr>
        <w:t xml:space="preserve">55    </w:t>
      </w:r>
      <w:r>
        <w:rPr>
          <w:rFonts w:ascii="Trebuchet MS"/>
          <w:spacing w:val="19"/>
          <w:sz w:val="12"/>
        </w:rPr>
        <w:t xml:space="preserve"> </w:t>
      </w:r>
      <w:hyperlink w:anchor="_bookmark58" w:history="1">
        <w:r>
          <w:rPr>
            <w:w w:val="110"/>
          </w:rPr>
          <w:t>et</w:t>
        </w:r>
        <w:r>
          <w:rPr>
            <w:spacing w:val="6"/>
            <w:w w:val="110"/>
          </w:rPr>
          <w:t xml:space="preserve"> </w:t>
        </w:r>
        <w:r>
          <w:rPr>
            <w:w w:val="110"/>
          </w:rPr>
          <w:t>al.</w:t>
        </w:r>
      </w:hyperlink>
      <w:r>
        <w:rPr>
          <w:spacing w:val="6"/>
          <w:w w:val="110"/>
        </w:rPr>
        <w:t xml:space="preserve"> </w:t>
      </w:r>
      <w:hyperlink w:anchor="_bookmark58" w:history="1">
        <w:r>
          <w:rPr>
            <w:w w:val="110"/>
          </w:rPr>
          <w:t>(2009).</w:t>
        </w:r>
      </w:hyperlink>
      <w:r>
        <w:rPr>
          <w:spacing w:val="54"/>
          <w:w w:val="110"/>
        </w:rPr>
        <w:t xml:space="preserve"> </w:t>
      </w:r>
      <w:r>
        <w:rPr>
          <w:w w:val="110"/>
        </w:rPr>
        <w:t>EFAS</w:t>
      </w:r>
      <w:r>
        <w:rPr>
          <w:spacing w:val="7"/>
          <w:w w:val="110"/>
        </w:rPr>
        <w:t xml:space="preserve"> </w:t>
      </w:r>
      <w:r>
        <w:rPr>
          <w:w w:val="110"/>
        </w:rPr>
        <w:t>is</w:t>
      </w:r>
      <w:r>
        <w:rPr>
          <w:spacing w:val="6"/>
          <w:w w:val="110"/>
        </w:rPr>
        <w:t xml:space="preserve"> </w:t>
      </w:r>
      <w:r>
        <w:rPr>
          <w:w w:val="110"/>
        </w:rPr>
        <w:t>an</w:t>
      </w:r>
      <w:r>
        <w:rPr>
          <w:spacing w:val="6"/>
          <w:w w:val="110"/>
        </w:rPr>
        <w:t xml:space="preserve"> </w:t>
      </w:r>
      <w:r>
        <w:rPr>
          <w:w w:val="110"/>
        </w:rPr>
        <w:t>operational</w:t>
      </w:r>
      <w:r>
        <w:rPr>
          <w:spacing w:val="7"/>
          <w:w w:val="110"/>
        </w:rPr>
        <w:t xml:space="preserve"> </w:t>
      </w:r>
      <w:r>
        <w:rPr>
          <w:w w:val="110"/>
        </w:rPr>
        <w:t>system</w:t>
      </w:r>
      <w:r>
        <w:rPr>
          <w:spacing w:val="6"/>
          <w:w w:val="110"/>
        </w:rPr>
        <w:t xml:space="preserve"> </w:t>
      </w:r>
      <w:r>
        <w:rPr>
          <w:w w:val="110"/>
        </w:rPr>
        <w:t>that</w:t>
      </w:r>
      <w:r>
        <w:rPr>
          <w:spacing w:val="6"/>
          <w:w w:val="110"/>
        </w:rPr>
        <w:t xml:space="preserve"> </w:t>
      </w:r>
      <w:r>
        <w:rPr>
          <w:w w:val="110"/>
        </w:rPr>
        <w:t>monitors</w:t>
      </w:r>
      <w:r>
        <w:rPr>
          <w:spacing w:val="7"/>
          <w:w w:val="110"/>
        </w:rPr>
        <w:t xml:space="preserve"> </w:t>
      </w:r>
      <w:r>
        <w:rPr>
          <w:w w:val="110"/>
        </w:rPr>
        <w:t>and</w:t>
      </w:r>
      <w:r>
        <w:rPr>
          <w:spacing w:val="6"/>
          <w:w w:val="110"/>
        </w:rPr>
        <w:t xml:space="preserve"> </w:t>
      </w:r>
      <w:r>
        <w:rPr>
          <w:w w:val="110"/>
        </w:rPr>
        <w:t>forecasts</w:t>
      </w:r>
    </w:p>
    <w:p w14:paraId="1DAA0BAA" w14:textId="77777777" w:rsidR="00E2709D" w:rsidRDefault="00E2709D">
      <w:pPr>
        <w:spacing w:line="291" w:lineRule="exact"/>
        <w:sectPr w:rsidR="00E2709D">
          <w:pgSz w:w="12240" w:h="15840"/>
          <w:pgMar w:top="1500" w:right="1720" w:bottom="1960" w:left="1600" w:header="0" w:footer="1777" w:gutter="0"/>
          <w:cols w:space="720"/>
        </w:sectPr>
      </w:pPr>
    </w:p>
    <w:p w14:paraId="1F8E2F15" w14:textId="77777777" w:rsidR="00E2709D" w:rsidRDefault="00E2709D">
      <w:pPr>
        <w:pStyle w:val="BodyText"/>
        <w:rPr>
          <w:sz w:val="20"/>
        </w:rPr>
      </w:pPr>
    </w:p>
    <w:p w14:paraId="2CB1068E" w14:textId="77777777" w:rsidR="00E2709D" w:rsidRDefault="00E2709D">
      <w:pPr>
        <w:pStyle w:val="BodyText"/>
        <w:rPr>
          <w:sz w:val="20"/>
        </w:rPr>
      </w:pPr>
    </w:p>
    <w:p w14:paraId="1E554BD5" w14:textId="77777777" w:rsidR="00E2709D" w:rsidRDefault="00E2709D">
      <w:pPr>
        <w:pStyle w:val="BodyText"/>
        <w:rPr>
          <w:sz w:val="20"/>
        </w:rPr>
      </w:pPr>
    </w:p>
    <w:p w14:paraId="494AE07A" w14:textId="77777777" w:rsidR="00E2709D" w:rsidRDefault="00E2709D">
      <w:pPr>
        <w:pStyle w:val="BodyText"/>
        <w:spacing w:before="11"/>
        <w:rPr>
          <w:sz w:val="19"/>
        </w:rPr>
      </w:pPr>
    </w:p>
    <w:p w14:paraId="589287B4" w14:textId="77777777" w:rsidR="00E2709D" w:rsidRDefault="00462487">
      <w:pPr>
        <w:pStyle w:val="BodyText"/>
        <w:spacing w:before="51" w:line="291" w:lineRule="exact"/>
        <w:ind w:left="290"/>
      </w:pPr>
      <w:r>
        <w:rPr>
          <w:rFonts w:ascii="Trebuchet MS"/>
          <w:sz w:val="12"/>
        </w:rPr>
        <w:t xml:space="preserve">56    </w:t>
      </w:r>
      <w:r>
        <w:rPr>
          <w:rFonts w:ascii="Trebuchet MS"/>
          <w:spacing w:val="19"/>
          <w:sz w:val="12"/>
        </w:rPr>
        <w:t xml:space="preserve"> </w:t>
      </w:r>
      <w:r>
        <w:t>floods</w:t>
      </w:r>
      <w:r>
        <w:rPr>
          <w:spacing w:val="55"/>
        </w:rPr>
        <w:t xml:space="preserve"> </w:t>
      </w:r>
      <w:r>
        <w:t>in</w:t>
      </w:r>
      <w:r>
        <w:rPr>
          <w:spacing w:val="55"/>
        </w:rPr>
        <w:t xml:space="preserve"> </w:t>
      </w:r>
      <w:r>
        <w:t>an</w:t>
      </w:r>
      <w:r>
        <w:rPr>
          <w:spacing w:val="55"/>
        </w:rPr>
        <w:t xml:space="preserve"> </w:t>
      </w:r>
      <w:r>
        <w:t>extensive</w:t>
      </w:r>
      <w:r>
        <w:rPr>
          <w:spacing w:val="55"/>
        </w:rPr>
        <w:t xml:space="preserve"> </w:t>
      </w:r>
      <w:r>
        <w:t>European</w:t>
      </w:r>
      <w:r>
        <w:rPr>
          <w:spacing w:val="54"/>
        </w:rPr>
        <w:t xml:space="preserve"> </w:t>
      </w:r>
      <w:r>
        <w:t>domain,</w:t>
      </w:r>
      <w:r>
        <w:rPr>
          <w:spacing w:val="60"/>
        </w:rPr>
        <w:t xml:space="preserve"> </w:t>
      </w:r>
      <w:r>
        <w:t>encompassing</w:t>
      </w:r>
      <w:r>
        <w:rPr>
          <w:spacing w:val="55"/>
        </w:rPr>
        <w:t xml:space="preserve"> </w:t>
      </w:r>
      <w:r>
        <w:t>not</w:t>
      </w:r>
      <w:r>
        <w:rPr>
          <w:spacing w:val="55"/>
        </w:rPr>
        <w:t xml:space="preserve"> </w:t>
      </w:r>
      <w:r>
        <w:t>only</w:t>
      </w:r>
      <w:r>
        <w:rPr>
          <w:spacing w:val="55"/>
        </w:rPr>
        <w:t xml:space="preserve"> </w:t>
      </w:r>
      <w:r>
        <w:t>European</w:t>
      </w:r>
    </w:p>
    <w:p w14:paraId="086CE700" w14:textId="77777777" w:rsidR="00E2709D" w:rsidRDefault="00462487">
      <w:pPr>
        <w:pStyle w:val="BodyText"/>
        <w:spacing w:line="289" w:lineRule="exact"/>
        <w:ind w:left="290"/>
      </w:pPr>
      <w:r>
        <w:rPr>
          <w:rFonts w:ascii="Trebuchet MS"/>
          <w:sz w:val="12"/>
        </w:rPr>
        <w:t xml:space="preserve">57    </w:t>
      </w:r>
      <w:r>
        <w:rPr>
          <w:rFonts w:ascii="Trebuchet MS"/>
          <w:spacing w:val="19"/>
          <w:sz w:val="12"/>
        </w:rPr>
        <w:t xml:space="preserve"> </w:t>
      </w:r>
      <w:r>
        <w:rPr>
          <w:w w:val="105"/>
        </w:rPr>
        <w:t>Union</w:t>
      </w:r>
      <w:r>
        <w:rPr>
          <w:spacing w:val="-1"/>
          <w:w w:val="105"/>
        </w:rPr>
        <w:t xml:space="preserve"> </w:t>
      </w:r>
      <w:r>
        <w:rPr>
          <w:w w:val="105"/>
        </w:rPr>
        <w:t>member</w:t>
      </w:r>
      <w:r>
        <w:rPr>
          <w:spacing w:val="-1"/>
          <w:w w:val="105"/>
        </w:rPr>
        <w:t xml:space="preserve"> </w:t>
      </w:r>
      <w:r>
        <w:rPr>
          <w:w w:val="105"/>
        </w:rPr>
        <w:t>states.</w:t>
      </w:r>
      <w:r>
        <w:rPr>
          <w:spacing w:val="18"/>
          <w:w w:val="105"/>
        </w:rPr>
        <w:t xml:space="preserve"> </w:t>
      </w:r>
      <w:r>
        <w:rPr>
          <w:w w:val="105"/>
        </w:rPr>
        <w:t>Its</w:t>
      </w:r>
      <w:r>
        <w:rPr>
          <w:spacing w:val="-1"/>
          <w:w w:val="105"/>
        </w:rPr>
        <w:t xml:space="preserve"> </w:t>
      </w:r>
      <w:r>
        <w:rPr>
          <w:w w:val="105"/>
        </w:rPr>
        <w:t>primary</w:t>
      </w:r>
      <w:r>
        <w:rPr>
          <w:spacing w:val="-1"/>
          <w:w w:val="105"/>
        </w:rPr>
        <w:t xml:space="preserve"> </w:t>
      </w:r>
      <w:r>
        <w:rPr>
          <w:w w:val="105"/>
        </w:rPr>
        <w:t>objective</w:t>
      </w:r>
      <w:r>
        <w:rPr>
          <w:spacing w:val="-1"/>
          <w:w w:val="105"/>
        </w:rPr>
        <w:t xml:space="preserve"> </w:t>
      </w:r>
      <w:r>
        <w:rPr>
          <w:w w:val="105"/>
        </w:rPr>
        <w:t>is to</w:t>
      </w:r>
      <w:r>
        <w:rPr>
          <w:spacing w:val="-1"/>
          <w:w w:val="105"/>
        </w:rPr>
        <w:t xml:space="preserve"> </w:t>
      </w:r>
      <w:r>
        <w:rPr>
          <w:w w:val="105"/>
        </w:rPr>
        <w:t>enable</w:t>
      </w:r>
      <w:r>
        <w:rPr>
          <w:spacing w:val="-1"/>
          <w:w w:val="105"/>
        </w:rPr>
        <w:t xml:space="preserve"> </w:t>
      </w:r>
      <w:r>
        <w:rPr>
          <w:w w:val="105"/>
        </w:rPr>
        <w:t>proactive</w:t>
      </w:r>
      <w:r>
        <w:rPr>
          <w:spacing w:val="-1"/>
          <w:w w:val="105"/>
        </w:rPr>
        <w:t xml:space="preserve"> </w:t>
      </w:r>
      <w:r>
        <w:rPr>
          <w:w w:val="105"/>
        </w:rPr>
        <w:t>measures</w:t>
      </w:r>
    </w:p>
    <w:p w14:paraId="54E69FF9" w14:textId="77777777" w:rsidR="00E2709D" w:rsidRDefault="00462487">
      <w:pPr>
        <w:pStyle w:val="BodyText"/>
        <w:spacing w:line="289" w:lineRule="exact"/>
        <w:ind w:left="290"/>
      </w:pPr>
      <w:r>
        <w:rPr>
          <w:rFonts w:ascii="Trebuchet MS"/>
          <w:sz w:val="12"/>
        </w:rPr>
        <w:t xml:space="preserve">58    </w:t>
      </w:r>
      <w:r>
        <w:rPr>
          <w:rFonts w:ascii="Trebuchet MS"/>
          <w:spacing w:val="19"/>
          <w:sz w:val="12"/>
        </w:rPr>
        <w:t xml:space="preserve"> </w:t>
      </w:r>
      <w:r>
        <w:rPr>
          <w:w w:val="105"/>
        </w:rPr>
        <w:t>in</w:t>
      </w:r>
      <w:r>
        <w:rPr>
          <w:spacing w:val="13"/>
          <w:w w:val="105"/>
        </w:rPr>
        <w:t xml:space="preserve"> </w:t>
      </w:r>
      <w:r>
        <w:rPr>
          <w:w w:val="105"/>
        </w:rPr>
        <w:t>anticipation</w:t>
      </w:r>
      <w:r>
        <w:rPr>
          <w:spacing w:val="12"/>
          <w:w w:val="105"/>
        </w:rPr>
        <w:t xml:space="preserve"> </w:t>
      </w:r>
      <w:r>
        <w:rPr>
          <w:w w:val="105"/>
        </w:rPr>
        <w:t>of</w:t>
      </w:r>
      <w:r>
        <w:rPr>
          <w:spacing w:val="13"/>
          <w:w w:val="105"/>
        </w:rPr>
        <w:t xml:space="preserve"> </w:t>
      </w:r>
      <w:r>
        <w:rPr>
          <w:w w:val="105"/>
        </w:rPr>
        <w:t>significant</w:t>
      </w:r>
      <w:r>
        <w:rPr>
          <w:spacing w:val="12"/>
          <w:w w:val="105"/>
        </w:rPr>
        <w:t xml:space="preserve"> </w:t>
      </w:r>
      <w:r>
        <w:rPr>
          <w:w w:val="105"/>
        </w:rPr>
        <w:t>flood</w:t>
      </w:r>
      <w:r>
        <w:rPr>
          <w:spacing w:val="13"/>
          <w:w w:val="105"/>
        </w:rPr>
        <w:t xml:space="preserve"> </w:t>
      </w:r>
      <w:r>
        <w:rPr>
          <w:w w:val="105"/>
        </w:rPr>
        <w:t>events.</w:t>
      </w:r>
      <w:r>
        <w:rPr>
          <w:spacing w:val="42"/>
          <w:w w:val="105"/>
        </w:rPr>
        <w:t xml:space="preserve"> </w:t>
      </w:r>
      <w:r>
        <w:rPr>
          <w:w w:val="105"/>
        </w:rPr>
        <w:t>EFAS</w:t>
      </w:r>
      <w:r>
        <w:rPr>
          <w:spacing w:val="12"/>
          <w:w w:val="105"/>
        </w:rPr>
        <w:t xml:space="preserve"> </w:t>
      </w:r>
      <w:r>
        <w:rPr>
          <w:w w:val="105"/>
        </w:rPr>
        <w:t>functions</w:t>
      </w:r>
      <w:r>
        <w:rPr>
          <w:spacing w:val="13"/>
          <w:w w:val="105"/>
        </w:rPr>
        <w:t xml:space="preserve"> </w:t>
      </w:r>
      <w:r>
        <w:rPr>
          <w:w w:val="105"/>
        </w:rPr>
        <w:t>as</w:t>
      </w:r>
      <w:r>
        <w:rPr>
          <w:spacing w:val="13"/>
          <w:w w:val="105"/>
        </w:rPr>
        <w:t xml:space="preserve"> </w:t>
      </w:r>
      <w:r>
        <w:rPr>
          <w:w w:val="105"/>
        </w:rPr>
        <w:t>a</w:t>
      </w:r>
      <w:r>
        <w:rPr>
          <w:spacing w:val="13"/>
          <w:w w:val="105"/>
        </w:rPr>
        <w:t xml:space="preserve"> </w:t>
      </w:r>
      <w:proofErr w:type="spellStart"/>
      <w:r>
        <w:rPr>
          <w:w w:val="105"/>
        </w:rPr>
        <w:t>complemen</w:t>
      </w:r>
      <w:proofErr w:type="spellEnd"/>
      <w:r>
        <w:rPr>
          <w:w w:val="105"/>
        </w:rPr>
        <w:t>-</w:t>
      </w:r>
    </w:p>
    <w:p w14:paraId="2E93FD68" w14:textId="77777777" w:rsidR="00E2709D" w:rsidRDefault="00462487">
      <w:pPr>
        <w:pStyle w:val="BodyText"/>
        <w:spacing w:line="289" w:lineRule="exact"/>
        <w:ind w:left="290"/>
      </w:pPr>
      <w:r>
        <w:rPr>
          <w:rFonts w:ascii="Trebuchet MS"/>
          <w:sz w:val="12"/>
        </w:rPr>
        <w:t xml:space="preserve">59    </w:t>
      </w:r>
      <w:r>
        <w:rPr>
          <w:rFonts w:ascii="Trebuchet MS"/>
          <w:spacing w:val="19"/>
          <w:sz w:val="12"/>
        </w:rPr>
        <w:t xml:space="preserve"> </w:t>
      </w:r>
      <w:proofErr w:type="spellStart"/>
      <w:r>
        <w:t>tary</w:t>
      </w:r>
      <w:proofErr w:type="spellEnd"/>
      <w:r>
        <w:rPr>
          <w:spacing w:val="63"/>
        </w:rPr>
        <w:t xml:space="preserve"> </w:t>
      </w:r>
      <w:r>
        <w:t>system</w:t>
      </w:r>
      <w:r>
        <w:rPr>
          <w:spacing w:val="63"/>
        </w:rPr>
        <w:t xml:space="preserve"> </w:t>
      </w:r>
      <w:r>
        <w:t>to</w:t>
      </w:r>
      <w:r>
        <w:rPr>
          <w:spacing w:val="64"/>
        </w:rPr>
        <w:t xml:space="preserve"> </w:t>
      </w:r>
      <w:r>
        <w:t>national</w:t>
      </w:r>
      <w:r>
        <w:rPr>
          <w:spacing w:val="63"/>
        </w:rPr>
        <w:t xml:space="preserve"> </w:t>
      </w:r>
      <w:r>
        <w:t>or</w:t>
      </w:r>
      <w:r>
        <w:rPr>
          <w:spacing w:val="63"/>
        </w:rPr>
        <w:t xml:space="preserve"> </w:t>
      </w:r>
      <w:r>
        <w:t>regional</w:t>
      </w:r>
      <w:r>
        <w:rPr>
          <w:spacing w:val="64"/>
        </w:rPr>
        <w:t xml:space="preserve"> </w:t>
      </w:r>
      <w:r>
        <w:t>counterparts,</w:t>
      </w:r>
      <w:r>
        <w:rPr>
          <w:spacing w:val="71"/>
        </w:rPr>
        <w:t xml:space="preserve"> </w:t>
      </w:r>
      <w:r>
        <w:t>with</w:t>
      </w:r>
      <w:r>
        <w:rPr>
          <w:spacing w:val="63"/>
        </w:rPr>
        <w:t xml:space="preserve"> </w:t>
      </w:r>
      <w:r>
        <w:t>a</w:t>
      </w:r>
      <w:r>
        <w:rPr>
          <w:spacing w:val="64"/>
        </w:rPr>
        <w:t xml:space="preserve"> </w:t>
      </w:r>
      <w:r>
        <w:t>specific</w:t>
      </w:r>
      <w:r>
        <w:rPr>
          <w:spacing w:val="63"/>
        </w:rPr>
        <w:t xml:space="preserve"> </w:t>
      </w:r>
      <w:r>
        <w:t>focus</w:t>
      </w:r>
      <w:r>
        <w:rPr>
          <w:spacing w:val="63"/>
        </w:rPr>
        <w:t xml:space="preserve"> </w:t>
      </w:r>
      <w:r>
        <w:t>on</w:t>
      </w:r>
    </w:p>
    <w:p w14:paraId="7E6D5279" w14:textId="77777777" w:rsidR="00E2709D" w:rsidRDefault="00462487">
      <w:pPr>
        <w:pStyle w:val="BodyText"/>
        <w:spacing w:line="289" w:lineRule="exact"/>
        <w:ind w:left="290"/>
      </w:pPr>
      <w:r>
        <w:rPr>
          <w:rFonts w:ascii="Trebuchet MS"/>
          <w:sz w:val="12"/>
        </w:rPr>
        <w:t xml:space="preserve">60    </w:t>
      </w:r>
      <w:r>
        <w:rPr>
          <w:rFonts w:ascii="Trebuchet MS"/>
          <w:spacing w:val="19"/>
          <w:sz w:val="12"/>
        </w:rPr>
        <w:t xml:space="preserve"> </w:t>
      </w:r>
      <w:r>
        <w:t>trans-boundary</w:t>
      </w:r>
      <w:r>
        <w:rPr>
          <w:spacing w:val="44"/>
        </w:rPr>
        <w:t xml:space="preserve"> </w:t>
      </w:r>
      <w:r>
        <w:t>rivers</w:t>
      </w:r>
      <w:r>
        <w:rPr>
          <w:spacing w:val="44"/>
        </w:rPr>
        <w:t xml:space="preserve"> </w:t>
      </w:r>
      <w:r>
        <w:t>and</w:t>
      </w:r>
      <w:r>
        <w:rPr>
          <w:spacing w:val="46"/>
        </w:rPr>
        <w:t xml:space="preserve"> </w:t>
      </w:r>
      <w:r>
        <w:t>medium-range</w:t>
      </w:r>
      <w:r>
        <w:rPr>
          <w:spacing w:val="44"/>
        </w:rPr>
        <w:t xml:space="preserve"> </w:t>
      </w:r>
      <w:r>
        <w:t>forecasts.</w:t>
      </w:r>
    </w:p>
    <w:p w14:paraId="4301E80A" w14:textId="77777777" w:rsidR="00E2709D" w:rsidRDefault="00462487">
      <w:pPr>
        <w:pStyle w:val="BodyText"/>
        <w:tabs>
          <w:tab w:val="left" w:pos="968"/>
        </w:tabs>
        <w:spacing w:line="289" w:lineRule="exact"/>
        <w:ind w:left="290"/>
      </w:pPr>
      <w:r>
        <w:rPr>
          <w:rFonts w:ascii="Trebuchet MS"/>
          <w:w w:val="110"/>
          <w:sz w:val="12"/>
        </w:rPr>
        <w:t>61</w:t>
      </w:r>
      <w:r>
        <w:rPr>
          <w:rFonts w:ascii="Trebuchet MS"/>
          <w:w w:val="110"/>
          <w:sz w:val="12"/>
        </w:rPr>
        <w:tab/>
      </w:r>
      <w:r>
        <w:rPr>
          <w:w w:val="105"/>
        </w:rPr>
        <w:t>With</w:t>
      </w:r>
      <w:r>
        <w:rPr>
          <w:spacing w:val="50"/>
          <w:w w:val="105"/>
        </w:rPr>
        <w:t xml:space="preserve"> </w:t>
      </w:r>
      <w:r>
        <w:rPr>
          <w:w w:val="105"/>
        </w:rPr>
        <w:t>the</w:t>
      </w:r>
      <w:r>
        <w:rPr>
          <w:spacing w:val="50"/>
          <w:w w:val="105"/>
        </w:rPr>
        <w:t xml:space="preserve"> </w:t>
      </w:r>
      <w:r>
        <w:rPr>
          <w:w w:val="105"/>
        </w:rPr>
        <w:t>release</w:t>
      </w:r>
      <w:r>
        <w:rPr>
          <w:spacing w:val="50"/>
          <w:w w:val="105"/>
        </w:rPr>
        <w:t xml:space="preserve"> </w:t>
      </w:r>
      <w:r>
        <w:rPr>
          <w:w w:val="105"/>
        </w:rPr>
        <w:t>of</w:t>
      </w:r>
      <w:r>
        <w:rPr>
          <w:spacing w:val="51"/>
          <w:w w:val="105"/>
        </w:rPr>
        <w:t xml:space="preserve"> </w:t>
      </w:r>
      <w:r>
        <w:rPr>
          <w:w w:val="105"/>
        </w:rPr>
        <w:t>version</w:t>
      </w:r>
      <w:r>
        <w:rPr>
          <w:spacing w:val="50"/>
          <w:w w:val="105"/>
        </w:rPr>
        <w:t xml:space="preserve"> </w:t>
      </w:r>
      <w:r>
        <w:rPr>
          <w:w w:val="105"/>
        </w:rPr>
        <w:t>4.0</w:t>
      </w:r>
      <w:proofErr w:type="gramStart"/>
      <w:r>
        <w:rPr>
          <w:w w:val="105"/>
        </w:rPr>
        <w:t xml:space="preserve">, </w:t>
      </w:r>
      <w:r>
        <w:rPr>
          <w:spacing w:val="3"/>
          <w:w w:val="105"/>
        </w:rPr>
        <w:t xml:space="preserve"> </w:t>
      </w:r>
      <w:r>
        <w:rPr>
          <w:w w:val="105"/>
        </w:rPr>
        <w:t>EFAS</w:t>
      </w:r>
      <w:proofErr w:type="gramEnd"/>
      <w:r>
        <w:rPr>
          <w:spacing w:val="50"/>
          <w:w w:val="105"/>
        </w:rPr>
        <w:t xml:space="preserve"> </w:t>
      </w:r>
      <w:r>
        <w:rPr>
          <w:w w:val="105"/>
        </w:rPr>
        <w:t>has</w:t>
      </w:r>
      <w:r>
        <w:rPr>
          <w:spacing w:val="50"/>
          <w:w w:val="105"/>
        </w:rPr>
        <w:t xml:space="preserve"> </w:t>
      </w:r>
      <w:r>
        <w:rPr>
          <w:w w:val="105"/>
        </w:rPr>
        <w:t>been</w:t>
      </w:r>
      <w:r>
        <w:rPr>
          <w:spacing w:val="51"/>
          <w:w w:val="105"/>
        </w:rPr>
        <w:t xml:space="preserve"> </w:t>
      </w:r>
      <w:r>
        <w:rPr>
          <w:w w:val="105"/>
        </w:rPr>
        <w:t>generating</w:t>
      </w:r>
      <w:r>
        <w:rPr>
          <w:spacing w:val="50"/>
          <w:w w:val="105"/>
        </w:rPr>
        <w:t xml:space="preserve"> </w:t>
      </w:r>
      <w:r>
        <w:rPr>
          <w:w w:val="105"/>
        </w:rPr>
        <w:t>forecasts</w:t>
      </w:r>
    </w:p>
    <w:p w14:paraId="3B2F99AE" w14:textId="77777777" w:rsidR="00E2709D" w:rsidRDefault="00462487">
      <w:pPr>
        <w:pStyle w:val="BodyText"/>
        <w:spacing w:line="289" w:lineRule="exact"/>
        <w:ind w:left="290"/>
      </w:pPr>
      <w:r>
        <w:rPr>
          <w:rFonts w:ascii="Trebuchet MS"/>
          <w:sz w:val="12"/>
        </w:rPr>
        <w:t xml:space="preserve">62    </w:t>
      </w:r>
      <w:r>
        <w:rPr>
          <w:rFonts w:ascii="Trebuchet MS"/>
          <w:spacing w:val="19"/>
          <w:sz w:val="12"/>
        </w:rPr>
        <w:t xml:space="preserve"> </w:t>
      </w:r>
      <w:r>
        <w:t>twice</w:t>
      </w:r>
      <w:r>
        <w:rPr>
          <w:spacing w:val="60"/>
        </w:rPr>
        <w:t xml:space="preserve"> </w:t>
      </w:r>
      <w:r>
        <w:t>a</w:t>
      </w:r>
      <w:r>
        <w:rPr>
          <w:spacing w:val="61"/>
        </w:rPr>
        <w:t xml:space="preserve"> </w:t>
      </w:r>
      <w:r>
        <w:t>day,</w:t>
      </w:r>
      <w:r>
        <w:rPr>
          <w:spacing w:val="69"/>
        </w:rPr>
        <w:t xml:space="preserve"> </w:t>
      </w:r>
      <w:r>
        <w:t>with</w:t>
      </w:r>
      <w:r>
        <w:rPr>
          <w:spacing w:val="61"/>
        </w:rPr>
        <w:t xml:space="preserve"> </w:t>
      </w:r>
      <w:r>
        <w:t>a</w:t>
      </w:r>
      <w:r>
        <w:rPr>
          <w:spacing w:val="61"/>
        </w:rPr>
        <w:t xml:space="preserve"> </w:t>
      </w:r>
      <w:r>
        <w:t>6-hour</w:t>
      </w:r>
      <w:r>
        <w:rPr>
          <w:spacing w:val="60"/>
        </w:rPr>
        <w:t xml:space="preserve"> </w:t>
      </w:r>
      <w:r>
        <w:t>resolution</w:t>
      </w:r>
      <w:r>
        <w:rPr>
          <w:spacing w:val="61"/>
        </w:rPr>
        <w:t xml:space="preserve"> </w:t>
      </w:r>
      <w:r>
        <w:t>and</w:t>
      </w:r>
      <w:r>
        <w:rPr>
          <w:spacing w:val="61"/>
        </w:rPr>
        <w:t xml:space="preserve"> </w:t>
      </w:r>
      <w:r>
        <w:t>lead</w:t>
      </w:r>
      <w:r>
        <w:rPr>
          <w:spacing w:val="61"/>
        </w:rPr>
        <w:t xml:space="preserve"> </w:t>
      </w:r>
      <w:r>
        <w:t>times</w:t>
      </w:r>
      <w:r>
        <w:rPr>
          <w:spacing w:val="60"/>
        </w:rPr>
        <w:t xml:space="preserve"> </w:t>
      </w:r>
      <w:r>
        <w:t>extending</w:t>
      </w:r>
      <w:r>
        <w:rPr>
          <w:spacing w:val="61"/>
        </w:rPr>
        <w:t xml:space="preserve"> </w:t>
      </w:r>
      <w:r>
        <w:t>up</w:t>
      </w:r>
      <w:r>
        <w:rPr>
          <w:spacing w:val="61"/>
        </w:rPr>
        <w:t xml:space="preserve"> </w:t>
      </w:r>
      <w:r>
        <w:t>to</w:t>
      </w:r>
      <w:r>
        <w:rPr>
          <w:spacing w:val="60"/>
        </w:rPr>
        <w:t xml:space="preserve"> </w:t>
      </w:r>
      <w:r>
        <w:t>10</w:t>
      </w:r>
    </w:p>
    <w:p w14:paraId="2C277E15" w14:textId="77777777" w:rsidR="00E2709D" w:rsidRDefault="00462487">
      <w:pPr>
        <w:pStyle w:val="BodyText"/>
        <w:tabs>
          <w:tab w:val="left" w:pos="1350"/>
        </w:tabs>
        <w:spacing w:line="289" w:lineRule="exact"/>
        <w:ind w:left="290"/>
      </w:pPr>
      <w:r>
        <w:rPr>
          <w:rFonts w:ascii="Trebuchet MS" w:hAnsi="Trebuchet MS"/>
          <w:sz w:val="12"/>
        </w:rPr>
        <w:t xml:space="preserve">63    </w:t>
      </w:r>
      <w:r>
        <w:rPr>
          <w:rFonts w:ascii="Trebuchet MS" w:hAnsi="Trebuchet MS"/>
          <w:spacing w:val="19"/>
          <w:sz w:val="12"/>
        </w:rPr>
        <w:t xml:space="preserve"> </w:t>
      </w:r>
      <w:r>
        <w:rPr>
          <w:w w:val="105"/>
        </w:rPr>
        <w:t>days.</w:t>
      </w:r>
      <w:r>
        <w:rPr>
          <w:w w:val="105"/>
        </w:rPr>
        <w:tab/>
        <w:t>It</w:t>
      </w:r>
      <w:r>
        <w:rPr>
          <w:spacing w:val="25"/>
          <w:w w:val="105"/>
        </w:rPr>
        <w:t xml:space="preserve"> </w:t>
      </w:r>
      <w:r>
        <w:rPr>
          <w:w w:val="105"/>
        </w:rPr>
        <w:t>couples</w:t>
      </w:r>
      <w:r>
        <w:rPr>
          <w:spacing w:val="25"/>
          <w:w w:val="105"/>
        </w:rPr>
        <w:t xml:space="preserve"> </w:t>
      </w:r>
      <w:r>
        <w:rPr>
          <w:w w:val="105"/>
        </w:rPr>
        <w:t>four</w:t>
      </w:r>
      <w:r>
        <w:rPr>
          <w:spacing w:val="25"/>
          <w:w w:val="105"/>
        </w:rPr>
        <w:t xml:space="preserve"> </w:t>
      </w:r>
      <w:r>
        <w:rPr>
          <w:w w:val="105"/>
        </w:rPr>
        <w:t>weather</w:t>
      </w:r>
      <w:r>
        <w:rPr>
          <w:spacing w:val="26"/>
          <w:w w:val="105"/>
        </w:rPr>
        <w:t xml:space="preserve"> </w:t>
      </w:r>
      <w:r>
        <w:rPr>
          <w:w w:val="105"/>
        </w:rPr>
        <w:t>forecasts</w:t>
      </w:r>
      <w:r>
        <w:rPr>
          <w:spacing w:val="25"/>
          <w:w w:val="105"/>
        </w:rPr>
        <w:t xml:space="preserve"> </w:t>
      </w:r>
      <w:r>
        <w:rPr>
          <w:w w:val="105"/>
        </w:rPr>
        <w:t>of</w:t>
      </w:r>
      <w:r>
        <w:rPr>
          <w:spacing w:val="25"/>
          <w:w w:val="105"/>
        </w:rPr>
        <w:t xml:space="preserve"> </w:t>
      </w:r>
      <w:r>
        <w:rPr>
          <w:w w:val="105"/>
        </w:rPr>
        <w:t>diverse</w:t>
      </w:r>
      <w:r>
        <w:rPr>
          <w:spacing w:val="25"/>
          <w:w w:val="105"/>
        </w:rPr>
        <w:t xml:space="preserve"> </w:t>
      </w:r>
      <w:r>
        <w:rPr>
          <w:w w:val="105"/>
        </w:rPr>
        <w:t>nature</w:t>
      </w:r>
      <w:r>
        <w:rPr>
          <w:spacing w:val="26"/>
          <w:w w:val="105"/>
        </w:rPr>
        <w:t xml:space="preserve"> </w:t>
      </w:r>
      <w:r>
        <w:rPr>
          <w:w w:val="105"/>
        </w:rPr>
        <w:t>—deterministic</w:t>
      </w:r>
    </w:p>
    <w:p w14:paraId="021CA541" w14:textId="71207E9C" w:rsidR="00E2709D" w:rsidRDefault="00462487">
      <w:pPr>
        <w:pStyle w:val="BodyText"/>
        <w:spacing w:line="289" w:lineRule="exact"/>
        <w:ind w:left="290"/>
      </w:pPr>
      <w:r>
        <w:rPr>
          <w:rFonts w:ascii="Trebuchet MS" w:hAnsi="Trebuchet MS"/>
          <w:sz w:val="12"/>
        </w:rPr>
        <w:t xml:space="preserve">64    </w:t>
      </w:r>
      <w:r>
        <w:rPr>
          <w:rFonts w:ascii="Trebuchet MS" w:hAnsi="Trebuchet MS"/>
          <w:spacing w:val="19"/>
          <w:sz w:val="12"/>
        </w:rPr>
        <w:t xml:space="preserve"> </w:t>
      </w:r>
      <w:r>
        <w:rPr>
          <w:w w:val="105"/>
        </w:rPr>
        <w:t>and</w:t>
      </w:r>
      <w:r>
        <w:rPr>
          <w:spacing w:val="-13"/>
          <w:w w:val="105"/>
        </w:rPr>
        <w:t xml:space="preserve"> </w:t>
      </w:r>
      <w:r>
        <w:rPr>
          <w:w w:val="105"/>
        </w:rPr>
        <w:t>probabilistic—</w:t>
      </w:r>
      <w:r>
        <w:rPr>
          <w:spacing w:val="-12"/>
          <w:w w:val="105"/>
        </w:rPr>
        <w:t xml:space="preserve"> </w:t>
      </w:r>
      <w:r>
        <w:rPr>
          <w:w w:val="105"/>
        </w:rPr>
        <w:t>with</w:t>
      </w:r>
      <w:r>
        <w:rPr>
          <w:spacing w:val="-13"/>
          <w:w w:val="105"/>
        </w:rPr>
        <w:t xml:space="preserve"> </w:t>
      </w:r>
      <w:r>
        <w:rPr>
          <w:w w:val="105"/>
        </w:rPr>
        <w:t>the</w:t>
      </w:r>
      <w:r>
        <w:rPr>
          <w:spacing w:val="-12"/>
          <w:w w:val="105"/>
        </w:rPr>
        <w:t xml:space="preserve"> </w:t>
      </w:r>
      <w:r>
        <w:rPr>
          <w:w w:val="105"/>
        </w:rPr>
        <w:t>distributed,</w:t>
      </w:r>
      <w:r>
        <w:rPr>
          <w:spacing w:val="-9"/>
          <w:w w:val="105"/>
        </w:rPr>
        <w:t xml:space="preserve"> </w:t>
      </w:r>
      <w:commentRangeStart w:id="112"/>
      <w:r w:rsidR="009861C4">
        <w:rPr>
          <w:w w:val="105"/>
        </w:rPr>
        <w:t>p</w:t>
      </w:r>
      <w:r w:rsidR="009861C4">
        <w:rPr>
          <w:w w:val="105"/>
        </w:rPr>
        <w:t>rocessed</w:t>
      </w:r>
      <w:r>
        <w:rPr>
          <w:w w:val="105"/>
        </w:rPr>
        <w:t>-based</w:t>
      </w:r>
      <w:commentRangeEnd w:id="112"/>
      <w:r>
        <w:rPr>
          <w:rStyle w:val="CommentReference"/>
        </w:rPr>
        <w:commentReference w:id="112"/>
      </w:r>
      <w:r>
        <w:rPr>
          <w:spacing w:val="-12"/>
          <w:w w:val="105"/>
        </w:rPr>
        <w:t xml:space="preserve"> </w:t>
      </w:r>
      <w:r>
        <w:rPr>
          <w:w w:val="105"/>
        </w:rPr>
        <w:t>hydrological</w:t>
      </w:r>
      <w:r>
        <w:rPr>
          <w:spacing w:val="-12"/>
          <w:w w:val="105"/>
        </w:rPr>
        <w:t xml:space="preserve"> </w:t>
      </w:r>
      <w:r>
        <w:rPr>
          <w:w w:val="105"/>
        </w:rPr>
        <w:t>model</w:t>
      </w:r>
    </w:p>
    <w:p w14:paraId="1FFC55E1" w14:textId="77777777" w:rsidR="00E2709D" w:rsidRDefault="00462487">
      <w:pPr>
        <w:pStyle w:val="BodyText"/>
        <w:spacing w:line="289" w:lineRule="exact"/>
        <w:ind w:left="290"/>
      </w:pPr>
      <w:r w:rsidRPr="00AC6664">
        <w:rPr>
          <w:rFonts w:ascii="Trebuchet MS"/>
          <w:sz w:val="12"/>
          <w:lang w:val="sv-SE"/>
        </w:rPr>
        <w:t xml:space="preserve">65    </w:t>
      </w:r>
      <w:r w:rsidRPr="00AC6664">
        <w:rPr>
          <w:rFonts w:ascii="Trebuchet MS"/>
          <w:spacing w:val="19"/>
          <w:sz w:val="12"/>
          <w:lang w:val="sv-SE"/>
        </w:rPr>
        <w:t xml:space="preserve"> </w:t>
      </w:r>
      <w:commentRangeStart w:id="113"/>
      <w:commentRangeStart w:id="114"/>
      <w:r w:rsidRPr="00AC6664">
        <w:rPr>
          <w:w w:val="105"/>
          <w:lang w:val="sv-SE"/>
        </w:rPr>
        <w:t>LISFLOOD-OS</w:t>
      </w:r>
      <w:commentRangeEnd w:id="113"/>
      <w:r>
        <w:rPr>
          <w:rStyle w:val="CommentReference"/>
        </w:rPr>
        <w:commentReference w:id="113"/>
      </w:r>
      <w:commentRangeEnd w:id="114"/>
      <w:r w:rsidR="009861C4">
        <w:rPr>
          <w:rStyle w:val="CommentReference"/>
        </w:rPr>
        <w:commentReference w:id="114"/>
      </w:r>
      <w:r w:rsidRPr="00AC6664">
        <w:rPr>
          <w:spacing w:val="47"/>
          <w:w w:val="105"/>
          <w:lang w:val="sv-SE"/>
        </w:rPr>
        <w:t xml:space="preserve"> </w:t>
      </w:r>
      <w:hyperlink w:anchor="_bookmark38" w:history="1">
        <w:r w:rsidRPr="00AC6664">
          <w:rPr>
            <w:w w:val="105"/>
            <w:lang w:val="sv-SE"/>
          </w:rPr>
          <w:t>Burek</w:t>
        </w:r>
        <w:r w:rsidRPr="00AC6664">
          <w:rPr>
            <w:spacing w:val="47"/>
            <w:w w:val="105"/>
            <w:lang w:val="sv-SE"/>
          </w:rPr>
          <w:t xml:space="preserve"> </w:t>
        </w:r>
        <w:r w:rsidRPr="00AC6664">
          <w:rPr>
            <w:w w:val="105"/>
            <w:lang w:val="sv-SE"/>
          </w:rPr>
          <w:t>et</w:t>
        </w:r>
        <w:r w:rsidRPr="00AC6664">
          <w:rPr>
            <w:spacing w:val="46"/>
            <w:w w:val="105"/>
            <w:lang w:val="sv-SE"/>
          </w:rPr>
          <w:t xml:space="preserve"> </w:t>
        </w:r>
        <w:r w:rsidRPr="00AC6664">
          <w:rPr>
            <w:w w:val="105"/>
            <w:lang w:val="sv-SE"/>
          </w:rPr>
          <w:t>al.</w:t>
        </w:r>
      </w:hyperlink>
      <w:r w:rsidRPr="00AC6664">
        <w:rPr>
          <w:spacing w:val="47"/>
          <w:w w:val="105"/>
          <w:lang w:val="sv-SE"/>
        </w:rPr>
        <w:t xml:space="preserve"> </w:t>
      </w:r>
      <w:r>
        <w:fldChar w:fldCharType="begin"/>
      </w:r>
      <w:r w:rsidRPr="00AC6664">
        <w:rPr>
          <w:lang w:val="sv-SE"/>
        </w:rPr>
        <w:instrText xml:space="preserve"> HYPERLINK \l "_bookmark38" </w:instrText>
      </w:r>
      <w:r>
        <w:fldChar w:fldCharType="separate"/>
      </w:r>
      <w:r>
        <w:rPr>
          <w:w w:val="105"/>
        </w:rPr>
        <w:t>(2013).</w:t>
      </w:r>
      <w:r>
        <w:rPr>
          <w:w w:val="105"/>
        </w:rPr>
        <w:fldChar w:fldCharType="end"/>
      </w:r>
      <w:r>
        <w:rPr>
          <w:w w:val="105"/>
        </w:rPr>
        <w:t xml:space="preserve"> </w:t>
      </w:r>
      <w:r>
        <w:rPr>
          <w:spacing w:val="53"/>
          <w:w w:val="105"/>
        </w:rPr>
        <w:t xml:space="preserve"> </w:t>
      </w:r>
      <w:r>
        <w:rPr>
          <w:w w:val="105"/>
        </w:rPr>
        <w:t>The</w:t>
      </w:r>
      <w:r>
        <w:rPr>
          <w:spacing w:val="47"/>
          <w:w w:val="105"/>
        </w:rPr>
        <w:t xml:space="preserve"> </w:t>
      </w:r>
      <w:r>
        <w:rPr>
          <w:w w:val="105"/>
        </w:rPr>
        <w:t>simulation</w:t>
      </w:r>
      <w:r>
        <w:rPr>
          <w:spacing w:val="46"/>
          <w:w w:val="105"/>
        </w:rPr>
        <w:t xml:space="preserve"> </w:t>
      </w:r>
      <w:r>
        <w:rPr>
          <w:w w:val="105"/>
        </w:rPr>
        <w:t>produces</w:t>
      </w:r>
      <w:r>
        <w:rPr>
          <w:spacing w:val="45"/>
          <w:w w:val="105"/>
        </w:rPr>
        <w:t xml:space="preserve"> </w:t>
      </w:r>
      <w:r>
        <w:rPr>
          <w:w w:val="105"/>
        </w:rPr>
        <w:t>a</w:t>
      </w:r>
      <w:r>
        <w:rPr>
          <w:spacing w:val="48"/>
          <w:w w:val="105"/>
        </w:rPr>
        <w:t xml:space="preserve"> </w:t>
      </w:r>
      <w:r>
        <w:rPr>
          <w:w w:val="105"/>
        </w:rPr>
        <w:t>set</w:t>
      </w:r>
      <w:r>
        <w:rPr>
          <w:spacing w:val="47"/>
          <w:w w:val="105"/>
        </w:rPr>
        <w:t xml:space="preserve"> </w:t>
      </w:r>
      <w:r>
        <w:rPr>
          <w:w w:val="105"/>
        </w:rPr>
        <w:t>of</w:t>
      </w:r>
      <w:r>
        <w:rPr>
          <w:spacing w:val="47"/>
          <w:w w:val="105"/>
        </w:rPr>
        <w:t xml:space="preserve"> </w:t>
      </w:r>
      <w:proofErr w:type="spellStart"/>
      <w:r>
        <w:rPr>
          <w:w w:val="105"/>
        </w:rPr>
        <w:t>wa</w:t>
      </w:r>
      <w:proofErr w:type="spellEnd"/>
      <w:r>
        <w:rPr>
          <w:w w:val="105"/>
        </w:rPr>
        <w:t>-</w:t>
      </w:r>
    </w:p>
    <w:p w14:paraId="2E77531C" w14:textId="77777777" w:rsidR="00E2709D" w:rsidRDefault="00462487">
      <w:pPr>
        <w:pStyle w:val="BodyText"/>
        <w:spacing w:line="289" w:lineRule="exact"/>
        <w:ind w:left="290"/>
      </w:pPr>
      <w:r>
        <w:rPr>
          <w:rFonts w:ascii="Trebuchet MS"/>
          <w:sz w:val="12"/>
        </w:rPr>
        <w:t xml:space="preserve">66    </w:t>
      </w:r>
      <w:r>
        <w:rPr>
          <w:rFonts w:ascii="Trebuchet MS"/>
          <w:spacing w:val="19"/>
          <w:sz w:val="12"/>
        </w:rPr>
        <w:t xml:space="preserve"> </w:t>
      </w:r>
      <w:proofErr w:type="spellStart"/>
      <w:r>
        <w:t>ter</w:t>
      </w:r>
      <w:proofErr w:type="spellEnd"/>
      <w:r>
        <w:rPr>
          <w:spacing w:val="39"/>
        </w:rPr>
        <w:t xml:space="preserve"> </w:t>
      </w:r>
      <w:r>
        <w:t>fluxes</w:t>
      </w:r>
      <w:r>
        <w:rPr>
          <w:spacing w:val="39"/>
        </w:rPr>
        <w:t xml:space="preserve"> </w:t>
      </w:r>
      <w:r>
        <w:t>and</w:t>
      </w:r>
      <w:r>
        <w:rPr>
          <w:spacing w:val="39"/>
        </w:rPr>
        <w:t xml:space="preserve"> </w:t>
      </w:r>
      <w:r>
        <w:t>state</w:t>
      </w:r>
      <w:r>
        <w:rPr>
          <w:spacing w:val="39"/>
        </w:rPr>
        <w:t xml:space="preserve"> </w:t>
      </w:r>
      <w:r>
        <w:t>variables,</w:t>
      </w:r>
      <w:r>
        <w:rPr>
          <w:spacing w:val="40"/>
        </w:rPr>
        <w:t xml:space="preserve"> </w:t>
      </w:r>
      <w:r>
        <w:t>from</w:t>
      </w:r>
      <w:r>
        <w:rPr>
          <w:spacing w:val="39"/>
        </w:rPr>
        <w:t xml:space="preserve"> </w:t>
      </w:r>
      <w:r>
        <w:t>which</w:t>
      </w:r>
      <w:r>
        <w:rPr>
          <w:spacing w:val="39"/>
        </w:rPr>
        <w:t xml:space="preserve"> </w:t>
      </w:r>
      <w:r>
        <w:t>river</w:t>
      </w:r>
      <w:r>
        <w:rPr>
          <w:spacing w:val="39"/>
        </w:rPr>
        <w:t xml:space="preserve"> </w:t>
      </w:r>
      <w:r>
        <w:t>discharge</w:t>
      </w:r>
      <w:r>
        <w:rPr>
          <w:spacing w:val="39"/>
        </w:rPr>
        <w:t xml:space="preserve"> </w:t>
      </w:r>
      <w:r>
        <w:t>is</w:t>
      </w:r>
      <w:r>
        <w:rPr>
          <w:spacing w:val="39"/>
        </w:rPr>
        <w:t xml:space="preserve"> </w:t>
      </w:r>
      <w:r>
        <w:t>utilized</w:t>
      </w:r>
      <w:r>
        <w:rPr>
          <w:spacing w:val="39"/>
        </w:rPr>
        <w:t xml:space="preserve"> </w:t>
      </w:r>
      <w:r>
        <w:t>to</w:t>
      </w:r>
      <w:r>
        <w:rPr>
          <w:spacing w:val="39"/>
        </w:rPr>
        <w:t xml:space="preserve"> </w:t>
      </w:r>
      <w:r>
        <w:t>issue</w:t>
      </w:r>
    </w:p>
    <w:p w14:paraId="32BC36C2" w14:textId="77777777" w:rsidR="00E2709D" w:rsidRDefault="00462487">
      <w:pPr>
        <w:pStyle w:val="BodyText"/>
        <w:spacing w:line="289" w:lineRule="exact"/>
        <w:ind w:left="290"/>
      </w:pPr>
      <w:r>
        <w:rPr>
          <w:rFonts w:ascii="Trebuchet MS"/>
          <w:sz w:val="12"/>
        </w:rPr>
        <w:t xml:space="preserve">67    </w:t>
      </w:r>
      <w:r>
        <w:rPr>
          <w:rFonts w:ascii="Trebuchet MS"/>
          <w:spacing w:val="19"/>
          <w:sz w:val="12"/>
        </w:rPr>
        <w:t xml:space="preserve"> </w:t>
      </w:r>
      <w:r>
        <w:rPr>
          <w:w w:val="105"/>
        </w:rPr>
        <w:t>flood</w:t>
      </w:r>
      <w:r>
        <w:rPr>
          <w:spacing w:val="6"/>
          <w:w w:val="105"/>
        </w:rPr>
        <w:t xml:space="preserve"> </w:t>
      </w:r>
      <w:r>
        <w:rPr>
          <w:w w:val="105"/>
        </w:rPr>
        <w:t>warnings.</w:t>
      </w:r>
      <w:r>
        <w:rPr>
          <w:spacing w:val="33"/>
          <w:w w:val="105"/>
        </w:rPr>
        <w:t xml:space="preserve"> </w:t>
      </w:r>
      <w:r>
        <w:rPr>
          <w:w w:val="105"/>
        </w:rPr>
        <w:t>EFAS</w:t>
      </w:r>
      <w:r>
        <w:rPr>
          <w:spacing w:val="5"/>
          <w:w w:val="105"/>
        </w:rPr>
        <w:t xml:space="preserve"> </w:t>
      </w:r>
      <w:r>
        <w:rPr>
          <w:w w:val="105"/>
        </w:rPr>
        <w:t>employs</w:t>
      </w:r>
      <w:r>
        <w:rPr>
          <w:spacing w:val="6"/>
          <w:w w:val="105"/>
        </w:rPr>
        <w:t xml:space="preserve"> </w:t>
      </w:r>
      <w:r>
        <w:rPr>
          <w:w w:val="105"/>
        </w:rPr>
        <w:t>a</w:t>
      </w:r>
      <w:r>
        <w:rPr>
          <w:spacing w:val="6"/>
          <w:w w:val="105"/>
        </w:rPr>
        <w:t xml:space="preserve"> </w:t>
      </w:r>
      <w:r>
        <w:rPr>
          <w:w w:val="105"/>
        </w:rPr>
        <w:t>threshold</w:t>
      </w:r>
      <w:r>
        <w:rPr>
          <w:spacing w:val="5"/>
          <w:w w:val="105"/>
        </w:rPr>
        <w:t xml:space="preserve"> </w:t>
      </w:r>
      <w:r>
        <w:rPr>
          <w:w w:val="105"/>
        </w:rPr>
        <w:t>exceedance</w:t>
      </w:r>
      <w:r>
        <w:rPr>
          <w:spacing w:val="5"/>
          <w:w w:val="105"/>
        </w:rPr>
        <w:t xml:space="preserve"> </w:t>
      </w:r>
      <w:r>
        <w:rPr>
          <w:w w:val="105"/>
        </w:rPr>
        <w:t>approach</w:t>
      </w:r>
      <w:r>
        <w:rPr>
          <w:spacing w:val="6"/>
          <w:w w:val="105"/>
        </w:rPr>
        <w:t xml:space="preserve"> </w:t>
      </w:r>
      <w:r>
        <w:rPr>
          <w:w w:val="105"/>
        </w:rPr>
        <w:t>for</w:t>
      </w:r>
      <w:r>
        <w:rPr>
          <w:spacing w:val="6"/>
          <w:w w:val="105"/>
        </w:rPr>
        <w:t xml:space="preserve"> </w:t>
      </w:r>
      <w:r>
        <w:rPr>
          <w:w w:val="105"/>
        </w:rPr>
        <w:t>issuing</w:t>
      </w:r>
    </w:p>
    <w:p w14:paraId="798D854B" w14:textId="77777777" w:rsidR="00E2709D" w:rsidRDefault="00462487">
      <w:pPr>
        <w:pStyle w:val="BodyText"/>
        <w:spacing w:line="289" w:lineRule="exact"/>
        <w:ind w:left="290"/>
      </w:pPr>
      <w:r>
        <w:rPr>
          <w:rFonts w:ascii="Trebuchet MS"/>
          <w:sz w:val="12"/>
        </w:rPr>
        <w:t xml:space="preserve">68    </w:t>
      </w:r>
      <w:r>
        <w:rPr>
          <w:rFonts w:ascii="Trebuchet MS"/>
          <w:spacing w:val="19"/>
          <w:sz w:val="12"/>
        </w:rPr>
        <w:t xml:space="preserve"> </w:t>
      </w:r>
      <w:r>
        <w:t>warnings</w:t>
      </w:r>
      <w:r>
        <w:rPr>
          <w:spacing w:val="53"/>
        </w:rPr>
        <w:t xml:space="preserve"> </w:t>
      </w:r>
      <w:hyperlink w:anchor="_bookmark33" w:history="1">
        <w:proofErr w:type="spellStart"/>
        <w:r>
          <w:t>Bartholmes</w:t>
        </w:r>
        <w:proofErr w:type="spellEnd"/>
        <w:r>
          <w:rPr>
            <w:spacing w:val="52"/>
          </w:rPr>
          <w:t xml:space="preserve"> </w:t>
        </w:r>
        <w:r>
          <w:t>et</w:t>
        </w:r>
        <w:r>
          <w:rPr>
            <w:spacing w:val="53"/>
          </w:rPr>
          <w:t xml:space="preserve"> </w:t>
        </w:r>
        <w:r>
          <w:t>al.</w:t>
        </w:r>
      </w:hyperlink>
      <w:r>
        <w:rPr>
          <w:spacing w:val="53"/>
        </w:rPr>
        <w:t xml:space="preserve"> </w:t>
      </w:r>
      <w:hyperlink w:anchor="_bookmark33" w:history="1">
        <w:r>
          <w:t>(2009),</w:t>
        </w:r>
      </w:hyperlink>
      <w:r>
        <w:rPr>
          <w:spacing w:val="59"/>
        </w:rPr>
        <w:t xml:space="preserve"> </w:t>
      </w:r>
      <w:r>
        <w:t>where</w:t>
      </w:r>
      <w:r>
        <w:rPr>
          <w:spacing w:val="53"/>
        </w:rPr>
        <w:t xml:space="preserve"> </w:t>
      </w:r>
      <w:r>
        <w:t>continuous</w:t>
      </w:r>
      <w:r>
        <w:rPr>
          <w:spacing w:val="53"/>
        </w:rPr>
        <w:t xml:space="preserve"> </w:t>
      </w:r>
      <w:r>
        <w:t>discharge</w:t>
      </w:r>
      <w:r>
        <w:rPr>
          <w:spacing w:val="53"/>
        </w:rPr>
        <w:t xml:space="preserve"> </w:t>
      </w:r>
      <w:r>
        <w:t>time</w:t>
      </w:r>
      <w:r>
        <w:rPr>
          <w:spacing w:val="52"/>
        </w:rPr>
        <w:t xml:space="preserve"> </w:t>
      </w:r>
      <w:r>
        <w:t>series</w:t>
      </w:r>
    </w:p>
    <w:p w14:paraId="453F7FC3" w14:textId="77777777" w:rsidR="00E2709D" w:rsidRDefault="00462487">
      <w:pPr>
        <w:pStyle w:val="BodyText"/>
        <w:spacing w:line="289" w:lineRule="exact"/>
        <w:ind w:left="290"/>
      </w:pPr>
      <w:r>
        <w:rPr>
          <w:rFonts w:ascii="Trebuchet MS"/>
          <w:sz w:val="12"/>
        </w:rPr>
        <w:t xml:space="preserve">69    </w:t>
      </w:r>
      <w:r>
        <w:rPr>
          <w:rFonts w:ascii="Trebuchet MS"/>
          <w:spacing w:val="19"/>
          <w:sz w:val="12"/>
        </w:rPr>
        <w:t xml:space="preserve"> </w:t>
      </w:r>
      <w:r>
        <w:t>are</w:t>
      </w:r>
      <w:r>
        <w:rPr>
          <w:spacing w:val="23"/>
        </w:rPr>
        <w:t xml:space="preserve"> </w:t>
      </w:r>
      <w:r>
        <w:t>converted</w:t>
      </w:r>
      <w:r>
        <w:rPr>
          <w:spacing w:val="23"/>
        </w:rPr>
        <w:t xml:space="preserve"> </w:t>
      </w:r>
      <w:r>
        <w:t>into</w:t>
      </w:r>
      <w:r>
        <w:rPr>
          <w:spacing w:val="23"/>
        </w:rPr>
        <w:t xml:space="preserve"> </w:t>
      </w:r>
      <w:r>
        <w:t>binary</w:t>
      </w:r>
      <w:r>
        <w:rPr>
          <w:spacing w:val="24"/>
        </w:rPr>
        <w:t xml:space="preserve"> </w:t>
      </w:r>
      <w:r>
        <w:t>series</w:t>
      </w:r>
      <w:r>
        <w:rPr>
          <w:spacing w:val="23"/>
        </w:rPr>
        <w:t xml:space="preserve"> </w:t>
      </w:r>
      <w:r>
        <w:t>of</w:t>
      </w:r>
      <w:r>
        <w:rPr>
          <w:spacing w:val="24"/>
        </w:rPr>
        <w:t xml:space="preserve"> </w:t>
      </w:r>
      <w:r>
        <w:t>exceedance</w:t>
      </w:r>
      <w:r>
        <w:rPr>
          <w:spacing w:val="24"/>
        </w:rPr>
        <w:t xml:space="preserve"> </w:t>
      </w:r>
      <w:r>
        <w:t>or</w:t>
      </w:r>
      <w:r>
        <w:rPr>
          <w:spacing w:val="23"/>
        </w:rPr>
        <w:t xml:space="preserve"> </w:t>
      </w:r>
      <w:r>
        <w:t>not-exceedance</w:t>
      </w:r>
      <w:r>
        <w:rPr>
          <w:spacing w:val="23"/>
        </w:rPr>
        <w:t xml:space="preserve"> </w:t>
      </w:r>
      <w:r>
        <w:t>over</w:t>
      </w:r>
      <w:r>
        <w:rPr>
          <w:spacing w:val="23"/>
        </w:rPr>
        <w:t xml:space="preserve"> </w:t>
      </w:r>
      <w:r>
        <w:t>a</w:t>
      </w:r>
      <w:r>
        <w:rPr>
          <w:spacing w:val="24"/>
        </w:rPr>
        <w:t xml:space="preserve"> </w:t>
      </w:r>
      <w:r>
        <w:t>dis-</w:t>
      </w:r>
    </w:p>
    <w:p w14:paraId="30153CE0" w14:textId="77777777" w:rsidR="00E2709D" w:rsidRDefault="00462487">
      <w:pPr>
        <w:pStyle w:val="BodyText"/>
        <w:spacing w:line="289" w:lineRule="exact"/>
        <w:ind w:left="290"/>
      </w:pPr>
      <w:r>
        <w:rPr>
          <w:rFonts w:ascii="Trebuchet MS"/>
          <w:sz w:val="12"/>
        </w:rPr>
        <w:t xml:space="preserve">70    </w:t>
      </w:r>
      <w:r>
        <w:rPr>
          <w:rFonts w:ascii="Trebuchet MS"/>
          <w:spacing w:val="19"/>
          <w:sz w:val="12"/>
        </w:rPr>
        <w:t xml:space="preserve"> </w:t>
      </w:r>
      <w:r>
        <w:rPr>
          <w:w w:val="105"/>
        </w:rPr>
        <w:t>charge</w:t>
      </w:r>
      <w:r>
        <w:rPr>
          <w:spacing w:val="26"/>
          <w:w w:val="105"/>
        </w:rPr>
        <w:t xml:space="preserve"> </w:t>
      </w:r>
      <w:proofErr w:type="gramStart"/>
      <w:r>
        <w:rPr>
          <w:w w:val="105"/>
        </w:rPr>
        <w:t>threshold</w:t>
      </w:r>
      <w:proofErr w:type="gramEnd"/>
      <w:r>
        <w:rPr>
          <w:spacing w:val="27"/>
          <w:w w:val="105"/>
        </w:rPr>
        <w:t xml:space="preserve"> </w:t>
      </w:r>
      <w:r>
        <w:rPr>
          <w:w w:val="105"/>
        </w:rPr>
        <w:t>(the</w:t>
      </w:r>
      <w:r>
        <w:rPr>
          <w:spacing w:val="27"/>
          <w:w w:val="105"/>
        </w:rPr>
        <w:t xml:space="preserve"> </w:t>
      </w:r>
      <w:r>
        <w:rPr>
          <w:w w:val="105"/>
        </w:rPr>
        <w:t>5-year</w:t>
      </w:r>
      <w:r>
        <w:rPr>
          <w:spacing w:val="27"/>
          <w:w w:val="105"/>
        </w:rPr>
        <w:t xml:space="preserve"> </w:t>
      </w:r>
      <w:r>
        <w:rPr>
          <w:w w:val="105"/>
        </w:rPr>
        <w:t>return</w:t>
      </w:r>
      <w:r>
        <w:rPr>
          <w:spacing w:val="26"/>
          <w:w w:val="105"/>
        </w:rPr>
        <w:t xml:space="preserve"> </w:t>
      </w:r>
      <w:r>
        <w:rPr>
          <w:w w:val="105"/>
        </w:rPr>
        <w:t xml:space="preserve">period). </w:t>
      </w:r>
      <w:r>
        <w:rPr>
          <w:spacing w:val="27"/>
          <w:w w:val="105"/>
        </w:rPr>
        <w:t xml:space="preserve"> </w:t>
      </w:r>
      <w:r>
        <w:rPr>
          <w:w w:val="105"/>
        </w:rPr>
        <w:t>In</w:t>
      </w:r>
      <w:r>
        <w:rPr>
          <w:spacing w:val="27"/>
          <w:w w:val="105"/>
        </w:rPr>
        <w:t xml:space="preserve"> </w:t>
      </w:r>
      <w:r>
        <w:rPr>
          <w:w w:val="105"/>
        </w:rPr>
        <w:t>their</w:t>
      </w:r>
      <w:r>
        <w:rPr>
          <w:spacing w:val="26"/>
          <w:w w:val="105"/>
        </w:rPr>
        <w:t xml:space="preserve"> </w:t>
      </w:r>
      <w:r>
        <w:rPr>
          <w:w w:val="105"/>
        </w:rPr>
        <w:t>work,</w:t>
      </w:r>
      <w:r>
        <w:rPr>
          <w:spacing w:val="31"/>
          <w:w w:val="105"/>
        </w:rPr>
        <w:t xml:space="preserve"> </w:t>
      </w:r>
      <w:proofErr w:type="spellStart"/>
      <w:r>
        <w:rPr>
          <w:w w:val="105"/>
        </w:rPr>
        <w:t>Bartholmes</w:t>
      </w:r>
      <w:proofErr w:type="spellEnd"/>
      <w:r>
        <w:rPr>
          <w:spacing w:val="27"/>
          <w:w w:val="105"/>
        </w:rPr>
        <w:t xml:space="preserve"> </w:t>
      </w:r>
      <w:r>
        <w:rPr>
          <w:w w:val="105"/>
        </w:rPr>
        <w:t>et</w:t>
      </w:r>
    </w:p>
    <w:p w14:paraId="39CD1978" w14:textId="77777777" w:rsidR="00E2709D" w:rsidRDefault="00462487">
      <w:pPr>
        <w:pStyle w:val="BodyText"/>
        <w:spacing w:line="289" w:lineRule="exact"/>
        <w:ind w:left="290"/>
      </w:pPr>
      <w:r>
        <w:rPr>
          <w:rFonts w:ascii="Trebuchet MS"/>
          <w:sz w:val="12"/>
        </w:rPr>
        <w:t xml:space="preserve">71    </w:t>
      </w:r>
      <w:r>
        <w:rPr>
          <w:rFonts w:ascii="Trebuchet MS"/>
          <w:spacing w:val="19"/>
          <w:sz w:val="12"/>
        </w:rPr>
        <w:t xml:space="preserve"> </w:t>
      </w:r>
      <w:r>
        <w:t>al.</w:t>
      </w:r>
      <w:r>
        <w:rPr>
          <w:spacing w:val="106"/>
        </w:rPr>
        <w:t xml:space="preserve"> </w:t>
      </w:r>
      <w:hyperlink w:anchor="_bookmark33" w:history="1">
        <w:proofErr w:type="spellStart"/>
        <w:r>
          <w:t>Bartholmes</w:t>
        </w:r>
        <w:proofErr w:type="spellEnd"/>
        <w:r>
          <w:rPr>
            <w:spacing w:val="47"/>
          </w:rPr>
          <w:t xml:space="preserve"> </w:t>
        </w:r>
        <w:r>
          <w:t>et</w:t>
        </w:r>
        <w:r>
          <w:rPr>
            <w:spacing w:val="46"/>
          </w:rPr>
          <w:t xml:space="preserve"> </w:t>
        </w:r>
        <w:r>
          <w:t>al.</w:t>
        </w:r>
      </w:hyperlink>
      <w:r>
        <w:rPr>
          <w:spacing w:val="47"/>
        </w:rPr>
        <w:t xml:space="preserve"> </w:t>
      </w:r>
      <w:hyperlink w:anchor="_bookmark33" w:history="1">
        <w:r>
          <w:t>(2009)</w:t>
        </w:r>
      </w:hyperlink>
      <w:r>
        <w:rPr>
          <w:spacing w:val="47"/>
        </w:rPr>
        <w:t xml:space="preserve"> </w:t>
      </w:r>
      <w:r>
        <w:t>developed</w:t>
      </w:r>
      <w:r>
        <w:rPr>
          <w:spacing w:val="46"/>
        </w:rPr>
        <w:t xml:space="preserve"> </w:t>
      </w:r>
      <w:r>
        <w:t>a</w:t>
      </w:r>
      <w:r>
        <w:rPr>
          <w:spacing w:val="47"/>
        </w:rPr>
        <w:t xml:space="preserve"> </w:t>
      </w:r>
      <w:proofErr w:type="gramStart"/>
      <w:r>
        <w:t>notification</w:t>
      </w:r>
      <w:r>
        <w:rPr>
          <w:spacing w:val="47"/>
        </w:rPr>
        <w:t xml:space="preserve"> </w:t>
      </w:r>
      <w:r>
        <w:t>criteria</w:t>
      </w:r>
      <w:proofErr w:type="gramEnd"/>
      <w:r>
        <w:rPr>
          <w:spacing w:val="46"/>
        </w:rPr>
        <w:t xml:space="preserve"> </w:t>
      </w:r>
      <w:r>
        <w:t>based</w:t>
      </w:r>
      <w:r>
        <w:rPr>
          <w:spacing w:val="47"/>
        </w:rPr>
        <w:t xml:space="preserve"> </w:t>
      </w:r>
      <w:r>
        <w:t>on</w:t>
      </w:r>
      <w:r>
        <w:rPr>
          <w:spacing w:val="47"/>
        </w:rPr>
        <w:t xml:space="preserve"> </w:t>
      </w:r>
      <w:r>
        <w:t>two</w:t>
      </w:r>
    </w:p>
    <w:p w14:paraId="0C56DE00" w14:textId="77777777" w:rsidR="00E2709D" w:rsidRDefault="00462487">
      <w:pPr>
        <w:pStyle w:val="BodyText"/>
        <w:spacing w:line="289" w:lineRule="exact"/>
        <w:ind w:left="290"/>
      </w:pPr>
      <w:r>
        <w:rPr>
          <w:rFonts w:ascii="Trebuchet MS"/>
          <w:sz w:val="12"/>
        </w:rPr>
        <w:t xml:space="preserve">72    </w:t>
      </w:r>
      <w:r>
        <w:rPr>
          <w:rFonts w:ascii="Trebuchet MS"/>
          <w:spacing w:val="19"/>
          <w:sz w:val="12"/>
        </w:rPr>
        <w:t xml:space="preserve"> </w:t>
      </w:r>
      <w:r>
        <w:t>types</w:t>
      </w:r>
      <w:r>
        <w:rPr>
          <w:spacing w:val="18"/>
        </w:rPr>
        <w:t xml:space="preserve"> </w:t>
      </w:r>
      <w:r>
        <w:t>of</w:t>
      </w:r>
      <w:r>
        <w:rPr>
          <w:spacing w:val="19"/>
        </w:rPr>
        <w:t xml:space="preserve"> </w:t>
      </w:r>
      <w:r>
        <w:t>persistence:</w:t>
      </w:r>
      <w:r>
        <w:rPr>
          <w:spacing w:val="53"/>
        </w:rPr>
        <w:t xml:space="preserve"> </w:t>
      </w:r>
      <w:r>
        <w:t>persistence</w:t>
      </w:r>
      <w:r>
        <w:rPr>
          <w:spacing w:val="18"/>
        </w:rPr>
        <w:t xml:space="preserve"> </w:t>
      </w:r>
      <w:r>
        <w:t>in</w:t>
      </w:r>
      <w:r>
        <w:rPr>
          <w:spacing w:val="19"/>
        </w:rPr>
        <w:t xml:space="preserve"> </w:t>
      </w:r>
      <w:r>
        <w:t>a</w:t>
      </w:r>
      <w:r>
        <w:rPr>
          <w:spacing w:val="19"/>
        </w:rPr>
        <w:t xml:space="preserve"> </w:t>
      </w:r>
      <w:r>
        <w:t>particular</w:t>
      </w:r>
      <w:r>
        <w:rPr>
          <w:spacing w:val="19"/>
        </w:rPr>
        <w:t xml:space="preserve"> </w:t>
      </w:r>
      <w:r>
        <w:t>forecast</w:t>
      </w:r>
      <w:r>
        <w:rPr>
          <w:spacing w:val="18"/>
        </w:rPr>
        <w:t xml:space="preserve"> </w:t>
      </w:r>
      <w:r>
        <w:t>is</w:t>
      </w:r>
      <w:r>
        <w:rPr>
          <w:spacing w:val="19"/>
        </w:rPr>
        <w:t xml:space="preserve"> </w:t>
      </w:r>
      <w:r>
        <w:t>determined</w:t>
      </w:r>
      <w:r>
        <w:rPr>
          <w:spacing w:val="20"/>
        </w:rPr>
        <w:t xml:space="preserve"> </w:t>
      </w:r>
      <w:r>
        <w:t>by</w:t>
      </w:r>
      <w:r>
        <w:rPr>
          <w:spacing w:val="19"/>
        </w:rPr>
        <w:t xml:space="preserve"> </w:t>
      </w:r>
      <w:r>
        <w:t>the</w:t>
      </w:r>
    </w:p>
    <w:p w14:paraId="7B8F4B76" w14:textId="77777777" w:rsidR="00E2709D" w:rsidRDefault="00462487">
      <w:pPr>
        <w:pStyle w:val="BodyText"/>
        <w:spacing w:line="289" w:lineRule="exact"/>
        <w:ind w:left="290"/>
      </w:pPr>
      <w:r>
        <w:rPr>
          <w:rFonts w:ascii="Trebuchet MS"/>
          <w:sz w:val="12"/>
        </w:rPr>
        <w:t xml:space="preserve">73    </w:t>
      </w:r>
      <w:r>
        <w:rPr>
          <w:rFonts w:ascii="Trebuchet MS"/>
          <w:spacing w:val="19"/>
          <w:sz w:val="12"/>
        </w:rPr>
        <w:t xml:space="preserve"> </w:t>
      </w:r>
      <w:r>
        <w:t>number</w:t>
      </w:r>
      <w:r>
        <w:rPr>
          <w:spacing w:val="29"/>
        </w:rPr>
        <w:t xml:space="preserve"> </w:t>
      </w:r>
      <w:r>
        <w:t>of</w:t>
      </w:r>
      <w:r>
        <w:rPr>
          <w:spacing w:val="29"/>
        </w:rPr>
        <w:t xml:space="preserve"> </w:t>
      </w:r>
      <w:r>
        <w:t>NWP</w:t>
      </w:r>
      <w:r>
        <w:rPr>
          <w:spacing w:val="30"/>
        </w:rPr>
        <w:t xml:space="preserve"> </w:t>
      </w:r>
      <w:r>
        <w:t>members</w:t>
      </w:r>
      <w:r>
        <w:rPr>
          <w:spacing w:val="29"/>
        </w:rPr>
        <w:t xml:space="preserve"> </w:t>
      </w:r>
      <w:r>
        <w:t>predicting</w:t>
      </w:r>
      <w:r>
        <w:rPr>
          <w:spacing w:val="30"/>
        </w:rPr>
        <w:t xml:space="preserve"> </w:t>
      </w:r>
      <w:r>
        <w:t>the</w:t>
      </w:r>
      <w:r>
        <w:rPr>
          <w:spacing w:val="29"/>
        </w:rPr>
        <w:t xml:space="preserve"> </w:t>
      </w:r>
      <w:r>
        <w:t>exceedance,</w:t>
      </w:r>
      <w:r>
        <w:rPr>
          <w:spacing w:val="29"/>
        </w:rPr>
        <w:t xml:space="preserve"> </w:t>
      </w:r>
      <w:r>
        <w:t>while</w:t>
      </w:r>
      <w:r>
        <w:rPr>
          <w:spacing w:val="30"/>
        </w:rPr>
        <w:t xml:space="preserve"> </w:t>
      </w:r>
      <w:r>
        <w:t>persistence</w:t>
      </w:r>
      <w:r>
        <w:rPr>
          <w:spacing w:val="29"/>
        </w:rPr>
        <w:t xml:space="preserve"> </w:t>
      </w:r>
      <w:r>
        <w:t>over</w:t>
      </w:r>
    </w:p>
    <w:p w14:paraId="434EE72D" w14:textId="77777777" w:rsidR="00E2709D" w:rsidRDefault="00462487">
      <w:pPr>
        <w:pStyle w:val="BodyText"/>
        <w:spacing w:line="289" w:lineRule="exact"/>
        <w:ind w:left="290"/>
      </w:pPr>
      <w:r>
        <w:rPr>
          <w:rFonts w:ascii="Trebuchet MS"/>
          <w:sz w:val="12"/>
        </w:rPr>
        <w:t xml:space="preserve">74    </w:t>
      </w:r>
      <w:r>
        <w:rPr>
          <w:rFonts w:ascii="Trebuchet MS"/>
          <w:spacing w:val="19"/>
          <w:sz w:val="12"/>
        </w:rPr>
        <w:t xml:space="preserve"> </w:t>
      </w:r>
      <w:r>
        <w:t>several</w:t>
      </w:r>
      <w:r>
        <w:rPr>
          <w:spacing w:val="48"/>
        </w:rPr>
        <w:t xml:space="preserve"> </w:t>
      </w:r>
      <w:proofErr w:type="gramStart"/>
      <w:r>
        <w:t>forecast</w:t>
      </w:r>
      <w:proofErr w:type="gramEnd"/>
      <w:r>
        <w:rPr>
          <w:spacing w:val="49"/>
        </w:rPr>
        <w:t xml:space="preserve"> </w:t>
      </w:r>
      <w:r>
        <w:t>establishes</w:t>
      </w:r>
      <w:r>
        <w:rPr>
          <w:spacing w:val="48"/>
        </w:rPr>
        <w:t xml:space="preserve"> </w:t>
      </w:r>
      <w:r>
        <w:t>that</w:t>
      </w:r>
      <w:r>
        <w:rPr>
          <w:spacing w:val="48"/>
        </w:rPr>
        <w:t xml:space="preserve"> </w:t>
      </w:r>
      <w:r>
        <w:t>a</w:t>
      </w:r>
      <w:r>
        <w:rPr>
          <w:spacing w:val="49"/>
        </w:rPr>
        <w:t xml:space="preserve"> </w:t>
      </w:r>
      <w:r>
        <w:t>flood</w:t>
      </w:r>
      <w:r>
        <w:rPr>
          <w:spacing w:val="48"/>
        </w:rPr>
        <w:t xml:space="preserve"> </w:t>
      </w:r>
      <w:r>
        <w:t>signal</w:t>
      </w:r>
      <w:r>
        <w:rPr>
          <w:spacing w:val="49"/>
        </w:rPr>
        <w:t xml:space="preserve"> </w:t>
      </w:r>
      <w:r>
        <w:t>is</w:t>
      </w:r>
      <w:r>
        <w:rPr>
          <w:spacing w:val="48"/>
        </w:rPr>
        <w:t xml:space="preserve"> </w:t>
      </w:r>
      <w:r>
        <w:t>reliable</w:t>
      </w:r>
      <w:r>
        <w:rPr>
          <w:spacing w:val="49"/>
        </w:rPr>
        <w:t xml:space="preserve"> </w:t>
      </w:r>
      <w:r>
        <w:t>when</w:t>
      </w:r>
      <w:r>
        <w:rPr>
          <w:spacing w:val="48"/>
        </w:rPr>
        <w:t xml:space="preserve"> </w:t>
      </w:r>
      <w:r>
        <w:t>consecutive</w:t>
      </w:r>
    </w:p>
    <w:p w14:paraId="4507862F" w14:textId="4A361043" w:rsidR="00E2709D" w:rsidDel="009861C4" w:rsidRDefault="00462487">
      <w:pPr>
        <w:pStyle w:val="BodyText"/>
        <w:spacing w:line="289" w:lineRule="exact"/>
        <w:ind w:left="290"/>
        <w:rPr>
          <w:del w:id="115" w:author="CASADO RODRIGUEZ Jesus (JRC-ISPRA)" w:date="2024-02-12T12:29:00Z"/>
        </w:rPr>
      </w:pPr>
      <w:r>
        <w:rPr>
          <w:rFonts w:ascii="Trebuchet MS" w:hAnsi="Trebuchet MS"/>
          <w:sz w:val="12"/>
        </w:rPr>
        <w:t xml:space="preserve">75    </w:t>
      </w:r>
      <w:r>
        <w:rPr>
          <w:rFonts w:ascii="Trebuchet MS" w:hAnsi="Trebuchet MS"/>
          <w:spacing w:val="19"/>
          <w:sz w:val="12"/>
        </w:rPr>
        <w:t xml:space="preserve"> </w:t>
      </w:r>
      <w:proofErr w:type="gramStart"/>
      <w:r>
        <w:rPr>
          <w:w w:val="105"/>
        </w:rPr>
        <w:t>forecast</w:t>
      </w:r>
      <w:proofErr w:type="gramEnd"/>
      <w:del w:id="116" w:author="Pechlivanidis Ilias" w:date="2024-02-10T12:43:00Z">
        <w:r w:rsidDel="00462487">
          <w:rPr>
            <w:w w:val="105"/>
          </w:rPr>
          <w:delText>s</w:delText>
        </w:r>
      </w:del>
      <w:r>
        <w:rPr>
          <w:spacing w:val="23"/>
          <w:w w:val="105"/>
        </w:rPr>
        <w:t xml:space="preserve"> </w:t>
      </w:r>
      <w:ins w:id="117" w:author="Pechlivanidis Ilias" w:date="2024-02-10T12:43:00Z">
        <w:r>
          <w:rPr>
            <w:spacing w:val="23"/>
            <w:w w:val="105"/>
          </w:rPr>
          <w:t xml:space="preserve">initializations </w:t>
        </w:r>
      </w:ins>
      <w:r>
        <w:rPr>
          <w:w w:val="105"/>
        </w:rPr>
        <w:t>predict</w:t>
      </w:r>
      <w:r>
        <w:rPr>
          <w:spacing w:val="24"/>
          <w:w w:val="105"/>
        </w:rPr>
        <w:t xml:space="preserve"> </w:t>
      </w:r>
      <w:r>
        <w:rPr>
          <w:w w:val="105"/>
        </w:rPr>
        <w:t>the</w:t>
      </w:r>
      <w:r>
        <w:rPr>
          <w:spacing w:val="23"/>
          <w:w w:val="105"/>
        </w:rPr>
        <w:t xml:space="preserve"> </w:t>
      </w:r>
      <w:r>
        <w:rPr>
          <w:w w:val="105"/>
        </w:rPr>
        <w:t xml:space="preserve">event. </w:t>
      </w:r>
      <w:r>
        <w:rPr>
          <w:spacing w:val="20"/>
          <w:w w:val="105"/>
        </w:rPr>
        <w:t xml:space="preserve"> </w:t>
      </w:r>
      <w:r>
        <w:rPr>
          <w:w w:val="105"/>
        </w:rPr>
        <w:t>In</w:t>
      </w:r>
      <w:r>
        <w:rPr>
          <w:spacing w:val="23"/>
          <w:w w:val="105"/>
        </w:rPr>
        <w:t xml:space="preserve"> </w:t>
      </w:r>
      <w:r>
        <w:rPr>
          <w:w w:val="105"/>
        </w:rPr>
        <w:t>this</w:t>
      </w:r>
      <w:r>
        <w:rPr>
          <w:spacing w:val="23"/>
          <w:w w:val="105"/>
        </w:rPr>
        <w:t xml:space="preserve"> </w:t>
      </w:r>
      <w:r>
        <w:rPr>
          <w:w w:val="105"/>
        </w:rPr>
        <w:t>study,</w:t>
      </w:r>
      <w:r>
        <w:rPr>
          <w:spacing w:val="27"/>
          <w:w w:val="105"/>
        </w:rPr>
        <w:t xml:space="preserve"> </w:t>
      </w:r>
      <w:r>
        <w:rPr>
          <w:w w:val="105"/>
        </w:rPr>
        <w:t>we</w:t>
      </w:r>
      <w:r>
        <w:rPr>
          <w:spacing w:val="23"/>
          <w:w w:val="105"/>
        </w:rPr>
        <w:t xml:space="preserve"> </w:t>
      </w:r>
      <w:r>
        <w:rPr>
          <w:w w:val="105"/>
        </w:rPr>
        <w:t>will</w:t>
      </w:r>
      <w:r>
        <w:rPr>
          <w:spacing w:val="23"/>
          <w:w w:val="105"/>
        </w:rPr>
        <w:t xml:space="preserve"> </w:t>
      </w:r>
      <w:r>
        <w:rPr>
          <w:w w:val="105"/>
        </w:rPr>
        <w:t>use</w:t>
      </w:r>
      <w:r>
        <w:rPr>
          <w:spacing w:val="23"/>
          <w:w w:val="105"/>
        </w:rPr>
        <w:t xml:space="preserve"> </w:t>
      </w:r>
      <w:r>
        <w:rPr>
          <w:w w:val="105"/>
        </w:rPr>
        <w:t>the</w:t>
      </w:r>
      <w:r>
        <w:rPr>
          <w:spacing w:val="24"/>
          <w:w w:val="105"/>
        </w:rPr>
        <w:t xml:space="preserve"> </w:t>
      </w:r>
      <w:proofErr w:type="gramStart"/>
      <w:r>
        <w:rPr>
          <w:w w:val="105"/>
        </w:rPr>
        <w:t>term</w:t>
      </w:r>
      <w:r>
        <w:rPr>
          <w:spacing w:val="23"/>
          <w:w w:val="105"/>
        </w:rPr>
        <w:t xml:space="preserve"> </w:t>
      </w:r>
      <w:r>
        <w:rPr>
          <w:w w:val="105"/>
        </w:rPr>
        <w:t>”probabil</w:t>
      </w:r>
      <w:proofErr w:type="gramEnd"/>
    </w:p>
    <w:p w14:paraId="4CB394F0" w14:textId="77777777" w:rsidR="00E2709D" w:rsidRDefault="00462487">
      <w:pPr>
        <w:pStyle w:val="BodyText"/>
        <w:spacing w:line="289" w:lineRule="exact"/>
        <w:ind w:left="290"/>
      </w:pPr>
      <w:r>
        <w:rPr>
          <w:rFonts w:ascii="Trebuchet MS" w:hAnsi="Trebuchet MS"/>
          <w:sz w:val="12"/>
        </w:rPr>
        <w:t xml:space="preserve">76    </w:t>
      </w:r>
      <w:r>
        <w:rPr>
          <w:rFonts w:ascii="Trebuchet MS" w:hAnsi="Trebuchet MS"/>
          <w:spacing w:val="19"/>
          <w:sz w:val="12"/>
        </w:rPr>
        <w:t xml:space="preserve"> </w:t>
      </w:r>
      <w:proofErr w:type="spellStart"/>
      <w:r>
        <w:t>ity</w:t>
      </w:r>
      <w:proofErr w:type="spellEnd"/>
      <w:r>
        <w:rPr>
          <w:spacing w:val="26"/>
        </w:rPr>
        <w:t xml:space="preserve"> </w:t>
      </w:r>
      <w:r>
        <w:t>of</w:t>
      </w:r>
      <w:r>
        <w:rPr>
          <w:spacing w:val="27"/>
        </w:rPr>
        <w:t xml:space="preserve"> </w:t>
      </w:r>
      <w:r>
        <w:t>exceedance”</w:t>
      </w:r>
      <w:r>
        <w:rPr>
          <w:spacing w:val="27"/>
        </w:rPr>
        <w:t xml:space="preserve"> </w:t>
      </w:r>
      <w:r>
        <w:t>to</w:t>
      </w:r>
      <w:r>
        <w:rPr>
          <w:spacing w:val="26"/>
        </w:rPr>
        <w:t xml:space="preserve"> </w:t>
      </w:r>
      <w:r>
        <w:t>refer</w:t>
      </w:r>
      <w:r>
        <w:rPr>
          <w:spacing w:val="27"/>
        </w:rPr>
        <w:t xml:space="preserve"> </w:t>
      </w:r>
      <w:r>
        <w:t>to</w:t>
      </w:r>
      <w:r>
        <w:rPr>
          <w:spacing w:val="27"/>
        </w:rPr>
        <w:t xml:space="preserve"> </w:t>
      </w:r>
      <w:r>
        <w:t>the</w:t>
      </w:r>
      <w:r>
        <w:rPr>
          <w:spacing w:val="26"/>
        </w:rPr>
        <w:t xml:space="preserve"> </w:t>
      </w:r>
      <w:r>
        <w:t>first</w:t>
      </w:r>
      <w:r>
        <w:rPr>
          <w:spacing w:val="27"/>
        </w:rPr>
        <w:t xml:space="preserve"> </w:t>
      </w:r>
      <w:r>
        <w:t>type</w:t>
      </w:r>
      <w:r>
        <w:rPr>
          <w:spacing w:val="26"/>
        </w:rPr>
        <w:t xml:space="preserve"> </w:t>
      </w:r>
      <w:r>
        <w:t>of</w:t>
      </w:r>
      <w:r>
        <w:rPr>
          <w:spacing w:val="27"/>
        </w:rPr>
        <w:t xml:space="preserve"> </w:t>
      </w:r>
      <w:r>
        <w:t>persistence,</w:t>
      </w:r>
      <w:r>
        <w:rPr>
          <w:spacing w:val="28"/>
        </w:rPr>
        <w:t xml:space="preserve"> </w:t>
      </w:r>
      <w:r>
        <w:t>as</w:t>
      </w:r>
      <w:r>
        <w:rPr>
          <w:spacing w:val="26"/>
        </w:rPr>
        <w:t xml:space="preserve"> </w:t>
      </w:r>
      <w:r>
        <w:t>the</w:t>
      </w:r>
      <w:r>
        <w:rPr>
          <w:spacing w:val="27"/>
        </w:rPr>
        <w:t xml:space="preserve"> </w:t>
      </w:r>
      <w:r>
        <w:t>number</w:t>
      </w:r>
      <w:r>
        <w:rPr>
          <w:spacing w:val="27"/>
        </w:rPr>
        <w:t xml:space="preserve"> </w:t>
      </w:r>
      <w:r>
        <w:t>of</w:t>
      </w:r>
    </w:p>
    <w:p w14:paraId="20658931" w14:textId="77777777" w:rsidR="00E2709D" w:rsidRDefault="00462487">
      <w:pPr>
        <w:pStyle w:val="BodyText"/>
        <w:spacing w:line="289" w:lineRule="exact"/>
        <w:ind w:left="290"/>
      </w:pPr>
      <w:r>
        <w:rPr>
          <w:rFonts w:ascii="Trebuchet MS"/>
          <w:sz w:val="12"/>
        </w:rPr>
        <w:t xml:space="preserve">77    </w:t>
      </w:r>
      <w:r>
        <w:rPr>
          <w:rFonts w:ascii="Trebuchet MS"/>
          <w:spacing w:val="19"/>
          <w:sz w:val="12"/>
        </w:rPr>
        <w:t xml:space="preserve"> </w:t>
      </w:r>
      <w:r>
        <w:rPr>
          <w:w w:val="105"/>
        </w:rPr>
        <w:t>NWP</w:t>
      </w:r>
      <w:r>
        <w:rPr>
          <w:spacing w:val="17"/>
          <w:w w:val="105"/>
        </w:rPr>
        <w:t xml:space="preserve"> </w:t>
      </w:r>
      <w:r>
        <w:rPr>
          <w:w w:val="105"/>
        </w:rPr>
        <w:t>members</w:t>
      </w:r>
      <w:r>
        <w:rPr>
          <w:spacing w:val="16"/>
          <w:w w:val="105"/>
        </w:rPr>
        <w:t xml:space="preserve"> </w:t>
      </w:r>
      <w:r>
        <w:rPr>
          <w:w w:val="105"/>
        </w:rPr>
        <w:t>exceeding</w:t>
      </w:r>
      <w:r>
        <w:rPr>
          <w:spacing w:val="17"/>
          <w:w w:val="105"/>
        </w:rPr>
        <w:t xml:space="preserve"> </w:t>
      </w:r>
      <w:r>
        <w:rPr>
          <w:w w:val="105"/>
        </w:rPr>
        <w:t>the</w:t>
      </w:r>
      <w:r>
        <w:rPr>
          <w:spacing w:val="17"/>
          <w:w w:val="105"/>
        </w:rPr>
        <w:t xml:space="preserve"> </w:t>
      </w:r>
      <w:r>
        <w:rPr>
          <w:w w:val="105"/>
        </w:rPr>
        <w:t>discharge</w:t>
      </w:r>
      <w:r>
        <w:rPr>
          <w:spacing w:val="17"/>
          <w:w w:val="105"/>
        </w:rPr>
        <w:t xml:space="preserve"> </w:t>
      </w:r>
      <w:r>
        <w:rPr>
          <w:w w:val="105"/>
        </w:rPr>
        <w:t>threshold</w:t>
      </w:r>
      <w:r>
        <w:rPr>
          <w:spacing w:val="17"/>
          <w:w w:val="105"/>
        </w:rPr>
        <w:t xml:space="preserve"> </w:t>
      </w:r>
      <w:r>
        <w:rPr>
          <w:w w:val="105"/>
        </w:rPr>
        <w:t>can</w:t>
      </w:r>
      <w:r>
        <w:rPr>
          <w:spacing w:val="17"/>
          <w:w w:val="105"/>
        </w:rPr>
        <w:t xml:space="preserve"> </w:t>
      </w:r>
      <w:r>
        <w:rPr>
          <w:w w:val="105"/>
        </w:rPr>
        <w:t>be</w:t>
      </w:r>
      <w:r>
        <w:rPr>
          <w:spacing w:val="17"/>
          <w:w w:val="105"/>
        </w:rPr>
        <w:t xml:space="preserve"> </w:t>
      </w:r>
      <w:r>
        <w:rPr>
          <w:w w:val="105"/>
        </w:rPr>
        <w:t>translated</w:t>
      </w:r>
      <w:r>
        <w:rPr>
          <w:spacing w:val="16"/>
          <w:w w:val="105"/>
        </w:rPr>
        <w:t xml:space="preserve"> </w:t>
      </w:r>
      <w:r>
        <w:rPr>
          <w:w w:val="105"/>
        </w:rPr>
        <w:t>into</w:t>
      </w:r>
      <w:r>
        <w:rPr>
          <w:spacing w:val="17"/>
          <w:w w:val="105"/>
        </w:rPr>
        <w:t xml:space="preserve"> </w:t>
      </w:r>
      <w:r>
        <w:rPr>
          <w:w w:val="105"/>
        </w:rPr>
        <w:t>a</w:t>
      </w:r>
    </w:p>
    <w:p w14:paraId="724CD3A5" w14:textId="0F870250" w:rsidR="00E2709D" w:rsidRDefault="00462487">
      <w:pPr>
        <w:pStyle w:val="BodyText"/>
        <w:spacing w:line="289" w:lineRule="exact"/>
        <w:ind w:left="290"/>
      </w:pPr>
      <w:r>
        <w:rPr>
          <w:rFonts w:ascii="Trebuchet MS"/>
          <w:sz w:val="12"/>
        </w:rPr>
        <w:t xml:space="preserve">78    </w:t>
      </w:r>
      <w:r>
        <w:rPr>
          <w:rFonts w:ascii="Trebuchet MS"/>
          <w:spacing w:val="19"/>
          <w:sz w:val="12"/>
        </w:rPr>
        <w:t xml:space="preserve"> </w:t>
      </w:r>
      <w:r>
        <w:rPr>
          <w:w w:val="105"/>
        </w:rPr>
        <w:t>probability,</w:t>
      </w:r>
      <w:r>
        <w:rPr>
          <w:spacing w:val="11"/>
          <w:w w:val="105"/>
        </w:rPr>
        <w:t xml:space="preserve"> </w:t>
      </w:r>
      <w:r>
        <w:rPr>
          <w:w w:val="105"/>
        </w:rPr>
        <w:t>assuming</w:t>
      </w:r>
      <w:r>
        <w:rPr>
          <w:spacing w:val="9"/>
          <w:w w:val="105"/>
        </w:rPr>
        <w:t xml:space="preserve"> </w:t>
      </w:r>
      <w:r>
        <w:rPr>
          <w:w w:val="105"/>
        </w:rPr>
        <w:t>equiprobability</w:t>
      </w:r>
      <w:r>
        <w:rPr>
          <w:spacing w:val="9"/>
          <w:w w:val="105"/>
        </w:rPr>
        <w:t xml:space="preserve"> </w:t>
      </w:r>
      <w:r>
        <w:rPr>
          <w:w w:val="105"/>
        </w:rPr>
        <w:t>among</w:t>
      </w:r>
      <w:r>
        <w:rPr>
          <w:spacing w:val="10"/>
          <w:w w:val="105"/>
        </w:rPr>
        <w:t xml:space="preserve"> </w:t>
      </w:r>
      <w:r>
        <w:rPr>
          <w:w w:val="105"/>
        </w:rPr>
        <w:t>them.</w:t>
      </w:r>
      <w:r>
        <w:rPr>
          <w:spacing w:val="41"/>
          <w:w w:val="105"/>
        </w:rPr>
        <w:t xml:space="preserve"> </w:t>
      </w:r>
      <w:r>
        <w:rPr>
          <w:w w:val="105"/>
        </w:rPr>
        <w:t>We</w:t>
      </w:r>
      <w:r>
        <w:rPr>
          <w:spacing w:val="9"/>
          <w:w w:val="105"/>
        </w:rPr>
        <w:t xml:space="preserve"> </w:t>
      </w:r>
      <w:r>
        <w:rPr>
          <w:w w:val="105"/>
        </w:rPr>
        <w:t>will</w:t>
      </w:r>
      <w:r>
        <w:rPr>
          <w:spacing w:val="9"/>
          <w:w w:val="105"/>
        </w:rPr>
        <w:t xml:space="preserve"> </w:t>
      </w:r>
      <w:r>
        <w:rPr>
          <w:w w:val="105"/>
        </w:rPr>
        <w:t>keep</w:t>
      </w:r>
      <w:r>
        <w:rPr>
          <w:spacing w:val="10"/>
          <w:w w:val="105"/>
        </w:rPr>
        <w:t xml:space="preserve"> </w:t>
      </w:r>
      <w:r>
        <w:rPr>
          <w:w w:val="105"/>
        </w:rPr>
        <w:t>the</w:t>
      </w:r>
      <w:r>
        <w:rPr>
          <w:spacing w:val="9"/>
          <w:w w:val="105"/>
        </w:rPr>
        <w:t xml:space="preserve"> </w:t>
      </w:r>
      <w:r>
        <w:rPr>
          <w:w w:val="105"/>
        </w:rPr>
        <w:t>term</w:t>
      </w:r>
    </w:p>
    <w:p w14:paraId="08605FA6" w14:textId="7C563F50" w:rsidR="00E2709D" w:rsidRDefault="00462487">
      <w:pPr>
        <w:pStyle w:val="BodyText"/>
        <w:spacing w:line="289" w:lineRule="exact"/>
        <w:ind w:left="290"/>
      </w:pPr>
      <w:r>
        <w:rPr>
          <w:rFonts w:ascii="Trebuchet MS" w:hAnsi="Trebuchet MS"/>
          <w:sz w:val="12"/>
        </w:rPr>
        <w:t xml:space="preserve">79   </w:t>
      </w:r>
      <w:proofErr w:type="gramStart"/>
      <w:r>
        <w:rPr>
          <w:rFonts w:ascii="Trebuchet MS" w:hAnsi="Trebuchet MS"/>
          <w:sz w:val="12"/>
        </w:rPr>
        <w:t xml:space="preserve"> </w:t>
      </w:r>
      <w:r>
        <w:rPr>
          <w:rFonts w:ascii="Trebuchet MS" w:hAnsi="Trebuchet MS"/>
          <w:spacing w:val="19"/>
          <w:sz w:val="12"/>
        </w:rPr>
        <w:t xml:space="preserve"> </w:t>
      </w:r>
      <w:r>
        <w:t>”persistence</w:t>
      </w:r>
      <w:proofErr w:type="gramEnd"/>
      <w:r>
        <w:t>”</w:t>
      </w:r>
      <w:r>
        <w:rPr>
          <w:spacing w:val="27"/>
        </w:rPr>
        <w:t xml:space="preserve"> </w:t>
      </w:r>
      <w:r>
        <w:t>to</w:t>
      </w:r>
      <w:r>
        <w:rPr>
          <w:spacing w:val="29"/>
        </w:rPr>
        <w:t xml:space="preserve"> </w:t>
      </w:r>
      <w:r>
        <w:t>denote</w:t>
      </w:r>
      <w:r>
        <w:rPr>
          <w:spacing w:val="28"/>
        </w:rPr>
        <w:t xml:space="preserve"> </w:t>
      </w:r>
      <w:r>
        <w:t>only</w:t>
      </w:r>
      <w:r>
        <w:rPr>
          <w:spacing w:val="27"/>
        </w:rPr>
        <w:t xml:space="preserve"> </w:t>
      </w:r>
      <w:r>
        <w:t>the</w:t>
      </w:r>
      <w:r>
        <w:rPr>
          <w:spacing w:val="29"/>
        </w:rPr>
        <w:t xml:space="preserve"> </w:t>
      </w:r>
      <w:r>
        <w:t>consistency</w:t>
      </w:r>
      <w:r>
        <w:rPr>
          <w:spacing w:val="28"/>
        </w:rPr>
        <w:t xml:space="preserve"> </w:t>
      </w:r>
      <w:r>
        <w:t>among</w:t>
      </w:r>
      <w:r>
        <w:rPr>
          <w:spacing w:val="28"/>
        </w:rPr>
        <w:t xml:space="preserve"> </w:t>
      </w:r>
      <w:r>
        <w:t>consecutive</w:t>
      </w:r>
      <w:r>
        <w:rPr>
          <w:spacing w:val="28"/>
        </w:rPr>
        <w:t xml:space="preserve"> </w:t>
      </w:r>
      <w:r>
        <w:t>forecast</w:t>
      </w:r>
      <w:r>
        <w:t xml:space="preserve"> initializations</w:t>
      </w:r>
      <w:r>
        <w:t>.</w:t>
      </w:r>
    </w:p>
    <w:p w14:paraId="45C32F4F" w14:textId="23C2F5F4" w:rsidR="00E2709D" w:rsidRDefault="00462487" w:rsidP="005E2A00">
      <w:pPr>
        <w:pStyle w:val="BodyText"/>
        <w:tabs>
          <w:tab w:val="left" w:pos="968"/>
        </w:tabs>
        <w:spacing w:line="289" w:lineRule="exact"/>
        <w:ind w:left="290"/>
      </w:pPr>
      <w:r>
        <w:rPr>
          <w:rFonts w:ascii="Trebuchet MS"/>
          <w:w w:val="110"/>
          <w:sz w:val="12"/>
        </w:rPr>
        <w:t>80</w:t>
      </w:r>
      <w:r>
        <w:rPr>
          <w:rFonts w:ascii="Trebuchet MS"/>
          <w:w w:val="110"/>
          <w:sz w:val="12"/>
        </w:rPr>
        <w:tab/>
      </w:r>
      <w:r w:rsidR="005E2A00" w:rsidRPr="005E2A00">
        <w:rPr>
          <w:w w:val="110"/>
        </w:rPr>
        <w:t xml:space="preserve">The criteria applied in EFAS to issue flood warnings have changed over the past </w:t>
      </w:r>
      <w:proofErr w:type="gramStart"/>
      <w:r w:rsidR="005E2A00" w:rsidRPr="005E2A00">
        <w:rPr>
          <w:w w:val="110"/>
        </w:rPr>
        <w:t>years  driven</w:t>
      </w:r>
      <w:proofErr w:type="gramEnd"/>
      <w:r w:rsidR="005E2A00" w:rsidRPr="005E2A00">
        <w:rPr>
          <w:w w:val="110"/>
        </w:rPr>
        <w:t xml:space="preserve"> by experience of the forecasters and feedback from users. Currently, a 30\% probability threshold and a persistence of 3 consecutive forecasts are used</w:t>
      </w:r>
      <w:r>
        <w:t>.</w:t>
      </w:r>
      <w:r>
        <w:rPr>
          <w:spacing w:val="102"/>
        </w:rPr>
        <w:t xml:space="preserve"> </w:t>
      </w:r>
      <w:r>
        <w:t>These</w:t>
      </w:r>
      <w:r>
        <w:rPr>
          <w:spacing w:val="42"/>
        </w:rPr>
        <w:t xml:space="preserve"> </w:t>
      </w:r>
      <w:r>
        <w:t>cri-</w:t>
      </w:r>
    </w:p>
    <w:p w14:paraId="6BFABD77" w14:textId="77777777" w:rsidR="00E2709D" w:rsidRDefault="00462487">
      <w:pPr>
        <w:pStyle w:val="BodyText"/>
        <w:spacing w:line="289" w:lineRule="exact"/>
        <w:ind w:left="290"/>
      </w:pPr>
      <w:r>
        <w:rPr>
          <w:rFonts w:ascii="Trebuchet MS"/>
          <w:sz w:val="12"/>
        </w:rPr>
        <w:t xml:space="preserve">83    </w:t>
      </w:r>
      <w:r>
        <w:rPr>
          <w:rFonts w:ascii="Trebuchet MS"/>
          <w:spacing w:val="19"/>
          <w:sz w:val="12"/>
        </w:rPr>
        <w:t xml:space="preserve"> </w:t>
      </w:r>
      <w:proofErr w:type="spellStart"/>
      <w:r>
        <w:t>teria</w:t>
      </w:r>
      <w:proofErr w:type="spellEnd"/>
      <w:r>
        <w:rPr>
          <w:spacing w:val="29"/>
        </w:rPr>
        <w:t xml:space="preserve"> </w:t>
      </w:r>
      <w:r>
        <w:t>are</w:t>
      </w:r>
      <w:r>
        <w:rPr>
          <w:spacing w:val="29"/>
        </w:rPr>
        <w:t xml:space="preserve"> </w:t>
      </w:r>
      <w:r>
        <w:t>independently</w:t>
      </w:r>
      <w:r>
        <w:rPr>
          <w:spacing w:val="30"/>
        </w:rPr>
        <w:t xml:space="preserve"> </w:t>
      </w:r>
      <w:r>
        <w:t>applied</w:t>
      </w:r>
      <w:r>
        <w:rPr>
          <w:spacing w:val="29"/>
        </w:rPr>
        <w:t xml:space="preserve"> </w:t>
      </w:r>
      <w:r>
        <w:t>to</w:t>
      </w:r>
      <w:r>
        <w:rPr>
          <w:spacing w:val="29"/>
        </w:rPr>
        <w:t xml:space="preserve"> </w:t>
      </w:r>
      <w:r>
        <w:t>the</w:t>
      </w:r>
      <w:r>
        <w:rPr>
          <w:spacing w:val="30"/>
        </w:rPr>
        <w:t xml:space="preserve"> </w:t>
      </w:r>
      <w:r>
        <w:t>two</w:t>
      </w:r>
      <w:r>
        <w:rPr>
          <w:spacing w:val="29"/>
        </w:rPr>
        <w:t xml:space="preserve"> </w:t>
      </w:r>
      <w:r>
        <w:t>deterministic</w:t>
      </w:r>
      <w:r>
        <w:rPr>
          <w:spacing w:val="30"/>
        </w:rPr>
        <w:t xml:space="preserve"> </w:t>
      </w:r>
      <w:r>
        <w:t>and</w:t>
      </w:r>
      <w:r>
        <w:rPr>
          <w:spacing w:val="29"/>
        </w:rPr>
        <w:t xml:space="preserve"> </w:t>
      </w:r>
      <w:r>
        <w:t>the</w:t>
      </w:r>
      <w:r>
        <w:rPr>
          <w:spacing w:val="29"/>
        </w:rPr>
        <w:t xml:space="preserve"> </w:t>
      </w:r>
      <w:r>
        <w:t>two</w:t>
      </w:r>
      <w:r>
        <w:rPr>
          <w:spacing w:val="30"/>
        </w:rPr>
        <w:t xml:space="preserve"> </w:t>
      </w:r>
      <w:proofErr w:type="spellStart"/>
      <w:r>
        <w:t>proba</w:t>
      </w:r>
      <w:proofErr w:type="spellEnd"/>
      <w:r>
        <w:t>-</w:t>
      </w:r>
    </w:p>
    <w:p w14:paraId="0D438149" w14:textId="77777777" w:rsidR="00E2709D" w:rsidRDefault="00462487">
      <w:pPr>
        <w:pStyle w:val="BodyText"/>
        <w:spacing w:line="289" w:lineRule="exact"/>
        <w:ind w:left="290"/>
      </w:pPr>
      <w:r>
        <w:rPr>
          <w:rFonts w:ascii="Trebuchet MS"/>
          <w:sz w:val="12"/>
        </w:rPr>
        <w:t xml:space="preserve">84    </w:t>
      </w:r>
      <w:r>
        <w:rPr>
          <w:rFonts w:ascii="Trebuchet MS"/>
          <w:spacing w:val="19"/>
          <w:sz w:val="12"/>
        </w:rPr>
        <w:t xml:space="preserve"> </w:t>
      </w:r>
      <w:proofErr w:type="spellStart"/>
      <w:r>
        <w:rPr>
          <w:w w:val="105"/>
        </w:rPr>
        <w:t>bilistic</w:t>
      </w:r>
      <w:proofErr w:type="spellEnd"/>
      <w:r>
        <w:rPr>
          <w:spacing w:val="7"/>
          <w:w w:val="105"/>
        </w:rPr>
        <w:t xml:space="preserve"> </w:t>
      </w:r>
      <w:r>
        <w:rPr>
          <w:w w:val="105"/>
        </w:rPr>
        <w:t>NWP</w:t>
      </w:r>
      <w:r>
        <w:rPr>
          <w:spacing w:val="6"/>
          <w:w w:val="105"/>
        </w:rPr>
        <w:t xml:space="preserve"> </w:t>
      </w:r>
      <w:r>
        <w:rPr>
          <w:w w:val="105"/>
        </w:rPr>
        <w:t>models,</w:t>
      </w:r>
      <w:r>
        <w:rPr>
          <w:spacing w:val="7"/>
          <w:w w:val="105"/>
        </w:rPr>
        <w:t xml:space="preserve"> </w:t>
      </w:r>
      <w:r>
        <w:rPr>
          <w:w w:val="105"/>
        </w:rPr>
        <w:t>issuing</w:t>
      </w:r>
      <w:r>
        <w:rPr>
          <w:spacing w:val="7"/>
          <w:w w:val="105"/>
        </w:rPr>
        <w:t xml:space="preserve"> </w:t>
      </w:r>
      <w:r>
        <w:rPr>
          <w:w w:val="105"/>
        </w:rPr>
        <w:t>a</w:t>
      </w:r>
      <w:r>
        <w:rPr>
          <w:spacing w:val="6"/>
          <w:w w:val="105"/>
        </w:rPr>
        <w:t xml:space="preserve"> </w:t>
      </w:r>
      <w:r>
        <w:rPr>
          <w:w w:val="105"/>
        </w:rPr>
        <w:t>notification</w:t>
      </w:r>
      <w:r>
        <w:rPr>
          <w:spacing w:val="7"/>
          <w:w w:val="105"/>
        </w:rPr>
        <w:t xml:space="preserve"> </w:t>
      </w:r>
      <w:r>
        <w:rPr>
          <w:w w:val="105"/>
        </w:rPr>
        <w:t>only</w:t>
      </w:r>
      <w:r>
        <w:rPr>
          <w:spacing w:val="6"/>
          <w:w w:val="105"/>
        </w:rPr>
        <w:t xml:space="preserve"> </w:t>
      </w:r>
      <w:r>
        <w:rPr>
          <w:w w:val="105"/>
        </w:rPr>
        <w:t>if</w:t>
      </w:r>
      <w:r>
        <w:rPr>
          <w:spacing w:val="7"/>
          <w:w w:val="105"/>
        </w:rPr>
        <w:t xml:space="preserve"> </w:t>
      </w:r>
      <w:r>
        <w:rPr>
          <w:w w:val="105"/>
        </w:rPr>
        <w:t>at</w:t>
      </w:r>
      <w:r>
        <w:rPr>
          <w:spacing w:val="6"/>
          <w:w w:val="105"/>
        </w:rPr>
        <w:t xml:space="preserve"> </w:t>
      </w:r>
      <w:r>
        <w:rPr>
          <w:w w:val="105"/>
        </w:rPr>
        <w:t>least</w:t>
      </w:r>
      <w:r>
        <w:rPr>
          <w:spacing w:val="7"/>
          <w:w w:val="105"/>
        </w:rPr>
        <w:t xml:space="preserve"> </w:t>
      </w:r>
      <w:r>
        <w:rPr>
          <w:w w:val="105"/>
        </w:rPr>
        <w:t>one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models</w:t>
      </w:r>
    </w:p>
    <w:p w14:paraId="71C37527" w14:textId="77777777" w:rsidR="00E2709D" w:rsidRDefault="00462487">
      <w:pPr>
        <w:pStyle w:val="BodyText"/>
        <w:spacing w:line="274" w:lineRule="exact"/>
        <w:ind w:left="290"/>
      </w:pPr>
      <w:r>
        <w:rPr>
          <w:rFonts w:ascii="Trebuchet MS"/>
          <w:sz w:val="12"/>
        </w:rPr>
        <w:t xml:space="preserve">85    </w:t>
      </w:r>
      <w:r>
        <w:rPr>
          <w:rFonts w:ascii="Trebuchet MS"/>
          <w:spacing w:val="19"/>
          <w:sz w:val="12"/>
        </w:rPr>
        <w:t xml:space="preserve"> </w:t>
      </w:r>
      <w:r>
        <w:rPr>
          <w:w w:val="105"/>
        </w:rPr>
        <w:t>of</w:t>
      </w:r>
      <w:r>
        <w:rPr>
          <w:spacing w:val="22"/>
          <w:w w:val="105"/>
        </w:rPr>
        <w:t xml:space="preserve"> </w:t>
      </w:r>
      <w:r>
        <w:rPr>
          <w:w w:val="105"/>
        </w:rPr>
        <w:t>each</w:t>
      </w:r>
      <w:r>
        <w:rPr>
          <w:spacing w:val="22"/>
          <w:w w:val="105"/>
        </w:rPr>
        <w:t xml:space="preserve"> </w:t>
      </w:r>
      <w:r>
        <w:rPr>
          <w:w w:val="105"/>
        </w:rPr>
        <w:t>type</w:t>
      </w:r>
      <w:r>
        <w:rPr>
          <w:spacing w:val="22"/>
          <w:w w:val="105"/>
        </w:rPr>
        <w:t xml:space="preserve"> </w:t>
      </w:r>
      <w:r>
        <w:rPr>
          <w:w w:val="105"/>
        </w:rPr>
        <w:t>predicts</w:t>
      </w:r>
      <w:r>
        <w:rPr>
          <w:spacing w:val="22"/>
          <w:w w:val="105"/>
        </w:rPr>
        <w:t xml:space="preserve"> </w:t>
      </w:r>
      <w:r>
        <w:rPr>
          <w:w w:val="105"/>
        </w:rPr>
        <w:t>the</w:t>
      </w:r>
      <w:r>
        <w:rPr>
          <w:spacing w:val="23"/>
          <w:w w:val="105"/>
        </w:rPr>
        <w:t xml:space="preserve"> </w:t>
      </w:r>
      <w:r>
        <w:rPr>
          <w:w w:val="105"/>
        </w:rPr>
        <w:t xml:space="preserve">flood. </w:t>
      </w:r>
      <w:r>
        <w:rPr>
          <w:spacing w:val="3"/>
          <w:w w:val="105"/>
        </w:rPr>
        <w:t xml:space="preserve"> </w:t>
      </w:r>
      <w:r>
        <w:rPr>
          <w:w w:val="105"/>
        </w:rPr>
        <w:t>Additionally,</w:t>
      </w:r>
      <w:r>
        <w:rPr>
          <w:spacing w:val="24"/>
          <w:w w:val="105"/>
        </w:rPr>
        <w:t xml:space="preserve"> </w:t>
      </w:r>
      <w:r>
        <w:rPr>
          <w:w w:val="105"/>
        </w:rPr>
        <w:t>EFAS</w:t>
      </w:r>
      <w:r>
        <w:rPr>
          <w:spacing w:val="22"/>
          <w:w w:val="105"/>
        </w:rPr>
        <w:t xml:space="preserve"> </w:t>
      </w:r>
      <w:r>
        <w:rPr>
          <w:w w:val="105"/>
        </w:rPr>
        <w:t>notifications</w:t>
      </w:r>
      <w:r>
        <w:rPr>
          <w:spacing w:val="22"/>
          <w:w w:val="105"/>
        </w:rPr>
        <w:t xml:space="preserve"> </w:t>
      </w:r>
      <w:r>
        <w:rPr>
          <w:w w:val="105"/>
        </w:rPr>
        <w:t>are</w:t>
      </w:r>
      <w:r>
        <w:rPr>
          <w:spacing w:val="22"/>
          <w:w w:val="105"/>
        </w:rPr>
        <w:t xml:space="preserve"> </w:t>
      </w:r>
      <w:proofErr w:type="spellStart"/>
      <w:r>
        <w:rPr>
          <w:w w:val="105"/>
        </w:rPr>
        <w:t>exclu</w:t>
      </w:r>
      <w:proofErr w:type="spellEnd"/>
      <w:r>
        <w:rPr>
          <w:w w:val="105"/>
        </w:rPr>
        <w:t>-</w:t>
      </w:r>
    </w:p>
    <w:p w14:paraId="72725CBD" w14:textId="77777777" w:rsidR="00E2709D" w:rsidRDefault="00462487">
      <w:pPr>
        <w:pStyle w:val="BodyText"/>
        <w:spacing w:line="304" w:lineRule="exact"/>
        <w:ind w:left="290"/>
        <w:rPr>
          <w:rFonts w:ascii="Segoe UI Symbol" w:hAnsi="Segoe UI Symbol"/>
        </w:rPr>
      </w:pPr>
      <w:r>
        <w:rPr>
          <w:rFonts w:ascii="Trebuchet MS" w:hAnsi="Trebuchet MS"/>
          <w:sz w:val="12"/>
        </w:rPr>
        <w:t xml:space="preserve">86    </w:t>
      </w:r>
      <w:r>
        <w:rPr>
          <w:rFonts w:ascii="Trebuchet MS" w:hAnsi="Trebuchet MS"/>
          <w:spacing w:val="19"/>
          <w:sz w:val="12"/>
        </w:rPr>
        <w:t xml:space="preserve"> </w:t>
      </w:r>
      <w:proofErr w:type="spellStart"/>
      <w:r>
        <w:t>sively</w:t>
      </w:r>
      <w:proofErr w:type="spellEnd"/>
      <w:r>
        <w:rPr>
          <w:spacing w:val="39"/>
        </w:rPr>
        <w:t xml:space="preserve"> </w:t>
      </w:r>
      <w:r>
        <w:t>dispatched</w:t>
      </w:r>
      <w:r>
        <w:rPr>
          <w:spacing w:val="38"/>
        </w:rPr>
        <w:t xml:space="preserve"> </w:t>
      </w:r>
      <w:r>
        <w:t>to</w:t>
      </w:r>
      <w:r>
        <w:rPr>
          <w:spacing w:val="39"/>
        </w:rPr>
        <w:t xml:space="preserve"> </w:t>
      </w:r>
      <w:r>
        <w:t>locations</w:t>
      </w:r>
      <w:r>
        <w:rPr>
          <w:spacing w:val="39"/>
        </w:rPr>
        <w:t xml:space="preserve"> </w:t>
      </w:r>
      <w:r>
        <w:t>with</w:t>
      </w:r>
      <w:r>
        <w:rPr>
          <w:spacing w:val="39"/>
        </w:rPr>
        <w:t xml:space="preserve"> </w:t>
      </w:r>
      <w:r>
        <w:t>a</w:t>
      </w:r>
      <w:r>
        <w:rPr>
          <w:spacing w:val="38"/>
        </w:rPr>
        <w:t xml:space="preserve"> </w:t>
      </w:r>
      <w:r>
        <w:t>minimum</w:t>
      </w:r>
      <w:r>
        <w:rPr>
          <w:spacing w:val="39"/>
        </w:rPr>
        <w:t xml:space="preserve"> </w:t>
      </w:r>
      <w:r>
        <w:t>catchment</w:t>
      </w:r>
      <w:r>
        <w:rPr>
          <w:spacing w:val="39"/>
        </w:rPr>
        <w:t xml:space="preserve"> </w:t>
      </w:r>
      <w:r>
        <w:t>area</w:t>
      </w:r>
      <w:r>
        <w:rPr>
          <w:spacing w:val="39"/>
        </w:rPr>
        <w:t xml:space="preserve"> </w:t>
      </w:r>
      <w:r>
        <w:t>of</w:t>
      </w:r>
      <w:r>
        <w:rPr>
          <w:spacing w:val="39"/>
        </w:rPr>
        <w:t xml:space="preserve"> </w:t>
      </w:r>
      <w:r>
        <w:t>2000</w:t>
      </w:r>
      <w:r>
        <w:rPr>
          <w:spacing w:val="38"/>
        </w:rPr>
        <w:t xml:space="preserve"> </w:t>
      </w:r>
      <w:r>
        <w:t>km</w:t>
      </w:r>
      <w:r>
        <w:rPr>
          <w:rFonts w:ascii="Segoe UI Symbol" w:hAnsi="Segoe UI Symbol"/>
        </w:rPr>
        <w:t>²</w:t>
      </w:r>
    </w:p>
    <w:p w14:paraId="285CBD5E" w14:textId="77777777" w:rsidR="00E2709D" w:rsidRDefault="00462487">
      <w:pPr>
        <w:pStyle w:val="BodyText"/>
        <w:spacing w:line="289" w:lineRule="exact"/>
        <w:ind w:left="290"/>
      </w:pPr>
      <w:r>
        <w:rPr>
          <w:rFonts w:ascii="Trebuchet MS"/>
          <w:sz w:val="12"/>
        </w:rPr>
        <w:t xml:space="preserve">87    </w:t>
      </w:r>
      <w:r>
        <w:rPr>
          <w:rFonts w:ascii="Trebuchet MS"/>
          <w:spacing w:val="19"/>
          <w:sz w:val="12"/>
        </w:rPr>
        <w:t xml:space="preserve"> </w:t>
      </w:r>
      <w:r>
        <w:t>and</w:t>
      </w:r>
      <w:r>
        <w:rPr>
          <w:spacing w:val="29"/>
        </w:rPr>
        <w:t xml:space="preserve"> </w:t>
      </w:r>
      <w:r>
        <w:t>for</w:t>
      </w:r>
      <w:r>
        <w:rPr>
          <w:spacing w:val="29"/>
        </w:rPr>
        <w:t xml:space="preserve"> </w:t>
      </w:r>
      <w:r>
        <w:t>lead</w:t>
      </w:r>
      <w:r>
        <w:rPr>
          <w:spacing w:val="29"/>
        </w:rPr>
        <w:t xml:space="preserve"> </w:t>
      </w:r>
      <w:r>
        <w:t>times</w:t>
      </w:r>
      <w:r>
        <w:rPr>
          <w:spacing w:val="29"/>
        </w:rPr>
        <w:t xml:space="preserve"> </w:t>
      </w:r>
      <w:r>
        <w:t>longer</w:t>
      </w:r>
      <w:r>
        <w:rPr>
          <w:spacing w:val="29"/>
        </w:rPr>
        <w:t xml:space="preserve"> </w:t>
      </w:r>
      <w:r>
        <w:t>than</w:t>
      </w:r>
      <w:r>
        <w:rPr>
          <w:spacing w:val="29"/>
        </w:rPr>
        <w:t xml:space="preserve"> </w:t>
      </w:r>
      <w:r>
        <w:t>48</w:t>
      </w:r>
      <w:r>
        <w:rPr>
          <w:spacing w:val="29"/>
        </w:rPr>
        <w:t xml:space="preserve"> </w:t>
      </w:r>
      <w:r>
        <w:t>hours.</w:t>
      </w:r>
      <w:r>
        <w:rPr>
          <w:spacing w:val="59"/>
        </w:rPr>
        <w:t xml:space="preserve"> </w:t>
      </w:r>
      <w:r>
        <w:t>The</w:t>
      </w:r>
      <w:r>
        <w:rPr>
          <w:spacing w:val="29"/>
        </w:rPr>
        <w:t xml:space="preserve"> </w:t>
      </w:r>
      <w:r>
        <w:t>first</w:t>
      </w:r>
      <w:r>
        <w:rPr>
          <w:spacing w:val="29"/>
        </w:rPr>
        <w:t xml:space="preserve"> </w:t>
      </w:r>
      <w:r>
        <w:t>limit</w:t>
      </w:r>
      <w:r>
        <w:rPr>
          <w:spacing w:val="29"/>
        </w:rPr>
        <w:t xml:space="preserve"> </w:t>
      </w:r>
      <w:r>
        <w:t>is</w:t>
      </w:r>
      <w:r>
        <w:rPr>
          <w:spacing w:val="29"/>
        </w:rPr>
        <w:t xml:space="preserve"> </w:t>
      </w:r>
      <w:r>
        <w:t>based</w:t>
      </w:r>
      <w:r>
        <w:rPr>
          <w:spacing w:val="29"/>
        </w:rPr>
        <w:t xml:space="preserve"> </w:t>
      </w:r>
      <w:r>
        <w:t>on</w:t>
      </w:r>
      <w:r>
        <w:rPr>
          <w:spacing w:val="29"/>
        </w:rPr>
        <w:t xml:space="preserve"> </w:t>
      </w:r>
      <w:r>
        <w:t>the</w:t>
      </w:r>
      <w:r>
        <w:rPr>
          <w:spacing w:val="29"/>
        </w:rPr>
        <w:t xml:space="preserve"> </w:t>
      </w:r>
      <w:proofErr w:type="spellStart"/>
      <w:r>
        <w:t>infe</w:t>
      </w:r>
      <w:proofErr w:type="spellEnd"/>
      <w:r>
        <w:t>-</w:t>
      </w:r>
    </w:p>
    <w:p w14:paraId="08D9789F" w14:textId="77777777" w:rsidR="00E2709D" w:rsidRDefault="00462487">
      <w:pPr>
        <w:pStyle w:val="BodyText"/>
        <w:spacing w:line="289" w:lineRule="exact"/>
        <w:ind w:left="290"/>
      </w:pPr>
      <w:r>
        <w:rPr>
          <w:rFonts w:ascii="Trebuchet MS"/>
          <w:sz w:val="12"/>
        </w:rPr>
        <w:t xml:space="preserve">88    </w:t>
      </w:r>
      <w:r>
        <w:rPr>
          <w:rFonts w:ascii="Trebuchet MS"/>
          <w:spacing w:val="19"/>
          <w:sz w:val="12"/>
        </w:rPr>
        <w:t xml:space="preserve"> </w:t>
      </w:r>
      <w:proofErr w:type="spellStart"/>
      <w:r>
        <w:rPr>
          <w:w w:val="105"/>
        </w:rPr>
        <w:t>rior</w:t>
      </w:r>
      <w:proofErr w:type="spellEnd"/>
      <w:r>
        <w:rPr>
          <w:spacing w:val="1"/>
          <w:w w:val="105"/>
        </w:rPr>
        <w:t xml:space="preserve"> </w:t>
      </w:r>
      <w:r>
        <w:rPr>
          <w:w w:val="105"/>
        </w:rPr>
        <w:t>hydrological</w:t>
      </w:r>
      <w:r>
        <w:rPr>
          <w:spacing w:val="2"/>
          <w:w w:val="105"/>
        </w:rPr>
        <w:t xml:space="preserve"> </w:t>
      </w:r>
      <w:r>
        <w:rPr>
          <w:w w:val="105"/>
        </w:rPr>
        <w:t>performance</w:t>
      </w:r>
      <w:r>
        <w:rPr>
          <w:spacing w:val="1"/>
          <w:w w:val="105"/>
        </w:rPr>
        <w:t xml:space="preserve"> </w:t>
      </w:r>
      <w:r>
        <w:rPr>
          <w:w w:val="105"/>
        </w:rPr>
        <w:t>in</w:t>
      </w:r>
      <w:r>
        <w:rPr>
          <w:spacing w:val="2"/>
          <w:w w:val="105"/>
        </w:rPr>
        <w:t xml:space="preserve"> </w:t>
      </w:r>
      <w:r>
        <w:rPr>
          <w:w w:val="105"/>
        </w:rPr>
        <w:t>smaller</w:t>
      </w:r>
      <w:r>
        <w:rPr>
          <w:spacing w:val="1"/>
          <w:w w:val="105"/>
        </w:rPr>
        <w:t xml:space="preserve"> </w:t>
      </w:r>
      <w:r>
        <w:rPr>
          <w:w w:val="105"/>
        </w:rPr>
        <w:t>catchments,</w:t>
      </w:r>
      <w:r>
        <w:rPr>
          <w:spacing w:val="3"/>
          <w:w w:val="105"/>
        </w:rPr>
        <w:t xml:space="preserve"> </w:t>
      </w:r>
      <w:r>
        <w:rPr>
          <w:w w:val="105"/>
        </w:rPr>
        <w:t>while</w:t>
      </w:r>
      <w:r>
        <w:rPr>
          <w:spacing w:val="2"/>
          <w:w w:val="105"/>
        </w:rPr>
        <w:t xml:space="preserve"> </w:t>
      </w:r>
      <w:r>
        <w:rPr>
          <w:w w:val="105"/>
        </w:rPr>
        <w:t>the</w:t>
      </w:r>
      <w:r>
        <w:rPr>
          <w:spacing w:val="2"/>
          <w:w w:val="105"/>
        </w:rPr>
        <w:t xml:space="preserve"> </w:t>
      </w:r>
      <w:r>
        <w:rPr>
          <w:w w:val="105"/>
        </w:rPr>
        <w:t>second</w:t>
      </w:r>
      <w:r>
        <w:rPr>
          <w:spacing w:val="1"/>
          <w:w w:val="105"/>
        </w:rPr>
        <w:t xml:space="preserve"> </w:t>
      </w:r>
      <w:r>
        <w:rPr>
          <w:w w:val="105"/>
        </w:rPr>
        <w:t>limit</w:t>
      </w:r>
    </w:p>
    <w:p w14:paraId="19F52B74" w14:textId="782074BE" w:rsidR="00E2709D" w:rsidRDefault="00462487">
      <w:pPr>
        <w:pStyle w:val="BodyText"/>
        <w:spacing w:line="289" w:lineRule="exact"/>
        <w:ind w:left="290"/>
      </w:pPr>
      <w:r>
        <w:rPr>
          <w:rFonts w:ascii="Trebuchet MS"/>
          <w:sz w:val="12"/>
        </w:rPr>
        <w:t xml:space="preserve">89    </w:t>
      </w:r>
      <w:r>
        <w:rPr>
          <w:rFonts w:ascii="Trebuchet MS"/>
          <w:spacing w:val="19"/>
          <w:sz w:val="12"/>
        </w:rPr>
        <w:t xml:space="preserve"> </w:t>
      </w:r>
      <w:r>
        <w:t>is</w:t>
      </w:r>
      <w:r>
        <w:rPr>
          <w:spacing w:val="40"/>
        </w:rPr>
        <w:t xml:space="preserve"> </w:t>
      </w:r>
      <w:r>
        <w:t>a</w:t>
      </w:r>
      <w:r>
        <w:rPr>
          <w:spacing w:val="40"/>
        </w:rPr>
        <w:t xml:space="preserve"> </w:t>
      </w:r>
      <w:r>
        <w:t>consequence</w:t>
      </w:r>
      <w:r>
        <w:rPr>
          <w:spacing w:val="41"/>
        </w:rPr>
        <w:t xml:space="preserve"> </w:t>
      </w:r>
      <w:r>
        <w:t>of</w:t>
      </w:r>
      <w:r>
        <w:rPr>
          <w:spacing w:val="40"/>
        </w:rPr>
        <w:t xml:space="preserve"> </w:t>
      </w:r>
      <w:r>
        <w:t>EFAS</w:t>
      </w:r>
      <w:r>
        <w:rPr>
          <w:spacing w:val="40"/>
        </w:rPr>
        <w:t xml:space="preserve"> </w:t>
      </w:r>
      <w:ins w:id="118" w:author="Pechlivanidis Ilias" w:date="2024-02-10T12:44:00Z">
        <w:r w:rsidR="00390EB0">
          <w:rPr>
            <w:spacing w:val="40"/>
          </w:rPr>
          <w:t xml:space="preserve">addressing early awareness and </w:t>
        </w:r>
      </w:ins>
      <w:r>
        <w:t>serving</w:t>
      </w:r>
      <w:r>
        <w:rPr>
          <w:spacing w:val="40"/>
        </w:rPr>
        <w:t xml:space="preserve"> </w:t>
      </w:r>
      <w:r>
        <w:t>as</w:t>
      </w:r>
      <w:r>
        <w:rPr>
          <w:spacing w:val="41"/>
        </w:rPr>
        <w:t xml:space="preserve"> </w:t>
      </w:r>
      <w:r>
        <w:t>a</w:t>
      </w:r>
      <w:r>
        <w:rPr>
          <w:spacing w:val="40"/>
        </w:rPr>
        <w:t xml:space="preserve"> </w:t>
      </w:r>
      <w:r>
        <w:t>supplementary</w:t>
      </w:r>
      <w:r>
        <w:rPr>
          <w:spacing w:val="40"/>
        </w:rPr>
        <w:t xml:space="preserve"> </w:t>
      </w:r>
      <w:r>
        <w:t>system</w:t>
      </w:r>
      <w:r>
        <w:rPr>
          <w:spacing w:val="41"/>
        </w:rPr>
        <w:t xml:space="preserve"> </w:t>
      </w:r>
      <w:r>
        <w:t>to</w:t>
      </w:r>
      <w:r>
        <w:rPr>
          <w:spacing w:val="40"/>
        </w:rPr>
        <w:t xml:space="preserve"> </w:t>
      </w:r>
      <w:r>
        <w:t>national</w:t>
      </w:r>
      <w:r>
        <w:rPr>
          <w:spacing w:val="40"/>
        </w:rPr>
        <w:t xml:space="preserve"> </w:t>
      </w:r>
      <w:r>
        <w:t>or</w:t>
      </w:r>
    </w:p>
    <w:p w14:paraId="6D90C3C0" w14:textId="77777777" w:rsidR="00E2709D" w:rsidRDefault="00462487">
      <w:pPr>
        <w:pStyle w:val="BodyText"/>
        <w:spacing w:line="289" w:lineRule="exact"/>
        <w:ind w:left="290"/>
      </w:pPr>
      <w:r>
        <w:rPr>
          <w:rFonts w:ascii="Trebuchet MS"/>
          <w:sz w:val="12"/>
        </w:rPr>
        <w:t xml:space="preserve">90    </w:t>
      </w:r>
      <w:r>
        <w:rPr>
          <w:rFonts w:ascii="Trebuchet MS"/>
          <w:spacing w:val="19"/>
          <w:sz w:val="12"/>
        </w:rPr>
        <w:t xml:space="preserve"> </w:t>
      </w:r>
      <w:r>
        <w:rPr>
          <w:w w:val="105"/>
        </w:rPr>
        <w:t>regional</w:t>
      </w:r>
      <w:r>
        <w:rPr>
          <w:spacing w:val="6"/>
          <w:w w:val="105"/>
        </w:rPr>
        <w:t xml:space="preserve"> </w:t>
      </w:r>
      <w:r>
        <w:rPr>
          <w:w w:val="105"/>
        </w:rPr>
        <w:t>services.</w:t>
      </w:r>
      <w:r>
        <w:rPr>
          <w:spacing w:val="31"/>
          <w:w w:val="105"/>
        </w:rPr>
        <w:t xml:space="preserve"> </w:t>
      </w:r>
      <w:r>
        <w:rPr>
          <w:w w:val="105"/>
        </w:rPr>
        <w:t>Previous</w:t>
      </w:r>
      <w:r>
        <w:rPr>
          <w:spacing w:val="6"/>
          <w:w w:val="105"/>
        </w:rPr>
        <w:t xml:space="preserve"> </w:t>
      </w:r>
      <w:r>
        <w:rPr>
          <w:w w:val="105"/>
        </w:rPr>
        <w:t>studies</w:t>
      </w:r>
      <w:r>
        <w:rPr>
          <w:spacing w:val="5"/>
          <w:w w:val="105"/>
        </w:rPr>
        <w:t xml:space="preserve"> </w:t>
      </w:r>
      <w:r>
        <w:rPr>
          <w:w w:val="105"/>
        </w:rPr>
        <w:t>have</w:t>
      </w:r>
      <w:r>
        <w:rPr>
          <w:spacing w:val="6"/>
          <w:w w:val="105"/>
        </w:rPr>
        <w:t xml:space="preserve"> </w:t>
      </w:r>
      <w:r>
        <w:rPr>
          <w:w w:val="105"/>
        </w:rPr>
        <w:t>examined</w:t>
      </w:r>
      <w:r>
        <w:rPr>
          <w:spacing w:val="6"/>
          <w:w w:val="105"/>
        </w:rPr>
        <w:t xml:space="preserve"> </w:t>
      </w:r>
      <w:r>
        <w:rPr>
          <w:w w:val="105"/>
        </w:rPr>
        <w:t>the</w:t>
      </w:r>
      <w:r>
        <w:rPr>
          <w:spacing w:val="6"/>
          <w:w w:val="105"/>
        </w:rPr>
        <w:t xml:space="preserve"> </w:t>
      </w:r>
      <w:r>
        <w:rPr>
          <w:w w:val="105"/>
        </w:rPr>
        <w:t>skill</w:t>
      </w:r>
      <w:r>
        <w:rPr>
          <w:spacing w:val="5"/>
          <w:w w:val="105"/>
        </w:rPr>
        <w:t xml:space="preserve"> </w:t>
      </w:r>
      <w:r>
        <w:rPr>
          <w:w w:val="105"/>
        </w:rPr>
        <w:t>of</w:t>
      </w:r>
      <w:r>
        <w:rPr>
          <w:spacing w:val="6"/>
          <w:w w:val="105"/>
        </w:rPr>
        <w:t xml:space="preserve"> </w:t>
      </w:r>
      <w:r>
        <w:rPr>
          <w:w w:val="105"/>
        </w:rPr>
        <w:t>EFAS</w:t>
      </w:r>
      <w:r>
        <w:rPr>
          <w:spacing w:val="6"/>
          <w:w w:val="105"/>
        </w:rPr>
        <w:t xml:space="preserve"> </w:t>
      </w:r>
      <w:proofErr w:type="spellStart"/>
      <w:r>
        <w:rPr>
          <w:w w:val="105"/>
        </w:rPr>
        <w:t>notifica</w:t>
      </w:r>
      <w:proofErr w:type="spellEnd"/>
      <w:r>
        <w:rPr>
          <w:w w:val="105"/>
        </w:rPr>
        <w:t>-</w:t>
      </w:r>
    </w:p>
    <w:p w14:paraId="65B288F2" w14:textId="77777777" w:rsidR="00E2709D" w:rsidRDefault="00462487">
      <w:pPr>
        <w:pStyle w:val="BodyText"/>
        <w:spacing w:line="289" w:lineRule="exact"/>
        <w:ind w:left="290"/>
      </w:pPr>
      <w:r>
        <w:rPr>
          <w:rFonts w:ascii="Trebuchet MS"/>
          <w:sz w:val="12"/>
        </w:rPr>
        <w:lastRenderedPageBreak/>
        <w:t xml:space="preserve">91    </w:t>
      </w:r>
      <w:r>
        <w:rPr>
          <w:rFonts w:ascii="Trebuchet MS"/>
          <w:spacing w:val="19"/>
          <w:sz w:val="12"/>
        </w:rPr>
        <w:t xml:space="preserve"> </w:t>
      </w:r>
      <w:proofErr w:type="spellStart"/>
      <w:r>
        <w:t>tions</w:t>
      </w:r>
      <w:proofErr w:type="spellEnd"/>
      <w:r>
        <w:rPr>
          <w:spacing w:val="31"/>
        </w:rPr>
        <w:t xml:space="preserve"> </w:t>
      </w:r>
      <w:hyperlink w:anchor="_bookmark33" w:history="1">
        <w:proofErr w:type="spellStart"/>
        <w:r>
          <w:t>Bartholmes</w:t>
        </w:r>
        <w:proofErr w:type="spellEnd"/>
        <w:r>
          <w:rPr>
            <w:spacing w:val="31"/>
          </w:rPr>
          <w:t xml:space="preserve"> </w:t>
        </w:r>
        <w:r>
          <w:t>et</w:t>
        </w:r>
        <w:r>
          <w:rPr>
            <w:spacing w:val="31"/>
          </w:rPr>
          <w:t xml:space="preserve"> </w:t>
        </w:r>
        <w:r>
          <w:t>al.</w:t>
        </w:r>
        <w:r>
          <w:rPr>
            <w:spacing w:val="31"/>
          </w:rPr>
          <w:t xml:space="preserve"> </w:t>
        </w:r>
      </w:hyperlink>
      <w:hyperlink w:anchor="_bookmark33" w:history="1">
        <w:r>
          <w:t>(2009)</w:t>
        </w:r>
        <w:r>
          <w:rPr>
            <w:spacing w:val="31"/>
          </w:rPr>
          <w:t xml:space="preserve"> </w:t>
        </w:r>
      </w:hyperlink>
      <w:r>
        <w:t>and</w:t>
      </w:r>
      <w:r>
        <w:rPr>
          <w:spacing w:val="32"/>
        </w:rPr>
        <w:t xml:space="preserve"> </w:t>
      </w:r>
      <w:r>
        <w:t>the</w:t>
      </w:r>
      <w:r>
        <w:rPr>
          <w:spacing w:val="31"/>
        </w:rPr>
        <w:t xml:space="preserve"> </w:t>
      </w:r>
      <w:r>
        <w:t>response</w:t>
      </w:r>
      <w:r>
        <w:rPr>
          <w:spacing w:val="31"/>
        </w:rPr>
        <w:t xml:space="preserve"> </w:t>
      </w:r>
      <w:r>
        <w:t>of</w:t>
      </w:r>
      <w:r>
        <w:rPr>
          <w:spacing w:val="32"/>
        </w:rPr>
        <w:t xml:space="preserve"> </w:t>
      </w:r>
      <w:r>
        <w:t>end</w:t>
      </w:r>
      <w:r>
        <w:rPr>
          <w:spacing w:val="31"/>
        </w:rPr>
        <w:t xml:space="preserve"> </w:t>
      </w:r>
      <w:r>
        <w:t>users</w:t>
      </w:r>
      <w:r>
        <w:rPr>
          <w:spacing w:val="31"/>
        </w:rPr>
        <w:t xml:space="preserve"> </w:t>
      </w:r>
      <w:hyperlink w:anchor="_bookmark40" w:history="1">
        <w:proofErr w:type="spellStart"/>
        <w:r>
          <w:t>Demeritt</w:t>
        </w:r>
        <w:proofErr w:type="spellEnd"/>
        <w:r>
          <w:rPr>
            <w:spacing w:val="32"/>
          </w:rPr>
          <w:t xml:space="preserve"> </w:t>
        </w:r>
        <w:r>
          <w:t>et</w:t>
        </w:r>
        <w:r>
          <w:rPr>
            <w:spacing w:val="31"/>
          </w:rPr>
          <w:t xml:space="preserve"> </w:t>
        </w:r>
        <w:r>
          <w:t>al.</w:t>
        </w:r>
      </w:hyperlink>
    </w:p>
    <w:p w14:paraId="0D3C90D9" w14:textId="77777777" w:rsidR="00E2709D" w:rsidRDefault="00462487">
      <w:pPr>
        <w:pStyle w:val="BodyText"/>
        <w:spacing w:line="289" w:lineRule="exact"/>
        <w:ind w:left="290"/>
      </w:pPr>
      <w:r>
        <w:rPr>
          <w:rFonts w:ascii="Trebuchet MS"/>
          <w:sz w:val="12"/>
        </w:rPr>
        <w:t xml:space="preserve">92    </w:t>
      </w:r>
      <w:r>
        <w:rPr>
          <w:rFonts w:ascii="Trebuchet MS"/>
          <w:spacing w:val="19"/>
          <w:sz w:val="12"/>
        </w:rPr>
        <w:t xml:space="preserve"> </w:t>
      </w:r>
      <w:hyperlink w:anchor="_bookmark40" w:history="1">
        <w:r>
          <w:rPr>
            <w:w w:val="105"/>
          </w:rPr>
          <w:t>(2013).</w:t>
        </w:r>
      </w:hyperlink>
      <w:r>
        <w:rPr>
          <w:spacing w:val="15"/>
          <w:w w:val="105"/>
        </w:rPr>
        <w:t xml:space="preserve"> </w:t>
      </w:r>
      <w:r>
        <w:rPr>
          <w:w w:val="105"/>
        </w:rPr>
        <w:t>However,</w:t>
      </w:r>
      <w:r>
        <w:rPr>
          <w:spacing w:val="-6"/>
          <w:w w:val="105"/>
        </w:rPr>
        <w:t xml:space="preserve"> </w:t>
      </w:r>
      <w:r>
        <w:rPr>
          <w:w w:val="105"/>
        </w:rPr>
        <w:t>the</w:t>
      </w:r>
      <w:r>
        <w:rPr>
          <w:spacing w:val="-8"/>
          <w:w w:val="105"/>
        </w:rPr>
        <w:t xml:space="preserve"> </w:t>
      </w:r>
      <w:r>
        <w:rPr>
          <w:w w:val="105"/>
        </w:rPr>
        <w:t>continuous</w:t>
      </w:r>
      <w:r>
        <w:rPr>
          <w:spacing w:val="-8"/>
          <w:w w:val="105"/>
        </w:rPr>
        <w:t xml:space="preserve"> </w:t>
      </w:r>
      <w:r>
        <w:rPr>
          <w:w w:val="105"/>
        </w:rPr>
        <w:t>advances</w:t>
      </w:r>
      <w:r>
        <w:rPr>
          <w:spacing w:val="-8"/>
          <w:w w:val="105"/>
        </w:rPr>
        <w:t xml:space="preserve"> </w:t>
      </w:r>
      <w:r>
        <w:rPr>
          <w:w w:val="105"/>
        </w:rPr>
        <w:t>in</w:t>
      </w:r>
      <w:r>
        <w:rPr>
          <w:spacing w:val="-7"/>
          <w:w w:val="105"/>
        </w:rPr>
        <w:t xml:space="preserve"> </w:t>
      </w:r>
      <w:r>
        <w:rPr>
          <w:w w:val="105"/>
        </w:rPr>
        <w:t>NWP</w:t>
      </w:r>
      <w:r>
        <w:rPr>
          <w:spacing w:val="-8"/>
          <w:w w:val="105"/>
        </w:rPr>
        <w:t xml:space="preserve"> </w:t>
      </w:r>
      <w:r>
        <w:rPr>
          <w:w w:val="105"/>
        </w:rPr>
        <w:t>performance</w:t>
      </w:r>
      <w:r>
        <w:rPr>
          <w:spacing w:val="-8"/>
          <w:w w:val="105"/>
        </w:rPr>
        <w:t xml:space="preserve"> </w:t>
      </w:r>
      <w:hyperlink w:anchor="_bookmark34" w:history="1">
        <w:r>
          <w:rPr>
            <w:w w:val="105"/>
          </w:rPr>
          <w:t>Bauer</w:t>
        </w:r>
        <w:r>
          <w:rPr>
            <w:spacing w:val="-8"/>
            <w:w w:val="105"/>
          </w:rPr>
          <w:t xml:space="preserve"> </w:t>
        </w:r>
        <w:r>
          <w:rPr>
            <w:w w:val="105"/>
          </w:rPr>
          <w:t>et</w:t>
        </w:r>
        <w:r>
          <w:rPr>
            <w:spacing w:val="-7"/>
            <w:w w:val="105"/>
          </w:rPr>
          <w:t xml:space="preserve"> </w:t>
        </w:r>
        <w:r>
          <w:rPr>
            <w:w w:val="105"/>
          </w:rPr>
          <w:t>al.</w:t>
        </w:r>
      </w:hyperlink>
    </w:p>
    <w:p w14:paraId="678D7BA5" w14:textId="77777777" w:rsidR="00E2709D" w:rsidRDefault="00462487">
      <w:pPr>
        <w:pStyle w:val="BodyText"/>
        <w:spacing w:line="291" w:lineRule="exact"/>
        <w:ind w:left="290"/>
      </w:pPr>
      <w:r>
        <w:rPr>
          <w:rFonts w:ascii="Trebuchet MS"/>
          <w:sz w:val="12"/>
        </w:rPr>
        <w:t xml:space="preserve">93    </w:t>
      </w:r>
      <w:r>
        <w:rPr>
          <w:rFonts w:ascii="Trebuchet MS"/>
          <w:spacing w:val="19"/>
          <w:sz w:val="12"/>
        </w:rPr>
        <w:t xml:space="preserve"> </w:t>
      </w:r>
      <w:hyperlink w:anchor="_bookmark34" w:history="1">
        <w:r>
          <w:t>(2015),</w:t>
        </w:r>
      </w:hyperlink>
      <w:r>
        <w:rPr>
          <w:spacing w:val="51"/>
        </w:rPr>
        <w:t xml:space="preserve"> </w:t>
      </w:r>
      <w:r>
        <w:t>as</w:t>
      </w:r>
      <w:r>
        <w:rPr>
          <w:spacing w:val="47"/>
        </w:rPr>
        <w:t xml:space="preserve"> </w:t>
      </w:r>
      <w:r>
        <w:t>well</w:t>
      </w:r>
      <w:r>
        <w:rPr>
          <w:spacing w:val="47"/>
        </w:rPr>
        <w:t xml:space="preserve"> </w:t>
      </w:r>
      <w:r>
        <w:t>as</w:t>
      </w:r>
      <w:r>
        <w:rPr>
          <w:spacing w:val="47"/>
        </w:rPr>
        <w:t xml:space="preserve"> </w:t>
      </w:r>
      <w:r>
        <w:t>in</w:t>
      </w:r>
      <w:r>
        <w:rPr>
          <w:spacing w:val="47"/>
        </w:rPr>
        <w:t xml:space="preserve"> </w:t>
      </w:r>
      <w:r>
        <w:t>the</w:t>
      </w:r>
      <w:r>
        <w:rPr>
          <w:spacing w:val="46"/>
        </w:rPr>
        <w:t xml:space="preserve"> </w:t>
      </w:r>
      <w:r>
        <w:t>resolution</w:t>
      </w:r>
      <w:r>
        <w:rPr>
          <w:spacing w:val="47"/>
        </w:rPr>
        <w:t xml:space="preserve"> </w:t>
      </w:r>
      <w:r>
        <w:t>and</w:t>
      </w:r>
      <w:r>
        <w:rPr>
          <w:spacing w:val="47"/>
        </w:rPr>
        <w:t xml:space="preserve"> </w:t>
      </w:r>
      <w:r>
        <w:t>representation</w:t>
      </w:r>
      <w:r>
        <w:rPr>
          <w:spacing w:val="47"/>
        </w:rPr>
        <w:t xml:space="preserve"> </w:t>
      </w:r>
      <w:r>
        <w:t>of</w:t>
      </w:r>
      <w:r>
        <w:rPr>
          <w:spacing w:val="47"/>
        </w:rPr>
        <w:t xml:space="preserve"> </w:t>
      </w:r>
      <w:r>
        <w:t>hydrological</w:t>
      </w:r>
      <w:r>
        <w:rPr>
          <w:spacing w:val="47"/>
        </w:rPr>
        <w:t xml:space="preserve"> </w:t>
      </w:r>
      <w:r>
        <w:t>pro-</w:t>
      </w:r>
    </w:p>
    <w:p w14:paraId="39CD463A" w14:textId="77777777" w:rsidR="00E2709D" w:rsidRDefault="00E2709D">
      <w:pPr>
        <w:spacing w:line="291" w:lineRule="exact"/>
        <w:sectPr w:rsidR="00E2709D">
          <w:pgSz w:w="12240" w:h="15840"/>
          <w:pgMar w:top="1500" w:right="1720" w:bottom="1960" w:left="1600" w:header="0" w:footer="1777" w:gutter="0"/>
          <w:cols w:space="720"/>
        </w:sectPr>
      </w:pPr>
    </w:p>
    <w:p w14:paraId="130BFE62" w14:textId="77777777" w:rsidR="00E2709D" w:rsidRDefault="00E2709D">
      <w:pPr>
        <w:pStyle w:val="BodyText"/>
        <w:rPr>
          <w:sz w:val="20"/>
        </w:rPr>
      </w:pPr>
    </w:p>
    <w:p w14:paraId="4E2AAAE0" w14:textId="77777777" w:rsidR="00E2709D" w:rsidRDefault="00E2709D">
      <w:pPr>
        <w:pStyle w:val="BodyText"/>
        <w:rPr>
          <w:sz w:val="20"/>
        </w:rPr>
      </w:pPr>
    </w:p>
    <w:p w14:paraId="55EA32D5" w14:textId="77777777" w:rsidR="00E2709D" w:rsidRDefault="00E2709D">
      <w:pPr>
        <w:pStyle w:val="BodyText"/>
        <w:rPr>
          <w:sz w:val="20"/>
        </w:rPr>
      </w:pPr>
    </w:p>
    <w:p w14:paraId="14ACFEF5" w14:textId="77777777" w:rsidR="00E2709D" w:rsidRDefault="00E2709D">
      <w:pPr>
        <w:pStyle w:val="BodyText"/>
        <w:spacing w:before="11"/>
        <w:rPr>
          <w:sz w:val="19"/>
        </w:rPr>
      </w:pPr>
    </w:p>
    <w:p w14:paraId="4BBDADDB" w14:textId="77777777" w:rsidR="00E2709D" w:rsidRDefault="00462487">
      <w:pPr>
        <w:pStyle w:val="BodyText"/>
        <w:spacing w:before="51" w:line="291" w:lineRule="exact"/>
        <w:ind w:left="290"/>
      </w:pPr>
      <w:r>
        <w:rPr>
          <w:rFonts w:ascii="Trebuchet MS"/>
          <w:sz w:val="12"/>
        </w:rPr>
        <w:t xml:space="preserve">94    </w:t>
      </w:r>
      <w:r>
        <w:rPr>
          <w:rFonts w:ascii="Trebuchet MS"/>
          <w:spacing w:val="19"/>
          <w:sz w:val="12"/>
        </w:rPr>
        <w:t xml:space="preserve"> </w:t>
      </w:r>
      <w:proofErr w:type="spellStart"/>
      <w:r>
        <w:rPr>
          <w:w w:val="105"/>
        </w:rPr>
        <w:t>cesses</w:t>
      </w:r>
      <w:proofErr w:type="spellEnd"/>
      <w:r>
        <w:rPr>
          <w:spacing w:val="12"/>
          <w:w w:val="105"/>
        </w:rPr>
        <w:t xml:space="preserve"> </w:t>
      </w:r>
      <w:r>
        <w:rPr>
          <w:w w:val="105"/>
        </w:rPr>
        <w:t>in</w:t>
      </w:r>
      <w:r>
        <w:rPr>
          <w:spacing w:val="11"/>
          <w:w w:val="105"/>
        </w:rPr>
        <w:t xml:space="preserve"> </w:t>
      </w:r>
      <w:r>
        <w:rPr>
          <w:w w:val="105"/>
        </w:rPr>
        <w:t>EFAS</w:t>
      </w:r>
      <w:r>
        <w:rPr>
          <w:spacing w:val="12"/>
          <w:w w:val="105"/>
        </w:rPr>
        <w:t xml:space="preserve"> </w:t>
      </w:r>
      <w:hyperlink w:anchor="_bookmark46" w:history="1">
        <w:r>
          <w:rPr>
            <w:w w:val="105"/>
          </w:rPr>
          <w:t>Joint</w:t>
        </w:r>
        <w:r>
          <w:rPr>
            <w:spacing w:val="12"/>
            <w:w w:val="105"/>
          </w:rPr>
          <w:t xml:space="preserve"> </w:t>
        </w:r>
        <w:r>
          <w:rPr>
            <w:w w:val="105"/>
          </w:rPr>
          <w:t>Research</w:t>
        </w:r>
        <w:r>
          <w:rPr>
            <w:spacing w:val="11"/>
            <w:w w:val="105"/>
          </w:rPr>
          <w:t xml:space="preserve"> </w:t>
        </w:r>
        <w:r>
          <w:rPr>
            <w:w w:val="105"/>
          </w:rPr>
          <w:t>Centre</w:t>
        </w:r>
        <w:r>
          <w:rPr>
            <w:spacing w:val="12"/>
            <w:w w:val="105"/>
          </w:rPr>
          <w:t xml:space="preserve"> </w:t>
        </w:r>
        <w:r>
          <w:rPr>
            <w:w w:val="105"/>
          </w:rPr>
          <w:t>-</w:t>
        </w:r>
        <w:r>
          <w:rPr>
            <w:spacing w:val="12"/>
            <w:w w:val="105"/>
          </w:rPr>
          <w:t xml:space="preserve"> </w:t>
        </w:r>
        <w:r>
          <w:rPr>
            <w:w w:val="105"/>
          </w:rPr>
          <w:t>European</w:t>
        </w:r>
        <w:r>
          <w:rPr>
            <w:spacing w:val="12"/>
            <w:w w:val="105"/>
          </w:rPr>
          <w:t xml:space="preserve"> </w:t>
        </w:r>
        <w:r>
          <w:rPr>
            <w:w w:val="105"/>
          </w:rPr>
          <w:t>Commission</w:t>
        </w:r>
        <w:r>
          <w:rPr>
            <w:spacing w:val="11"/>
            <w:w w:val="105"/>
          </w:rPr>
          <w:t xml:space="preserve"> </w:t>
        </w:r>
      </w:hyperlink>
      <w:hyperlink w:anchor="_bookmark46" w:history="1">
        <w:r>
          <w:rPr>
            <w:w w:val="105"/>
          </w:rPr>
          <w:t>(2020,</w:t>
        </w:r>
        <w:r>
          <w:rPr>
            <w:spacing w:val="12"/>
            <w:w w:val="105"/>
          </w:rPr>
          <w:t xml:space="preserve"> </w:t>
        </w:r>
      </w:hyperlink>
      <w:hyperlink w:anchor="_bookmark47" w:history="1">
        <w:r>
          <w:rPr>
            <w:w w:val="105"/>
          </w:rPr>
          <w:t>2023),</w:t>
        </w:r>
      </w:hyperlink>
    </w:p>
    <w:p w14:paraId="46C394E2" w14:textId="77777777" w:rsidR="00E2709D" w:rsidRDefault="00462487">
      <w:pPr>
        <w:pStyle w:val="BodyText"/>
        <w:spacing w:line="289" w:lineRule="exact"/>
        <w:ind w:left="290"/>
      </w:pPr>
      <w:r>
        <w:rPr>
          <w:rFonts w:ascii="Trebuchet MS"/>
          <w:sz w:val="12"/>
        </w:rPr>
        <w:t xml:space="preserve">95    </w:t>
      </w:r>
      <w:r>
        <w:rPr>
          <w:rFonts w:ascii="Trebuchet MS"/>
          <w:spacing w:val="19"/>
          <w:sz w:val="12"/>
        </w:rPr>
        <w:t xml:space="preserve"> </w:t>
      </w:r>
      <w:r>
        <w:t>requires</w:t>
      </w:r>
      <w:r>
        <w:rPr>
          <w:spacing w:val="25"/>
        </w:rPr>
        <w:t xml:space="preserve"> </w:t>
      </w:r>
      <w:r>
        <w:t>a</w:t>
      </w:r>
      <w:r>
        <w:rPr>
          <w:spacing w:val="25"/>
        </w:rPr>
        <w:t xml:space="preserve"> </w:t>
      </w:r>
      <w:r>
        <w:t>new</w:t>
      </w:r>
      <w:r>
        <w:rPr>
          <w:spacing w:val="24"/>
        </w:rPr>
        <w:t xml:space="preserve"> </w:t>
      </w:r>
      <w:r>
        <w:t>evaluation</w:t>
      </w:r>
      <w:r>
        <w:rPr>
          <w:spacing w:val="25"/>
        </w:rPr>
        <w:t xml:space="preserve"> </w:t>
      </w:r>
      <w:r>
        <w:t>of</w:t>
      </w:r>
      <w:r>
        <w:rPr>
          <w:spacing w:val="25"/>
        </w:rPr>
        <w:t xml:space="preserve"> </w:t>
      </w:r>
      <w:r>
        <w:t>the</w:t>
      </w:r>
      <w:r>
        <w:rPr>
          <w:spacing w:val="25"/>
        </w:rPr>
        <w:t xml:space="preserve"> </w:t>
      </w:r>
      <w:r>
        <w:t>notification</w:t>
      </w:r>
      <w:r>
        <w:rPr>
          <w:spacing w:val="25"/>
        </w:rPr>
        <w:t xml:space="preserve"> </w:t>
      </w:r>
      <w:r>
        <w:t>criteria</w:t>
      </w:r>
      <w:r>
        <w:rPr>
          <w:spacing w:val="25"/>
        </w:rPr>
        <w:t xml:space="preserve"> </w:t>
      </w:r>
      <w:r>
        <w:t>to</w:t>
      </w:r>
      <w:r>
        <w:rPr>
          <w:spacing w:val="25"/>
        </w:rPr>
        <w:t xml:space="preserve"> </w:t>
      </w:r>
      <w:r>
        <w:t>harness</w:t>
      </w:r>
      <w:r>
        <w:rPr>
          <w:spacing w:val="24"/>
        </w:rPr>
        <w:t xml:space="preserve"> </w:t>
      </w:r>
      <w:r>
        <w:t>the</w:t>
      </w:r>
      <w:r>
        <w:rPr>
          <w:spacing w:val="25"/>
        </w:rPr>
        <w:t xml:space="preserve"> </w:t>
      </w:r>
      <w:r>
        <w:t>potential</w:t>
      </w:r>
    </w:p>
    <w:p w14:paraId="58337246" w14:textId="77777777" w:rsidR="00E2709D" w:rsidRDefault="00462487">
      <w:pPr>
        <w:spacing w:line="289" w:lineRule="exact"/>
        <w:ind w:left="290"/>
        <w:rPr>
          <w:sz w:val="24"/>
        </w:rPr>
      </w:pPr>
      <w:r>
        <w:rPr>
          <w:rFonts w:ascii="Trebuchet MS"/>
          <w:sz w:val="12"/>
        </w:rPr>
        <w:t xml:space="preserve">96    </w:t>
      </w:r>
      <w:r>
        <w:rPr>
          <w:rFonts w:ascii="Trebuchet MS"/>
          <w:spacing w:val="19"/>
          <w:sz w:val="12"/>
        </w:rPr>
        <w:t xml:space="preserve"> </w:t>
      </w:r>
      <w:r>
        <w:rPr>
          <w:sz w:val="24"/>
        </w:rPr>
        <w:t>of</w:t>
      </w:r>
      <w:r>
        <w:rPr>
          <w:spacing w:val="23"/>
          <w:sz w:val="24"/>
        </w:rPr>
        <w:t xml:space="preserve"> </w:t>
      </w:r>
      <w:r>
        <w:rPr>
          <w:sz w:val="24"/>
        </w:rPr>
        <w:t>the</w:t>
      </w:r>
      <w:r>
        <w:rPr>
          <w:spacing w:val="25"/>
          <w:sz w:val="24"/>
        </w:rPr>
        <w:t xml:space="preserve"> </w:t>
      </w:r>
      <w:r>
        <w:rPr>
          <w:sz w:val="24"/>
        </w:rPr>
        <w:t>system.</w:t>
      </w:r>
    </w:p>
    <w:p w14:paraId="48B3CEE8" w14:textId="77777777" w:rsidR="00E2709D" w:rsidRDefault="00462487">
      <w:pPr>
        <w:pStyle w:val="BodyText"/>
        <w:tabs>
          <w:tab w:val="left" w:pos="968"/>
        </w:tabs>
        <w:spacing w:line="289" w:lineRule="exact"/>
        <w:ind w:left="290"/>
      </w:pPr>
      <w:r>
        <w:rPr>
          <w:rFonts w:ascii="Trebuchet MS"/>
          <w:w w:val="105"/>
          <w:sz w:val="12"/>
        </w:rPr>
        <w:t>97</w:t>
      </w:r>
      <w:r>
        <w:rPr>
          <w:rFonts w:ascii="Trebuchet MS"/>
          <w:w w:val="105"/>
          <w:sz w:val="12"/>
        </w:rPr>
        <w:tab/>
      </w:r>
      <w:r>
        <w:rPr>
          <w:w w:val="105"/>
        </w:rPr>
        <w:t>The</w:t>
      </w:r>
      <w:r>
        <w:rPr>
          <w:spacing w:val="14"/>
          <w:w w:val="105"/>
        </w:rPr>
        <w:t xml:space="preserve"> </w:t>
      </w:r>
      <w:r>
        <w:rPr>
          <w:w w:val="105"/>
        </w:rPr>
        <w:t>objective</w:t>
      </w:r>
      <w:r>
        <w:rPr>
          <w:spacing w:val="14"/>
          <w:w w:val="105"/>
        </w:rPr>
        <w:t xml:space="preserve"> </w:t>
      </w:r>
      <w:r>
        <w:rPr>
          <w:w w:val="105"/>
        </w:rPr>
        <w:t>of</w:t>
      </w:r>
      <w:r>
        <w:rPr>
          <w:spacing w:val="14"/>
          <w:w w:val="105"/>
        </w:rPr>
        <w:t xml:space="preserve"> </w:t>
      </w:r>
      <w:r>
        <w:rPr>
          <w:w w:val="105"/>
        </w:rPr>
        <w:t>this</w:t>
      </w:r>
      <w:r>
        <w:rPr>
          <w:spacing w:val="14"/>
          <w:w w:val="105"/>
        </w:rPr>
        <w:t xml:space="preserve"> </w:t>
      </w:r>
      <w:r>
        <w:rPr>
          <w:w w:val="105"/>
        </w:rPr>
        <w:t>analysis</w:t>
      </w:r>
      <w:r>
        <w:rPr>
          <w:spacing w:val="14"/>
          <w:w w:val="105"/>
        </w:rPr>
        <w:t xml:space="preserve"> </w:t>
      </w:r>
      <w:r>
        <w:rPr>
          <w:w w:val="105"/>
        </w:rPr>
        <w:t>is</w:t>
      </w:r>
      <w:r>
        <w:rPr>
          <w:spacing w:val="14"/>
          <w:w w:val="105"/>
        </w:rPr>
        <w:t xml:space="preserve"> </w:t>
      </w:r>
      <w:r>
        <w:rPr>
          <w:w w:val="105"/>
        </w:rPr>
        <w:t>to</w:t>
      </w:r>
      <w:r>
        <w:rPr>
          <w:spacing w:val="14"/>
          <w:w w:val="105"/>
        </w:rPr>
        <w:t xml:space="preserve"> </w:t>
      </w:r>
      <w:r>
        <w:rPr>
          <w:w w:val="105"/>
        </w:rPr>
        <w:t>assess</w:t>
      </w:r>
      <w:r>
        <w:rPr>
          <w:spacing w:val="14"/>
          <w:w w:val="105"/>
        </w:rPr>
        <w:t xml:space="preserve"> </w:t>
      </w:r>
      <w:r>
        <w:rPr>
          <w:w w:val="105"/>
        </w:rPr>
        <w:t>the</w:t>
      </w:r>
      <w:r>
        <w:rPr>
          <w:spacing w:val="14"/>
          <w:w w:val="105"/>
        </w:rPr>
        <w:t xml:space="preserve"> </w:t>
      </w:r>
      <w:r>
        <w:rPr>
          <w:w w:val="105"/>
        </w:rPr>
        <w:t>skill</w:t>
      </w:r>
      <w:r>
        <w:rPr>
          <w:spacing w:val="14"/>
          <w:w w:val="105"/>
        </w:rPr>
        <w:t xml:space="preserve"> </w:t>
      </w:r>
      <w:r>
        <w:rPr>
          <w:w w:val="105"/>
        </w:rPr>
        <w:t>of</w:t>
      </w:r>
      <w:r>
        <w:rPr>
          <w:spacing w:val="14"/>
          <w:w w:val="105"/>
        </w:rPr>
        <w:t xml:space="preserve"> </w:t>
      </w:r>
      <w:r>
        <w:rPr>
          <w:w w:val="105"/>
        </w:rPr>
        <w:t>a</w:t>
      </w:r>
      <w:r>
        <w:rPr>
          <w:spacing w:val="14"/>
          <w:w w:val="105"/>
        </w:rPr>
        <w:t xml:space="preserve"> </w:t>
      </w:r>
      <w:r>
        <w:rPr>
          <w:w w:val="105"/>
        </w:rPr>
        <w:t>continental</w:t>
      </w:r>
      <w:r>
        <w:rPr>
          <w:spacing w:val="14"/>
          <w:w w:val="105"/>
        </w:rPr>
        <w:t xml:space="preserve"> </w:t>
      </w:r>
      <w:r>
        <w:rPr>
          <w:w w:val="105"/>
        </w:rPr>
        <w:t>flood</w:t>
      </w:r>
    </w:p>
    <w:p w14:paraId="35156E34" w14:textId="77777777" w:rsidR="00E2709D" w:rsidRDefault="00462487">
      <w:pPr>
        <w:pStyle w:val="BodyText"/>
        <w:spacing w:line="289" w:lineRule="exact"/>
        <w:ind w:left="290"/>
      </w:pPr>
      <w:r>
        <w:rPr>
          <w:rFonts w:ascii="Trebuchet MS"/>
          <w:sz w:val="12"/>
        </w:rPr>
        <w:t xml:space="preserve">98    </w:t>
      </w:r>
      <w:r>
        <w:rPr>
          <w:rFonts w:ascii="Trebuchet MS"/>
          <w:spacing w:val="19"/>
          <w:sz w:val="12"/>
        </w:rPr>
        <w:t xml:space="preserve"> </w:t>
      </w:r>
      <w:r>
        <w:rPr>
          <w:spacing w:val="-1"/>
          <w:w w:val="110"/>
        </w:rPr>
        <w:t>forecasting</w:t>
      </w:r>
      <w:r>
        <w:rPr>
          <w:spacing w:val="8"/>
          <w:w w:val="110"/>
        </w:rPr>
        <w:t xml:space="preserve"> </w:t>
      </w:r>
      <w:r>
        <w:rPr>
          <w:spacing w:val="-1"/>
          <w:w w:val="110"/>
        </w:rPr>
        <w:t>system</w:t>
      </w:r>
      <w:r>
        <w:rPr>
          <w:spacing w:val="8"/>
          <w:w w:val="110"/>
        </w:rPr>
        <w:t xml:space="preserve"> </w:t>
      </w:r>
      <w:r>
        <w:rPr>
          <w:w w:val="110"/>
        </w:rPr>
        <w:t>like</w:t>
      </w:r>
      <w:r>
        <w:rPr>
          <w:spacing w:val="9"/>
          <w:w w:val="110"/>
        </w:rPr>
        <w:t xml:space="preserve"> </w:t>
      </w:r>
      <w:r>
        <w:rPr>
          <w:w w:val="110"/>
        </w:rPr>
        <w:t>EFAS</w:t>
      </w:r>
      <w:r>
        <w:rPr>
          <w:spacing w:val="8"/>
          <w:w w:val="110"/>
        </w:rPr>
        <w:t xml:space="preserve"> </w:t>
      </w:r>
      <w:r>
        <w:rPr>
          <w:w w:val="110"/>
        </w:rPr>
        <w:t>in</w:t>
      </w:r>
      <w:r>
        <w:rPr>
          <w:spacing w:val="8"/>
          <w:w w:val="110"/>
        </w:rPr>
        <w:t xml:space="preserve"> </w:t>
      </w:r>
      <w:r>
        <w:rPr>
          <w:w w:val="110"/>
        </w:rPr>
        <w:t>its</w:t>
      </w:r>
      <w:r>
        <w:rPr>
          <w:spacing w:val="9"/>
          <w:w w:val="110"/>
        </w:rPr>
        <w:t xml:space="preserve"> </w:t>
      </w:r>
      <w:r>
        <w:rPr>
          <w:w w:val="110"/>
        </w:rPr>
        <w:t>current</w:t>
      </w:r>
      <w:r>
        <w:rPr>
          <w:spacing w:val="8"/>
          <w:w w:val="110"/>
        </w:rPr>
        <w:t xml:space="preserve"> </w:t>
      </w:r>
      <w:r>
        <w:rPr>
          <w:w w:val="110"/>
        </w:rPr>
        <w:t>state,</w:t>
      </w:r>
      <w:r>
        <w:rPr>
          <w:spacing w:val="13"/>
          <w:w w:val="110"/>
        </w:rPr>
        <w:t xml:space="preserve"> </w:t>
      </w:r>
      <w:r>
        <w:rPr>
          <w:w w:val="110"/>
        </w:rPr>
        <w:t>and</w:t>
      </w:r>
      <w:r>
        <w:rPr>
          <w:spacing w:val="8"/>
          <w:w w:val="110"/>
        </w:rPr>
        <w:t xml:space="preserve"> </w:t>
      </w:r>
      <w:r>
        <w:rPr>
          <w:w w:val="110"/>
        </w:rPr>
        <w:t>explore</w:t>
      </w:r>
      <w:r>
        <w:rPr>
          <w:spacing w:val="8"/>
          <w:w w:val="110"/>
        </w:rPr>
        <w:t xml:space="preserve"> </w:t>
      </w:r>
      <w:r>
        <w:rPr>
          <w:w w:val="110"/>
        </w:rPr>
        <w:t>new</w:t>
      </w:r>
      <w:r>
        <w:rPr>
          <w:spacing w:val="9"/>
          <w:w w:val="110"/>
        </w:rPr>
        <w:t xml:space="preserve"> </w:t>
      </w:r>
      <w:proofErr w:type="spellStart"/>
      <w:r>
        <w:rPr>
          <w:w w:val="110"/>
        </w:rPr>
        <w:t>notifi</w:t>
      </w:r>
      <w:proofErr w:type="spellEnd"/>
      <w:r>
        <w:rPr>
          <w:w w:val="110"/>
        </w:rPr>
        <w:t>-</w:t>
      </w:r>
    </w:p>
    <w:p w14:paraId="12318527" w14:textId="77777777" w:rsidR="00E2709D" w:rsidRDefault="00462487">
      <w:pPr>
        <w:pStyle w:val="BodyText"/>
        <w:spacing w:line="289" w:lineRule="exact"/>
        <w:ind w:left="290"/>
      </w:pPr>
      <w:r>
        <w:rPr>
          <w:rFonts w:ascii="Trebuchet MS"/>
          <w:sz w:val="12"/>
        </w:rPr>
        <w:t xml:space="preserve">99    </w:t>
      </w:r>
      <w:r>
        <w:rPr>
          <w:rFonts w:ascii="Trebuchet MS"/>
          <w:spacing w:val="19"/>
          <w:sz w:val="12"/>
        </w:rPr>
        <w:t xml:space="preserve"> </w:t>
      </w:r>
      <w:r>
        <w:rPr>
          <w:w w:val="105"/>
        </w:rPr>
        <w:t>cation</w:t>
      </w:r>
      <w:r>
        <w:rPr>
          <w:spacing w:val="39"/>
          <w:w w:val="105"/>
        </w:rPr>
        <w:t xml:space="preserve"> </w:t>
      </w:r>
      <w:r>
        <w:rPr>
          <w:w w:val="105"/>
        </w:rPr>
        <w:t>criteria</w:t>
      </w:r>
      <w:r>
        <w:rPr>
          <w:spacing w:val="39"/>
          <w:w w:val="105"/>
        </w:rPr>
        <w:t xml:space="preserve"> </w:t>
      </w:r>
      <w:r>
        <w:rPr>
          <w:w w:val="105"/>
        </w:rPr>
        <w:t>that</w:t>
      </w:r>
      <w:r>
        <w:rPr>
          <w:spacing w:val="39"/>
          <w:w w:val="105"/>
        </w:rPr>
        <w:t xml:space="preserve"> </w:t>
      </w:r>
      <w:r>
        <w:rPr>
          <w:w w:val="105"/>
        </w:rPr>
        <w:t>can</w:t>
      </w:r>
      <w:r>
        <w:rPr>
          <w:spacing w:val="39"/>
          <w:w w:val="105"/>
        </w:rPr>
        <w:t xml:space="preserve"> </w:t>
      </w:r>
      <w:r>
        <w:rPr>
          <w:w w:val="105"/>
        </w:rPr>
        <w:t>maximize</w:t>
      </w:r>
      <w:r>
        <w:rPr>
          <w:spacing w:val="39"/>
          <w:w w:val="105"/>
        </w:rPr>
        <w:t xml:space="preserve"> </w:t>
      </w:r>
      <w:r>
        <w:rPr>
          <w:w w:val="105"/>
        </w:rPr>
        <w:t>its</w:t>
      </w:r>
      <w:r>
        <w:rPr>
          <w:spacing w:val="38"/>
          <w:w w:val="105"/>
        </w:rPr>
        <w:t xml:space="preserve"> </w:t>
      </w:r>
      <w:r>
        <w:rPr>
          <w:w w:val="105"/>
        </w:rPr>
        <w:t>warning</w:t>
      </w:r>
      <w:r>
        <w:rPr>
          <w:spacing w:val="39"/>
          <w:w w:val="105"/>
        </w:rPr>
        <w:t xml:space="preserve"> </w:t>
      </w:r>
      <w:r>
        <w:rPr>
          <w:w w:val="105"/>
        </w:rPr>
        <w:t xml:space="preserve">skill. </w:t>
      </w:r>
      <w:r>
        <w:rPr>
          <w:spacing w:val="44"/>
          <w:w w:val="105"/>
        </w:rPr>
        <w:t xml:space="preserve"> </w:t>
      </w:r>
      <w:r>
        <w:rPr>
          <w:w w:val="105"/>
        </w:rPr>
        <w:t>In</w:t>
      </w:r>
      <w:r>
        <w:rPr>
          <w:spacing w:val="39"/>
          <w:w w:val="105"/>
        </w:rPr>
        <w:t xml:space="preserve"> </w:t>
      </w:r>
      <w:r>
        <w:rPr>
          <w:w w:val="105"/>
        </w:rPr>
        <w:t>particular,</w:t>
      </w:r>
      <w:r>
        <w:rPr>
          <w:spacing w:val="44"/>
          <w:w w:val="105"/>
        </w:rPr>
        <w:t xml:space="preserve"> </w:t>
      </w:r>
      <w:r>
        <w:rPr>
          <w:w w:val="105"/>
        </w:rPr>
        <w:t>the</w:t>
      </w:r>
      <w:r>
        <w:rPr>
          <w:spacing w:val="39"/>
          <w:w w:val="105"/>
        </w:rPr>
        <w:t xml:space="preserve"> </w:t>
      </w:r>
      <w:r>
        <w:rPr>
          <w:w w:val="105"/>
        </w:rPr>
        <w:t>first</w:t>
      </w:r>
    </w:p>
    <w:p w14:paraId="10CDEEDB" w14:textId="77777777" w:rsidR="00E2709D" w:rsidRDefault="00462487">
      <w:pPr>
        <w:pStyle w:val="BodyText"/>
        <w:spacing w:line="289" w:lineRule="exact"/>
        <w:ind w:left="227"/>
      </w:pPr>
      <w:r>
        <w:rPr>
          <w:rFonts w:ascii="Trebuchet MS"/>
          <w:sz w:val="12"/>
        </w:rPr>
        <w:t xml:space="preserve">100    </w:t>
      </w:r>
      <w:r>
        <w:rPr>
          <w:rFonts w:ascii="Trebuchet MS"/>
          <w:spacing w:val="19"/>
          <w:sz w:val="12"/>
        </w:rPr>
        <w:t xml:space="preserve"> </w:t>
      </w:r>
      <w:r>
        <w:rPr>
          <w:w w:val="105"/>
        </w:rPr>
        <w:t>goal</w:t>
      </w:r>
      <w:r>
        <w:rPr>
          <w:spacing w:val="-6"/>
          <w:w w:val="105"/>
        </w:rPr>
        <w:t xml:space="preserve"> </w:t>
      </w:r>
      <w:r>
        <w:rPr>
          <w:w w:val="105"/>
        </w:rPr>
        <w:t>is</w:t>
      </w:r>
      <w:r>
        <w:rPr>
          <w:spacing w:val="-7"/>
          <w:w w:val="105"/>
        </w:rPr>
        <w:t xml:space="preserve"> </w:t>
      </w:r>
      <w:r>
        <w:rPr>
          <w:w w:val="105"/>
        </w:rPr>
        <w:t>to</w:t>
      </w:r>
      <w:r>
        <w:rPr>
          <w:spacing w:val="-7"/>
          <w:w w:val="105"/>
        </w:rPr>
        <w:t xml:space="preserve"> </w:t>
      </w:r>
      <w:r>
        <w:rPr>
          <w:w w:val="105"/>
        </w:rPr>
        <w:t>determine</w:t>
      </w:r>
      <w:r>
        <w:rPr>
          <w:spacing w:val="-7"/>
          <w:w w:val="105"/>
        </w:rPr>
        <w:t xml:space="preserve"> </w:t>
      </w:r>
      <w:r>
        <w:rPr>
          <w:w w:val="105"/>
        </w:rPr>
        <w:t>the</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combining</w:t>
      </w:r>
      <w:r>
        <w:rPr>
          <w:spacing w:val="-7"/>
          <w:w w:val="105"/>
        </w:rPr>
        <w:t xml:space="preserve"> </w:t>
      </w:r>
      <w:r>
        <w:rPr>
          <w:w w:val="105"/>
        </w:rPr>
        <w:t>several</w:t>
      </w:r>
      <w:r>
        <w:rPr>
          <w:spacing w:val="-7"/>
          <w:w w:val="105"/>
        </w:rPr>
        <w:t xml:space="preserve"> </w:t>
      </w:r>
      <w:r>
        <w:rPr>
          <w:w w:val="105"/>
        </w:rPr>
        <w:t>NWP</w:t>
      </w:r>
      <w:r>
        <w:rPr>
          <w:spacing w:val="-7"/>
          <w:w w:val="105"/>
        </w:rPr>
        <w:t xml:space="preserve"> </w:t>
      </w:r>
      <w:r>
        <w:rPr>
          <w:w w:val="105"/>
        </w:rPr>
        <w:t>models</w:t>
      </w:r>
      <w:r>
        <w:rPr>
          <w:spacing w:val="-8"/>
          <w:w w:val="105"/>
        </w:rPr>
        <w:t xml:space="preserve"> </w:t>
      </w:r>
      <w:r>
        <w:rPr>
          <w:w w:val="105"/>
        </w:rPr>
        <w:t>of</w:t>
      </w:r>
      <w:r>
        <w:rPr>
          <w:spacing w:val="-6"/>
          <w:w w:val="105"/>
        </w:rPr>
        <w:t xml:space="preserve"> </w:t>
      </w:r>
      <w:r>
        <w:rPr>
          <w:w w:val="105"/>
        </w:rPr>
        <w:t>different</w:t>
      </w:r>
    </w:p>
    <w:p w14:paraId="4750F830" w14:textId="77777777" w:rsidR="00E2709D" w:rsidRDefault="00462487">
      <w:pPr>
        <w:pStyle w:val="BodyText"/>
        <w:spacing w:line="289" w:lineRule="exact"/>
        <w:ind w:left="227"/>
      </w:pPr>
      <w:r>
        <w:rPr>
          <w:rFonts w:ascii="Trebuchet MS"/>
          <w:sz w:val="12"/>
        </w:rPr>
        <w:t xml:space="preserve">101    </w:t>
      </w:r>
      <w:r>
        <w:rPr>
          <w:rFonts w:ascii="Trebuchet MS"/>
          <w:spacing w:val="19"/>
          <w:sz w:val="12"/>
        </w:rPr>
        <w:t xml:space="preserve"> </w:t>
      </w:r>
      <w:r>
        <w:t>nature</w:t>
      </w:r>
      <w:r>
        <w:rPr>
          <w:spacing w:val="55"/>
        </w:rPr>
        <w:t xml:space="preserve"> </w:t>
      </w:r>
      <w:r>
        <w:t>in</w:t>
      </w:r>
      <w:r>
        <w:rPr>
          <w:spacing w:val="55"/>
        </w:rPr>
        <w:t xml:space="preserve"> </w:t>
      </w:r>
      <w:r>
        <w:t>a</w:t>
      </w:r>
      <w:r>
        <w:rPr>
          <w:spacing w:val="55"/>
        </w:rPr>
        <w:t xml:space="preserve"> </w:t>
      </w:r>
      <w:r>
        <w:t>single</w:t>
      </w:r>
      <w:r>
        <w:rPr>
          <w:spacing w:val="55"/>
        </w:rPr>
        <w:t xml:space="preserve"> </w:t>
      </w:r>
      <w:r>
        <w:t>system,</w:t>
      </w:r>
      <w:r>
        <w:rPr>
          <w:spacing w:val="60"/>
        </w:rPr>
        <w:t xml:space="preserve"> </w:t>
      </w:r>
      <w:r>
        <w:t>specifically</w:t>
      </w:r>
      <w:r>
        <w:rPr>
          <w:spacing w:val="55"/>
        </w:rPr>
        <w:t xml:space="preserve"> </w:t>
      </w:r>
      <w:r>
        <w:t>seeking</w:t>
      </w:r>
      <w:r>
        <w:rPr>
          <w:spacing w:val="55"/>
        </w:rPr>
        <w:t xml:space="preserve"> </w:t>
      </w:r>
      <w:r>
        <w:t>the</w:t>
      </w:r>
      <w:r>
        <w:rPr>
          <w:spacing w:val="55"/>
        </w:rPr>
        <w:t xml:space="preserve"> </w:t>
      </w:r>
      <w:r>
        <w:t>appropriate</w:t>
      </w:r>
      <w:r>
        <w:rPr>
          <w:spacing w:val="55"/>
        </w:rPr>
        <w:t xml:space="preserve"> </w:t>
      </w:r>
      <w:r>
        <w:t>combination</w:t>
      </w:r>
    </w:p>
    <w:p w14:paraId="084E1EDC" w14:textId="77777777" w:rsidR="00E2709D" w:rsidRDefault="00462487">
      <w:pPr>
        <w:pStyle w:val="BodyText"/>
        <w:spacing w:line="289" w:lineRule="exact"/>
        <w:ind w:left="227"/>
      </w:pPr>
      <w:r>
        <w:rPr>
          <w:rFonts w:ascii="Trebuchet MS"/>
          <w:sz w:val="12"/>
        </w:rPr>
        <w:t xml:space="preserve">102    </w:t>
      </w:r>
      <w:r>
        <w:rPr>
          <w:rFonts w:ascii="Trebuchet MS"/>
          <w:spacing w:val="19"/>
          <w:sz w:val="12"/>
        </w:rPr>
        <w:t xml:space="preserve"> </w:t>
      </w:r>
      <w:r>
        <w:t>method</w:t>
      </w:r>
      <w:r>
        <w:rPr>
          <w:spacing w:val="37"/>
        </w:rPr>
        <w:t xml:space="preserve"> </w:t>
      </w:r>
      <w:r>
        <w:t>to</w:t>
      </w:r>
      <w:r>
        <w:rPr>
          <w:spacing w:val="36"/>
        </w:rPr>
        <w:t xml:space="preserve"> </w:t>
      </w:r>
      <w:r>
        <w:t>build</w:t>
      </w:r>
      <w:r>
        <w:rPr>
          <w:spacing w:val="36"/>
        </w:rPr>
        <w:t xml:space="preserve"> </w:t>
      </w:r>
      <w:r>
        <w:t>a</w:t>
      </w:r>
      <w:r>
        <w:rPr>
          <w:spacing w:val="37"/>
        </w:rPr>
        <w:t xml:space="preserve"> </w:t>
      </w:r>
      <w:r>
        <w:t>grand</w:t>
      </w:r>
      <w:r>
        <w:rPr>
          <w:spacing w:val="36"/>
        </w:rPr>
        <w:t xml:space="preserve"> </w:t>
      </w:r>
      <w:r>
        <w:t>ensemble.</w:t>
      </w:r>
      <w:r>
        <w:rPr>
          <w:spacing w:val="81"/>
        </w:rPr>
        <w:t xml:space="preserve"> </w:t>
      </w:r>
      <w:r>
        <w:t>The</w:t>
      </w:r>
      <w:r>
        <w:rPr>
          <w:spacing w:val="36"/>
        </w:rPr>
        <w:t xml:space="preserve"> </w:t>
      </w:r>
      <w:r>
        <w:t>second</w:t>
      </w:r>
      <w:r>
        <w:rPr>
          <w:spacing w:val="37"/>
        </w:rPr>
        <w:t xml:space="preserve"> </w:t>
      </w:r>
      <w:r>
        <w:t>goal</w:t>
      </w:r>
      <w:r>
        <w:rPr>
          <w:spacing w:val="36"/>
        </w:rPr>
        <w:t xml:space="preserve"> </w:t>
      </w:r>
      <w:r>
        <w:t>is</w:t>
      </w:r>
      <w:r>
        <w:rPr>
          <w:spacing w:val="36"/>
        </w:rPr>
        <w:t xml:space="preserve"> </w:t>
      </w:r>
      <w:r>
        <w:t>to</w:t>
      </w:r>
      <w:r>
        <w:rPr>
          <w:spacing w:val="37"/>
        </w:rPr>
        <w:t xml:space="preserve"> </w:t>
      </w:r>
      <w:r>
        <w:t>optimize</w:t>
      </w:r>
      <w:r>
        <w:rPr>
          <w:spacing w:val="36"/>
        </w:rPr>
        <w:t xml:space="preserve"> </w:t>
      </w:r>
      <w:r>
        <w:t>the</w:t>
      </w:r>
      <w:r>
        <w:rPr>
          <w:spacing w:val="36"/>
        </w:rPr>
        <w:t xml:space="preserve"> </w:t>
      </w:r>
      <w:r>
        <w:t>two</w:t>
      </w:r>
    </w:p>
    <w:p w14:paraId="38029419" w14:textId="77777777" w:rsidR="00E2709D" w:rsidRDefault="00462487">
      <w:pPr>
        <w:pStyle w:val="BodyText"/>
        <w:spacing w:line="289" w:lineRule="exact"/>
        <w:ind w:left="227"/>
      </w:pPr>
      <w:r>
        <w:rPr>
          <w:rFonts w:ascii="Trebuchet MS" w:hAnsi="Trebuchet MS"/>
          <w:sz w:val="12"/>
        </w:rPr>
        <w:t xml:space="preserve">103    </w:t>
      </w:r>
      <w:r>
        <w:rPr>
          <w:rFonts w:ascii="Trebuchet MS" w:hAnsi="Trebuchet MS"/>
          <w:spacing w:val="19"/>
          <w:sz w:val="12"/>
        </w:rPr>
        <w:t xml:space="preserve"> </w:t>
      </w:r>
      <w:r>
        <w:rPr>
          <w:w w:val="105"/>
        </w:rPr>
        <w:t>notification</w:t>
      </w:r>
      <w:r>
        <w:rPr>
          <w:spacing w:val="-3"/>
          <w:w w:val="105"/>
        </w:rPr>
        <w:t xml:space="preserve"> </w:t>
      </w:r>
      <w:r>
        <w:rPr>
          <w:w w:val="105"/>
        </w:rPr>
        <w:t>criteria</w:t>
      </w:r>
      <w:r>
        <w:rPr>
          <w:spacing w:val="-2"/>
          <w:w w:val="105"/>
        </w:rPr>
        <w:t xml:space="preserve"> </w:t>
      </w:r>
      <w:r>
        <w:rPr>
          <w:w w:val="105"/>
        </w:rPr>
        <w:t>—probability</w:t>
      </w:r>
      <w:r>
        <w:rPr>
          <w:spacing w:val="-3"/>
          <w:w w:val="105"/>
        </w:rPr>
        <w:t xml:space="preserve"> </w:t>
      </w:r>
      <w:r>
        <w:rPr>
          <w:w w:val="105"/>
        </w:rPr>
        <w:t>threshold</w:t>
      </w:r>
      <w:r>
        <w:rPr>
          <w:spacing w:val="-3"/>
          <w:w w:val="105"/>
        </w:rPr>
        <w:t xml:space="preserve"> </w:t>
      </w:r>
      <w:r>
        <w:rPr>
          <w:w w:val="105"/>
        </w:rPr>
        <w:t>and</w:t>
      </w:r>
      <w:r>
        <w:rPr>
          <w:spacing w:val="-3"/>
          <w:w w:val="105"/>
        </w:rPr>
        <w:t xml:space="preserve"> </w:t>
      </w:r>
      <w:r>
        <w:rPr>
          <w:w w:val="105"/>
        </w:rPr>
        <w:t>persistence—,</w:t>
      </w:r>
      <w:r>
        <w:rPr>
          <w:spacing w:val="-2"/>
          <w:w w:val="105"/>
        </w:rPr>
        <w:t xml:space="preserve"> </w:t>
      </w:r>
      <w:proofErr w:type="spellStart"/>
      <w:r>
        <w:rPr>
          <w:w w:val="105"/>
        </w:rPr>
        <w:t>analysing</w:t>
      </w:r>
      <w:proofErr w:type="spellEnd"/>
      <w:r>
        <w:rPr>
          <w:spacing w:val="-3"/>
          <w:w w:val="105"/>
        </w:rPr>
        <w:t xml:space="preserve"> </w:t>
      </w:r>
      <w:r>
        <w:rPr>
          <w:w w:val="105"/>
        </w:rPr>
        <w:t>the</w:t>
      </w:r>
    </w:p>
    <w:p w14:paraId="55F84312" w14:textId="77777777" w:rsidR="00E2709D" w:rsidRDefault="00462487">
      <w:pPr>
        <w:pStyle w:val="BodyText"/>
        <w:spacing w:line="289" w:lineRule="exact"/>
        <w:ind w:left="227"/>
      </w:pPr>
      <w:r>
        <w:rPr>
          <w:rFonts w:ascii="Trebuchet MS"/>
          <w:sz w:val="12"/>
        </w:rPr>
        <w:t xml:space="preserve">104    </w:t>
      </w:r>
      <w:r>
        <w:rPr>
          <w:rFonts w:ascii="Trebuchet MS"/>
          <w:spacing w:val="19"/>
          <w:sz w:val="12"/>
        </w:rPr>
        <w:t xml:space="preserve"> </w:t>
      </w:r>
      <w:r>
        <w:t>interplay</w:t>
      </w:r>
      <w:r>
        <w:rPr>
          <w:spacing w:val="8"/>
        </w:rPr>
        <w:t xml:space="preserve"> </w:t>
      </w:r>
      <w:r>
        <w:t>between</w:t>
      </w:r>
      <w:r>
        <w:rPr>
          <w:spacing w:val="7"/>
        </w:rPr>
        <w:t xml:space="preserve"> </w:t>
      </w:r>
      <w:r>
        <w:t>them</w:t>
      </w:r>
      <w:r>
        <w:rPr>
          <w:spacing w:val="8"/>
        </w:rPr>
        <w:t xml:space="preserve"> </w:t>
      </w:r>
      <w:r>
        <w:t>and</w:t>
      </w:r>
      <w:r>
        <w:rPr>
          <w:spacing w:val="8"/>
        </w:rPr>
        <w:t xml:space="preserve"> </w:t>
      </w:r>
      <w:r>
        <w:t>reconsidering</w:t>
      </w:r>
      <w:r>
        <w:rPr>
          <w:spacing w:val="7"/>
        </w:rPr>
        <w:t xml:space="preserve"> </w:t>
      </w:r>
      <w:r>
        <w:t>whether</w:t>
      </w:r>
      <w:r>
        <w:rPr>
          <w:spacing w:val="8"/>
        </w:rPr>
        <w:t xml:space="preserve"> </w:t>
      </w:r>
      <w:r>
        <w:t>the</w:t>
      </w:r>
      <w:r>
        <w:rPr>
          <w:spacing w:val="7"/>
        </w:rPr>
        <w:t xml:space="preserve"> </w:t>
      </w:r>
      <w:r>
        <w:t>persistence</w:t>
      </w:r>
      <w:r>
        <w:rPr>
          <w:spacing w:val="8"/>
        </w:rPr>
        <w:t xml:space="preserve"> </w:t>
      </w:r>
      <w:r>
        <w:t>criterion</w:t>
      </w:r>
      <w:r>
        <w:rPr>
          <w:spacing w:val="8"/>
        </w:rPr>
        <w:t xml:space="preserve"> </w:t>
      </w:r>
      <w:r>
        <w:t>is</w:t>
      </w:r>
    </w:p>
    <w:p w14:paraId="3031E806" w14:textId="77777777" w:rsidR="00E2709D" w:rsidRDefault="00462487">
      <w:pPr>
        <w:pStyle w:val="BodyText"/>
        <w:spacing w:line="289" w:lineRule="exact"/>
        <w:ind w:left="227"/>
      </w:pPr>
      <w:r>
        <w:rPr>
          <w:rFonts w:ascii="Trebuchet MS"/>
          <w:sz w:val="12"/>
        </w:rPr>
        <w:t xml:space="preserve">105    </w:t>
      </w:r>
      <w:r>
        <w:rPr>
          <w:rFonts w:ascii="Trebuchet MS"/>
          <w:spacing w:val="19"/>
          <w:sz w:val="12"/>
        </w:rPr>
        <w:t xml:space="preserve"> </w:t>
      </w:r>
      <w:r>
        <w:rPr>
          <w:w w:val="105"/>
        </w:rPr>
        <w:t>meaningful</w:t>
      </w:r>
      <w:r>
        <w:rPr>
          <w:spacing w:val="11"/>
          <w:w w:val="105"/>
        </w:rPr>
        <w:t xml:space="preserve"> </w:t>
      </w:r>
      <w:r>
        <w:rPr>
          <w:w w:val="105"/>
        </w:rPr>
        <w:t>in</w:t>
      </w:r>
      <w:r>
        <w:rPr>
          <w:spacing w:val="11"/>
          <w:w w:val="105"/>
        </w:rPr>
        <w:t xml:space="preserve"> </w:t>
      </w:r>
      <w:r>
        <w:rPr>
          <w:w w:val="105"/>
        </w:rPr>
        <w:t>a</w:t>
      </w:r>
      <w:r>
        <w:rPr>
          <w:spacing w:val="11"/>
          <w:w w:val="105"/>
        </w:rPr>
        <w:t xml:space="preserve"> </w:t>
      </w:r>
      <w:r>
        <w:rPr>
          <w:w w:val="105"/>
        </w:rPr>
        <w:t>purely</w:t>
      </w:r>
      <w:r>
        <w:rPr>
          <w:spacing w:val="11"/>
          <w:w w:val="105"/>
        </w:rPr>
        <w:t xml:space="preserve"> </w:t>
      </w:r>
      <w:r>
        <w:rPr>
          <w:w w:val="105"/>
        </w:rPr>
        <w:t>probabilistic</w:t>
      </w:r>
      <w:r>
        <w:rPr>
          <w:spacing w:val="11"/>
          <w:w w:val="105"/>
        </w:rPr>
        <w:t xml:space="preserve"> </w:t>
      </w:r>
      <w:r>
        <w:rPr>
          <w:w w:val="105"/>
        </w:rPr>
        <w:t>approach.</w:t>
      </w:r>
      <w:r>
        <w:rPr>
          <w:spacing w:val="37"/>
          <w:w w:val="105"/>
        </w:rPr>
        <w:t xml:space="preserve"> </w:t>
      </w:r>
      <w:r>
        <w:rPr>
          <w:w w:val="105"/>
        </w:rPr>
        <w:t>The</w:t>
      </w:r>
      <w:r>
        <w:rPr>
          <w:spacing w:val="11"/>
          <w:w w:val="105"/>
        </w:rPr>
        <w:t xml:space="preserve"> </w:t>
      </w:r>
      <w:r>
        <w:rPr>
          <w:w w:val="105"/>
        </w:rPr>
        <w:t>third</w:t>
      </w:r>
      <w:r>
        <w:rPr>
          <w:spacing w:val="11"/>
          <w:w w:val="105"/>
        </w:rPr>
        <w:t xml:space="preserve"> </w:t>
      </w:r>
      <w:r>
        <w:rPr>
          <w:w w:val="105"/>
        </w:rPr>
        <w:t>and</w:t>
      </w:r>
      <w:r>
        <w:rPr>
          <w:spacing w:val="11"/>
          <w:w w:val="105"/>
        </w:rPr>
        <w:t xml:space="preserve"> </w:t>
      </w:r>
      <w:r>
        <w:rPr>
          <w:w w:val="105"/>
        </w:rPr>
        <w:t>final</w:t>
      </w:r>
      <w:r>
        <w:rPr>
          <w:spacing w:val="11"/>
          <w:w w:val="105"/>
        </w:rPr>
        <w:t xml:space="preserve"> </w:t>
      </w:r>
      <w:r>
        <w:rPr>
          <w:w w:val="105"/>
        </w:rPr>
        <w:t>goal</w:t>
      </w:r>
      <w:r>
        <w:rPr>
          <w:spacing w:val="11"/>
          <w:w w:val="105"/>
        </w:rPr>
        <w:t xml:space="preserve"> </w:t>
      </w:r>
      <w:r>
        <w:rPr>
          <w:w w:val="105"/>
        </w:rPr>
        <w:t>is</w:t>
      </w:r>
      <w:r>
        <w:rPr>
          <w:spacing w:val="11"/>
          <w:w w:val="105"/>
        </w:rPr>
        <w:t xml:space="preserve"> </w:t>
      </w:r>
      <w:r>
        <w:rPr>
          <w:w w:val="105"/>
        </w:rPr>
        <w:t>to</w:t>
      </w:r>
    </w:p>
    <w:p w14:paraId="059F09E5" w14:textId="77777777" w:rsidR="00E2709D" w:rsidRDefault="00462487">
      <w:pPr>
        <w:pStyle w:val="BodyText"/>
        <w:spacing w:line="289" w:lineRule="exact"/>
        <w:ind w:left="227"/>
      </w:pPr>
      <w:r>
        <w:rPr>
          <w:rFonts w:ascii="Trebuchet MS"/>
          <w:sz w:val="12"/>
        </w:rPr>
        <w:t xml:space="preserve">106    </w:t>
      </w:r>
      <w:r>
        <w:rPr>
          <w:rFonts w:ascii="Trebuchet MS"/>
          <w:spacing w:val="19"/>
          <w:sz w:val="12"/>
        </w:rPr>
        <w:t xml:space="preserve"> </w:t>
      </w:r>
      <w:proofErr w:type="spellStart"/>
      <w:r>
        <w:rPr>
          <w:w w:val="105"/>
        </w:rPr>
        <w:t>analyse</w:t>
      </w:r>
      <w:proofErr w:type="spellEnd"/>
      <w:r>
        <w:rPr>
          <w:spacing w:val="-2"/>
          <w:w w:val="105"/>
        </w:rPr>
        <w:t xml:space="preserve"> </w:t>
      </w:r>
      <w:r>
        <w:rPr>
          <w:w w:val="105"/>
        </w:rPr>
        <w:t>the</w:t>
      </w:r>
      <w:r>
        <w:rPr>
          <w:spacing w:val="-3"/>
          <w:w w:val="105"/>
        </w:rPr>
        <w:t xml:space="preserve"> </w:t>
      </w:r>
      <w:r>
        <w:rPr>
          <w:w w:val="105"/>
        </w:rPr>
        <w:t>evolution</w:t>
      </w:r>
      <w:r>
        <w:rPr>
          <w:spacing w:val="-2"/>
          <w:w w:val="105"/>
        </w:rPr>
        <w:t xml:space="preserve"> </w:t>
      </w:r>
      <w:r>
        <w:rPr>
          <w:w w:val="105"/>
        </w:rPr>
        <w:t>of</w:t>
      </w:r>
      <w:r>
        <w:rPr>
          <w:spacing w:val="-2"/>
          <w:w w:val="105"/>
        </w:rPr>
        <w:t xml:space="preserve"> </w:t>
      </w:r>
      <w:r>
        <w:rPr>
          <w:w w:val="105"/>
        </w:rPr>
        <w:t>the</w:t>
      </w:r>
      <w:r>
        <w:rPr>
          <w:spacing w:val="-3"/>
          <w:w w:val="105"/>
        </w:rPr>
        <w:t xml:space="preserve"> </w:t>
      </w:r>
      <w:r>
        <w:rPr>
          <w:w w:val="105"/>
        </w:rPr>
        <w:t>notification</w:t>
      </w:r>
      <w:r>
        <w:rPr>
          <w:spacing w:val="-2"/>
          <w:w w:val="105"/>
        </w:rPr>
        <w:t xml:space="preserve"> </w:t>
      </w:r>
      <w:r>
        <w:rPr>
          <w:w w:val="105"/>
        </w:rPr>
        <w:t>skill</w:t>
      </w:r>
      <w:r>
        <w:rPr>
          <w:spacing w:val="-4"/>
          <w:w w:val="105"/>
        </w:rPr>
        <w:t xml:space="preserve"> </w:t>
      </w:r>
      <w:r>
        <w:rPr>
          <w:w w:val="105"/>
        </w:rPr>
        <w:t>with</w:t>
      </w:r>
      <w:r>
        <w:rPr>
          <w:spacing w:val="-3"/>
          <w:w w:val="105"/>
        </w:rPr>
        <w:t xml:space="preserve"> </w:t>
      </w:r>
      <w:r>
        <w:rPr>
          <w:w w:val="105"/>
        </w:rPr>
        <w:t>catchment</w:t>
      </w:r>
      <w:r>
        <w:rPr>
          <w:spacing w:val="-2"/>
          <w:w w:val="105"/>
        </w:rPr>
        <w:t xml:space="preserve"> </w:t>
      </w:r>
      <w:r>
        <w:rPr>
          <w:w w:val="105"/>
        </w:rPr>
        <w:t>area</w:t>
      </w:r>
      <w:r>
        <w:rPr>
          <w:spacing w:val="-3"/>
          <w:w w:val="105"/>
        </w:rPr>
        <w:t xml:space="preserve"> </w:t>
      </w:r>
      <w:r>
        <w:rPr>
          <w:w w:val="105"/>
        </w:rPr>
        <w:t>to</w:t>
      </w:r>
      <w:r>
        <w:rPr>
          <w:spacing w:val="-3"/>
          <w:w w:val="105"/>
        </w:rPr>
        <w:t xml:space="preserve"> </w:t>
      </w:r>
      <w:r>
        <w:rPr>
          <w:w w:val="105"/>
        </w:rPr>
        <w:t>discern</w:t>
      </w:r>
    </w:p>
    <w:p w14:paraId="414B5641" w14:textId="77777777" w:rsidR="00E2709D" w:rsidRDefault="00462487">
      <w:pPr>
        <w:pStyle w:val="BodyText"/>
        <w:spacing w:line="289" w:lineRule="exact"/>
        <w:ind w:left="227"/>
      </w:pPr>
      <w:r>
        <w:rPr>
          <w:rFonts w:ascii="Trebuchet MS"/>
          <w:sz w:val="12"/>
        </w:rPr>
        <w:t xml:space="preserve">107    </w:t>
      </w:r>
      <w:r>
        <w:rPr>
          <w:rFonts w:ascii="Trebuchet MS"/>
          <w:spacing w:val="19"/>
          <w:sz w:val="12"/>
        </w:rPr>
        <w:t xml:space="preserve"> </w:t>
      </w:r>
      <w:r>
        <w:rPr>
          <w:w w:val="105"/>
        </w:rPr>
        <w:t>if</w:t>
      </w:r>
      <w:r>
        <w:rPr>
          <w:spacing w:val="-2"/>
          <w:w w:val="105"/>
        </w:rPr>
        <w:t xml:space="preserve"> </w:t>
      </w:r>
      <w:r>
        <w:rPr>
          <w:w w:val="105"/>
        </w:rPr>
        <w:t>the</w:t>
      </w:r>
      <w:r>
        <w:rPr>
          <w:spacing w:val="-1"/>
          <w:w w:val="105"/>
        </w:rPr>
        <w:t xml:space="preserve"> </w:t>
      </w:r>
      <w:r>
        <w:rPr>
          <w:w w:val="105"/>
        </w:rPr>
        <w:t>newer,</w:t>
      </w:r>
      <w:r>
        <w:rPr>
          <w:spacing w:val="-3"/>
          <w:w w:val="105"/>
        </w:rPr>
        <w:t xml:space="preserve"> </w:t>
      </w:r>
      <w:r>
        <w:rPr>
          <w:w w:val="105"/>
        </w:rPr>
        <w:t>higher</w:t>
      </w:r>
      <w:r>
        <w:rPr>
          <w:spacing w:val="-2"/>
          <w:w w:val="105"/>
        </w:rPr>
        <w:t xml:space="preserve"> </w:t>
      </w:r>
      <w:r>
        <w:rPr>
          <w:w w:val="105"/>
        </w:rPr>
        <w:t>resolution</w:t>
      </w:r>
      <w:r>
        <w:rPr>
          <w:spacing w:val="-2"/>
          <w:w w:val="105"/>
        </w:rPr>
        <w:t xml:space="preserve"> </w:t>
      </w:r>
      <w:r>
        <w:rPr>
          <w:w w:val="105"/>
        </w:rPr>
        <w:t>models</w:t>
      </w:r>
      <w:r>
        <w:rPr>
          <w:spacing w:val="-2"/>
          <w:w w:val="105"/>
        </w:rPr>
        <w:t xml:space="preserve"> </w:t>
      </w:r>
      <w:r>
        <w:rPr>
          <w:w w:val="105"/>
        </w:rPr>
        <w:t>are</w:t>
      </w:r>
      <w:r>
        <w:rPr>
          <w:spacing w:val="-2"/>
          <w:w w:val="105"/>
        </w:rPr>
        <w:t xml:space="preserve"> </w:t>
      </w:r>
      <w:r>
        <w:rPr>
          <w:w w:val="105"/>
        </w:rPr>
        <w:t>skillful</w:t>
      </w:r>
      <w:r>
        <w:rPr>
          <w:spacing w:val="-2"/>
          <w:w w:val="105"/>
        </w:rPr>
        <w:t xml:space="preserve"> </w:t>
      </w:r>
      <w:r>
        <w:rPr>
          <w:w w:val="105"/>
        </w:rPr>
        <w:t>in</w:t>
      </w:r>
      <w:r>
        <w:rPr>
          <w:spacing w:val="-2"/>
          <w:w w:val="105"/>
        </w:rPr>
        <w:t xml:space="preserve"> </w:t>
      </w:r>
      <w:r>
        <w:rPr>
          <w:w w:val="105"/>
        </w:rPr>
        <w:t>smaller</w:t>
      </w:r>
      <w:r>
        <w:rPr>
          <w:spacing w:val="-2"/>
          <w:w w:val="105"/>
        </w:rPr>
        <w:t xml:space="preserve"> </w:t>
      </w:r>
      <w:r>
        <w:rPr>
          <w:w w:val="105"/>
        </w:rPr>
        <w:t>catchments.</w:t>
      </w:r>
    </w:p>
    <w:p w14:paraId="0238E112" w14:textId="6D1B4903" w:rsidR="00E2709D" w:rsidRDefault="00462487">
      <w:pPr>
        <w:pStyle w:val="BodyText"/>
        <w:tabs>
          <w:tab w:val="left" w:pos="968"/>
        </w:tabs>
        <w:spacing w:line="289" w:lineRule="exact"/>
        <w:ind w:left="227"/>
      </w:pPr>
      <w:r>
        <w:rPr>
          <w:rFonts w:ascii="Trebuchet MS"/>
          <w:w w:val="105"/>
          <w:sz w:val="12"/>
        </w:rPr>
        <w:t>108</w:t>
      </w:r>
      <w:r>
        <w:rPr>
          <w:rFonts w:ascii="Trebuchet MS"/>
          <w:w w:val="105"/>
          <w:sz w:val="12"/>
        </w:rPr>
        <w:tab/>
      </w:r>
      <w:r>
        <w:rPr>
          <w:w w:val="105"/>
        </w:rPr>
        <w:t>To</w:t>
      </w:r>
      <w:r>
        <w:rPr>
          <w:spacing w:val="19"/>
          <w:w w:val="105"/>
        </w:rPr>
        <w:t xml:space="preserve"> </w:t>
      </w:r>
      <w:r>
        <w:rPr>
          <w:w w:val="105"/>
        </w:rPr>
        <w:t>address</w:t>
      </w:r>
      <w:r>
        <w:rPr>
          <w:spacing w:val="20"/>
          <w:w w:val="105"/>
        </w:rPr>
        <w:t xml:space="preserve"> </w:t>
      </w:r>
      <w:r>
        <w:rPr>
          <w:w w:val="105"/>
        </w:rPr>
        <w:t>our</w:t>
      </w:r>
      <w:r>
        <w:rPr>
          <w:spacing w:val="20"/>
          <w:w w:val="105"/>
        </w:rPr>
        <w:t xml:space="preserve"> </w:t>
      </w:r>
      <w:r>
        <w:rPr>
          <w:w w:val="105"/>
        </w:rPr>
        <w:t>research</w:t>
      </w:r>
      <w:r>
        <w:rPr>
          <w:spacing w:val="20"/>
          <w:w w:val="105"/>
        </w:rPr>
        <w:t xml:space="preserve"> </w:t>
      </w:r>
      <w:r>
        <w:rPr>
          <w:w w:val="105"/>
        </w:rPr>
        <w:t>questions,</w:t>
      </w:r>
      <w:r>
        <w:rPr>
          <w:spacing w:val="24"/>
          <w:w w:val="105"/>
        </w:rPr>
        <w:t xml:space="preserve"> </w:t>
      </w:r>
      <w:r>
        <w:rPr>
          <w:w w:val="105"/>
        </w:rPr>
        <w:t>we</w:t>
      </w:r>
      <w:r>
        <w:rPr>
          <w:spacing w:val="20"/>
          <w:w w:val="105"/>
        </w:rPr>
        <w:t xml:space="preserve"> </w:t>
      </w:r>
      <w:r>
        <w:rPr>
          <w:w w:val="105"/>
        </w:rPr>
        <w:t>conducted</w:t>
      </w:r>
      <w:r>
        <w:rPr>
          <w:spacing w:val="20"/>
          <w:w w:val="105"/>
        </w:rPr>
        <w:t xml:space="preserve"> </w:t>
      </w:r>
      <w:r>
        <w:rPr>
          <w:w w:val="105"/>
        </w:rPr>
        <w:t>an</w:t>
      </w:r>
      <w:r>
        <w:rPr>
          <w:spacing w:val="20"/>
          <w:w w:val="105"/>
        </w:rPr>
        <w:t xml:space="preserve"> </w:t>
      </w:r>
      <w:r>
        <w:rPr>
          <w:w w:val="105"/>
        </w:rPr>
        <w:t>analysis</w:t>
      </w:r>
      <w:r>
        <w:rPr>
          <w:spacing w:val="20"/>
          <w:w w:val="105"/>
        </w:rPr>
        <w:t xml:space="preserve"> </w:t>
      </w:r>
      <w:r>
        <w:rPr>
          <w:w w:val="105"/>
        </w:rPr>
        <w:t>of</w:t>
      </w:r>
      <w:r>
        <w:rPr>
          <w:spacing w:val="20"/>
          <w:w w:val="105"/>
        </w:rPr>
        <w:t xml:space="preserve"> </w:t>
      </w:r>
      <w:r>
        <w:rPr>
          <w:w w:val="105"/>
        </w:rPr>
        <w:t>EFAS</w:t>
      </w:r>
      <w:r w:rsidR="00390EB0">
        <w:rPr>
          <w:w w:val="105"/>
        </w:rPr>
        <w:t xml:space="preserve"> v</w:t>
      </w:r>
      <w:bookmarkStart w:id="119" w:name="_GoBack"/>
      <w:bookmarkEnd w:id="119"/>
      <w:r w:rsidR="00390EB0">
        <w:rPr>
          <w:w w:val="105"/>
        </w:rPr>
        <w:t>.</w:t>
      </w:r>
      <w:r>
        <w:rPr>
          <w:w w:val="105"/>
        </w:rPr>
        <w:t>4</w:t>
      </w:r>
    </w:p>
    <w:p w14:paraId="5B1F20C4" w14:textId="77777777" w:rsidR="00E2709D" w:rsidRDefault="00462487">
      <w:pPr>
        <w:pStyle w:val="BodyText"/>
        <w:spacing w:line="289" w:lineRule="exact"/>
        <w:ind w:left="227"/>
      </w:pPr>
      <w:r>
        <w:rPr>
          <w:rFonts w:ascii="Trebuchet MS"/>
          <w:sz w:val="12"/>
        </w:rPr>
        <w:t xml:space="preserve">109    </w:t>
      </w:r>
      <w:r>
        <w:rPr>
          <w:rFonts w:ascii="Trebuchet MS"/>
          <w:spacing w:val="19"/>
          <w:sz w:val="12"/>
        </w:rPr>
        <w:t xml:space="preserve"> </w:t>
      </w:r>
      <w:r>
        <w:t>discharge</w:t>
      </w:r>
      <w:r>
        <w:rPr>
          <w:spacing w:val="49"/>
        </w:rPr>
        <w:t xml:space="preserve"> </w:t>
      </w:r>
      <w:r>
        <w:t>simulations</w:t>
      </w:r>
      <w:r>
        <w:rPr>
          <w:spacing w:val="50"/>
        </w:rPr>
        <w:t xml:space="preserve"> </w:t>
      </w:r>
      <w:r>
        <w:t>for</w:t>
      </w:r>
      <w:r>
        <w:rPr>
          <w:spacing w:val="49"/>
        </w:rPr>
        <w:t xml:space="preserve"> </w:t>
      </w:r>
      <w:r>
        <w:t>the</w:t>
      </w:r>
      <w:r>
        <w:rPr>
          <w:spacing w:val="49"/>
        </w:rPr>
        <w:t xml:space="preserve"> </w:t>
      </w:r>
      <w:r>
        <w:t>period</w:t>
      </w:r>
      <w:r>
        <w:rPr>
          <w:spacing w:val="49"/>
        </w:rPr>
        <w:t xml:space="preserve"> </w:t>
      </w:r>
      <w:r>
        <w:t xml:space="preserve">2020-2023.  </w:t>
      </w:r>
      <w:r>
        <w:rPr>
          <w:spacing w:val="17"/>
        </w:rPr>
        <w:t xml:space="preserve"> </w:t>
      </w:r>
      <w:r>
        <w:t>Section</w:t>
      </w:r>
      <w:r>
        <w:rPr>
          <w:spacing w:val="49"/>
        </w:rPr>
        <w:t xml:space="preserve"> </w:t>
      </w:r>
      <w:hyperlink w:anchor="_bookmark0" w:history="1">
        <w:r>
          <w:t>2</w:t>
        </w:r>
      </w:hyperlink>
      <w:r>
        <w:rPr>
          <w:spacing w:val="49"/>
        </w:rPr>
        <w:t xml:space="preserve"> </w:t>
      </w:r>
      <w:r>
        <w:t>enumerates</w:t>
      </w:r>
      <w:r>
        <w:rPr>
          <w:spacing w:val="49"/>
        </w:rPr>
        <w:t xml:space="preserve"> </w:t>
      </w:r>
      <w:r>
        <w:t>the</w:t>
      </w:r>
    </w:p>
    <w:p w14:paraId="5438E602" w14:textId="77777777" w:rsidR="00E2709D" w:rsidRDefault="00462487">
      <w:pPr>
        <w:pStyle w:val="BodyText"/>
        <w:spacing w:line="289" w:lineRule="exact"/>
        <w:ind w:left="227"/>
      </w:pPr>
      <w:r>
        <w:rPr>
          <w:rFonts w:ascii="Trebuchet MS"/>
          <w:sz w:val="12"/>
        </w:rPr>
        <w:t xml:space="preserve">110    </w:t>
      </w:r>
      <w:r>
        <w:rPr>
          <w:rFonts w:ascii="Trebuchet MS"/>
          <w:spacing w:val="19"/>
          <w:sz w:val="12"/>
        </w:rPr>
        <w:t xml:space="preserve"> </w:t>
      </w:r>
      <w:r>
        <w:t>datasets</w:t>
      </w:r>
      <w:r>
        <w:rPr>
          <w:spacing w:val="48"/>
        </w:rPr>
        <w:t xml:space="preserve"> </w:t>
      </w:r>
      <w:r>
        <w:t>used</w:t>
      </w:r>
      <w:r>
        <w:rPr>
          <w:spacing w:val="48"/>
        </w:rPr>
        <w:t xml:space="preserve"> </w:t>
      </w:r>
      <w:r>
        <w:t>in</w:t>
      </w:r>
      <w:r>
        <w:rPr>
          <w:spacing w:val="47"/>
        </w:rPr>
        <w:t xml:space="preserve"> </w:t>
      </w:r>
      <w:r>
        <w:t>the</w:t>
      </w:r>
      <w:r>
        <w:rPr>
          <w:spacing w:val="47"/>
        </w:rPr>
        <w:t xml:space="preserve"> </w:t>
      </w:r>
      <w:r>
        <w:t>analysis.</w:t>
      </w:r>
      <w:r>
        <w:rPr>
          <w:spacing w:val="107"/>
        </w:rPr>
        <w:t xml:space="preserve"> </w:t>
      </w:r>
      <w:r>
        <w:t>Section</w:t>
      </w:r>
      <w:r>
        <w:rPr>
          <w:spacing w:val="47"/>
        </w:rPr>
        <w:t xml:space="preserve"> </w:t>
      </w:r>
      <w:hyperlink w:anchor="_bookmark3" w:history="1">
        <w:r>
          <w:t>3</w:t>
        </w:r>
      </w:hyperlink>
      <w:r>
        <w:rPr>
          <w:spacing w:val="47"/>
        </w:rPr>
        <w:t xml:space="preserve"> </w:t>
      </w:r>
      <w:r>
        <w:t>explains</w:t>
      </w:r>
      <w:r>
        <w:rPr>
          <w:spacing w:val="47"/>
        </w:rPr>
        <w:t xml:space="preserve"> </w:t>
      </w:r>
      <w:r>
        <w:t>the</w:t>
      </w:r>
      <w:r>
        <w:rPr>
          <w:spacing w:val="48"/>
        </w:rPr>
        <w:t xml:space="preserve"> </w:t>
      </w:r>
      <w:r>
        <w:t>two</w:t>
      </w:r>
      <w:r>
        <w:rPr>
          <w:spacing w:val="46"/>
        </w:rPr>
        <w:t xml:space="preserve"> </w:t>
      </w:r>
      <w:r>
        <w:t>experiments</w:t>
      </w:r>
      <w:r>
        <w:rPr>
          <w:spacing w:val="48"/>
        </w:rPr>
        <w:t xml:space="preserve"> </w:t>
      </w:r>
      <w:r>
        <w:t>that</w:t>
      </w:r>
    </w:p>
    <w:p w14:paraId="25DCAD4D" w14:textId="77777777" w:rsidR="00E2709D" w:rsidRDefault="00462487">
      <w:pPr>
        <w:pStyle w:val="BodyText"/>
        <w:spacing w:line="289" w:lineRule="exact"/>
        <w:ind w:left="227"/>
      </w:pPr>
      <w:r>
        <w:rPr>
          <w:rFonts w:ascii="Trebuchet MS"/>
          <w:sz w:val="12"/>
        </w:rPr>
        <w:t xml:space="preserve">111    </w:t>
      </w:r>
      <w:r>
        <w:rPr>
          <w:rFonts w:ascii="Trebuchet MS"/>
          <w:spacing w:val="19"/>
          <w:sz w:val="12"/>
        </w:rPr>
        <w:t xml:space="preserve"> </w:t>
      </w:r>
      <w:proofErr w:type="spellStart"/>
      <w:r>
        <w:rPr>
          <w:w w:val="105"/>
        </w:rPr>
        <w:t>analyse</w:t>
      </w:r>
      <w:proofErr w:type="spellEnd"/>
      <w:r>
        <w:rPr>
          <w:spacing w:val="33"/>
          <w:w w:val="105"/>
        </w:rPr>
        <w:t xml:space="preserve"> </w:t>
      </w:r>
      <w:r>
        <w:rPr>
          <w:w w:val="105"/>
        </w:rPr>
        <w:t>the</w:t>
      </w:r>
      <w:r>
        <w:rPr>
          <w:spacing w:val="33"/>
          <w:w w:val="105"/>
        </w:rPr>
        <w:t xml:space="preserve"> </w:t>
      </w:r>
      <w:r>
        <w:rPr>
          <w:w w:val="105"/>
        </w:rPr>
        <w:t>skill</w:t>
      </w:r>
      <w:r>
        <w:rPr>
          <w:spacing w:val="33"/>
          <w:w w:val="105"/>
        </w:rPr>
        <w:t xml:space="preserve"> </w:t>
      </w:r>
      <w:r>
        <w:rPr>
          <w:w w:val="105"/>
        </w:rPr>
        <w:t>of</w:t>
      </w:r>
      <w:r>
        <w:rPr>
          <w:spacing w:val="33"/>
          <w:w w:val="105"/>
        </w:rPr>
        <w:t xml:space="preserve"> </w:t>
      </w:r>
      <w:r>
        <w:rPr>
          <w:w w:val="105"/>
        </w:rPr>
        <w:t>individual</w:t>
      </w:r>
      <w:r>
        <w:rPr>
          <w:spacing w:val="33"/>
          <w:w w:val="105"/>
        </w:rPr>
        <w:t xml:space="preserve"> </w:t>
      </w:r>
      <w:r>
        <w:rPr>
          <w:w w:val="105"/>
        </w:rPr>
        <w:t>NWP</w:t>
      </w:r>
      <w:r>
        <w:rPr>
          <w:spacing w:val="32"/>
          <w:w w:val="105"/>
        </w:rPr>
        <w:t xml:space="preserve"> </w:t>
      </w:r>
      <w:r>
        <w:rPr>
          <w:w w:val="105"/>
        </w:rPr>
        <w:t>models</w:t>
      </w:r>
      <w:r>
        <w:rPr>
          <w:spacing w:val="34"/>
          <w:w w:val="105"/>
        </w:rPr>
        <w:t xml:space="preserve"> </w:t>
      </w:r>
      <w:r>
        <w:rPr>
          <w:w w:val="105"/>
        </w:rPr>
        <w:t>and</w:t>
      </w:r>
      <w:r>
        <w:rPr>
          <w:spacing w:val="33"/>
          <w:w w:val="105"/>
        </w:rPr>
        <w:t xml:space="preserve"> </w:t>
      </w:r>
      <w:r>
        <w:rPr>
          <w:w w:val="105"/>
        </w:rPr>
        <w:t>different</w:t>
      </w:r>
      <w:r>
        <w:rPr>
          <w:spacing w:val="33"/>
          <w:w w:val="105"/>
        </w:rPr>
        <w:t xml:space="preserve"> </w:t>
      </w:r>
      <w:r>
        <w:rPr>
          <w:w w:val="105"/>
        </w:rPr>
        <w:t>combinations</w:t>
      </w:r>
      <w:r>
        <w:rPr>
          <w:spacing w:val="34"/>
          <w:w w:val="105"/>
        </w:rPr>
        <w:t xml:space="preserve"> </w:t>
      </w:r>
      <w:r>
        <w:rPr>
          <w:w w:val="105"/>
        </w:rPr>
        <w:t>of</w:t>
      </w:r>
    </w:p>
    <w:p w14:paraId="1DF11CE5" w14:textId="77777777" w:rsidR="00E2709D" w:rsidRDefault="00462487">
      <w:pPr>
        <w:pStyle w:val="BodyText"/>
        <w:spacing w:line="289" w:lineRule="exact"/>
        <w:ind w:left="227"/>
      </w:pPr>
      <w:r>
        <w:rPr>
          <w:rFonts w:ascii="Trebuchet MS"/>
          <w:sz w:val="12"/>
        </w:rPr>
        <w:t xml:space="preserve">112    </w:t>
      </w:r>
      <w:r>
        <w:rPr>
          <w:rFonts w:ascii="Trebuchet MS"/>
          <w:spacing w:val="19"/>
          <w:sz w:val="12"/>
        </w:rPr>
        <w:t xml:space="preserve"> </w:t>
      </w:r>
      <w:r>
        <w:rPr>
          <w:w w:val="105"/>
        </w:rPr>
        <w:t>those</w:t>
      </w:r>
      <w:r>
        <w:rPr>
          <w:spacing w:val="-1"/>
          <w:w w:val="105"/>
        </w:rPr>
        <w:t xml:space="preserve"> </w:t>
      </w:r>
      <w:r>
        <w:rPr>
          <w:w w:val="105"/>
        </w:rPr>
        <w:t>models,</w:t>
      </w:r>
      <w:r>
        <w:rPr>
          <w:spacing w:val="-1"/>
          <w:w w:val="105"/>
        </w:rPr>
        <w:t xml:space="preserve"> </w:t>
      </w:r>
      <w:r>
        <w:rPr>
          <w:w w:val="105"/>
        </w:rPr>
        <w:t>the</w:t>
      </w:r>
      <w:r>
        <w:rPr>
          <w:spacing w:val="-1"/>
          <w:w w:val="105"/>
        </w:rPr>
        <w:t xml:space="preserve"> </w:t>
      </w:r>
      <w:r>
        <w:rPr>
          <w:w w:val="105"/>
        </w:rPr>
        <w:t>criteria</w:t>
      </w:r>
      <w:r>
        <w:rPr>
          <w:spacing w:val="-2"/>
          <w:w w:val="105"/>
        </w:rPr>
        <w:t xml:space="preserve"> </w:t>
      </w:r>
      <w:r>
        <w:rPr>
          <w:w w:val="105"/>
        </w:rPr>
        <w:t>optimization</w:t>
      </w:r>
      <w:r>
        <w:rPr>
          <w:spacing w:val="-2"/>
          <w:w w:val="105"/>
        </w:rPr>
        <w:t xml:space="preserve"> </w:t>
      </w:r>
      <w:r>
        <w:rPr>
          <w:w w:val="105"/>
        </w:rPr>
        <w:t>process,</w:t>
      </w:r>
      <w:r>
        <w:rPr>
          <w:spacing w:val="-1"/>
          <w:w w:val="105"/>
        </w:rPr>
        <w:t xml:space="preserve"> </w:t>
      </w:r>
      <w:r>
        <w:rPr>
          <w:w w:val="105"/>
        </w:rPr>
        <w:t>and</w:t>
      </w:r>
      <w:r>
        <w:rPr>
          <w:spacing w:val="-2"/>
          <w:w w:val="105"/>
        </w:rPr>
        <w:t xml:space="preserve"> </w:t>
      </w:r>
      <w:r>
        <w:rPr>
          <w:w w:val="105"/>
        </w:rPr>
        <w:t>the</w:t>
      </w:r>
      <w:r>
        <w:rPr>
          <w:spacing w:val="-1"/>
          <w:w w:val="105"/>
        </w:rPr>
        <w:t xml:space="preserve"> </w:t>
      </w:r>
      <w:r>
        <w:rPr>
          <w:w w:val="105"/>
        </w:rPr>
        <w:t>skill</w:t>
      </w:r>
      <w:r>
        <w:rPr>
          <w:spacing w:val="-2"/>
          <w:w w:val="105"/>
        </w:rPr>
        <w:t xml:space="preserve"> </w:t>
      </w:r>
      <w:r>
        <w:rPr>
          <w:w w:val="105"/>
        </w:rPr>
        <w:t>metrics</w:t>
      </w:r>
      <w:r>
        <w:rPr>
          <w:spacing w:val="-2"/>
          <w:w w:val="105"/>
        </w:rPr>
        <w:t xml:space="preserve"> </w:t>
      </w:r>
      <w:r>
        <w:rPr>
          <w:w w:val="105"/>
        </w:rPr>
        <w:t>we</w:t>
      </w:r>
      <w:r>
        <w:rPr>
          <w:spacing w:val="-2"/>
          <w:w w:val="105"/>
        </w:rPr>
        <w:t xml:space="preserve"> </w:t>
      </w:r>
      <w:r>
        <w:rPr>
          <w:w w:val="105"/>
        </w:rPr>
        <w:t>tar-</w:t>
      </w:r>
    </w:p>
    <w:p w14:paraId="45EE4054" w14:textId="77777777" w:rsidR="00E2709D" w:rsidRDefault="00462487">
      <w:pPr>
        <w:pStyle w:val="BodyText"/>
        <w:spacing w:line="289" w:lineRule="exact"/>
        <w:ind w:left="227"/>
      </w:pPr>
      <w:r>
        <w:rPr>
          <w:rFonts w:ascii="Trebuchet MS"/>
          <w:sz w:val="12"/>
        </w:rPr>
        <w:t xml:space="preserve">113    </w:t>
      </w:r>
      <w:r>
        <w:rPr>
          <w:rFonts w:ascii="Trebuchet MS"/>
          <w:spacing w:val="19"/>
          <w:sz w:val="12"/>
        </w:rPr>
        <w:t xml:space="preserve"> </w:t>
      </w:r>
      <w:proofErr w:type="spellStart"/>
      <w:r>
        <w:t>geted</w:t>
      </w:r>
      <w:proofErr w:type="spellEnd"/>
      <w:r>
        <w:t xml:space="preserve">.  </w:t>
      </w:r>
      <w:r>
        <w:rPr>
          <w:spacing w:val="1"/>
        </w:rPr>
        <w:t xml:space="preserve"> </w:t>
      </w:r>
      <w:r>
        <w:t>Section</w:t>
      </w:r>
      <w:r>
        <w:rPr>
          <w:spacing w:val="48"/>
        </w:rPr>
        <w:t xml:space="preserve"> </w:t>
      </w:r>
      <w:hyperlink w:anchor="_bookmark14" w:history="1">
        <w:r>
          <w:t>4</w:t>
        </w:r>
      </w:hyperlink>
      <w:r>
        <w:rPr>
          <w:spacing w:val="48"/>
        </w:rPr>
        <w:t xml:space="preserve"> </w:t>
      </w:r>
      <w:r>
        <w:t>follows</w:t>
      </w:r>
      <w:r>
        <w:rPr>
          <w:spacing w:val="48"/>
        </w:rPr>
        <w:t xml:space="preserve"> </w:t>
      </w:r>
      <w:r>
        <w:t>a</w:t>
      </w:r>
      <w:r>
        <w:rPr>
          <w:spacing w:val="49"/>
        </w:rPr>
        <w:t xml:space="preserve"> </w:t>
      </w:r>
      <w:r>
        <w:t>similar</w:t>
      </w:r>
      <w:r>
        <w:rPr>
          <w:spacing w:val="48"/>
        </w:rPr>
        <w:t xml:space="preserve"> </w:t>
      </w:r>
      <w:r>
        <w:t>structure,</w:t>
      </w:r>
      <w:r>
        <w:rPr>
          <w:spacing w:val="52"/>
        </w:rPr>
        <w:t xml:space="preserve"> </w:t>
      </w:r>
      <w:r>
        <w:t>presenting</w:t>
      </w:r>
      <w:r>
        <w:rPr>
          <w:spacing w:val="49"/>
        </w:rPr>
        <w:t xml:space="preserve"> </w:t>
      </w:r>
      <w:r>
        <w:t>first</w:t>
      </w:r>
      <w:r>
        <w:rPr>
          <w:spacing w:val="48"/>
        </w:rPr>
        <w:t xml:space="preserve"> </w:t>
      </w:r>
      <w:r>
        <w:t>the</w:t>
      </w:r>
      <w:r>
        <w:rPr>
          <w:spacing w:val="48"/>
        </w:rPr>
        <w:t xml:space="preserve"> </w:t>
      </w:r>
      <w:r>
        <w:t>skill</w:t>
      </w:r>
      <w:r>
        <w:rPr>
          <w:spacing w:val="48"/>
        </w:rPr>
        <w:t xml:space="preserve"> </w:t>
      </w:r>
      <w:r>
        <w:t>of</w:t>
      </w:r>
      <w:r>
        <w:rPr>
          <w:spacing w:val="48"/>
        </w:rPr>
        <w:t xml:space="preserve"> </w:t>
      </w:r>
      <w:r>
        <w:t>in-</w:t>
      </w:r>
    </w:p>
    <w:p w14:paraId="6026A6C3" w14:textId="77777777" w:rsidR="00E2709D" w:rsidRDefault="00462487">
      <w:pPr>
        <w:pStyle w:val="BodyText"/>
        <w:spacing w:line="289" w:lineRule="exact"/>
        <w:ind w:left="227"/>
      </w:pPr>
      <w:r>
        <w:rPr>
          <w:rFonts w:ascii="Trebuchet MS"/>
          <w:sz w:val="12"/>
        </w:rPr>
        <w:t xml:space="preserve">114    </w:t>
      </w:r>
      <w:r>
        <w:rPr>
          <w:rFonts w:ascii="Trebuchet MS"/>
          <w:spacing w:val="19"/>
          <w:sz w:val="12"/>
        </w:rPr>
        <w:t xml:space="preserve"> </w:t>
      </w:r>
      <w:proofErr w:type="spellStart"/>
      <w:r>
        <w:rPr>
          <w:w w:val="105"/>
        </w:rPr>
        <w:t>dividual</w:t>
      </w:r>
      <w:proofErr w:type="spellEnd"/>
      <w:r>
        <w:rPr>
          <w:spacing w:val="3"/>
          <w:w w:val="105"/>
        </w:rPr>
        <w:t xml:space="preserve"> </w:t>
      </w:r>
      <w:r>
        <w:rPr>
          <w:w w:val="105"/>
        </w:rPr>
        <w:t>NWP,</w:t>
      </w:r>
      <w:r>
        <w:rPr>
          <w:spacing w:val="3"/>
          <w:w w:val="105"/>
        </w:rPr>
        <w:t xml:space="preserve"> </w:t>
      </w:r>
      <w:r>
        <w:rPr>
          <w:w w:val="105"/>
        </w:rPr>
        <w:t>followed</w:t>
      </w:r>
      <w:r>
        <w:rPr>
          <w:spacing w:val="3"/>
          <w:w w:val="105"/>
        </w:rPr>
        <w:t xml:space="preserve"> </w:t>
      </w:r>
      <w:r>
        <w:rPr>
          <w:w w:val="105"/>
        </w:rPr>
        <w:t>by</w:t>
      </w:r>
      <w:r>
        <w:rPr>
          <w:spacing w:val="3"/>
          <w:w w:val="105"/>
        </w:rPr>
        <w:t xml:space="preserve"> </w:t>
      </w:r>
      <w:r>
        <w:rPr>
          <w:w w:val="105"/>
        </w:rPr>
        <w:t>that</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combination</w:t>
      </w:r>
      <w:r>
        <w:rPr>
          <w:spacing w:val="3"/>
          <w:w w:val="105"/>
        </w:rPr>
        <w:t xml:space="preserve"> </w:t>
      </w:r>
      <w:r>
        <w:rPr>
          <w:w w:val="105"/>
        </w:rPr>
        <w:t>methods,</w:t>
      </w:r>
      <w:r>
        <w:rPr>
          <w:spacing w:val="4"/>
          <w:w w:val="105"/>
        </w:rPr>
        <w:t xml:space="preserve"> </w:t>
      </w:r>
      <w:r>
        <w:rPr>
          <w:w w:val="105"/>
        </w:rPr>
        <w:t>and</w:t>
      </w:r>
      <w:r>
        <w:rPr>
          <w:spacing w:val="3"/>
          <w:w w:val="105"/>
        </w:rPr>
        <w:t xml:space="preserve"> </w:t>
      </w:r>
      <w:r>
        <w:rPr>
          <w:w w:val="105"/>
        </w:rPr>
        <w:t>ends</w:t>
      </w:r>
      <w:r>
        <w:rPr>
          <w:spacing w:val="3"/>
          <w:w w:val="105"/>
        </w:rPr>
        <w:t xml:space="preserve"> </w:t>
      </w:r>
      <w:r>
        <w:rPr>
          <w:w w:val="105"/>
        </w:rPr>
        <w:t>with</w:t>
      </w:r>
    </w:p>
    <w:p w14:paraId="45D87549" w14:textId="77777777" w:rsidR="00E2709D" w:rsidRDefault="00462487">
      <w:pPr>
        <w:pStyle w:val="BodyText"/>
        <w:spacing w:line="289" w:lineRule="exact"/>
        <w:ind w:left="227"/>
      </w:pPr>
      <w:r>
        <w:rPr>
          <w:rFonts w:ascii="Trebuchet MS"/>
          <w:sz w:val="12"/>
        </w:rPr>
        <w:t xml:space="preserve">115    </w:t>
      </w:r>
      <w:r>
        <w:rPr>
          <w:rFonts w:ascii="Trebuchet MS"/>
          <w:spacing w:val="19"/>
          <w:sz w:val="12"/>
        </w:rPr>
        <w:t xml:space="preserve"> </w:t>
      </w:r>
      <w:r>
        <w:t>an</w:t>
      </w:r>
      <w:r>
        <w:rPr>
          <w:spacing w:val="51"/>
        </w:rPr>
        <w:t xml:space="preserve"> </w:t>
      </w:r>
      <w:r>
        <w:t>exploration</w:t>
      </w:r>
      <w:r>
        <w:rPr>
          <w:spacing w:val="51"/>
        </w:rPr>
        <w:t xml:space="preserve"> </w:t>
      </w:r>
      <w:r>
        <w:t>of</w:t>
      </w:r>
      <w:r>
        <w:rPr>
          <w:spacing w:val="51"/>
        </w:rPr>
        <w:t xml:space="preserve"> </w:t>
      </w:r>
      <w:r>
        <w:t>the</w:t>
      </w:r>
      <w:r>
        <w:rPr>
          <w:spacing w:val="51"/>
        </w:rPr>
        <w:t xml:space="preserve"> </w:t>
      </w:r>
      <w:r>
        <w:t>relationship</w:t>
      </w:r>
      <w:r>
        <w:rPr>
          <w:spacing w:val="51"/>
        </w:rPr>
        <w:t xml:space="preserve"> </w:t>
      </w:r>
      <w:r>
        <w:t>between</w:t>
      </w:r>
      <w:r>
        <w:rPr>
          <w:spacing w:val="51"/>
        </w:rPr>
        <w:t xml:space="preserve"> </w:t>
      </w:r>
      <w:r>
        <w:t>notification</w:t>
      </w:r>
      <w:r>
        <w:rPr>
          <w:spacing w:val="51"/>
        </w:rPr>
        <w:t xml:space="preserve"> </w:t>
      </w:r>
      <w:r>
        <w:t>skill</w:t>
      </w:r>
      <w:r>
        <w:rPr>
          <w:spacing w:val="51"/>
        </w:rPr>
        <w:t xml:space="preserve"> </w:t>
      </w:r>
      <w:r>
        <w:t>and</w:t>
      </w:r>
      <w:r>
        <w:rPr>
          <w:spacing w:val="51"/>
        </w:rPr>
        <w:t xml:space="preserve"> </w:t>
      </w:r>
      <w:r>
        <w:t>catchment</w:t>
      </w:r>
    </w:p>
    <w:p w14:paraId="1C184152" w14:textId="77777777" w:rsidR="00E2709D" w:rsidRDefault="00462487">
      <w:pPr>
        <w:pStyle w:val="BodyText"/>
        <w:spacing w:line="289" w:lineRule="exact"/>
        <w:ind w:left="227"/>
      </w:pPr>
      <w:r>
        <w:rPr>
          <w:rFonts w:ascii="Trebuchet MS"/>
          <w:sz w:val="12"/>
        </w:rPr>
        <w:t xml:space="preserve">116    </w:t>
      </w:r>
      <w:r>
        <w:rPr>
          <w:rFonts w:ascii="Trebuchet MS"/>
          <w:spacing w:val="19"/>
          <w:sz w:val="12"/>
        </w:rPr>
        <w:t xml:space="preserve"> </w:t>
      </w:r>
      <w:r>
        <w:t>area.</w:t>
      </w:r>
      <w:r>
        <w:rPr>
          <w:spacing w:val="91"/>
        </w:rPr>
        <w:t xml:space="preserve"> </w:t>
      </w:r>
      <w:r>
        <w:t>Section</w:t>
      </w:r>
      <w:r>
        <w:rPr>
          <w:spacing w:val="40"/>
        </w:rPr>
        <w:t xml:space="preserve"> </w:t>
      </w:r>
      <w:hyperlink w:anchor="_bookmark31" w:history="1">
        <w:r>
          <w:t>5</w:t>
        </w:r>
      </w:hyperlink>
      <w:r>
        <w:rPr>
          <w:spacing w:val="41"/>
        </w:rPr>
        <w:t xml:space="preserve"> </w:t>
      </w:r>
      <w:r>
        <w:t>discusses</w:t>
      </w:r>
      <w:r>
        <w:rPr>
          <w:spacing w:val="40"/>
        </w:rPr>
        <w:t xml:space="preserve"> </w:t>
      </w:r>
      <w:r>
        <w:t>the</w:t>
      </w:r>
      <w:r>
        <w:rPr>
          <w:spacing w:val="40"/>
        </w:rPr>
        <w:t xml:space="preserve"> </w:t>
      </w:r>
      <w:r>
        <w:t>importance</w:t>
      </w:r>
      <w:r>
        <w:rPr>
          <w:spacing w:val="41"/>
        </w:rPr>
        <w:t xml:space="preserve"> </w:t>
      </w:r>
      <w:r>
        <w:t>of</w:t>
      </w:r>
      <w:r>
        <w:rPr>
          <w:spacing w:val="40"/>
        </w:rPr>
        <w:t xml:space="preserve"> </w:t>
      </w:r>
      <w:r>
        <w:t>the</w:t>
      </w:r>
      <w:r>
        <w:rPr>
          <w:spacing w:val="40"/>
        </w:rPr>
        <w:t xml:space="preserve"> </w:t>
      </w:r>
      <w:proofErr w:type="spellStart"/>
      <w:r>
        <w:t>spatio</w:t>
      </w:r>
      <w:proofErr w:type="spellEnd"/>
      <w:r>
        <w:t>-temporal</w:t>
      </w:r>
      <w:r>
        <w:rPr>
          <w:spacing w:val="41"/>
        </w:rPr>
        <w:t xml:space="preserve"> </w:t>
      </w:r>
      <w:r>
        <w:t>framework</w:t>
      </w:r>
    </w:p>
    <w:p w14:paraId="698EAB6C" w14:textId="77777777" w:rsidR="00E2709D" w:rsidRDefault="00462487">
      <w:pPr>
        <w:pStyle w:val="BodyText"/>
        <w:spacing w:line="289" w:lineRule="exact"/>
        <w:ind w:left="227"/>
      </w:pPr>
      <w:r>
        <w:rPr>
          <w:rFonts w:ascii="Trebuchet MS"/>
          <w:sz w:val="12"/>
        </w:rPr>
        <w:t xml:space="preserve">117    </w:t>
      </w:r>
      <w:r>
        <w:rPr>
          <w:rFonts w:ascii="Trebuchet MS"/>
          <w:spacing w:val="19"/>
          <w:sz w:val="12"/>
        </w:rPr>
        <w:t xml:space="preserve"> </w:t>
      </w:r>
      <w:r>
        <w:t>and</w:t>
      </w:r>
      <w:r>
        <w:rPr>
          <w:spacing w:val="32"/>
        </w:rPr>
        <w:t xml:space="preserve"> </w:t>
      </w:r>
      <w:r>
        <w:t>target</w:t>
      </w:r>
      <w:r>
        <w:rPr>
          <w:spacing w:val="30"/>
        </w:rPr>
        <w:t xml:space="preserve"> </w:t>
      </w:r>
      <w:r>
        <w:t>metric</w:t>
      </w:r>
      <w:r>
        <w:rPr>
          <w:spacing w:val="31"/>
        </w:rPr>
        <w:t xml:space="preserve"> </w:t>
      </w:r>
      <w:r>
        <w:t>in</w:t>
      </w:r>
      <w:r>
        <w:rPr>
          <w:spacing w:val="31"/>
        </w:rPr>
        <w:t xml:space="preserve"> </w:t>
      </w:r>
      <w:r>
        <w:t>skill</w:t>
      </w:r>
      <w:r>
        <w:rPr>
          <w:spacing w:val="30"/>
        </w:rPr>
        <w:t xml:space="preserve"> </w:t>
      </w:r>
      <w:r>
        <w:t>analysis</w:t>
      </w:r>
      <w:r>
        <w:rPr>
          <w:spacing w:val="30"/>
        </w:rPr>
        <w:t xml:space="preserve"> </w:t>
      </w:r>
      <w:r>
        <w:t>like</w:t>
      </w:r>
      <w:r>
        <w:rPr>
          <w:spacing w:val="30"/>
        </w:rPr>
        <w:t xml:space="preserve"> </w:t>
      </w:r>
      <w:r>
        <w:t>the</w:t>
      </w:r>
      <w:r>
        <w:rPr>
          <w:spacing w:val="31"/>
        </w:rPr>
        <w:t xml:space="preserve"> </w:t>
      </w:r>
      <w:r>
        <w:t>one</w:t>
      </w:r>
      <w:r>
        <w:rPr>
          <w:spacing w:val="31"/>
        </w:rPr>
        <w:t xml:space="preserve"> </w:t>
      </w:r>
      <w:r>
        <w:t>here</w:t>
      </w:r>
      <w:r>
        <w:rPr>
          <w:spacing w:val="30"/>
        </w:rPr>
        <w:t xml:space="preserve"> </w:t>
      </w:r>
      <w:r>
        <w:t>presented,</w:t>
      </w:r>
      <w:r>
        <w:rPr>
          <w:spacing w:val="32"/>
        </w:rPr>
        <w:t xml:space="preserve"> </w:t>
      </w:r>
      <w:r>
        <w:t>the</w:t>
      </w:r>
      <w:r>
        <w:rPr>
          <w:spacing w:val="30"/>
        </w:rPr>
        <w:t xml:space="preserve"> </w:t>
      </w:r>
      <w:r>
        <w:t>trade-offs</w:t>
      </w:r>
    </w:p>
    <w:p w14:paraId="215336C3" w14:textId="77777777" w:rsidR="00E2709D" w:rsidRDefault="00462487">
      <w:pPr>
        <w:pStyle w:val="BodyText"/>
        <w:spacing w:line="289" w:lineRule="exact"/>
        <w:ind w:left="227"/>
      </w:pPr>
      <w:r>
        <w:rPr>
          <w:rFonts w:ascii="Trebuchet MS"/>
          <w:sz w:val="12"/>
        </w:rPr>
        <w:t xml:space="preserve">118    </w:t>
      </w:r>
      <w:r>
        <w:rPr>
          <w:rFonts w:ascii="Trebuchet MS"/>
          <w:spacing w:val="19"/>
          <w:sz w:val="12"/>
        </w:rPr>
        <w:t xml:space="preserve"> </w:t>
      </w:r>
      <w:r>
        <w:rPr>
          <w:w w:val="105"/>
        </w:rPr>
        <w:t>between</w:t>
      </w:r>
      <w:r>
        <w:rPr>
          <w:spacing w:val="26"/>
          <w:w w:val="105"/>
        </w:rPr>
        <w:t xml:space="preserve"> </w:t>
      </w:r>
      <w:r>
        <w:rPr>
          <w:w w:val="105"/>
        </w:rPr>
        <w:t>the</w:t>
      </w:r>
      <w:r>
        <w:rPr>
          <w:spacing w:val="26"/>
          <w:w w:val="105"/>
        </w:rPr>
        <w:t xml:space="preserve"> </w:t>
      </w:r>
      <w:r>
        <w:rPr>
          <w:w w:val="105"/>
        </w:rPr>
        <w:t>notification</w:t>
      </w:r>
      <w:r>
        <w:rPr>
          <w:spacing w:val="26"/>
          <w:w w:val="105"/>
        </w:rPr>
        <w:t xml:space="preserve"> </w:t>
      </w:r>
      <w:r>
        <w:rPr>
          <w:w w:val="105"/>
        </w:rPr>
        <w:t>criteria,</w:t>
      </w:r>
      <w:r>
        <w:rPr>
          <w:spacing w:val="32"/>
          <w:w w:val="105"/>
        </w:rPr>
        <w:t xml:space="preserve"> </w:t>
      </w:r>
      <w:r>
        <w:rPr>
          <w:w w:val="105"/>
        </w:rPr>
        <w:t>the</w:t>
      </w:r>
      <w:r>
        <w:rPr>
          <w:spacing w:val="26"/>
          <w:w w:val="105"/>
        </w:rPr>
        <w:t xml:space="preserve"> </w:t>
      </w:r>
      <w:r>
        <w:rPr>
          <w:w w:val="105"/>
        </w:rPr>
        <w:t>benefits</w:t>
      </w:r>
      <w:r>
        <w:rPr>
          <w:spacing w:val="26"/>
          <w:w w:val="105"/>
        </w:rPr>
        <w:t xml:space="preserve"> </w:t>
      </w:r>
      <w:r>
        <w:rPr>
          <w:w w:val="105"/>
        </w:rPr>
        <w:t>of</w:t>
      </w:r>
      <w:r>
        <w:rPr>
          <w:spacing w:val="26"/>
          <w:w w:val="105"/>
        </w:rPr>
        <w:t xml:space="preserve"> </w:t>
      </w:r>
      <w:r>
        <w:rPr>
          <w:w w:val="105"/>
        </w:rPr>
        <w:t>combining</w:t>
      </w:r>
      <w:r>
        <w:rPr>
          <w:spacing w:val="26"/>
          <w:w w:val="105"/>
        </w:rPr>
        <w:t xml:space="preserve"> </w:t>
      </w:r>
      <w:r>
        <w:rPr>
          <w:w w:val="105"/>
        </w:rPr>
        <w:t>NWP</w:t>
      </w:r>
      <w:r>
        <w:rPr>
          <w:spacing w:val="26"/>
          <w:w w:val="105"/>
        </w:rPr>
        <w:t xml:space="preserve"> </w:t>
      </w:r>
      <w:r>
        <w:rPr>
          <w:w w:val="105"/>
        </w:rPr>
        <w:t>models,</w:t>
      </w:r>
    </w:p>
    <w:p w14:paraId="1068993B" w14:textId="79C7D226" w:rsidR="00E2709D" w:rsidRDefault="00462487">
      <w:pPr>
        <w:pStyle w:val="BodyText"/>
        <w:spacing w:line="291" w:lineRule="exact"/>
        <w:ind w:left="227"/>
      </w:pPr>
      <w:r>
        <w:rPr>
          <w:rFonts w:ascii="Trebuchet MS"/>
          <w:sz w:val="12"/>
        </w:rPr>
        <w:t xml:space="preserve">119    </w:t>
      </w:r>
      <w:r>
        <w:rPr>
          <w:rFonts w:ascii="Trebuchet MS"/>
          <w:spacing w:val="19"/>
          <w:sz w:val="12"/>
        </w:rPr>
        <w:t xml:space="preserve"> </w:t>
      </w:r>
      <w:r>
        <w:t>and</w:t>
      </w:r>
      <w:r>
        <w:rPr>
          <w:spacing w:val="31"/>
        </w:rPr>
        <w:t xml:space="preserve"> </w:t>
      </w:r>
      <w:r>
        <w:t>the</w:t>
      </w:r>
      <w:r>
        <w:rPr>
          <w:spacing w:val="31"/>
        </w:rPr>
        <w:t xml:space="preserve"> </w:t>
      </w:r>
      <w:r>
        <w:t>challenges</w:t>
      </w:r>
      <w:r>
        <w:rPr>
          <w:spacing w:val="32"/>
        </w:rPr>
        <w:t xml:space="preserve"> </w:t>
      </w:r>
      <w:r>
        <w:t>in</w:t>
      </w:r>
      <w:r>
        <w:rPr>
          <w:spacing w:val="30"/>
        </w:rPr>
        <w:t xml:space="preserve"> </w:t>
      </w:r>
      <w:r>
        <w:t>selecting</w:t>
      </w:r>
      <w:r>
        <w:rPr>
          <w:spacing w:val="31"/>
        </w:rPr>
        <w:t xml:space="preserve"> </w:t>
      </w:r>
      <w:r>
        <w:t>a</w:t>
      </w:r>
      <w:r>
        <w:rPr>
          <w:spacing w:val="31"/>
        </w:rPr>
        <w:t xml:space="preserve"> </w:t>
      </w:r>
      <w:r>
        <w:t>combination</w:t>
      </w:r>
      <w:r>
        <w:rPr>
          <w:spacing w:val="32"/>
        </w:rPr>
        <w:t xml:space="preserve"> </w:t>
      </w:r>
      <w:r>
        <w:t>method.</w:t>
      </w:r>
      <w:ins w:id="120" w:author="Pechlivanidis Ilias" w:date="2024-02-10T12:45:00Z">
        <w:r w:rsidR="00390EB0">
          <w:t xml:space="preserve"> Finally, Section 6 states the conclusions.</w:t>
        </w:r>
      </w:ins>
    </w:p>
    <w:p w14:paraId="17CB1D5D" w14:textId="77777777" w:rsidR="00E2709D" w:rsidRDefault="00E2709D">
      <w:pPr>
        <w:pStyle w:val="BodyText"/>
        <w:spacing w:before="11"/>
      </w:pPr>
    </w:p>
    <w:p w14:paraId="663243B6" w14:textId="77777777" w:rsidR="00E2709D" w:rsidRDefault="00462487">
      <w:pPr>
        <w:spacing w:before="51"/>
        <w:ind w:left="227"/>
        <w:rPr>
          <w:b/>
          <w:sz w:val="24"/>
        </w:rPr>
      </w:pPr>
      <w:r>
        <w:rPr>
          <w:rFonts w:ascii="Trebuchet MS"/>
          <w:sz w:val="12"/>
        </w:rPr>
        <w:t xml:space="preserve">120    </w:t>
      </w:r>
      <w:bookmarkStart w:id="121" w:name="Data"/>
      <w:bookmarkEnd w:id="121"/>
      <w:r>
        <w:rPr>
          <w:rFonts w:ascii="Trebuchet MS"/>
          <w:spacing w:val="19"/>
          <w:sz w:val="12"/>
        </w:rPr>
        <w:t xml:space="preserve"> </w:t>
      </w:r>
      <w:bookmarkStart w:id="122" w:name="_bookmark0"/>
      <w:bookmarkEnd w:id="122"/>
      <w:r>
        <w:rPr>
          <w:b/>
          <w:w w:val="110"/>
          <w:sz w:val="24"/>
        </w:rPr>
        <w:t>2.   Data</w:t>
      </w:r>
    </w:p>
    <w:p w14:paraId="315C8F89" w14:textId="77777777" w:rsidR="00E2709D" w:rsidRDefault="00462487">
      <w:pPr>
        <w:pStyle w:val="BodyText"/>
        <w:tabs>
          <w:tab w:val="left" w:pos="968"/>
        </w:tabs>
        <w:spacing w:before="175" w:line="291" w:lineRule="exact"/>
        <w:ind w:left="227"/>
      </w:pPr>
      <w:r>
        <w:rPr>
          <w:rFonts w:ascii="Trebuchet MS"/>
          <w:sz w:val="12"/>
        </w:rPr>
        <w:t>121</w:t>
      </w:r>
      <w:r>
        <w:rPr>
          <w:rFonts w:ascii="Trebuchet MS"/>
          <w:sz w:val="12"/>
        </w:rPr>
        <w:tab/>
      </w:r>
      <w:r>
        <w:t>The</w:t>
      </w:r>
      <w:r>
        <w:rPr>
          <w:spacing w:val="33"/>
        </w:rPr>
        <w:t xml:space="preserve"> </w:t>
      </w:r>
      <w:r>
        <w:t>data</w:t>
      </w:r>
      <w:r>
        <w:rPr>
          <w:spacing w:val="33"/>
        </w:rPr>
        <w:t xml:space="preserve"> </w:t>
      </w:r>
      <w:r>
        <w:t>used</w:t>
      </w:r>
      <w:r>
        <w:rPr>
          <w:spacing w:val="33"/>
        </w:rPr>
        <w:t xml:space="preserve"> </w:t>
      </w:r>
      <w:r>
        <w:t>in</w:t>
      </w:r>
      <w:r>
        <w:rPr>
          <w:spacing w:val="33"/>
        </w:rPr>
        <w:t xml:space="preserve"> </w:t>
      </w:r>
      <w:r>
        <w:t>this</w:t>
      </w:r>
      <w:r>
        <w:rPr>
          <w:spacing w:val="33"/>
        </w:rPr>
        <w:t xml:space="preserve"> </w:t>
      </w:r>
      <w:r>
        <w:t>analysis</w:t>
      </w:r>
      <w:r>
        <w:rPr>
          <w:spacing w:val="33"/>
        </w:rPr>
        <w:t xml:space="preserve"> </w:t>
      </w:r>
      <w:r>
        <w:t>is</w:t>
      </w:r>
      <w:r>
        <w:rPr>
          <w:spacing w:val="33"/>
        </w:rPr>
        <w:t xml:space="preserve"> </w:t>
      </w:r>
      <w:r>
        <w:t>taken</w:t>
      </w:r>
      <w:r>
        <w:rPr>
          <w:spacing w:val="34"/>
        </w:rPr>
        <w:t xml:space="preserve"> </w:t>
      </w:r>
      <w:r>
        <w:t>from</w:t>
      </w:r>
      <w:r>
        <w:rPr>
          <w:spacing w:val="33"/>
        </w:rPr>
        <w:t xml:space="preserve"> </w:t>
      </w:r>
      <w:r>
        <w:t>the</w:t>
      </w:r>
      <w:r>
        <w:rPr>
          <w:spacing w:val="33"/>
        </w:rPr>
        <w:t xml:space="preserve"> </w:t>
      </w:r>
      <w:r>
        <w:t>operational</w:t>
      </w:r>
      <w:r>
        <w:rPr>
          <w:spacing w:val="33"/>
        </w:rPr>
        <w:t xml:space="preserve"> </w:t>
      </w:r>
      <w:r>
        <w:t>setup</w:t>
      </w:r>
      <w:r>
        <w:rPr>
          <w:spacing w:val="33"/>
        </w:rPr>
        <w:t xml:space="preserve"> </w:t>
      </w:r>
      <w:r>
        <w:t>of</w:t>
      </w:r>
      <w:r>
        <w:rPr>
          <w:spacing w:val="33"/>
        </w:rPr>
        <w:t xml:space="preserve"> </w:t>
      </w:r>
      <w:r>
        <w:t>the</w:t>
      </w:r>
    </w:p>
    <w:p w14:paraId="46FB3C42" w14:textId="77777777" w:rsidR="00E2709D" w:rsidRDefault="00462487">
      <w:pPr>
        <w:pStyle w:val="BodyText"/>
        <w:spacing w:line="289" w:lineRule="exact"/>
        <w:ind w:left="227"/>
      </w:pPr>
      <w:r>
        <w:rPr>
          <w:rFonts w:ascii="Trebuchet MS"/>
          <w:sz w:val="12"/>
        </w:rPr>
        <w:t xml:space="preserve">122    </w:t>
      </w:r>
      <w:r>
        <w:rPr>
          <w:rFonts w:ascii="Trebuchet MS"/>
          <w:spacing w:val="19"/>
          <w:sz w:val="12"/>
        </w:rPr>
        <w:t xml:space="preserve"> </w:t>
      </w:r>
      <w:r>
        <w:rPr>
          <w:w w:val="105"/>
        </w:rPr>
        <w:t>EFAS</w:t>
      </w:r>
      <w:r>
        <w:rPr>
          <w:spacing w:val="16"/>
          <w:w w:val="105"/>
        </w:rPr>
        <w:t xml:space="preserve"> </w:t>
      </w:r>
      <w:r>
        <w:rPr>
          <w:w w:val="105"/>
        </w:rPr>
        <w:t>in</w:t>
      </w:r>
      <w:r>
        <w:rPr>
          <w:spacing w:val="15"/>
          <w:w w:val="105"/>
        </w:rPr>
        <w:t xml:space="preserve"> </w:t>
      </w:r>
      <w:r>
        <w:rPr>
          <w:w w:val="105"/>
        </w:rPr>
        <w:t>its</w:t>
      </w:r>
      <w:r>
        <w:rPr>
          <w:spacing w:val="15"/>
          <w:w w:val="105"/>
        </w:rPr>
        <w:t xml:space="preserve"> </w:t>
      </w:r>
      <w:r>
        <w:rPr>
          <w:w w:val="105"/>
        </w:rPr>
        <w:t>version</w:t>
      </w:r>
      <w:r>
        <w:rPr>
          <w:spacing w:val="16"/>
          <w:w w:val="105"/>
        </w:rPr>
        <w:t xml:space="preserve"> </w:t>
      </w:r>
      <w:r>
        <w:rPr>
          <w:w w:val="105"/>
        </w:rPr>
        <w:t>4</w:t>
      </w:r>
      <w:r>
        <w:rPr>
          <w:spacing w:val="15"/>
          <w:w w:val="105"/>
        </w:rPr>
        <w:t xml:space="preserve"> </w:t>
      </w:r>
      <w:hyperlink w:anchor="_bookmark46" w:history="1">
        <w:r>
          <w:rPr>
            <w:w w:val="105"/>
          </w:rPr>
          <w:t>Joint</w:t>
        </w:r>
        <w:r>
          <w:rPr>
            <w:spacing w:val="15"/>
            <w:w w:val="105"/>
          </w:rPr>
          <w:t xml:space="preserve"> </w:t>
        </w:r>
        <w:r>
          <w:rPr>
            <w:w w:val="105"/>
          </w:rPr>
          <w:t>Research</w:t>
        </w:r>
        <w:r>
          <w:rPr>
            <w:spacing w:val="16"/>
            <w:w w:val="105"/>
          </w:rPr>
          <w:t xml:space="preserve"> </w:t>
        </w:r>
        <w:r>
          <w:rPr>
            <w:w w:val="105"/>
          </w:rPr>
          <w:t>Centre</w:t>
        </w:r>
        <w:r>
          <w:rPr>
            <w:spacing w:val="15"/>
            <w:w w:val="105"/>
          </w:rPr>
          <w:t xml:space="preserve"> </w:t>
        </w:r>
        <w:r>
          <w:rPr>
            <w:w w:val="105"/>
          </w:rPr>
          <w:t>-</w:t>
        </w:r>
        <w:r>
          <w:rPr>
            <w:spacing w:val="16"/>
            <w:w w:val="105"/>
          </w:rPr>
          <w:t xml:space="preserve"> </w:t>
        </w:r>
        <w:r>
          <w:rPr>
            <w:w w:val="105"/>
          </w:rPr>
          <w:t>European</w:t>
        </w:r>
        <w:r>
          <w:rPr>
            <w:spacing w:val="15"/>
            <w:w w:val="105"/>
          </w:rPr>
          <w:t xml:space="preserve"> </w:t>
        </w:r>
        <w:r>
          <w:rPr>
            <w:w w:val="105"/>
          </w:rPr>
          <w:t>Commission</w:t>
        </w:r>
        <w:r>
          <w:rPr>
            <w:spacing w:val="15"/>
            <w:w w:val="105"/>
          </w:rPr>
          <w:t xml:space="preserve"> </w:t>
        </w:r>
      </w:hyperlink>
      <w:hyperlink w:anchor="_bookmark46" w:history="1">
        <w:r>
          <w:rPr>
            <w:w w:val="105"/>
          </w:rPr>
          <w:t>(2020).</w:t>
        </w:r>
      </w:hyperlink>
    </w:p>
    <w:p w14:paraId="2F438060" w14:textId="77777777" w:rsidR="00E2709D" w:rsidRDefault="00462487">
      <w:pPr>
        <w:pStyle w:val="BodyText"/>
        <w:spacing w:line="289" w:lineRule="exact"/>
        <w:ind w:left="227"/>
      </w:pPr>
      <w:r>
        <w:rPr>
          <w:rFonts w:ascii="Trebuchet MS"/>
          <w:sz w:val="12"/>
        </w:rPr>
        <w:t xml:space="preserve">123    </w:t>
      </w:r>
      <w:r>
        <w:rPr>
          <w:rFonts w:ascii="Trebuchet MS"/>
          <w:spacing w:val="19"/>
          <w:sz w:val="12"/>
        </w:rPr>
        <w:t xml:space="preserve"> </w:t>
      </w:r>
      <w:r>
        <w:rPr>
          <w:w w:val="105"/>
        </w:rPr>
        <w:t>EFAS</w:t>
      </w:r>
      <w:r>
        <w:rPr>
          <w:spacing w:val="15"/>
          <w:w w:val="105"/>
        </w:rPr>
        <w:t xml:space="preserve"> </w:t>
      </w:r>
      <w:r>
        <w:rPr>
          <w:w w:val="105"/>
        </w:rPr>
        <w:t>generates</w:t>
      </w:r>
      <w:r>
        <w:rPr>
          <w:spacing w:val="14"/>
          <w:w w:val="105"/>
        </w:rPr>
        <w:t xml:space="preserve"> </w:t>
      </w:r>
      <w:r>
        <w:rPr>
          <w:w w:val="105"/>
        </w:rPr>
        <w:t>a</w:t>
      </w:r>
      <w:r>
        <w:rPr>
          <w:spacing w:val="15"/>
          <w:w w:val="105"/>
        </w:rPr>
        <w:t xml:space="preserve"> </w:t>
      </w:r>
      <w:r>
        <w:rPr>
          <w:w w:val="105"/>
        </w:rPr>
        <w:t>hydrological</w:t>
      </w:r>
      <w:r>
        <w:rPr>
          <w:spacing w:val="14"/>
          <w:w w:val="105"/>
        </w:rPr>
        <w:t xml:space="preserve"> </w:t>
      </w:r>
      <w:r>
        <w:rPr>
          <w:w w:val="105"/>
        </w:rPr>
        <w:t>forecast</w:t>
      </w:r>
      <w:r>
        <w:rPr>
          <w:spacing w:val="15"/>
          <w:w w:val="105"/>
        </w:rPr>
        <w:t xml:space="preserve"> </w:t>
      </w:r>
      <w:r>
        <w:rPr>
          <w:w w:val="105"/>
        </w:rPr>
        <w:t>twice</w:t>
      </w:r>
      <w:r>
        <w:rPr>
          <w:spacing w:val="14"/>
          <w:w w:val="105"/>
        </w:rPr>
        <w:t xml:space="preserve"> </w:t>
      </w:r>
      <w:r>
        <w:rPr>
          <w:w w:val="105"/>
        </w:rPr>
        <w:t>a</w:t>
      </w:r>
      <w:r>
        <w:rPr>
          <w:spacing w:val="15"/>
          <w:w w:val="105"/>
        </w:rPr>
        <w:t xml:space="preserve"> </w:t>
      </w:r>
      <w:r>
        <w:rPr>
          <w:w w:val="105"/>
        </w:rPr>
        <w:t>day</w:t>
      </w:r>
      <w:r>
        <w:rPr>
          <w:spacing w:val="14"/>
          <w:w w:val="105"/>
        </w:rPr>
        <w:t xml:space="preserve"> </w:t>
      </w:r>
      <w:r>
        <w:rPr>
          <w:w w:val="105"/>
        </w:rPr>
        <w:t>(00</w:t>
      </w:r>
      <w:r>
        <w:rPr>
          <w:spacing w:val="15"/>
          <w:w w:val="105"/>
        </w:rPr>
        <w:t xml:space="preserve"> </w:t>
      </w:r>
      <w:r>
        <w:rPr>
          <w:w w:val="105"/>
        </w:rPr>
        <w:t>and</w:t>
      </w:r>
      <w:r>
        <w:rPr>
          <w:spacing w:val="14"/>
          <w:w w:val="105"/>
        </w:rPr>
        <w:t xml:space="preserve"> </w:t>
      </w:r>
      <w:r>
        <w:rPr>
          <w:w w:val="105"/>
        </w:rPr>
        <w:t>12</w:t>
      </w:r>
      <w:r>
        <w:rPr>
          <w:spacing w:val="15"/>
          <w:w w:val="105"/>
        </w:rPr>
        <w:t xml:space="preserve"> </w:t>
      </w:r>
      <w:r>
        <w:rPr>
          <w:w w:val="105"/>
        </w:rPr>
        <w:t>UTC)</w:t>
      </w:r>
      <w:r>
        <w:rPr>
          <w:spacing w:val="14"/>
          <w:w w:val="105"/>
        </w:rPr>
        <w:t xml:space="preserve"> </w:t>
      </w:r>
      <w:r>
        <w:rPr>
          <w:w w:val="105"/>
        </w:rPr>
        <w:t>forced</w:t>
      </w:r>
    </w:p>
    <w:p w14:paraId="4BA0B8E4" w14:textId="77777777" w:rsidR="00E2709D" w:rsidRDefault="00462487">
      <w:pPr>
        <w:pStyle w:val="BodyText"/>
        <w:spacing w:line="289" w:lineRule="exact"/>
        <w:ind w:left="227"/>
      </w:pPr>
      <w:r>
        <w:rPr>
          <w:rFonts w:ascii="Trebuchet MS"/>
          <w:sz w:val="12"/>
        </w:rPr>
        <w:t xml:space="preserve">124    </w:t>
      </w:r>
      <w:r>
        <w:rPr>
          <w:rFonts w:ascii="Trebuchet MS"/>
          <w:spacing w:val="19"/>
          <w:sz w:val="12"/>
        </w:rPr>
        <w:t xml:space="preserve"> </w:t>
      </w:r>
      <w:r>
        <w:t>by</w:t>
      </w:r>
      <w:r>
        <w:rPr>
          <w:spacing w:val="13"/>
        </w:rPr>
        <w:t xml:space="preserve"> </w:t>
      </w:r>
      <w:r>
        <w:t>the</w:t>
      </w:r>
      <w:r>
        <w:rPr>
          <w:spacing w:val="13"/>
        </w:rPr>
        <w:t xml:space="preserve"> </w:t>
      </w:r>
      <w:r>
        <w:t>meteorological</w:t>
      </w:r>
      <w:r>
        <w:rPr>
          <w:spacing w:val="13"/>
        </w:rPr>
        <w:t xml:space="preserve"> </w:t>
      </w:r>
      <w:r>
        <w:t>forecast</w:t>
      </w:r>
      <w:r>
        <w:rPr>
          <w:spacing w:val="11"/>
        </w:rPr>
        <w:t xml:space="preserve"> </w:t>
      </w:r>
      <w:r>
        <w:t>of</w:t>
      </w:r>
      <w:r>
        <w:rPr>
          <w:spacing w:val="13"/>
        </w:rPr>
        <w:t xml:space="preserve"> </w:t>
      </w:r>
      <w:r>
        <w:t>four</w:t>
      </w:r>
      <w:r>
        <w:rPr>
          <w:spacing w:val="12"/>
        </w:rPr>
        <w:t xml:space="preserve"> </w:t>
      </w:r>
      <w:r>
        <w:t>different</w:t>
      </w:r>
      <w:r>
        <w:rPr>
          <w:spacing w:val="13"/>
        </w:rPr>
        <w:t xml:space="preserve"> </w:t>
      </w:r>
      <w:r>
        <w:t>NWP</w:t>
      </w:r>
      <w:r>
        <w:rPr>
          <w:spacing w:val="11"/>
        </w:rPr>
        <w:t xml:space="preserve"> </w:t>
      </w:r>
      <w:r>
        <w:t>models</w:t>
      </w:r>
      <w:r>
        <w:rPr>
          <w:spacing w:val="13"/>
        </w:rPr>
        <w:t xml:space="preserve"> </w:t>
      </w:r>
      <w:r>
        <w:t>outlined</w:t>
      </w:r>
      <w:r>
        <w:rPr>
          <w:spacing w:val="13"/>
        </w:rPr>
        <w:t xml:space="preserve"> </w:t>
      </w:r>
      <w:r>
        <w:t>in</w:t>
      </w:r>
      <w:r>
        <w:rPr>
          <w:spacing w:val="13"/>
        </w:rPr>
        <w:t xml:space="preserve"> </w:t>
      </w:r>
      <w:r>
        <w:t>Table</w:t>
      </w:r>
    </w:p>
    <w:p w14:paraId="6FE1F0BF" w14:textId="77777777" w:rsidR="00E2709D" w:rsidRDefault="00462487">
      <w:pPr>
        <w:pStyle w:val="BodyText"/>
        <w:spacing w:line="289" w:lineRule="exact"/>
        <w:ind w:left="227"/>
      </w:pPr>
      <w:r>
        <w:rPr>
          <w:rFonts w:ascii="Trebuchet MS"/>
          <w:sz w:val="12"/>
        </w:rPr>
        <w:t xml:space="preserve">125    </w:t>
      </w:r>
      <w:r>
        <w:rPr>
          <w:rFonts w:ascii="Trebuchet MS"/>
          <w:spacing w:val="19"/>
          <w:sz w:val="12"/>
        </w:rPr>
        <w:t xml:space="preserve"> </w:t>
      </w:r>
      <w:hyperlink w:anchor="_bookmark1" w:history="1">
        <w:r>
          <w:rPr>
            <w:w w:val="110"/>
          </w:rPr>
          <w:t>1.</w:t>
        </w:r>
      </w:hyperlink>
      <w:r>
        <w:rPr>
          <w:spacing w:val="9"/>
          <w:w w:val="110"/>
        </w:rPr>
        <w:t xml:space="preserve"> </w:t>
      </w:r>
      <w:r>
        <w:rPr>
          <w:w w:val="110"/>
        </w:rPr>
        <w:t>EFAS</w:t>
      </w:r>
      <w:r>
        <w:rPr>
          <w:spacing w:val="-9"/>
          <w:w w:val="110"/>
        </w:rPr>
        <w:t xml:space="preserve"> </w:t>
      </w:r>
      <w:r>
        <w:rPr>
          <w:w w:val="110"/>
        </w:rPr>
        <w:t>integrates</w:t>
      </w:r>
      <w:r>
        <w:rPr>
          <w:spacing w:val="-10"/>
          <w:w w:val="110"/>
        </w:rPr>
        <w:t xml:space="preserve"> </w:t>
      </w:r>
      <w:r>
        <w:rPr>
          <w:w w:val="110"/>
        </w:rPr>
        <w:t>forecasts</w:t>
      </w:r>
      <w:r>
        <w:rPr>
          <w:spacing w:val="-9"/>
          <w:w w:val="110"/>
        </w:rPr>
        <w:t xml:space="preserve"> </w:t>
      </w:r>
      <w:r>
        <w:rPr>
          <w:w w:val="110"/>
        </w:rPr>
        <w:t>from</w:t>
      </w:r>
      <w:r>
        <w:rPr>
          <w:spacing w:val="-9"/>
          <w:w w:val="110"/>
        </w:rPr>
        <w:t xml:space="preserve"> </w:t>
      </w:r>
      <w:r>
        <w:rPr>
          <w:w w:val="110"/>
        </w:rPr>
        <w:t>probabilistic</w:t>
      </w:r>
      <w:r>
        <w:rPr>
          <w:spacing w:val="-10"/>
          <w:w w:val="110"/>
        </w:rPr>
        <w:t xml:space="preserve"> </w:t>
      </w:r>
      <w:r>
        <w:rPr>
          <w:w w:val="110"/>
        </w:rPr>
        <w:t>models</w:t>
      </w:r>
      <w:r>
        <w:rPr>
          <w:spacing w:val="-9"/>
          <w:w w:val="110"/>
        </w:rPr>
        <w:t xml:space="preserve"> </w:t>
      </w:r>
      <w:r>
        <w:rPr>
          <w:w w:val="110"/>
        </w:rPr>
        <w:t>(COS</w:t>
      </w:r>
      <w:r>
        <w:rPr>
          <w:spacing w:val="-9"/>
          <w:w w:val="110"/>
        </w:rPr>
        <w:t xml:space="preserve"> </w:t>
      </w:r>
      <w:r>
        <w:rPr>
          <w:w w:val="110"/>
        </w:rPr>
        <w:t>and</w:t>
      </w:r>
      <w:r>
        <w:rPr>
          <w:spacing w:val="-10"/>
          <w:w w:val="110"/>
        </w:rPr>
        <w:t xml:space="preserve"> </w:t>
      </w:r>
      <w:r>
        <w:rPr>
          <w:w w:val="110"/>
        </w:rPr>
        <w:t>ENS)</w:t>
      </w:r>
      <w:r>
        <w:rPr>
          <w:spacing w:val="-9"/>
          <w:w w:val="110"/>
        </w:rPr>
        <w:t xml:space="preserve"> </w:t>
      </w:r>
      <w:r>
        <w:rPr>
          <w:w w:val="110"/>
        </w:rPr>
        <w:t>and</w:t>
      </w:r>
    </w:p>
    <w:p w14:paraId="49DDBB22" w14:textId="77777777" w:rsidR="00E2709D" w:rsidRDefault="00462487">
      <w:pPr>
        <w:pStyle w:val="BodyText"/>
        <w:spacing w:line="289" w:lineRule="exact"/>
        <w:ind w:left="227"/>
      </w:pPr>
      <w:r>
        <w:rPr>
          <w:rFonts w:ascii="Trebuchet MS"/>
          <w:sz w:val="12"/>
        </w:rPr>
        <w:t xml:space="preserve">126    </w:t>
      </w:r>
      <w:r>
        <w:rPr>
          <w:rFonts w:ascii="Trebuchet MS"/>
          <w:spacing w:val="19"/>
          <w:sz w:val="12"/>
        </w:rPr>
        <w:t xml:space="preserve"> </w:t>
      </w:r>
      <w:r>
        <w:rPr>
          <w:w w:val="105"/>
        </w:rPr>
        <w:t>deterministic</w:t>
      </w:r>
      <w:r>
        <w:rPr>
          <w:spacing w:val="23"/>
          <w:w w:val="105"/>
        </w:rPr>
        <w:t xml:space="preserve"> </w:t>
      </w:r>
      <w:r>
        <w:rPr>
          <w:w w:val="105"/>
        </w:rPr>
        <w:t>models</w:t>
      </w:r>
      <w:r>
        <w:rPr>
          <w:spacing w:val="25"/>
          <w:w w:val="105"/>
        </w:rPr>
        <w:t xml:space="preserve"> </w:t>
      </w:r>
      <w:r>
        <w:rPr>
          <w:w w:val="105"/>
        </w:rPr>
        <w:t>(DWD</w:t>
      </w:r>
      <w:r>
        <w:rPr>
          <w:spacing w:val="23"/>
          <w:w w:val="105"/>
        </w:rPr>
        <w:t xml:space="preserve"> </w:t>
      </w:r>
      <w:r>
        <w:rPr>
          <w:w w:val="105"/>
        </w:rPr>
        <w:t>and</w:t>
      </w:r>
      <w:r>
        <w:rPr>
          <w:spacing w:val="23"/>
          <w:w w:val="105"/>
        </w:rPr>
        <w:t xml:space="preserve"> </w:t>
      </w:r>
      <w:r>
        <w:rPr>
          <w:w w:val="105"/>
        </w:rPr>
        <w:t>HRES)</w:t>
      </w:r>
      <w:r>
        <w:rPr>
          <w:spacing w:val="23"/>
          <w:w w:val="105"/>
        </w:rPr>
        <w:t xml:space="preserve"> </w:t>
      </w:r>
      <w:r>
        <w:rPr>
          <w:w w:val="105"/>
        </w:rPr>
        <w:t>to</w:t>
      </w:r>
      <w:r>
        <w:rPr>
          <w:spacing w:val="24"/>
          <w:w w:val="105"/>
        </w:rPr>
        <w:t xml:space="preserve"> </w:t>
      </w:r>
      <w:r>
        <w:rPr>
          <w:w w:val="105"/>
        </w:rPr>
        <w:t>issue</w:t>
      </w:r>
      <w:r>
        <w:rPr>
          <w:spacing w:val="23"/>
          <w:w w:val="105"/>
        </w:rPr>
        <w:t xml:space="preserve"> </w:t>
      </w:r>
      <w:r>
        <w:rPr>
          <w:w w:val="105"/>
        </w:rPr>
        <w:t>flood</w:t>
      </w:r>
      <w:r>
        <w:rPr>
          <w:spacing w:val="23"/>
          <w:w w:val="105"/>
        </w:rPr>
        <w:t xml:space="preserve"> </w:t>
      </w:r>
      <w:r>
        <w:rPr>
          <w:w w:val="105"/>
        </w:rPr>
        <w:t>warnings.</w:t>
      </w:r>
    </w:p>
    <w:p w14:paraId="5A60E8FB" w14:textId="77777777" w:rsidR="00E2709D" w:rsidRDefault="00462487">
      <w:pPr>
        <w:pStyle w:val="BodyText"/>
        <w:tabs>
          <w:tab w:val="left" w:pos="968"/>
        </w:tabs>
        <w:spacing w:line="289" w:lineRule="exact"/>
        <w:ind w:left="227"/>
      </w:pPr>
      <w:r>
        <w:rPr>
          <w:rFonts w:ascii="Trebuchet MS"/>
          <w:w w:val="105"/>
          <w:sz w:val="12"/>
        </w:rPr>
        <w:t>127</w:t>
      </w:r>
      <w:r>
        <w:rPr>
          <w:rFonts w:ascii="Trebuchet MS"/>
          <w:w w:val="105"/>
          <w:sz w:val="12"/>
        </w:rPr>
        <w:tab/>
      </w:r>
      <w:r>
        <w:rPr>
          <w:w w:val="105"/>
        </w:rPr>
        <w:t>The</w:t>
      </w:r>
      <w:r>
        <w:rPr>
          <w:spacing w:val="8"/>
          <w:w w:val="105"/>
        </w:rPr>
        <w:t xml:space="preserve"> </w:t>
      </w:r>
      <w:r>
        <w:rPr>
          <w:w w:val="105"/>
        </w:rPr>
        <w:t>study</w:t>
      </w:r>
      <w:r>
        <w:rPr>
          <w:spacing w:val="9"/>
          <w:w w:val="105"/>
        </w:rPr>
        <w:t xml:space="preserve"> </w:t>
      </w:r>
      <w:r>
        <w:rPr>
          <w:w w:val="105"/>
        </w:rPr>
        <w:t>period</w:t>
      </w:r>
      <w:r>
        <w:rPr>
          <w:spacing w:val="8"/>
          <w:w w:val="105"/>
        </w:rPr>
        <w:t xml:space="preserve"> </w:t>
      </w:r>
      <w:r>
        <w:rPr>
          <w:w w:val="105"/>
        </w:rPr>
        <w:t>spans</w:t>
      </w:r>
      <w:r>
        <w:rPr>
          <w:spacing w:val="9"/>
          <w:w w:val="105"/>
        </w:rPr>
        <w:t xml:space="preserve"> </w:t>
      </w:r>
      <w:r>
        <w:rPr>
          <w:w w:val="105"/>
        </w:rPr>
        <w:t>from</w:t>
      </w:r>
      <w:r>
        <w:rPr>
          <w:spacing w:val="8"/>
          <w:w w:val="105"/>
        </w:rPr>
        <w:t xml:space="preserve"> </w:t>
      </w:r>
      <w:r>
        <w:rPr>
          <w:w w:val="105"/>
        </w:rPr>
        <w:t>the</w:t>
      </w:r>
      <w:r>
        <w:rPr>
          <w:spacing w:val="9"/>
          <w:w w:val="105"/>
        </w:rPr>
        <w:t xml:space="preserve"> </w:t>
      </w:r>
      <w:r>
        <w:rPr>
          <w:w w:val="105"/>
        </w:rPr>
        <w:t>release</w:t>
      </w:r>
      <w:r>
        <w:rPr>
          <w:spacing w:val="8"/>
          <w:w w:val="105"/>
        </w:rPr>
        <w:t xml:space="preserve"> </w:t>
      </w:r>
      <w:r>
        <w:rPr>
          <w:w w:val="105"/>
        </w:rPr>
        <w:t>of</w:t>
      </w:r>
      <w:r>
        <w:rPr>
          <w:spacing w:val="8"/>
          <w:w w:val="105"/>
        </w:rPr>
        <w:t xml:space="preserve"> </w:t>
      </w:r>
      <w:r>
        <w:rPr>
          <w:w w:val="105"/>
        </w:rPr>
        <w:t>EFAS4</w:t>
      </w:r>
      <w:r>
        <w:rPr>
          <w:spacing w:val="9"/>
          <w:w w:val="105"/>
        </w:rPr>
        <w:t xml:space="preserve"> </w:t>
      </w:r>
      <w:r>
        <w:rPr>
          <w:w w:val="105"/>
        </w:rPr>
        <w:t>in</w:t>
      </w:r>
      <w:r>
        <w:rPr>
          <w:spacing w:val="8"/>
          <w:w w:val="105"/>
        </w:rPr>
        <w:t xml:space="preserve"> </w:t>
      </w:r>
      <w:r>
        <w:rPr>
          <w:w w:val="105"/>
        </w:rPr>
        <w:t>October</w:t>
      </w:r>
      <w:r>
        <w:rPr>
          <w:spacing w:val="9"/>
          <w:w w:val="105"/>
        </w:rPr>
        <w:t xml:space="preserve"> </w:t>
      </w:r>
      <w:r>
        <w:rPr>
          <w:w w:val="105"/>
        </w:rPr>
        <w:t>2020</w:t>
      </w:r>
      <w:r>
        <w:rPr>
          <w:spacing w:val="8"/>
          <w:w w:val="105"/>
        </w:rPr>
        <w:t xml:space="preserve"> </w:t>
      </w:r>
      <w:r>
        <w:rPr>
          <w:w w:val="105"/>
        </w:rPr>
        <w:t>until</w:t>
      </w:r>
    </w:p>
    <w:p w14:paraId="52D6D906" w14:textId="77777777" w:rsidR="00E2709D" w:rsidRDefault="00462487">
      <w:pPr>
        <w:pStyle w:val="BodyText"/>
        <w:spacing w:line="289" w:lineRule="exact"/>
        <w:ind w:left="227"/>
      </w:pPr>
      <w:r>
        <w:rPr>
          <w:rFonts w:ascii="Trebuchet MS"/>
          <w:sz w:val="12"/>
        </w:rPr>
        <w:t xml:space="preserve">128    </w:t>
      </w:r>
      <w:r>
        <w:rPr>
          <w:rFonts w:ascii="Trebuchet MS"/>
          <w:spacing w:val="19"/>
          <w:sz w:val="12"/>
        </w:rPr>
        <w:t xml:space="preserve"> </w:t>
      </w:r>
      <w:r>
        <w:rPr>
          <w:w w:val="105"/>
        </w:rPr>
        <w:t>June</w:t>
      </w:r>
      <w:r>
        <w:rPr>
          <w:spacing w:val="13"/>
          <w:w w:val="105"/>
        </w:rPr>
        <w:t xml:space="preserve"> </w:t>
      </w:r>
      <w:r>
        <w:rPr>
          <w:w w:val="105"/>
        </w:rPr>
        <w:t>2023.</w:t>
      </w:r>
      <w:r>
        <w:rPr>
          <w:spacing w:val="42"/>
          <w:w w:val="105"/>
        </w:rPr>
        <w:t xml:space="preserve"> </w:t>
      </w:r>
      <w:r>
        <w:rPr>
          <w:w w:val="105"/>
        </w:rPr>
        <w:t>For</w:t>
      </w:r>
      <w:r>
        <w:rPr>
          <w:spacing w:val="12"/>
          <w:w w:val="105"/>
        </w:rPr>
        <w:t xml:space="preserve"> </w:t>
      </w:r>
      <w:r>
        <w:rPr>
          <w:w w:val="105"/>
        </w:rPr>
        <w:t>this</w:t>
      </w:r>
      <w:r>
        <w:rPr>
          <w:spacing w:val="13"/>
          <w:w w:val="105"/>
        </w:rPr>
        <w:t xml:space="preserve"> </w:t>
      </w:r>
      <w:proofErr w:type="gramStart"/>
      <w:r>
        <w:rPr>
          <w:w w:val="105"/>
        </w:rPr>
        <w:t>period</w:t>
      </w:r>
      <w:proofErr w:type="gramEnd"/>
      <w:r>
        <w:rPr>
          <w:spacing w:val="12"/>
          <w:w w:val="105"/>
        </w:rPr>
        <w:t xml:space="preserve"> </w:t>
      </w:r>
      <w:r>
        <w:rPr>
          <w:w w:val="105"/>
        </w:rPr>
        <w:t>we</w:t>
      </w:r>
      <w:r>
        <w:rPr>
          <w:spacing w:val="13"/>
          <w:w w:val="105"/>
        </w:rPr>
        <w:t xml:space="preserve"> </w:t>
      </w:r>
      <w:r>
        <w:rPr>
          <w:w w:val="105"/>
        </w:rPr>
        <w:t>use</w:t>
      </w:r>
      <w:r>
        <w:rPr>
          <w:spacing w:val="12"/>
          <w:w w:val="105"/>
        </w:rPr>
        <w:t xml:space="preserve"> </w:t>
      </w:r>
      <w:r>
        <w:rPr>
          <w:w w:val="105"/>
        </w:rPr>
        <w:t>the</w:t>
      </w:r>
      <w:r>
        <w:rPr>
          <w:spacing w:val="13"/>
          <w:w w:val="105"/>
        </w:rPr>
        <w:t xml:space="preserve"> </w:t>
      </w:r>
      <w:r>
        <w:rPr>
          <w:w w:val="105"/>
        </w:rPr>
        <w:t>EFAS</w:t>
      </w:r>
      <w:r>
        <w:rPr>
          <w:spacing w:val="12"/>
          <w:w w:val="105"/>
        </w:rPr>
        <w:t xml:space="preserve"> </w:t>
      </w:r>
      <w:r>
        <w:rPr>
          <w:w w:val="105"/>
        </w:rPr>
        <w:t>forecasts</w:t>
      </w:r>
      <w:r>
        <w:rPr>
          <w:spacing w:val="13"/>
          <w:w w:val="105"/>
        </w:rPr>
        <w:t xml:space="preserve"> </w:t>
      </w:r>
      <w:r>
        <w:rPr>
          <w:w w:val="105"/>
        </w:rPr>
        <w:t>as</w:t>
      </w:r>
      <w:r>
        <w:rPr>
          <w:spacing w:val="12"/>
          <w:w w:val="105"/>
        </w:rPr>
        <w:t xml:space="preserve"> </w:t>
      </w:r>
      <w:r>
        <w:rPr>
          <w:w w:val="105"/>
        </w:rPr>
        <w:t>the</w:t>
      </w:r>
      <w:r>
        <w:rPr>
          <w:spacing w:val="13"/>
          <w:w w:val="105"/>
        </w:rPr>
        <w:t xml:space="preserve"> </w:t>
      </w:r>
      <w:r>
        <w:rPr>
          <w:w w:val="105"/>
        </w:rPr>
        <w:t>discharge</w:t>
      </w:r>
      <w:r>
        <w:rPr>
          <w:spacing w:val="12"/>
          <w:w w:val="105"/>
        </w:rPr>
        <w:t xml:space="preserve"> </w:t>
      </w:r>
      <w:r>
        <w:rPr>
          <w:w w:val="105"/>
        </w:rPr>
        <w:t>pre-</w:t>
      </w:r>
    </w:p>
    <w:p w14:paraId="17508DFA" w14:textId="77777777" w:rsidR="00E2709D" w:rsidRDefault="00462487">
      <w:pPr>
        <w:pStyle w:val="BodyText"/>
        <w:spacing w:line="291" w:lineRule="exact"/>
        <w:ind w:left="227"/>
      </w:pPr>
      <w:r>
        <w:rPr>
          <w:rFonts w:ascii="Trebuchet MS"/>
          <w:sz w:val="12"/>
        </w:rPr>
        <w:t xml:space="preserve">129    </w:t>
      </w:r>
      <w:r>
        <w:rPr>
          <w:rFonts w:ascii="Trebuchet MS"/>
          <w:spacing w:val="19"/>
          <w:sz w:val="12"/>
        </w:rPr>
        <w:t xml:space="preserve"> </w:t>
      </w:r>
      <w:r>
        <w:rPr>
          <w:w w:val="105"/>
        </w:rPr>
        <w:t>diction</w:t>
      </w:r>
      <w:r>
        <w:rPr>
          <w:spacing w:val="10"/>
          <w:w w:val="105"/>
        </w:rPr>
        <w:t xml:space="preserve"> </w:t>
      </w:r>
      <w:r>
        <w:rPr>
          <w:w w:val="105"/>
        </w:rPr>
        <w:t>and</w:t>
      </w:r>
      <w:r>
        <w:rPr>
          <w:spacing w:val="9"/>
          <w:w w:val="105"/>
        </w:rPr>
        <w:t xml:space="preserve"> </w:t>
      </w:r>
      <w:r>
        <w:rPr>
          <w:w w:val="105"/>
        </w:rPr>
        <w:t>the</w:t>
      </w:r>
      <w:r>
        <w:rPr>
          <w:spacing w:val="9"/>
          <w:w w:val="105"/>
        </w:rPr>
        <w:t xml:space="preserve"> </w:t>
      </w:r>
      <w:r>
        <w:rPr>
          <w:w w:val="105"/>
        </w:rPr>
        <w:t>EFAS</w:t>
      </w:r>
      <w:r>
        <w:rPr>
          <w:spacing w:val="9"/>
          <w:w w:val="105"/>
        </w:rPr>
        <w:t xml:space="preserve"> </w:t>
      </w:r>
      <w:r>
        <w:rPr>
          <w:w w:val="105"/>
        </w:rPr>
        <w:t>reanalysis</w:t>
      </w:r>
      <w:r>
        <w:rPr>
          <w:spacing w:val="10"/>
          <w:w w:val="105"/>
        </w:rPr>
        <w:t xml:space="preserve"> </w:t>
      </w:r>
      <w:r>
        <w:rPr>
          <w:w w:val="105"/>
        </w:rPr>
        <w:t>as</w:t>
      </w:r>
      <w:r>
        <w:rPr>
          <w:spacing w:val="9"/>
          <w:w w:val="105"/>
        </w:rPr>
        <w:t xml:space="preserve"> </w:t>
      </w:r>
      <w:r>
        <w:rPr>
          <w:w w:val="105"/>
        </w:rPr>
        <w:t>a</w:t>
      </w:r>
      <w:r>
        <w:rPr>
          <w:spacing w:val="9"/>
          <w:w w:val="105"/>
        </w:rPr>
        <w:t xml:space="preserve"> </w:t>
      </w:r>
      <w:r>
        <w:rPr>
          <w:w w:val="105"/>
        </w:rPr>
        <w:t>proxy</w:t>
      </w:r>
      <w:r>
        <w:rPr>
          <w:spacing w:val="10"/>
          <w:w w:val="105"/>
        </w:rPr>
        <w:t xml:space="preserve"> </w:t>
      </w:r>
      <w:r>
        <w:rPr>
          <w:w w:val="105"/>
        </w:rPr>
        <w:t>of</w:t>
      </w:r>
      <w:r>
        <w:rPr>
          <w:spacing w:val="9"/>
          <w:w w:val="105"/>
        </w:rPr>
        <w:t xml:space="preserve"> </w:t>
      </w:r>
      <w:r>
        <w:rPr>
          <w:w w:val="105"/>
        </w:rPr>
        <w:t>discharge</w:t>
      </w:r>
      <w:r>
        <w:rPr>
          <w:spacing w:val="9"/>
          <w:w w:val="105"/>
        </w:rPr>
        <w:t xml:space="preserve"> </w:t>
      </w:r>
      <w:r>
        <w:rPr>
          <w:w w:val="105"/>
        </w:rPr>
        <w:t>observations.</w:t>
      </w:r>
      <w:r>
        <w:rPr>
          <w:spacing w:val="36"/>
          <w:w w:val="105"/>
        </w:rPr>
        <w:t xml:space="preserve"> </w:t>
      </w:r>
      <w:r>
        <w:rPr>
          <w:w w:val="105"/>
        </w:rPr>
        <w:t>Using</w:t>
      </w:r>
    </w:p>
    <w:p w14:paraId="08637EA6" w14:textId="77777777" w:rsidR="00E2709D" w:rsidRDefault="00E2709D">
      <w:pPr>
        <w:spacing w:line="291" w:lineRule="exact"/>
        <w:sectPr w:rsidR="00E2709D">
          <w:pgSz w:w="12240" w:h="15840"/>
          <w:pgMar w:top="1500" w:right="1720" w:bottom="1960" w:left="1600" w:header="0" w:footer="1777" w:gutter="0"/>
          <w:cols w:space="720"/>
        </w:sectPr>
      </w:pPr>
    </w:p>
    <w:p w14:paraId="6BFE5D13" w14:textId="77777777" w:rsidR="00E2709D" w:rsidRDefault="00E2709D">
      <w:pPr>
        <w:pStyle w:val="BodyText"/>
        <w:rPr>
          <w:sz w:val="20"/>
        </w:rPr>
      </w:pPr>
    </w:p>
    <w:p w14:paraId="184599A4" w14:textId="77777777" w:rsidR="00E2709D" w:rsidRDefault="00E2709D">
      <w:pPr>
        <w:pStyle w:val="BodyText"/>
        <w:rPr>
          <w:sz w:val="20"/>
        </w:rPr>
      </w:pPr>
    </w:p>
    <w:p w14:paraId="4123E63F" w14:textId="77777777" w:rsidR="00E2709D" w:rsidRDefault="00E2709D">
      <w:pPr>
        <w:pStyle w:val="BodyText"/>
        <w:rPr>
          <w:sz w:val="20"/>
        </w:rPr>
      </w:pPr>
    </w:p>
    <w:p w14:paraId="1944C52C" w14:textId="77777777" w:rsidR="00E2709D" w:rsidRDefault="00E2709D">
      <w:pPr>
        <w:pStyle w:val="BodyText"/>
        <w:spacing w:before="6"/>
        <w:rPr>
          <w:sz w:val="16"/>
        </w:rPr>
      </w:pPr>
    </w:p>
    <w:p w14:paraId="7E4CEAFE" w14:textId="77777777" w:rsidR="00E2709D" w:rsidRDefault="00462487">
      <w:pPr>
        <w:spacing w:before="59"/>
        <w:ind w:left="829"/>
        <w:rPr>
          <w:sz w:val="20"/>
        </w:rPr>
      </w:pPr>
      <w:bookmarkStart w:id="123" w:name="_bookmark1"/>
      <w:bookmarkEnd w:id="123"/>
      <w:r>
        <w:rPr>
          <w:w w:val="105"/>
          <w:sz w:val="20"/>
        </w:rPr>
        <w:t>Table</w:t>
      </w:r>
      <w:r>
        <w:rPr>
          <w:spacing w:val="21"/>
          <w:w w:val="105"/>
          <w:sz w:val="20"/>
        </w:rPr>
        <w:t xml:space="preserve"> </w:t>
      </w:r>
      <w:r>
        <w:rPr>
          <w:w w:val="105"/>
          <w:sz w:val="20"/>
        </w:rPr>
        <w:t>1:</w:t>
      </w:r>
      <w:r>
        <w:rPr>
          <w:spacing w:val="46"/>
          <w:w w:val="105"/>
          <w:sz w:val="20"/>
        </w:rPr>
        <w:t xml:space="preserve"> </w:t>
      </w:r>
      <w:r>
        <w:rPr>
          <w:w w:val="105"/>
          <w:sz w:val="20"/>
        </w:rPr>
        <w:t>Characteristics</w:t>
      </w:r>
      <w:r>
        <w:rPr>
          <w:spacing w:val="21"/>
          <w:w w:val="105"/>
          <w:sz w:val="20"/>
        </w:rPr>
        <w:t xml:space="preserve"> </w:t>
      </w:r>
      <w:r>
        <w:rPr>
          <w:w w:val="105"/>
          <w:sz w:val="20"/>
        </w:rPr>
        <w:t>of</w:t>
      </w:r>
      <w:r>
        <w:rPr>
          <w:spacing w:val="22"/>
          <w:w w:val="105"/>
          <w:sz w:val="20"/>
        </w:rPr>
        <w:t xml:space="preserve"> </w:t>
      </w:r>
      <w:r>
        <w:rPr>
          <w:w w:val="105"/>
          <w:sz w:val="20"/>
        </w:rPr>
        <w:t>the</w:t>
      </w:r>
      <w:r>
        <w:rPr>
          <w:spacing w:val="22"/>
          <w:w w:val="105"/>
          <w:sz w:val="20"/>
        </w:rPr>
        <w:t xml:space="preserve"> </w:t>
      </w:r>
      <w:r>
        <w:rPr>
          <w:w w:val="105"/>
          <w:sz w:val="20"/>
        </w:rPr>
        <w:t>numerical</w:t>
      </w:r>
      <w:r>
        <w:rPr>
          <w:spacing w:val="22"/>
          <w:w w:val="105"/>
          <w:sz w:val="20"/>
        </w:rPr>
        <w:t xml:space="preserve"> </w:t>
      </w:r>
      <w:r>
        <w:rPr>
          <w:w w:val="105"/>
          <w:sz w:val="20"/>
        </w:rPr>
        <w:t>weather</w:t>
      </w:r>
      <w:r>
        <w:rPr>
          <w:spacing w:val="22"/>
          <w:w w:val="105"/>
          <w:sz w:val="20"/>
        </w:rPr>
        <w:t xml:space="preserve"> </w:t>
      </w:r>
      <w:r>
        <w:rPr>
          <w:w w:val="105"/>
          <w:sz w:val="20"/>
        </w:rPr>
        <w:t>prediction</w:t>
      </w:r>
      <w:r>
        <w:rPr>
          <w:spacing w:val="22"/>
          <w:w w:val="105"/>
          <w:sz w:val="20"/>
        </w:rPr>
        <w:t xml:space="preserve"> </w:t>
      </w:r>
      <w:r>
        <w:rPr>
          <w:w w:val="105"/>
          <w:sz w:val="20"/>
        </w:rPr>
        <w:t>models</w:t>
      </w:r>
      <w:r>
        <w:rPr>
          <w:spacing w:val="22"/>
          <w:w w:val="105"/>
          <w:sz w:val="20"/>
        </w:rPr>
        <w:t xml:space="preserve"> </w:t>
      </w:r>
      <w:r>
        <w:rPr>
          <w:w w:val="105"/>
          <w:sz w:val="20"/>
        </w:rPr>
        <w:t>used</w:t>
      </w:r>
      <w:r>
        <w:rPr>
          <w:spacing w:val="22"/>
          <w:w w:val="105"/>
          <w:sz w:val="20"/>
        </w:rPr>
        <w:t xml:space="preserve"> </w:t>
      </w:r>
      <w:r>
        <w:rPr>
          <w:w w:val="105"/>
          <w:sz w:val="20"/>
        </w:rPr>
        <w:t>in</w:t>
      </w:r>
      <w:r>
        <w:rPr>
          <w:spacing w:val="21"/>
          <w:w w:val="105"/>
          <w:sz w:val="20"/>
        </w:rPr>
        <w:t xml:space="preserve"> </w:t>
      </w:r>
      <w:r>
        <w:rPr>
          <w:w w:val="105"/>
          <w:sz w:val="20"/>
        </w:rPr>
        <w:t>EFAS4.</w:t>
      </w:r>
    </w:p>
    <w:p w14:paraId="67E01373" w14:textId="77777777" w:rsidR="00E2709D" w:rsidRDefault="00E2709D">
      <w:pPr>
        <w:pStyle w:val="BodyText"/>
        <w:spacing w:before="7"/>
        <w:rPr>
          <w:sz w:val="18"/>
        </w:rPr>
      </w:pPr>
    </w:p>
    <w:tbl>
      <w:tblPr>
        <w:tblW w:w="0" w:type="auto"/>
        <w:tblInd w:w="624" w:type="dxa"/>
        <w:tblLayout w:type="fixed"/>
        <w:tblCellMar>
          <w:left w:w="0" w:type="dxa"/>
          <w:right w:w="0" w:type="dxa"/>
        </w:tblCellMar>
        <w:tblLook w:val="01E0" w:firstRow="1" w:lastRow="1" w:firstColumn="1" w:lastColumn="1" w:noHBand="0" w:noVBand="0"/>
      </w:tblPr>
      <w:tblGrid>
        <w:gridCol w:w="1731"/>
        <w:gridCol w:w="1011"/>
        <w:gridCol w:w="5176"/>
      </w:tblGrid>
      <w:tr w:rsidR="00E2709D" w14:paraId="4B7C0DBC" w14:textId="77777777">
        <w:trPr>
          <w:trHeight w:val="483"/>
        </w:trPr>
        <w:tc>
          <w:tcPr>
            <w:tcW w:w="1731" w:type="dxa"/>
            <w:tcBorders>
              <w:top w:val="single" w:sz="8" w:space="0" w:color="000000"/>
              <w:bottom w:val="single" w:sz="6" w:space="0" w:color="000000"/>
            </w:tcBorders>
          </w:tcPr>
          <w:p w14:paraId="1A570250" w14:textId="77777777" w:rsidR="00E2709D" w:rsidRDefault="00462487">
            <w:pPr>
              <w:pStyle w:val="TableParagraph"/>
              <w:spacing w:before="114" w:line="240" w:lineRule="auto"/>
              <w:ind w:left="119"/>
              <w:jc w:val="left"/>
              <w:rPr>
                <w:sz w:val="20"/>
              </w:rPr>
            </w:pPr>
            <w:r>
              <w:rPr>
                <w:sz w:val="20"/>
              </w:rPr>
              <w:t>Model</w:t>
            </w:r>
          </w:p>
        </w:tc>
        <w:tc>
          <w:tcPr>
            <w:tcW w:w="1011" w:type="dxa"/>
            <w:tcBorders>
              <w:top w:val="single" w:sz="8" w:space="0" w:color="000000"/>
              <w:bottom w:val="single" w:sz="6" w:space="0" w:color="000000"/>
            </w:tcBorders>
          </w:tcPr>
          <w:p w14:paraId="1700813F" w14:textId="77777777" w:rsidR="00E2709D" w:rsidRDefault="00462487">
            <w:pPr>
              <w:pStyle w:val="TableParagraph"/>
              <w:spacing w:before="114" w:line="240" w:lineRule="auto"/>
              <w:ind w:left="119"/>
              <w:jc w:val="left"/>
              <w:rPr>
                <w:sz w:val="20"/>
              </w:rPr>
            </w:pPr>
            <w:r>
              <w:rPr>
                <w:w w:val="110"/>
                <w:sz w:val="20"/>
              </w:rPr>
              <w:t>Provider</w:t>
            </w:r>
          </w:p>
        </w:tc>
        <w:tc>
          <w:tcPr>
            <w:tcW w:w="5176" w:type="dxa"/>
            <w:tcBorders>
              <w:top w:val="single" w:sz="8" w:space="0" w:color="000000"/>
              <w:bottom w:val="single" w:sz="6" w:space="0" w:color="000000"/>
            </w:tcBorders>
          </w:tcPr>
          <w:p w14:paraId="096AFA9F" w14:textId="77777777" w:rsidR="00E2709D" w:rsidRDefault="00462487">
            <w:pPr>
              <w:pStyle w:val="TableParagraph"/>
              <w:tabs>
                <w:tab w:val="left" w:pos="1175"/>
                <w:tab w:val="left" w:pos="2548"/>
                <w:tab w:val="left" w:pos="3921"/>
              </w:tabs>
              <w:spacing w:before="45" w:line="156" w:lineRule="auto"/>
              <w:ind w:left="144"/>
              <w:jc w:val="left"/>
              <w:rPr>
                <w:sz w:val="20"/>
              </w:rPr>
            </w:pPr>
            <w:r>
              <w:rPr>
                <w:w w:val="110"/>
                <w:position w:val="-9"/>
                <w:sz w:val="20"/>
              </w:rPr>
              <w:t>Acronym</w:t>
            </w:r>
            <w:r>
              <w:rPr>
                <w:w w:val="110"/>
                <w:position w:val="-9"/>
                <w:sz w:val="20"/>
              </w:rPr>
              <w:tab/>
            </w:r>
            <w:r>
              <w:rPr>
                <w:w w:val="110"/>
                <w:sz w:val="20"/>
              </w:rPr>
              <w:t>Max.</w:t>
            </w:r>
            <w:r>
              <w:rPr>
                <w:w w:val="110"/>
                <w:sz w:val="20"/>
              </w:rPr>
              <w:tab/>
              <w:t>No.</w:t>
            </w:r>
            <w:r>
              <w:rPr>
                <w:w w:val="110"/>
                <w:sz w:val="20"/>
              </w:rPr>
              <w:tab/>
              <w:t>Spatial</w:t>
            </w:r>
          </w:p>
          <w:p w14:paraId="681D6A18" w14:textId="77777777" w:rsidR="00E2709D" w:rsidRDefault="00462487">
            <w:pPr>
              <w:pStyle w:val="TableParagraph"/>
              <w:tabs>
                <w:tab w:val="left" w:pos="2548"/>
                <w:tab w:val="left" w:pos="3921"/>
              </w:tabs>
              <w:spacing w:line="157" w:lineRule="exact"/>
              <w:ind w:left="1175"/>
              <w:jc w:val="left"/>
              <w:rPr>
                <w:sz w:val="20"/>
              </w:rPr>
            </w:pPr>
            <w:r>
              <w:rPr>
                <w:sz w:val="20"/>
              </w:rPr>
              <w:t>lead</w:t>
            </w:r>
            <w:r>
              <w:rPr>
                <w:spacing w:val="28"/>
                <w:sz w:val="20"/>
              </w:rPr>
              <w:t xml:space="preserve"> </w:t>
            </w:r>
            <w:r>
              <w:rPr>
                <w:sz w:val="20"/>
              </w:rPr>
              <w:t>time</w:t>
            </w:r>
            <w:r>
              <w:rPr>
                <w:sz w:val="20"/>
              </w:rPr>
              <w:tab/>
              <w:t>ensembles</w:t>
            </w:r>
            <w:r>
              <w:rPr>
                <w:sz w:val="20"/>
              </w:rPr>
              <w:tab/>
              <w:t>resolution</w:t>
            </w:r>
          </w:p>
        </w:tc>
      </w:tr>
      <w:tr w:rsidR="00E2709D" w14:paraId="146A0C4D" w14:textId="77777777">
        <w:trPr>
          <w:trHeight w:val="302"/>
        </w:trPr>
        <w:tc>
          <w:tcPr>
            <w:tcW w:w="1731" w:type="dxa"/>
            <w:tcBorders>
              <w:top w:val="single" w:sz="6" w:space="0" w:color="000000"/>
            </w:tcBorders>
          </w:tcPr>
          <w:p w14:paraId="7127B82A" w14:textId="77777777" w:rsidR="00E2709D" w:rsidRDefault="00462487">
            <w:pPr>
              <w:pStyle w:val="TableParagraph"/>
              <w:spacing w:before="42" w:line="240" w:lineRule="exact"/>
              <w:ind w:left="119"/>
              <w:jc w:val="left"/>
              <w:rPr>
                <w:sz w:val="20"/>
              </w:rPr>
            </w:pPr>
            <w:r>
              <w:rPr>
                <w:w w:val="125"/>
                <w:sz w:val="20"/>
              </w:rPr>
              <w:t>COSMO-LEPS</w:t>
            </w:r>
          </w:p>
        </w:tc>
        <w:tc>
          <w:tcPr>
            <w:tcW w:w="1011" w:type="dxa"/>
            <w:tcBorders>
              <w:top w:val="single" w:sz="6" w:space="0" w:color="000000"/>
            </w:tcBorders>
          </w:tcPr>
          <w:p w14:paraId="1BD11F6B" w14:textId="77777777" w:rsidR="00E2709D" w:rsidRDefault="00E2709D">
            <w:pPr>
              <w:pStyle w:val="TableParagraph"/>
              <w:spacing w:line="240" w:lineRule="auto"/>
              <w:jc w:val="left"/>
              <w:rPr>
                <w:rFonts w:ascii="Times New Roman"/>
              </w:rPr>
            </w:pPr>
          </w:p>
        </w:tc>
        <w:tc>
          <w:tcPr>
            <w:tcW w:w="5176" w:type="dxa"/>
            <w:tcBorders>
              <w:top w:val="single" w:sz="6" w:space="0" w:color="000000"/>
            </w:tcBorders>
          </w:tcPr>
          <w:p w14:paraId="40AEFE99" w14:textId="77777777" w:rsidR="00E2709D" w:rsidRDefault="00462487">
            <w:pPr>
              <w:pStyle w:val="TableParagraph"/>
              <w:tabs>
                <w:tab w:val="left" w:pos="1174"/>
                <w:tab w:val="left" w:pos="2547"/>
                <w:tab w:val="left" w:pos="3921"/>
              </w:tabs>
              <w:spacing w:before="42" w:line="240" w:lineRule="exact"/>
              <w:ind w:left="143"/>
              <w:jc w:val="left"/>
              <w:rPr>
                <w:sz w:val="20"/>
              </w:rPr>
            </w:pPr>
            <w:r>
              <w:rPr>
                <w:w w:val="105"/>
                <w:sz w:val="20"/>
              </w:rPr>
              <w:t>COS</w:t>
            </w:r>
            <w:r>
              <w:rPr>
                <w:w w:val="105"/>
                <w:sz w:val="20"/>
              </w:rPr>
              <w:tab/>
              <w:t>5.5</w:t>
            </w:r>
            <w:r>
              <w:rPr>
                <w:spacing w:val="15"/>
                <w:w w:val="105"/>
                <w:sz w:val="20"/>
              </w:rPr>
              <w:t xml:space="preserve"> </w:t>
            </w:r>
            <w:r>
              <w:rPr>
                <w:w w:val="105"/>
                <w:sz w:val="20"/>
              </w:rPr>
              <w:t>days</w:t>
            </w:r>
            <w:r>
              <w:rPr>
                <w:w w:val="105"/>
                <w:sz w:val="20"/>
              </w:rPr>
              <w:tab/>
              <w:t>20</w:t>
            </w:r>
            <w:r>
              <w:rPr>
                <w:w w:val="105"/>
                <w:sz w:val="20"/>
              </w:rPr>
              <w:tab/>
            </w:r>
            <w:r>
              <w:rPr>
                <w:rFonts w:ascii="Cambria" w:hAnsi="Cambria"/>
                <w:w w:val="105"/>
                <w:sz w:val="20"/>
              </w:rPr>
              <w:t>∼</w:t>
            </w:r>
            <w:r>
              <w:rPr>
                <w:rFonts w:ascii="Cambria" w:hAnsi="Cambria"/>
                <w:spacing w:val="21"/>
                <w:w w:val="105"/>
                <w:sz w:val="20"/>
              </w:rPr>
              <w:t xml:space="preserve"> </w:t>
            </w:r>
            <w:r>
              <w:rPr>
                <w:w w:val="105"/>
                <w:sz w:val="20"/>
              </w:rPr>
              <w:t>7</w:t>
            </w:r>
            <w:r>
              <w:rPr>
                <w:spacing w:val="21"/>
                <w:w w:val="105"/>
                <w:sz w:val="20"/>
              </w:rPr>
              <w:t xml:space="preserve"> </w:t>
            </w:r>
            <w:r>
              <w:rPr>
                <w:w w:val="105"/>
                <w:sz w:val="20"/>
              </w:rPr>
              <w:t>km</w:t>
            </w:r>
          </w:p>
        </w:tc>
      </w:tr>
      <w:tr w:rsidR="00E2709D" w14:paraId="16631956" w14:textId="77777777">
        <w:trPr>
          <w:trHeight w:val="239"/>
        </w:trPr>
        <w:tc>
          <w:tcPr>
            <w:tcW w:w="1731" w:type="dxa"/>
          </w:tcPr>
          <w:p w14:paraId="43669BD9" w14:textId="77777777" w:rsidR="00E2709D" w:rsidRDefault="00462487">
            <w:pPr>
              <w:pStyle w:val="TableParagraph"/>
              <w:ind w:left="119"/>
              <w:jc w:val="left"/>
              <w:rPr>
                <w:sz w:val="20"/>
              </w:rPr>
            </w:pPr>
            <w:r>
              <w:rPr>
                <w:w w:val="125"/>
                <w:sz w:val="20"/>
              </w:rPr>
              <w:t>ICON-EU/ICON</w:t>
            </w:r>
          </w:p>
        </w:tc>
        <w:tc>
          <w:tcPr>
            <w:tcW w:w="1011" w:type="dxa"/>
          </w:tcPr>
          <w:p w14:paraId="52759E4F" w14:textId="77777777" w:rsidR="00E2709D" w:rsidRDefault="00462487">
            <w:pPr>
              <w:pStyle w:val="TableParagraph"/>
              <w:ind w:left="118"/>
              <w:jc w:val="left"/>
              <w:rPr>
                <w:sz w:val="20"/>
              </w:rPr>
            </w:pPr>
            <w:r>
              <w:rPr>
                <w:w w:val="120"/>
                <w:sz w:val="20"/>
              </w:rPr>
              <w:t>DWD</w:t>
            </w:r>
          </w:p>
        </w:tc>
        <w:tc>
          <w:tcPr>
            <w:tcW w:w="5176" w:type="dxa"/>
          </w:tcPr>
          <w:p w14:paraId="05472BAC" w14:textId="77777777" w:rsidR="00E2709D" w:rsidRDefault="00462487">
            <w:pPr>
              <w:pStyle w:val="TableParagraph"/>
              <w:tabs>
                <w:tab w:val="left" w:pos="1175"/>
                <w:tab w:val="left" w:pos="2548"/>
                <w:tab w:val="left" w:pos="3921"/>
              </w:tabs>
              <w:ind w:left="143"/>
              <w:jc w:val="left"/>
              <w:rPr>
                <w:sz w:val="20"/>
              </w:rPr>
            </w:pPr>
            <w:r>
              <w:rPr>
                <w:w w:val="105"/>
                <w:sz w:val="20"/>
              </w:rPr>
              <w:t>DWD</w:t>
            </w:r>
            <w:r>
              <w:rPr>
                <w:w w:val="105"/>
                <w:sz w:val="20"/>
              </w:rPr>
              <w:tab/>
              <w:t>7</w:t>
            </w:r>
            <w:r>
              <w:rPr>
                <w:spacing w:val="16"/>
                <w:w w:val="105"/>
                <w:sz w:val="20"/>
              </w:rPr>
              <w:t xml:space="preserve"> </w:t>
            </w:r>
            <w:r>
              <w:rPr>
                <w:w w:val="105"/>
                <w:sz w:val="20"/>
              </w:rPr>
              <w:t>days</w:t>
            </w:r>
            <w:r>
              <w:rPr>
                <w:w w:val="105"/>
                <w:sz w:val="20"/>
              </w:rPr>
              <w:tab/>
              <w:t>1</w:t>
            </w:r>
            <w:r>
              <w:rPr>
                <w:w w:val="105"/>
                <w:sz w:val="20"/>
              </w:rPr>
              <w:tab/>
            </w:r>
            <w:r>
              <w:rPr>
                <w:rFonts w:ascii="Cambria" w:hAnsi="Cambria"/>
                <w:w w:val="105"/>
                <w:sz w:val="20"/>
              </w:rPr>
              <w:t>∼</w:t>
            </w:r>
            <w:r>
              <w:rPr>
                <w:rFonts w:ascii="Cambria" w:hAnsi="Cambria"/>
                <w:spacing w:val="17"/>
                <w:w w:val="105"/>
                <w:sz w:val="20"/>
              </w:rPr>
              <w:t xml:space="preserve"> </w:t>
            </w:r>
            <w:r>
              <w:rPr>
                <w:w w:val="105"/>
                <w:sz w:val="20"/>
              </w:rPr>
              <w:t>6.5-13</w:t>
            </w:r>
            <w:r>
              <w:rPr>
                <w:spacing w:val="15"/>
                <w:w w:val="105"/>
                <w:sz w:val="20"/>
              </w:rPr>
              <w:t xml:space="preserve"> </w:t>
            </w:r>
            <w:r>
              <w:rPr>
                <w:w w:val="105"/>
                <w:sz w:val="20"/>
              </w:rPr>
              <w:t>km</w:t>
            </w:r>
          </w:p>
        </w:tc>
      </w:tr>
      <w:tr w:rsidR="00E2709D" w14:paraId="11309E20" w14:textId="77777777">
        <w:trPr>
          <w:trHeight w:val="239"/>
        </w:trPr>
        <w:tc>
          <w:tcPr>
            <w:tcW w:w="1731" w:type="dxa"/>
          </w:tcPr>
          <w:p w14:paraId="72CFC664" w14:textId="77777777" w:rsidR="00E2709D" w:rsidRDefault="00462487">
            <w:pPr>
              <w:pStyle w:val="TableParagraph"/>
              <w:ind w:left="119"/>
              <w:jc w:val="left"/>
              <w:rPr>
                <w:sz w:val="20"/>
              </w:rPr>
            </w:pPr>
            <w:r>
              <w:rPr>
                <w:w w:val="130"/>
                <w:sz w:val="20"/>
              </w:rPr>
              <w:t>HRES</w:t>
            </w:r>
          </w:p>
        </w:tc>
        <w:tc>
          <w:tcPr>
            <w:tcW w:w="1011" w:type="dxa"/>
          </w:tcPr>
          <w:p w14:paraId="27FAD57A" w14:textId="77777777" w:rsidR="00E2709D" w:rsidRDefault="00462487">
            <w:pPr>
              <w:pStyle w:val="TableParagraph"/>
              <w:ind w:left="119"/>
              <w:jc w:val="left"/>
              <w:rPr>
                <w:sz w:val="20"/>
              </w:rPr>
            </w:pPr>
            <w:r>
              <w:rPr>
                <w:w w:val="125"/>
                <w:sz w:val="20"/>
              </w:rPr>
              <w:t>ECMWF</w:t>
            </w:r>
          </w:p>
        </w:tc>
        <w:tc>
          <w:tcPr>
            <w:tcW w:w="5176" w:type="dxa"/>
          </w:tcPr>
          <w:p w14:paraId="5CDC7991" w14:textId="77777777" w:rsidR="00E2709D" w:rsidRDefault="00462487">
            <w:pPr>
              <w:pStyle w:val="TableParagraph"/>
              <w:tabs>
                <w:tab w:val="left" w:pos="1175"/>
                <w:tab w:val="left" w:pos="2548"/>
                <w:tab w:val="left" w:pos="3921"/>
              </w:tabs>
              <w:ind w:left="144"/>
              <w:jc w:val="left"/>
              <w:rPr>
                <w:sz w:val="20"/>
              </w:rPr>
            </w:pPr>
            <w:r>
              <w:rPr>
                <w:w w:val="110"/>
                <w:sz w:val="20"/>
              </w:rPr>
              <w:t>HRES</w:t>
            </w:r>
            <w:r>
              <w:rPr>
                <w:w w:val="110"/>
                <w:sz w:val="20"/>
              </w:rPr>
              <w:tab/>
              <w:t>10</w:t>
            </w:r>
            <w:r>
              <w:rPr>
                <w:spacing w:val="3"/>
                <w:w w:val="110"/>
                <w:sz w:val="20"/>
              </w:rPr>
              <w:t xml:space="preserve"> </w:t>
            </w:r>
            <w:r>
              <w:rPr>
                <w:w w:val="110"/>
                <w:sz w:val="20"/>
              </w:rPr>
              <w:t>days</w:t>
            </w:r>
            <w:r>
              <w:rPr>
                <w:w w:val="110"/>
                <w:sz w:val="20"/>
              </w:rPr>
              <w:tab/>
              <w:t>1</w:t>
            </w:r>
            <w:r>
              <w:rPr>
                <w:w w:val="110"/>
                <w:sz w:val="20"/>
              </w:rPr>
              <w:tab/>
            </w:r>
            <w:r>
              <w:rPr>
                <w:rFonts w:ascii="Cambria" w:hAnsi="Cambria"/>
                <w:w w:val="110"/>
                <w:sz w:val="20"/>
              </w:rPr>
              <w:t>∼</w:t>
            </w:r>
            <w:r>
              <w:rPr>
                <w:rFonts w:ascii="Cambria" w:hAnsi="Cambria"/>
                <w:spacing w:val="11"/>
                <w:w w:val="110"/>
                <w:sz w:val="20"/>
              </w:rPr>
              <w:t xml:space="preserve"> </w:t>
            </w:r>
            <w:r>
              <w:rPr>
                <w:w w:val="110"/>
                <w:sz w:val="20"/>
              </w:rPr>
              <w:t>9</w:t>
            </w:r>
            <w:r>
              <w:rPr>
                <w:spacing w:val="10"/>
                <w:w w:val="110"/>
                <w:sz w:val="20"/>
              </w:rPr>
              <w:t xml:space="preserve"> </w:t>
            </w:r>
            <w:r>
              <w:rPr>
                <w:w w:val="110"/>
                <w:sz w:val="20"/>
              </w:rPr>
              <w:t>km</w:t>
            </w:r>
          </w:p>
        </w:tc>
      </w:tr>
      <w:tr w:rsidR="00E2709D" w14:paraId="219009F0" w14:textId="77777777">
        <w:trPr>
          <w:trHeight w:val="281"/>
        </w:trPr>
        <w:tc>
          <w:tcPr>
            <w:tcW w:w="1731" w:type="dxa"/>
            <w:tcBorders>
              <w:bottom w:val="single" w:sz="8" w:space="0" w:color="000000"/>
            </w:tcBorders>
          </w:tcPr>
          <w:p w14:paraId="112EDB10" w14:textId="77777777" w:rsidR="00E2709D" w:rsidRDefault="00462487">
            <w:pPr>
              <w:pStyle w:val="TableParagraph"/>
              <w:spacing w:line="223" w:lineRule="exact"/>
              <w:ind w:left="119"/>
              <w:jc w:val="left"/>
              <w:rPr>
                <w:sz w:val="20"/>
              </w:rPr>
            </w:pPr>
            <w:r>
              <w:rPr>
                <w:w w:val="125"/>
                <w:sz w:val="20"/>
              </w:rPr>
              <w:t>ENS</w:t>
            </w:r>
          </w:p>
        </w:tc>
        <w:tc>
          <w:tcPr>
            <w:tcW w:w="1011" w:type="dxa"/>
            <w:tcBorders>
              <w:bottom w:val="single" w:sz="8" w:space="0" w:color="000000"/>
            </w:tcBorders>
          </w:tcPr>
          <w:p w14:paraId="4D96B972" w14:textId="77777777" w:rsidR="00E2709D" w:rsidRDefault="00462487">
            <w:pPr>
              <w:pStyle w:val="TableParagraph"/>
              <w:spacing w:line="223" w:lineRule="exact"/>
              <w:ind w:left="119"/>
              <w:jc w:val="left"/>
              <w:rPr>
                <w:sz w:val="20"/>
              </w:rPr>
            </w:pPr>
            <w:r>
              <w:rPr>
                <w:w w:val="125"/>
                <w:sz w:val="20"/>
              </w:rPr>
              <w:t>ECMWF</w:t>
            </w:r>
          </w:p>
        </w:tc>
        <w:tc>
          <w:tcPr>
            <w:tcW w:w="5176" w:type="dxa"/>
            <w:tcBorders>
              <w:bottom w:val="single" w:sz="8" w:space="0" w:color="000000"/>
            </w:tcBorders>
          </w:tcPr>
          <w:p w14:paraId="2A5532F1" w14:textId="77777777" w:rsidR="00E2709D" w:rsidRDefault="00462487">
            <w:pPr>
              <w:pStyle w:val="TableParagraph"/>
              <w:tabs>
                <w:tab w:val="left" w:pos="1175"/>
                <w:tab w:val="left" w:pos="2548"/>
                <w:tab w:val="left" w:pos="3921"/>
              </w:tabs>
              <w:spacing w:line="223" w:lineRule="exact"/>
              <w:ind w:left="144"/>
              <w:jc w:val="left"/>
              <w:rPr>
                <w:sz w:val="20"/>
              </w:rPr>
            </w:pPr>
            <w:r>
              <w:rPr>
                <w:w w:val="105"/>
                <w:sz w:val="20"/>
              </w:rPr>
              <w:t>ENS</w:t>
            </w:r>
            <w:r>
              <w:rPr>
                <w:w w:val="105"/>
                <w:sz w:val="20"/>
              </w:rPr>
              <w:tab/>
              <w:t>10</w:t>
            </w:r>
            <w:r>
              <w:rPr>
                <w:spacing w:val="14"/>
                <w:w w:val="105"/>
                <w:sz w:val="20"/>
              </w:rPr>
              <w:t xml:space="preserve"> </w:t>
            </w:r>
            <w:r>
              <w:rPr>
                <w:w w:val="105"/>
                <w:sz w:val="20"/>
              </w:rPr>
              <w:t>days</w:t>
            </w:r>
            <w:r>
              <w:rPr>
                <w:w w:val="105"/>
                <w:sz w:val="20"/>
              </w:rPr>
              <w:tab/>
              <w:t>51</w:t>
            </w:r>
            <w:r>
              <w:rPr>
                <w:w w:val="105"/>
                <w:sz w:val="20"/>
              </w:rPr>
              <w:tab/>
            </w:r>
            <w:r>
              <w:rPr>
                <w:rFonts w:ascii="Cambria" w:hAnsi="Cambria"/>
                <w:w w:val="105"/>
                <w:sz w:val="20"/>
              </w:rPr>
              <w:t>∼</w:t>
            </w:r>
            <w:r>
              <w:rPr>
                <w:rFonts w:ascii="Cambria" w:hAnsi="Cambria"/>
                <w:spacing w:val="19"/>
                <w:w w:val="105"/>
                <w:sz w:val="20"/>
              </w:rPr>
              <w:t xml:space="preserve"> </w:t>
            </w:r>
            <w:r>
              <w:rPr>
                <w:w w:val="105"/>
                <w:sz w:val="20"/>
              </w:rPr>
              <w:t>18</w:t>
            </w:r>
            <w:r>
              <w:rPr>
                <w:spacing w:val="19"/>
                <w:w w:val="105"/>
                <w:sz w:val="20"/>
              </w:rPr>
              <w:t xml:space="preserve"> </w:t>
            </w:r>
            <w:r>
              <w:rPr>
                <w:w w:val="105"/>
                <w:sz w:val="20"/>
              </w:rPr>
              <w:t>km</w:t>
            </w:r>
          </w:p>
        </w:tc>
      </w:tr>
    </w:tbl>
    <w:p w14:paraId="2DDA137B" w14:textId="77777777" w:rsidR="00E2709D" w:rsidRDefault="00E2709D">
      <w:pPr>
        <w:pStyle w:val="BodyText"/>
        <w:rPr>
          <w:sz w:val="20"/>
        </w:rPr>
      </w:pPr>
    </w:p>
    <w:p w14:paraId="222A209D" w14:textId="4345A8A8" w:rsidR="00E2709D" w:rsidRDefault="00462487">
      <w:pPr>
        <w:pStyle w:val="BodyText"/>
        <w:spacing w:before="175" w:line="291" w:lineRule="exact"/>
        <w:ind w:left="227"/>
      </w:pPr>
      <w:r>
        <w:rPr>
          <w:rFonts w:ascii="Trebuchet MS"/>
          <w:sz w:val="12"/>
        </w:rPr>
        <w:t xml:space="preserve">130    </w:t>
      </w:r>
      <w:r>
        <w:rPr>
          <w:rFonts w:ascii="Trebuchet MS"/>
          <w:spacing w:val="19"/>
          <w:sz w:val="12"/>
        </w:rPr>
        <w:t xml:space="preserve"> </w:t>
      </w:r>
      <w:proofErr w:type="gramStart"/>
      <w:r>
        <w:t>reanalysis</w:t>
      </w:r>
      <w:proofErr w:type="gramEnd"/>
      <w:r>
        <w:rPr>
          <w:spacing w:val="55"/>
        </w:rPr>
        <w:t xml:space="preserve"> </w:t>
      </w:r>
      <w:r>
        <w:t>as</w:t>
      </w:r>
      <w:r>
        <w:rPr>
          <w:spacing w:val="55"/>
        </w:rPr>
        <w:t xml:space="preserve"> </w:t>
      </w:r>
      <w:r>
        <w:t>ground</w:t>
      </w:r>
      <w:r>
        <w:rPr>
          <w:spacing w:val="55"/>
        </w:rPr>
        <w:t xml:space="preserve"> </w:t>
      </w:r>
      <w:r>
        <w:t>truth</w:t>
      </w:r>
      <w:r>
        <w:rPr>
          <w:spacing w:val="55"/>
        </w:rPr>
        <w:t xml:space="preserve"> </w:t>
      </w:r>
      <w:ins w:id="124" w:author="Pechlivanidis Ilias" w:date="2024-02-10T12:45:00Z">
        <w:r w:rsidR="00390EB0">
          <w:rPr>
            <w:spacing w:val="55"/>
          </w:rPr>
          <w:t xml:space="preserve">addresses challenges driven by limited </w:t>
        </w:r>
      </w:ins>
      <w:del w:id="125" w:author="Pechlivanidis Ilias" w:date="2024-02-10T12:46:00Z">
        <w:r w:rsidDel="00390EB0">
          <w:delText>avoids</w:delText>
        </w:r>
        <w:r w:rsidDel="00390EB0">
          <w:rPr>
            <w:spacing w:val="56"/>
          </w:rPr>
          <w:delText xml:space="preserve"> </w:delText>
        </w:r>
        <w:r w:rsidDel="00390EB0">
          <w:delText>the</w:delText>
        </w:r>
        <w:r w:rsidDel="00390EB0">
          <w:rPr>
            <w:spacing w:val="55"/>
          </w:rPr>
          <w:delText xml:space="preserve"> </w:delText>
        </w:r>
        <w:r w:rsidDel="00390EB0">
          <w:delText>limitation</w:delText>
        </w:r>
        <w:r w:rsidDel="00390EB0">
          <w:rPr>
            <w:spacing w:val="56"/>
          </w:rPr>
          <w:delText xml:space="preserve"> </w:delText>
        </w:r>
        <w:r w:rsidDel="00390EB0">
          <w:delText>of</w:delText>
        </w:r>
        <w:r w:rsidDel="00390EB0">
          <w:rPr>
            <w:spacing w:val="55"/>
          </w:rPr>
          <w:delText xml:space="preserve"> </w:delText>
        </w:r>
      </w:del>
      <w:r>
        <w:t>observational</w:t>
      </w:r>
      <w:r>
        <w:rPr>
          <w:spacing w:val="55"/>
        </w:rPr>
        <w:t xml:space="preserve"> </w:t>
      </w:r>
      <w:ins w:id="126" w:author="Pechlivanidis Ilias" w:date="2024-02-10T12:46:00Z">
        <w:r w:rsidR="00390EB0">
          <w:rPr>
            <w:spacing w:val="55"/>
          </w:rPr>
          <w:t xml:space="preserve">hydrological </w:t>
        </w:r>
      </w:ins>
      <w:r>
        <w:t>data</w:t>
      </w:r>
      <w:r>
        <w:rPr>
          <w:spacing w:val="56"/>
        </w:rPr>
        <w:t xml:space="preserve"> </w:t>
      </w:r>
      <w:r>
        <w:t>(e.g.</w:t>
      </w:r>
    </w:p>
    <w:p w14:paraId="4531F316" w14:textId="289A5CB1" w:rsidR="00E2709D" w:rsidRDefault="00462487">
      <w:pPr>
        <w:pStyle w:val="BodyText"/>
        <w:spacing w:line="289" w:lineRule="exact"/>
        <w:ind w:left="227"/>
      </w:pPr>
      <w:r>
        <w:rPr>
          <w:rFonts w:ascii="Trebuchet MS"/>
          <w:sz w:val="12"/>
        </w:rPr>
        <w:t xml:space="preserve">131    </w:t>
      </w:r>
      <w:r>
        <w:rPr>
          <w:rFonts w:ascii="Trebuchet MS"/>
          <w:spacing w:val="19"/>
          <w:sz w:val="12"/>
        </w:rPr>
        <w:t xml:space="preserve"> </w:t>
      </w:r>
      <w:r>
        <w:t>gaps</w:t>
      </w:r>
      <w:r>
        <w:rPr>
          <w:spacing w:val="7"/>
        </w:rPr>
        <w:t xml:space="preserve"> </w:t>
      </w:r>
      <w:r>
        <w:t>in</w:t>
      </w:r>
      <w:r>
        <w:rPr>
          <w:spacing w:val="6"/>
        </w:rPr>
        <w:t xml:space="preserve"> </w:t>
      </w:r>
      <w:r>
        <w:t>the</w:t>
      </w:r>
      <w:r>
        <w:rPr>
          <w:spacing w:val="7"/>
        </w:rPr>
        <w:t xml:space="preserve"> </w:t>
      </w:r>
      <w:r>
        <w:t>observed</w:t>
      </w:r>
      <w:r>
        <w:rPr>
          <w:spacing w:val="6"/>
        </w:rPr>
        <w:t xml:space="preserve"> </w:t>
      </w:r>
      <w:r>
        <w:t>time</w:t>
      </w:r>
      <w:r>
        <w:rPr>
          <w:spacing w:val="6"/>
        </w:rPr>
        <w:t xml:space="preserve"> </w:t>
      </w:r>
      <w:r>
        <w:t>series,</w:t>
      </w:r>
      <w:r>
        <w:rPr>
          <w:spacing w:val="10"/>
        </w:rPr>
        <w:t xml:space="preserve"> </w:t>
      </w:r>
      <w:r>
        <w:t>difference</w:t>
      </w:r>
      <w:r>
        <w:rPr>
          <w:spacing w:val="6"/>
        </w:rPr>
        <w:t xml:space="preserve"> </w:t>
      </w:r>
      <w:r>
        <w:t>in</w:t>
      </w:r>
      <w:r>
        <w:rPr>
          <w:spacing w:val="7"/>
        </w:rPr>
        <w:t xml:space="preserve"> </w:t>
      </w:r>
      <w:r>
        <w:t>recorded</w:t>
      </w:r>
      <w:r>
        <w:rPr>
          <w:spacing w:val="6"/>
        </w:rPr>
        <w:t xml:space="preserve"> </w:t>
      </w:r>
      <w:r>
        <w:t>period</w:t>
      </w:r>
      <w:ins w:id="127" w:author="Pechlivanidis Ilias" w:date="2024-02-10T12:46:00Z">
        <w:r w:rsidR="00390EB0">
          <w:t xml:space="preserve"> etc.</w:t>
        </w:r>
      </w:ins>
      <w:del w:id="128" w:author="Pechlivanidis Ilias" w:date="2024-02-10T12:46:00Z">
        <w:r w:rsidDel="00390EB0">
          <w:delText>...</w:delText>
        </w:r>
      </w:del>
      <w:r>
        <w:t>),</w:t>
      </w:r>
      <w:r>
        <w:rPr>
          <w:spacing w:val="10"/>
        </w:rPr>
        <w:t xml:space="preserve"> </w:t>
      </w:r>
      <w:r>
        <w:t>and</w:t>
      </w:r>
      <w:r>
        <w:rPr>
          <w:spacing w:val="6"/>
        </w:rPr>
        <w:t xml:space="preserve"> </w:t>
      </w:r>
      <w:del w:id="129" w:author="Pechlivanidis Ilias" w:date="2024-02-10T12:46:00Z">
        <w:r w:rsidDel="00390EB0">
          <w:delText>reduces</w:delText>
        </w:r>
      </w:del>
      <w:ins w:id="130" w:author="Pechlivanidis Ilias" w:date="2024-02-10T12:46:00Z">
        <w:r w:rsidR="00390EB0">
          <w:t>removes</w:t>
        </w:r>
      </w:ins>
    </w:p>
    <w:p w14:paraId="28477AD8" w14:textId="77777777" w:rsidR="00E2709D" w:rsidRDefault="00462487">
      <w:pPr>
        <w:pStyle w:val="BodyText"/>
        <w:spacing w:line="289" w:lineRule="exact"/>
        <w:ind w:left="227"/>
      </w:pPr>
      <w:r>
        <w:rPr>
          <w:rFonts w:ascii="Trebuchet MS"/>
          <w:sz w:val="12"/>
        </w:rPr>
        <w:t xml:space="preserve">132    </w:t>
      </w:r>
      <w:r>
        <w:rPr>
          <w:rFonts w:ascii="Trebuchet MS"/>
          <w:spacing w:val="19"/>
          <w:sz w:val="12"/>
        </w:rPr>
        <w:t xml:space="preserve"> </w:t>
      </w:r>
      <w:r>
        <w:t>model</w:t>
      </w:r>
      <w:r>
        <w:rPr>
          <w:spacing w:val="38"/>
        </w:rPr>
        <w:t xml:space="preserve"> </w:t>
      </w:r>
      <w:r>
        <w:t>representation</w:t>
      </w:r>
      <w:r>
        <w:rPr>
          <w:spacing w:val="38"/>
        </w:rPr>
        <w:t xml:space="preserve"> </w:t>
      </w:r>
      <w:r>
        <w:t>and</w:t>
      </w:r>
      <w:r>
        <w:rPr>
          <w:spacing w:val="38"/>
        </w:rPr>
        <w:t xml:space="preserve"> </w:t>
      </w:r>
      <w:r>
        <w:t>calibration</w:t>
      </w:r>
      <w:r>
        <w:rPr>
          <w:spacing w:val="38"/>
        </w:rPr>
        <w:t xml:space="preserve"> </w:t>
      </w:r>
      <w:r>
        <w:t>errors</w:t>
      </w:r>
      <w:r>
        <w:rPr>
          <w:spacing w:val="37"/>
        </w:rPr>
        <w:t xml:space="preserve"> </w:t>
      </w:r>
      <w:r>
        <w:t>from</w:t>
      </w:r>
      <w:r>
        <w:rPr>
          <w:spacing w:val="38"/>
        </w:rPr>
        <w:t xml:space="preserve"> </w:t>
      </w:r>
      <w:r>
        <w:t>the</w:t>
      </w:r>
      <w:r>
        <w:rPr>
          <w:spacing w:val="38"/>
        </w:rPr>
        <w:t xml:space="preserve"> </w:t>
      </w:r>
      <w:r>
        <w:t>analysis.</w:t>
      </w:r>
      <w:r>
        <w:rPr>
          <w:spacing w:val="69"/>
        </w:rPr>
        <w:t xml:space="preserve"> </w:t>
      </w:r>
      <w:r>
        <w:t>The</w:t>
      </w:r>
      <w:r>
        <w:rPr>
          <w:spacing w:val="37"/>
        </w:rPr>
        <w:t xml:space="preserve"> </w:t>
      </w:r>
      <w:r>
        <w:t>previous</w:t>
      </w:r>
    </w:p>
    <w:p w14:paraId="594080DE" w14:textId="77777777" w:rsidR="00E2709D" w:rsidRDefault="00462487">
      <w:pPr>
        <w:pStyle w:val="BodyText"/>
        <w:spacing w:line="289" w:lineRule="exact"/>
        <w:ind w:left="227"/>
      </w:pPr>
      <w:r>
        <w:rPr>
          <w:rFonts w:ascii="Trebuchet MS" w:hAnsi="Trebuchet MS"/>
          <w:sz w:val="12"/>
        </w:rPr>
        <w:t xml:space="preserve">133    </w:t>
      </w:r>
      <w:r>
        <w:rPr>
          <w:rFonts w:ascii="Trebuchet MS" w:hAnsi="Trebuchet MS"/>
          <w:spacing w:val="19"/>
          <w:sz w:val="12"/>
        </w:rPr>
        <w:t xml:space="preserve"> </w:t>
      </w:r>
      <w:r>
        <w:rPr>
          <w:w w:val="105"/>
        </w:rPr>
        <w:t>data</w:t>
      </w:r>
      <w:r>
        <w:rPr>
          <w:spacing w:val="8"/>
          <w:w w:val="105"/>
        </w:rPr>
        <w:t xml:space="preserve"> </w:t>
      </w:r>
      <w:r>
        <w:rPr>
          <w:w w:val="105"/>
        </w:rPr>
        <w:t>sets</w:t>
      </w:r>
      <w:r>
        <w:rPr>
          <w:spacing w:val="7"/>
          <w:w w:val="105"/>
        </w:rPr>
        <w:t xml:space="preserve"> </w:t>
      </w:r>
      <w:r>
        <w:rPr>
          <w:w w:val="105"/>
        </w:rPr>
        <w:t>were</w:t>
      </w:r>
      <w:r>
        <w:rPr>
          <w:spacing w:val="6"/>
          <w:w w:val="105"/>
        </w:rPr>
        <w:t xml:space="preserve"> </w:t>
      </w:r>
      <w:r>
        <w:rPr>
          <w:w w:val="105"/>
        </w:rPr>
        <w:t>converted</w:t>
      </w:r>
      <w:r>
        <w:rPr>
          <w:spacing w:val="7"/>
          <w:w w:val="105"/>
        </w:rPr>
        <w:t xml:space="preserve"> </w:t>
      </w:r>
      <w:r>
        <w:rPr>
          <w:w w:val="105"/>
        </w:rPr>
        <w:t>from</w:t>
      </w:r>
      <w:r>
        <w:rPr>
          <w:spacing w:val="7"/>
          <w:w w:val="105"/>
        </w:rPr>
        <w:t xml:space="preserve"> </w:t>
      </w:r>
      <w:r>
        <w:rPr>
          <w:w w:val="105"/>
        </w:rPr>
        <w:t>a</w:t>
      </w:r>
      <w:r>
        <w:rPr>
          <w:spacing w:val="6"/>
          <w:w w:val="105"/>
        </w:rPr>
        <w:t xml:space="preserve"> </w:t>
      </w:r>
      <w:r>
        <w:rPr>
          <w:w w:val="105"/>
        </w:rPr>
        <w:t>continuous</w:t>
      </w:r>
      <w:r>
        <w:rPr>
          <w:spacing w:val="8"/>
          <w:w w:val="105"/>
        </w:rPr>
        <w:t xml:space="preserve"> </w:t>
      </w:r>
      <w:r>
        <w:rPr>
          <w:w w:val="105"/>
        </w:rPr>
        <w:t>variable</w:t>
      </w:r>
      <w:r>
        <w:rPr>
          <w:spacing w:val="7"/>
          <w:w w:val="105"/>
        </w:rPr>
        <w:t xml:space="preserve"> </w:t>
      </w:r>
      <w:r>
        <w:rPr>
          <w:w w:val="105"/>
        </w:rPr>
        <w:t>—discharge—</w:t>
      </w:r>
      <w:r>
        <w:rPr>
          <w:spacing w:val="7"/>
          <w:w w:val="105"/>
        </w:rPr>
        <w:t xml:space="preserve"> </w:t>
      </w:r>
      <w:r>
        <w:rPr>
          <w:w w:val="105"/>
        </w:rPr>
        <w:t>into</w:t>
      </w:r>
      <w:r>
        <w:rPr>
          <w:spacing w:val="6"/>
          <w:w w:val="105"/>
        </w:rPr>
        <w:t xml:space="preserve"> </w:t>
      </w:r>
      <w:r>
        <w:rPr>
          <w:w w:val="105"/>
        </w:rPr>
        <w:t>bi-</w:t>
      </w:r>
    </w:p>
    <w:p w14:paraId="1A9C9AAB" w14:textId="77777777" w:rsidR="00E2709D" w:rsidRDefault="00462487">
      <w:pPr>
        <w:pStyle w:val="BodyText"/>
        <w:spacing w:line="289" w:lineRule="exact"/>
        <w:ind w:left="227"/>
      </w:pPr>
      <w:r>
        <w:rPr>
          <w:rFonts w:ascii="Trebuchet MS"/>
          <w:sz w:val="12"/>
        </w:rPr>
        <w:t xml:space="preserve">134    </w:t>
      </w:r>
      <w:r>
        <w:rPr>
          <w:rFonts w:ascii="Trebuchet MS"/>
          <w:spacing w:val="19"/>
          <w:sz w:val="12"/>
        </w:rPr>
        <w:t xml:space="preserve"> </w:t>
      </w:r>
      <w:r>
        <w:t>nary</w:t>
      </w:r>
      <w:r>
        <w:rPr>
          <w:spacing w:val="17"/>
        </w:rPr>
        <w:t xml:space="preserve"> </w:t>
      </w:r>
      <w:r>
        <w:t>events</w:t>
      </w:r>
      <w:r>
        <w:rPr>
          <w:spacing w:val="17"/>
        </w:rPr>
        <w:t xml:space="preserve"> </w:t>
      </w:r>
      <w:r>
        <w:t>of</w:t>
      </w:r>
      <w:r>
        <w:rPr>
          <w:spacing w:val="17"/>
        </w:rPr>
        <w:t xml:space="preserve"> </w:t>
      </w:r>
      <w:r>
        <w:t>exceedance</w:t>
      </w:r>
      <w:r>
        <w:rPr>
          <w:spacing w:val="17"/>
        </w:rPr>
        <w:t xml:space="preserve"> </w:t>
      </w:r>
      <w:r>
        <w:t>or</w:t>
      </w:r>
      <w:r>
        <w:rPr>
          <w:spacing w:val="17"/>
        </w:rPr>
        <w:t xml:space="preserve"> </w:t>
      </w:r>
      <w:r>
        <w:t>not</w:t>
      </w:r>
      <w:r>
        <w:rPr>
          <w:spacing w:val="17"/>
        </w:rPr>
        <w:t xml:space="preserve"> </w:t>
      </w:r>
      <w:r>
        <w:t>exceedance</w:t>
      </w:r>
      <w:r>
        <w:rPr>
          <w:spacing w:val="17"/>
        </w:rPr>
        <w:t xml:space="preserve"> </w:t>
      </w:r>
      <w:r>
        <w:t>over</w:t>
      </w:r>
      <w:r>
        <w:rPr>
          <w:spacing w:val="17"/>
        </w:rPr>
        <w:t xml:space="preserve"> </w:t>
      </w:r>
      <w:r>
        <w:t>a</w:t>
      </w:r>
      <w:r>
        <w:rPr>
          <w:spacing w:val="17"/>
        </w:rPr>
        <w:t xml:space="preserve"> </w:t>
      </w:r>
      <w:r>
        <w:t>threshold.</w:t>
      </w:r>
      <w:r>
        <w:rPr>
          <w:spacing w:val="45"/>
        </w:rPr>
        <w:t xml:space="preserve"> </w:t>
      </w:r>
      <w:r>
        <w:t>Following</w:t>
      </w:r>
      <w:r>
        <w:rPr>
          <w:spacing w:val="17"/>
        </w:rPr>
        <w:t xml:space="preserve"> </w:t>
      </w:r>
      <w:r>
        <w:t>the</w:t>
      </w:r>
    </w:p>
    <w:p w14:paraId="04E659AE" w14:textId="77777777" w:rsidR="00E2709D" w:rsidRDefault="00462487">
      <w:pPr>
        <w:pStyle w:val="BodyText"/>
        <w:spacing w:line="289" w:lineRule="exact"/>
        <w:ind w:left="227"/>
      </w:pPr>
      <w:r>
        <w:rPr>
          <w:rFonts w:ascii="Trebuchet MS"/>
          <w:sz w:val="12"/>
        </w:rPr>
        <w:t xml:space="preserve">135    </w:t>
      </w:r>
      <w:r>
        <w:rPr>
          <w:rFonts w:ascii="Trebuchet MS"/>
          <w:spacing w:val="19"/>
          <w:sz w:val="12"/>
        </w:rPr>
        <w:t xml:space="preserve"> </w:t>
      </w:r>
      <w:r>
        <w:rPr>
          <w:w w:val="105"/>
        </w:rPr>
        <w:t>current</w:t>
      </w:r>
      <w:r>
        <w:rPr>
          <w:spacing w:val="2"/>
          <w:w w:val="105"/>
        </w:rPr>
        <w:t xml:space="preserve"> </w:t>
      </w:r>
      <w:r>
        <w:rPr>
          <w:w w:val="105"/>
        </w:rPr>
        <w:t>EFAS</w:t>
      </w:r>
      <w:r>
        <w:rPr>
          <w:spacing w:val="1"/>
          <w:w w:val="105"/>
        </w:rPr>
        <w:t xml:space="preserve"> </w:t>
      </w:r>
      <w:r>
        <w:rPr>
          <w:w w:val="105"/>
        </w:rPr>
        <w:t>setup,</w:t>
      </w:r>
      <w:r>
        <w:rPr>
          <w:spacing w:val="2"/>
          <w:w w:val="105"/>
        </w:rPr>
        <w:t xml:space="preserve"> </w:t>
      </w:r>
      <w:r>
        <w:rPr>
          <w:w w:val="105"/>
        </w:rPr>
        <w:t>the</w:t>
      </w:r>
      <w:r>
        <w:rPr>
          <w:spacing w:val="2"/>
          <w:w w:val="105"/>
        </w:rPr>
        <w:t xml:space="preserve"> </w:t>
      </w:r>
      <w:r>
        <w:rPr>
          <w:w w:val="105"/>
        </w:rPr>
        <w:t>flood</w:t>
      </w:r>
      <w:r>
        <w:rPr>
          <w:spacing w:val="2"/>
          <w:w w:val="105"/>
        </w:rPr>
        <w:t xml:space="preserve"> </w:t>
      </w:r>
      <w:r>
        <w:rPr>
          <w:w w:val="105"/>
        </w:rPr>
        <w:t>threshold</w:t>
      </w:r>
      <w:r>
        <w:rPr>
          <w:spacing w:val="1"/>
          <w:w w:val="105"/>
        </w:rPr>
        <w:t xml:space="preserve"> </w:t>
      </w:r>
      <w:r>
        <w:rPr>
          <w:w w:val="105"/>
        </w:rPr>
        <w:t>is</w:t>
      </w:r>
      <w:r>
        <w:rPr>
          <w:spacing w:val="3"/>
          <w:w w:val="105"/>
        </w:rPr>
        <w:t xml:space="preserve"> </w:t>
      </w:r>
      <w:r>
        <w:rPr>
          <w:w w:val="105"/>
        </w:rPr>
        <w:t>the</w:t>
      </w:r>
      <w:r>
        <w:rPr>
          <w:spacing w:val="1"/>
          <w:w w:val="105"/>
        </w:rPr>
        <w:t xml:space="preserve"> </w:t>
      </w:r>
      <w:r>
        <w:rPr>
          <w:w w:val="105"/>
        </w:rPr>
        <w:t>discharge</w:t>
      </w:r>
      <w:r>
        <w:rPr>
          <w:spacing w:val="2"/>
          <w:w w:val="105"/>
        </w:rPr>
        <w:t xml:space="preserve"> </w:t>
      </w:r>
      <w:r>
        <w:rPr>
          <w:w w:val="105"/>
        </w:rPr>
        <w:t>associated</w:t>
      </w:r>
      <w:r>
        <w:rPr>
          <w:spacing w:val="2"/>
          <w:w w:val="105"/>
        </w:rPr>
        <w:t xml:space="preserve"> </w:t>
      </w:r>
      <w:r>
        <w:rPr>
          <w:w w:val="105"/>
        </w:rPr>
        <w:t>with</w:t>
      </w:r>
      <w:r>
        <w:rPr>
          <w:spacing w:val="1"/>
          <w:w w:val="105"/>
        </w:rPr>
        <w:t xml:space="preserve"> </w:t>
      </w:r>
      <w:r>
        <w:rPr>
          <w:w w:val="105"/>
        </w:rPr>
        <w:t>the</w:t>
      </w:r>
    </w:p>
    <w:p w14:paraId="140B2D99" w14:textId="77777777" w:rsidR="00E2709D" w:rsidRDefault="00462487">
      <w:pPr>
        <w:pStyle w:val="BodyText"/>
        <w:spacing w:line="289" w:lineRule="exact"/>
        <w:ind w:left="227"/>
      </w:pPr>
      <w:r>
        <w:rPr>
          <w:rFonts w:ascii="Trebuchet MS"/>
          <w:sz w:val="12"/>
        </w:rPr>
        <w:t xml:space="preserve">136    </w:t>
      </w:r>
      <w:r>
        <w:rPr>
          <w:rFonts w:ascii="Trebuchet MS"/>
          <w:spacing w:val="19"/>
          <w:sz w:val="12"/>
        </w:rPr>
        <w:t xml:space="preserve"> </w:t>
      </w:r>
      <w:proofErr w:type="gramStart"/>
      <w:r>
        <w:rPr>
          <w:w w:val="105"/>
        </w:rPr>
        <w:t>5</w:t>
      </w:r>
      <w:r>
        <w:rPr>
          <w:spacing w:val="12"/>
          <w:w w:val="105"/>
        </w:rPr>
        <w:t xml:space="preserve"> </w:t>
      </w:r>
      <w:r>
        <w:rPr>
          <w:w w:val="105"/>
        </w:rPr>
        <w:t>year</w:t>
      </w:r>
      <w:proofErr w:type="gramEnd"/>
      <w:r>
        <w:rPr>
          <w:spacing w:val="12"/>
          <w:w w:val="105"/>
        </w:rPr>
        <w:t xml:space="preserve"> </w:t>
      </w:r>
      <w:r>
        <w:rPr>
          <w:w w:val="105"/>
        </w:rPr>
        <w:t>return</w:t>
      </w:r>
      <w:r>
        <w:rPr>
          <w:spacing w:val="12"/>
          <w:w w:val="105"/>
        </w:rPr>
        <w:t xml:space="preserve"> </w:t>
      </w:r>
      <w:r>
        <w:rPr>
          <w:w w:val="105"/>
        </w:rPr>
        <w:t>period,</w:t>
      </w:r>
      <w:r>
        <w:rPr>
          <w:spacing w:val="13"/>
          <w:w w:val="105"/>
        </w:rPr>
        <w:t xml:space="preserve"> </w:t>
      </w:r>
      <w:r>
        <w:rPr>
          <w:w w:val="105"/>
        </w:rPr>
        <w:t>which</w:t>
      </w:r>
      <w:r>
        <w:rPr>
          <w:spacing w:val="12"/>
          <w:w w:val="105"/>
        </w:rPr>
        <w:t xml:space="preserve"> </w:t>
      </w:r>
      <w:r>
        <w:rPr>
          <w:w w:val="105"/>
        </w:rPr>
        <w:t>was</w:t>
      </w:r>
      <w:r>
        <w:rPr>
          <w:spacing w:val="12"/>
          <w:w w:val="105"/>
        </w:rPr>
        <w:t xml:space="preserve"> </w:t>
      </w:r>
      <w:r>
        <w:rPr>
          <w:w w:val="105"/>
        </w:rPr>
        <w:t>computed</w:t>
      </w:r>
      <w:r>
        <w:rPr>
          <w:spacing w:val="12"/>
          <w:w w:val="105"/>
        </w:rPr>
        <w:t xml:space="preserve"> </w:t>
      </w:r>
      <w:r>
        <w:rPr>
          <w:w w:val="105"/>
        </w:rPr>
        <w:t>by</w:t>
      </w:r>
      <w:r>
        <w:rPr>
          <w:spacing w:val="12"/>
          <w:w w:val="105"/>
        </w:rPr>
        <w:t xml:space="preserve"> </w:t>
      </w:r>
      <w:r>
        <w:rPr>
          <w:w w:val="105"/>
        </w:rPr>
        <w:t>fitting</w:t>
      </w:r>
      <w:r>
        <w:rPr>
          <w:spacing w:val="12"/>
          <w:w w:val="105"/>
        </w:rPr>
        <w:t xml:space="preserve"> </w:t>
      </w:r>
      <w:r>
        <w:rPr>
          <w:w w:val="105"/>
        </w:rPr>
        <w:t>a</w:t>
      </w:r>
      <w:r>
        <w:rPr>
          <w:spacing w:val="12"/>
          <w:w w:val="105"/>
        </w:rPr>
        <w:t xml:space="preserve"> </w:t>
      </w:r>
      <w:r>
        <w:rPr>
          <w:w w:val="105"/>
        </w:rPr>
        <w:t>Gumbel</w:t>
      </w:r>
      <w:r>
        <w:rPr>
          <w:spacing w:val="12"/>
          <w:w w:val="105"/>
        </w:rPr>
        <w:t xml:space="preserve"> </w:t>
      </w:r>
      <w:r>
        <w:rPr>
          <w:w w:val="105"/>
        </w:rPr>
        <w:t>distribution</w:t>
      </w:r>
    </w:p>
    <w:p w14:paraId="0BE101B4" w14:textId="77777777" w:rsidR="00E2709D" w:rsidRDefault="00462487">
      <w:pPr>
        <w:pStyle w:val="BodyText"/>
        <w:spacing w:line="289" w:lineRule="exact"/>
        <w:ind w:left="227"/>
      </w:pPr>
      <w:r>
        <w:rPr>
          <w:rFonts w:ascii="Trebuchet MS"/>
          <w:sz w:val="12"/>
        </w:rPr>
        <w:t xml:space="preserve">137    </w:t>
      </w:r>
      <w:r>
        <w:rPr>
          <w:rFonts w:ascii="Trebuchet MS"/>
          <w:spacing w:val="19"/>
          <w:sz w:val="12"/>
        </w:rPr>
        <w:t xml:space="preserve"> </w:t>
      </w:r>
      <w:r>
        <w:rPr>
          <w:w w:val="105"/>
        </w:rPr>
        <w:t>to</w:t>
      </w:r>
      <w:r>
        <w:rPr>
          <w:spacing w:val="5"/>
          <w:w w:val="105"/>
        </w:rPr>
        <w:t xml:space="preserve"> </w:t>
      </w:r>
      <w:r>
        <w:rPr>
          <w:w w:val="105"/>
        </w:rPr>
        <w:t>the</w:t>
      </w:r>
      <w:r>
        <w:rPr>
          <w:spacing w:val="5"/>
          <w:w w:val="105"/>
        </w:rPr>
        <w:t xml:space="preserve"> </w:t>
      </w:r>
      <w:r>
        <w:rPr>
          <w:w w:val="105"/>
        </w:rPr>
        <w:t>annual</w:t>
      </w:r>
      <w:r>
        <w:rPr>
          <w:spacing w:val="5"/>
          <w:w w:val="105"/>
        </w:rPr>
        <w:t xml:space="preserve"> </w:t>
      </w:r>
      <w:r>
        <w:rPr>
          <w:w w:val="105"/>
        </w:rPr>
        <w:t>maxima</w:t>
      </w:r>
      <w:r>
        <w:rPr>
          <w:spacing w:val="4"/>
          <w:w w:val="105"/>
        </w:rPr>
        <w:t xml:space="preserve"> </w:t>
      </w:r>
      <w:r>
        <w:rPr>
          <w:w w:val="105"/>
        </w:rPr>
        <w:t>from</w:t>
      </w:r>
      <w:r>
        <w:rPr>
          <w:spacing w:val="5"/>
          <w:w w:val="105"/>
        </w:rPr>
        <w:t xml:space="preserve"> </w:t>
      </w:r>
      <w:r>
        <w:rPr>
          <w:w w:val="105"/>
        </w:rPr>
        <w:t>the</w:t>
      </w:r>
      <w:r>
        <w:rPr>
          <w:spacing w:val="5"/>
          <w:w w:val="105"/>
        </w:rPr>
        <w:t xml:space="preserve"> </w:t>
      </w:r>
      <w:r>
        <w:rPr>
          <w:w w:val="105"/>
        </w:rPr>
        <w:t>discharge</w:t>
      </w:r>
      <w:r>
        <w:rPr>
          <w:spacing w:val="4"/>
          <w:w w:val="105"/>
        </w:rPr>
        <w:t xml:space="preserve"> </w:t>
      </w:r>
      <w:r>
        <w:rPr>
          <w:w w:val="105"/>
        </w:rPr>
        <w:t>simulated</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EFAS4</w:t>
      </w:r>
      <w:r>
        <w:rPr>
          <w:spacing w:val="4"/>
          <w:w w:val="105"/>
        </w:rPr>
        <w:t xml:space="preserve"> </w:t>
      </w:r>
      <w:r>
        <w:rPr>
          <w:w w:val="105"/>
        </w:rPr>
        <w:t>long-term</w:t>
      </w:r>
    </w:p>
    <w:p w14:paraId="520B15EE" w14:textId="77777777" w:rsidR="00E2709D" w:rsidRDefault="00462487">
      <w:pPr>
        <w:spacing w:line="289" w:lineRule="exact"/>
        <w:ind w:left="227"/>
        <w:rPr>
          <w:sz w:val="24"/>
        </w:rPr>
      </w:pPr>
      <w:r>
        <w:rPr>
          <w:rFonts w:ascii="Trebuchet MS"/>
          <w:sz w:val="12"/>
        </w:rPr>
        <w:t xml:space="preserve">138    </w:t>
      </w:r>
      <w:r>
        <w:rPr>
          <w:rFonts w:ascii="Trebuchet MS"/>
          <w:spacing w:val="19"/>
          <w:sz w:val="12"/>
        </w:rPr>
        <w:t xml:space="preserve"> </w:t>
      </w:r>
      <w:proofErr w:type="gramStart"/>
      <w:r>
        <w:rPr>
          <w:w w:val="105"/>
          <w:sz w:val="24"/>
        </w:rPr>
        <w:t>run</w:t>
      </w:r>
      <w:proofErr w:type="gramEnd"/>
      <w:r>
        <w:rPr>
          <w:spacing w:val="-2"/>
          <w:w w:val="105"/>
          <w:sz w:val="24"/>
        </w:rPr>
        <w:t xml:space="preserve"> </w:t>
      </w:r>
      <w:r>
        <w:rPr>
          <w:w w:val="105"/>
          <w:sz w:val="24"/>
        </w:rPr>
        <w:t>(1991-2023)</w:t>
      </w:r>
      <w:del w:id="131" w:author="Pechlivanidis Ilias" w:date="2024-02-10T12:46:00Z">
        <w:r w:rsidDel="00390EB0">
          <w:rPr>
            <w:spacing w:val="-3"/>
            <w:w w:val="105"/>
            <w:sz w:val="24"/>
          </w:rPr>
          <w:delText xml:space="preserve"> </w:delText>
        </w:r>
      </w:del>
      <w:r>
        <w:rPr>
          <w:w w:val="105"/>
          <w:sz w:val="24"/>
        </w:rPr>
        <w:t>.</w:t>
      </w:r>
    </w:p>
    <w:p w14:paraId="0E552681" w14:textId="77777777" w:rsidR="00E2709D" w:rsidRDefault="00462487">
      <w:pPr>
        <w:pStyle w:val="BodyText"/>
        <w:tabs>
          <w:tab w:val="left" w:pos="968"/>
        </w:tabs>
        <w:spacing w:line="289" w:lineRule="exact"/>
        <w:ind w:left="227"/>
      </w:pPr>
      <w:r>
        <w:rPr>
          <w:rFonts w:ascii="Trebuchet MS"/>
          <w:w w:val="110"/>
          <w:sz w:val="12"/>
        </w:rPr>
        <w:t>139</w:t>
      </w:r>
      <w:r>
        <w:rPr>
          <w:rFonts w:ascii="Trebuchet MS"/>
          <w:w w:val="110"/>
          <w:sz w:val="12"/>
        </w:rPr>
        <w:tab/>
      </w:r>
      <w:r>
        <w:rPr>
          <w:w w:val="105"/>
        </w:rPr>
        <w:t>In</w:t>
      </w:r>
      <w:r>
        <w:rPr>
          <w:spacing w:val="-2"/>
          <w:w w:val="105"/>
        </w:rPr>
        <w:t xml:space="preserve"> </w:t>
      </w:r>
      <w:r>
        <w:rPr>
          <w:w w:val="105"/>
        </w:rPr>
        <w:t>contrast</w:t>
      </w:r>
      <w:r>
        <w:rPr>
          <w:spacing w:val="-2"/>
          <w:w w:val="105"/>
        </w:rPr>
        <w:t xml:space="preserve"> </w:t>
      </w:r>
      <w:r>
        <w:rPr>
          <w:w w:val="105"/>
        </w:rPr>
        <w:t>to</w:t>
      </w:r>
      <w:r>
        <w:rPr>
          <w:spacing w:val="-2"/>
          <w:w w:val="105"/>
        </w:rPr>
        <w:t xml:space="preserve"> </w:t>
      </w:r>
      <w:r>
        <w:rPr>
          <w:w w:val="105"/>
        </w:rPr>
        <w:t>the</w:t>
      </w:r>
      <w:r>
        <w:rPr>
          <w:spacing w:val="-2"/>
          <w:w w:val="105"/>
        </w:rPr>
        <w:t xml:space="preserve"> </w:t>
      </w:r>
      <w:r>
        <w:rPr>
          <w:w w:val="105"/>
        </w:rPr>
        <w:t>original</w:t>
      </w:r>
      <w:r>
        <w:rPr>
          <w:spacing w:val="-2"/>
          <w:w w:val="105"/>
        </w:rPr>
        <w:t xml:space="preserve"> </w:t>
      </w:r>
      <w:r>
        <w:rPr>
          <w:w w:val="105"/>
        </w:rPr>
        <w:t>EFAS</w:t>
      </w:r>
      <w:r>
        <w:rPr>
          <w:spacing w:val="-1"/>
          <w:w w:val="105"/>
        </w:rPr>
        <w:t xml:space="preserve"> </w:t>
      </w:r>
      <w:r>
        <w:rPr>
          <w:w w:val="105"/>
        </w:rPr>
        <w:t>skill</w:t>
      </w:r>
      <w:r>
        <w:rPr>
          <w:spacing w:val="-2"/>
          <w:w w:val="105"/>
        </w:rPr>
        <w:t xml:space="preserve"> </w:t>
      </w:r>
      <w:r>
        <w:rPr>
          <w:w w:val="105"/>
        </w:rPr>
        <w:t>assessment</w:t>
      </w:r>
      <w:r>
        <w:rPr>
          <w:spacing w:val="-2"/>
          <w:w w:val="105"/>
        </w:rPr>
        <w:t xml:space="preserve"> </w:t>
      </w:r>
      <w:hyperlink w:anchor="_bookmark33" w:history="1">
        <w:proofErr w:type="spellStart"/>
        <w:r>
          <w:rPr>
            <w:w w:val="105"/>
          </w:rPr>
          <w:t>Bartholmes</w:t>
        </w:r>
        <w:proofErr w:type="spellEnd"/>
        <w:r>
          <w:rPr>
            <w:spacing w:val="-2"/>
            <w:w w:val="105"/>
          </w:rPr>
          <w:t xml:space="preserve"> </w:t>
        </w:r>
        <w:r>
          <w:rPr>
            <w:w w:val="105"/>
          </w:rPr>
          <w:t>et</w:t>
        </w:r>
        <w:r>
          <w:rPr>
            <w:spacing w:val="-2"/>
            <w:w w:val="105"/>
          </w:rPr>
          <w:t xml:space="preserve"> </w:t>
        </w:r>
        <w:r>
          <w:rPr>
            <w:w w:val="105"/>
          </w:rPr>
          <w:t>al.</w:t>
        </w:r>
        <w:r>
          <w:rPr>
            <w:spacing w:val="-1"/>
            <w:w w:val="105"/>
          </w:rPr>
          <w:t xml:space="preserve"> </w:t>
        </w:r>
      </w:hyperlink>
      <w:hyperlink w:anchor="_bookmark33" w:history="1">
        <w:r>
          <w:rPr>
            <w:w w:val="105"/>
          </w:rPr>
          <w:t>(2009),</w:t>
        </w:r>
      </w:hyperlink>
    </w:p>
    <w:p w14:paraId="73B2CA93" w14:textId="77777777" w:rsidR="00E2709D" w:rsidRDefault="00462487">
      <w:pPr>
        <w:pStyle w:val="BodyText"/>
        <w:spacing w:line="289" w:lineRule="exact"/>
        <w:ind w:left="227"/>
      </w:pPr>
      <w:r>
        <w:rPr>
          <w:rFonts w:ascii="Trebuchet MS"/>
          <w:sz w:val="12"/>
        </w:rPr>
        <w:t xml:space="preserve">140    </w:t>
      </w:r>
      <w:r>
        <w:rPr>
          <w:rFonts w:ascii="Trebuchet MS"/>
          <w:spacing w:val="19"/>
          <w:sz w:val="12"/>
        </w:rPr>
        <w:t xml:space="preserve"> </w:t>
      </w:r>
      <w:r>
        <w:rPr>
          <w:w w:val="105"/>
        </w:rPr>
        <w:t>the</w:t>
      </w:r>
      <w:r>
        <w:rPr>
          <w:spacing w:val="21"/>
          <w:w w:val="105"/>
        </w:rPr>
        <w:t xml:space="preserve"> </w:t>
      </w:r>
      <w:r>
        <w:rPr>
          <w:w w:val="105"/>
        </w:rPr>
        <w:t>current</w:t>
      </w:r>
      <w:r>
        <w:rPr>
          <w:spacing w:val="21"/>
          <w:w w:val="105"/>
        </w:rPr>
        <w:t xml:space="preserve"> </w:t>
      </w:r>
      <w:r>
        <w:rPr>
          <w:w w:val="105"/>
        </w:rPr>
        <w:t>analysis</w:t>
      </w:r>
      <w:r>
        <w:rPr>
          <w:spacing w:val="20"/>
          <w:w w:val="105"/>
        </w:rPr>
        <w:t xml:space="preserve"> </w:t>
      </w:r>
      <w:r>
        <w:rPr>
          <w:w w:val="105"/>
        </w:rPr>
        <w:t>focused</w:t>
      </w:r>
      <w:r>
        <w:rPr>
          <w:spacing w:val="21"/>
          <w:w w:val="105"/>
        </w:rPr>
        <w:t xml:space="preserve"> </w:t>
      </w:r>
      <w:r>
        <w:rPr>
          <w:w w:val="105"/>
        </w:rPr>
        <w:t>solely</w:t>
      </w:r>
      <w:r>
        <w:rPr>
          <w:spacing w:val="21"/>
          <w:w w:val="105"/>
        </w:rPr>
        <w:t xml:space="preserve"> </w:t>
      </w:r>
      <w:r>
        <w:rPr>
          <w:w w:val="105"/>
        </w:rPr>
        <w:t>on</w:t>
      </w:r>
      <w:r>
        <w:rPr>
          <w:spacing w:val="20"/>
          <w:w w:val="105"/>
        </w:rPr>
        <w:t xml:space="preserve"> </w:t>
      </w:r>
      <w:r>
        <w:rPr>
          <w:w w:val="105"/>
        </w:rPr>
        <w:t>real</w:t>
      </w:r>
      <w:r>
        <w:rPr>
          <w:spacing w:val="21"/>
          <w:w w:val="105"/>
        </w:rPr>
        <w:t xml:space="preserve"> </w:t>
      </w:r>
      <w:r>
        <w:rPr>
          <w:w w:val="105"/>
        </w:rPr>
        <w:t>gauging</w:t>
      </w:r>
      <w:r>
        <w:rPr>
          <w:spacing w:val="20"/>
          <w:w w:val="105"/>
        </w:rPr>
        <w:t xml:space="preserve"> </w:t>
      </w:r>
      <w:r>
        <w:rPr>
          <w:w w:val="105"/>
        </w:rPr>
        <w:t>stations</w:t>
      </w:r>
      <w:r>
        <w:rPr>
          <w:spacing w:val="21"/>
          <w:w w:val="105"/>
        </w:rPr>
        <w:t xml:space="preserve"> </w:t>
      </w:r>
      <w:r>
        <w:rPr>
          <w:w w:val="105"/>
        </w:rPr>
        <w:t>rather</w:t>
      </w:r>
      <w:r>
        <w:rPr>
          <w:spacing w:val="21"/>
          <w:w w:val="105"/>
        </w:rPr>
        <w:t xml:space="preserve"> </w:t>
      </w:r>
      <w:r>
        <w:rPr>
          <w:w w:val="105"/>
        </w:rPr>
        <w:t>than</w:t>
      </w:r>
      <w:r>
        <w:rPr>
          <w:spacing w:val="20"/>
          <w:w w:val="105"/>
        </w:rPr>
        <w:t xml:space="preserve"> </w:t>
      </w:r>
      <w:r>
        <w:rPr>
          <w:w w:val="105"/>
        </w:rPr>
        <w:t>all</w:t>
      </w:r>
    </w:p>
    <w:p w14:paraId="2D124D95" w14:textId="77777777" w:rsidR="00E2709D" w:rsidRDefault="00462487">
      <w:pPr>
        <w:pStyle w:val="BodyText"/>
        <w:spacing w:line="289" w:lineRule="exact"/>
        <w:ind w:left="227"/>
      </w:pPr>
      <w:r>
        <w:rPr>
          <w:rFonts w:ascii="Trebuchet MS"/>
          <w:sz w:val="12"/>
        </w:rPr>
        <w:t xml:space="preserve">141    </w:t>
      </w:r>
      <w:r>
        <w:rPr>
          <w:rFonts w:ascii="Trebuchet MS"/>
          <w:spacing w:val="19"/>
          <w:sz w:val="12"/>
        </w:rPr>
        <w:t xml:space="preserve"> </w:t>
      </w:r>
      <w:r>
        <w:t>river</w:t>
      </w:r>
      <w:r>
        <w:rPr>
          <w:spacing w:val="52"/>
        </w:rPr>
        <w:t xml:space="preserve"> </w:t>
      </w:r>
      <w:r>
        <w:t>cells</w:t>
      </w:r>
      <w:r>
        <w:rPr>
          <w:spacing w:val="52"/>
        </w:rPr>
        <w:t xml:space="preserve"> </w:t>
      </w:r>
      <w:r>
        <w:t>in</w:t>
      </w:r>
      <w:r>
        <w:rPr>
          <w:spacing w:val="52"/>
        </w:rPr>
        <w:t xml:space="preserve"> </w:t>
      </w:r>
      <w:r>
        <w:t>the</w:t>
      </w:r>
      <w:r>
        <w:rPr>
          <w:spacing w:val="52"/>
        </w:rPr>
        <w:t xml:space="preserve"> </w:t>
      </w:r>
      <w:r>
        <w:t>model,</w:t>
      </w:r>
      <w:r>
        <w:rPr>
          <w:spacing w:val="58"/>
        </w:rPr>
        <w:t xml:space="preserve"> </w:t>
      </w:r>
      <w:r>
        <w:t>which</w:t>
      </w:r>
      <w:r>
        <w:rPr>
          <w:spacing w:val="52"/>
        </w:rPr>
        <w:t xml:space="preserve"> </w:t>
      </w:r>
      <w:r>
        <w:t>would</w:t>
      </w:r>
      <w:r>
        <w:rPr>
          <w:spacing w:val="52"/>
        </w:rPr>
        <w:t xml:space="preserve"> </w:t>
      </w:r>
      <w:r>
        <w:t>have</w:t>
      </w:r>
      <w:r>
        <w:rPr>
          <w:spacing w:val="52"/>
        </w:rPr>
        <w:t xml:space="preserve"> </w:t>
      </w:r>
      <w:proofErr w:type="gramStart"/>
      <w:r>
        <w:t>cause</w:t>
      </w:r>
      <w:proofErr w:type="gramEnd"/>
      <w:r>
        <w:rPr>
          <w:spacing w:val="51"/>
        </w:rPr>
        <w:t xml:space="preserve"> </w:t>
      </w:r>
      <w:r>
        <w:t>an</w:t>
      </w:r>
      <w:r>
        <w:rPr>
          <w:spacing w:val="52"/>
        </w:rPr>
        <w:t xml:space="preserve"> </w:t>
      </w:r>
      <w:r>
        <w:t>autocorrelation</w:t>
      </w:r>
      <w:r>
        <w:rPr>
          <w:spacing w:val="51"/>
        </w:rPr>
        <w:t xml:space="preserve"> </w:t>
      </w:r>
      <w:r>
        <w:t>issue.</w:t>
      </w:r>
    </w:p>
    <w:p w14:paraId="3237216D" w14:textId="77777777" w:rsidR="00E2709D" w:rsidRDefault="00462487">
      <w:pPr>
        <w:pStyle w:val="BodyText"/>
        <w:spacing w:line="289" w:lineRule="exact"/>
        <w:ind w:left="227"/>
      </w:pPr>
      <w:r>
        <w:rPr>
          <w:rFonts w:ascii="Trebuchet MS"/>
          <w:sz w:val="12"/>
        </w:rPr>
        <w:t xml:space="preserve">142    </w:t>
      </w:r>
      <w:r>
        <w:rPr>
          <w:rFonts w:ascii="Trebuchet MS"/>
          <w:spacing w:val="19"/>
          <w:sz w:val="12"/>
        </w:rPr>
        <w:t xml:space="preserve"> </w:t>
      </w:r>
      <w:r>
        <w:rPr>
          <w:w w:val="105"/>
        </w:rPr>
        <w:t>A</w:t>
      </w:r>
      <w:r>
        <w:rPr>
          <w:spacing w:val="11"/>
          <w:w w:val="105"/>
        </w:rPr>
        <w:t xml:space="preserve"> </w:t>
      </w:r>
      <w:r>
        <w:rPr>
          <w:w w:val="105"/>
        </w:rPr>
        <w:t>selection</w:t>
      </w:r>
      <w:r>
        <w:rPr>
          <w:spacing w:val="10"/>
          <w:w w:val="105"/>
        </w:rPr>
        <w:t xml:space="preserve"> </w:t>
      </w:r>
      <w:r>
        <w:rPr>
          <w:w w:val="105"/>
        </w:rPr>
        <w:t>was</w:t>
      </w:r>
      <w:r>
        <w:rPr>
          <w:spacing w:val="11"/>
          <w:w w:val="105"/>
        </w:rPr>
        <w:t xml:space="preserve"> </w:t>
      </w:r>
      <w:r>
        <w:rPr>
          <w:w w:val="105"/>
        </w:rPr>
        <w:t>made</w:t>
      </w:r>
      <w:r>
        <w:rPr>
          <w:spacing w:val="10"/>
          <w:w w:val="105"/>
        </w:rPr>
        <w:t xml:space="preserve"> </w:t>
      </w:r>
      <w:r>
        <w:rPr>
          <w:w w:val="105"/>
        </w:rPr>
        <w:t>from</w:t>
      </w:r>
      <w:r>
        <w:rPr>
          <w:spacing w:val="10"/>
          <w:w w:val="105"/>
        </w:rPr>
        <w:t xml:space="preserve"> </w:t>
      </w:r>
      <w:r>
        <w:rPr>
          <w:w w:val="105"/>
        </w:rPr>
        <w:t>the</w:t>
      </w:r>
      <w:r>
        <w:rPr>
          <w:spacing w:val="11"/>
          <w:w w:val="105"/>
        </w:rPr>
        <w:t xml:space="preserve"> </w:t>
      </w:r>
      <w:r>
        <w:rPr>
          <w:w w:val="105"/>
        </w:rPr>
        <w:t>approximately</w:t>
      </w:r>
      <w:r>
        <w:rPr>
          <w:spacing w:val="10"/>
          <w:w w:val="105"/>
        </w:rPr>
        <w:t xml:space="preserve"> </w:t>
      </w:r>
      <w:r>
        <w:rPr>
          <w:w w:val="105"/>
        </w:rPr>
        <w:t>4000</w:t>
      </w:r>
      <w:r>
        <w:rPr>
          <w:spacing w:val="11"/>
          <w:w w:val="105"/>
        </w:rPr>
        <w:t xml:space="preserve"> </w:t>
      </w:r>
      <w:r>
        <w:rPr>
          <w:w w:val="105"/>
        </w:rPr>
        <w:t>gauging</w:t>
      </w:r>
      <w:r>
        <w:rPr>
          <w:spacing w:val="10"/>
          <w:w w:val="105"/>
        </w:rPr>
        <w:t xml:space="preserve"> </w:t>
      </w:r>
      <w:r>
        <w:rPr>
          <w:w w:val="105"/>
        </w:rPr>
        <w:t>stations</w:t>
      </w:r>
      <w:r>
        <w:rPr>
          <w:spacing w:val="10"/>
          <w:w w:val="105"/>
        </w:rPr>
        <w:t xml:space="preserve"> </w:t>
      </w:r>
      <w:r>
        <w:rPr>
          <w:w w:val="105"/>
        </w:rPr>
        <w:t>in</w:t>
      </w:r>
      <w:r>
        <w:rPr>
          <w:spacing w:val="11"/>
          <w:w w:val="105"/>
        </w:rPr>
        <w:t xml:space="preserve"> </w:t>
      </w:r>
      <w:r>
        <w:rPr>
          <w:w w:val="105"/>
        </w:rPr>
        <w:t>the</w:t>
      </w:r>
    </w:p>
    <w:p w14:paraId="080A1357" w14:textId="77777777" w:rsidR="00E2709D" w:rsidRDefault="00462487">
      <w:pPr>
        <w:pStyle w:val="BodyText"/>
        <w:spacing w:line="274" w:lineRule="exact"/>
        <w:ind w:left="227"/>
      </w:pPr>
      <w:r>
        <w:rPr>
          <w:rFonts w:ascii="Trebuchet MS"/>
          <w:sz w:val="12"/>
        </w:rPr>
        <w:t xml:space="preserve">143    </w:t>
      </w:r>
      <w:r>
        <w:rPr>
          <w:rFonts w:ascii="Trebuchet MS"/>
          <w:spacing w:val="19"/>
          <w:sz w:val="12"/>
        </w:rPr>
        <w:t xml:space="preserve"> </w:t>
      </w:r>
      <w:r>
        <w:rPr>
          <w:spacing w:val="-1"/>
          <w:w w:val="110"/>
        </w:rPr>
        <w:t>EFAS</w:t>
      </w:r>
      <w:r>
        <w:rPr>
          <w:spacing w:val="13"/>
          <w:w w:val="110"/>
        </w:rPr>
        <w:t xml:space="preserve"> </w:t>
      </w:r>
      <w:r>
        <w:rPr>
          <w:spacing w:val="-1"/>
          <w:w w:val="110"/>
        </w:rPr>
        <w:t>database</w:t>
      </w:r>
      <w:r>
        <w:rPr>
          <w:spacing w:val="12"/>
          <w:w w:val="110"/>
        </w:rPr>
        <w:t xml:space="preserve"> </w:t>
      </w:r>
      <w:r>
        <w:rPr>
          <w:spacing w:val="-1"/>
          <w:w w:val="110"/>
        </w:rPr>
        <w:t>based</w:t>
      </w:r>
      <w:r>
        <w:rPr>
          <w:spacing w:val="12"/>
          <w:w w:val="110"/>
        </w:rPr>
        <w:t xml:space="preserve"> </w:t>
      </w:r>
      <w:r>
        <w:rPr>
          <w:spacing w:val="-1"/>
          <w:w w:val="110"/>
        </w:rPr>
        <w:t>on</w:t>
      </w:r>
      <w:r>
        <w:rPr>
          <w:spacing w:val="13"/>
          <w:w w:val="110"/>
        </w:rPr>
        <w:t xml:space="preserve"> </w:t>
      </w:r>
      <w:r>
        <w:rPr>
          <w:spacing w:val="-1"/>
          <w:w w:val="110"/>
        </w:rPr>
        <w:t>two</w:t>
      </w:r>
      <w:r>
        <w:rPr>
          <w:spacing w:val="13"/>
          <w:w w:val="110"/>
        </w:rPr>
        <w:t xml:space="preserve"> </w:t>
      </w:r>
      <w:r>
        <w:rPr>
          <w:spacing w:val="-1"/>
          <w:w w:val="110"/>
        </w:rPr>
        <w:t>conditions:</w:t>
      </w:r>
      <w:r>
        <w:rPr>
          <w:spacing w:val="51"/>
          <w:w w:val="110"/>
        </w:rPr>
        <w:t xml:space="preserve"> </w:t>
      </w:r>
      <w:r>
        <w:rPr>
          <w:spacing w:val="-1"/>
          <w:w w:val="110"/>
        </w:rPr>
        <w:t>the</w:t>
      </w:r>
      <w:r>
        <w:rPr>
          <w:spacing w:val="12"/>
          <w:w w:val="110"/>
        </w:rPr>
        <w:t xml:space="preserve"> </w:t>
      </w:r>
      <w:r>
        <w:rPr>
          <w:spacing w:val="-1"/>
          <w:w w:val="110"/>
        </w:rPr>
        <w:t>contributing</w:t>
      </w:r>
      <w:r>
        <w:rPr>
          <w:spacing w:val="12"/>
          <w:w w:val="110"/>
        </w:rPr>
        <w:t xml:space="preserve"> </w:t>
      </w:r>
      <w:r>
        <w:rPr>
          <w:spacing w:val="-1"/>
          <w:w w:val="110"/>
        </w:rPr>
        <w:t>area</w:t>
      </w:r>
      <w:r>
        <w:rPr>
          <w:spacing w:val="13"/>
          <w:w w:val="110"/>
        </w:rPr>
        <w:t xml:space="preserve"> </w:t>
      </w:r>
      <w:r>
        <w:rPr>
          <w:spacing w:val="-1"/>
          <w:w w:val="110"/>
        </w:rPr>
        <w:t>must</w:t>
      </w:r>
      <w:r>
        <w:rPr>
          <w:spacing w:val="12"/>
          <w:w w:val="110"/>
        </w:rPr>
        <w:t xml:space="preserve"> </w:t>
      </w:r>
      <w:r>
        <w:rPr>
          <w:w w:val="110"/>
        </w:rPr>
        <w:t>ex-</w:t>
      </w:r>
    </w:p>
    <w:p w14:paraId="0594A1B0" w14:textId="04FFF075" w:rsidR="00E2709D" w:rsidRDefault="00462487">
      <w:pPr>
        <w:pStyle w:val="BodyText"/>
        <w:spacing w:line="304" w:lineRule="exact"/>
        <w:ind w:left="227"/>
      </w:pPr>
      <w:r>
        <w:rPr>
          <w:rFonts w:ascii="Trebuchet MS" w:hAnsi="Trebuchet MS"/>
          <w:sz w:val="12"/>
        </w:rPr>
        <w:t xml:space="preserve">144    </w:t>
      </w:r>
      <w:r>
        <w:rPr>
          <w:rFonts w:ascii="Trebuchet MS" w:hAnsi="Trebuchet MS"/>
          <w:spacing w:val="19"/>
          <w:sz w:val="12"/>
        </w:rPr>
        <w:t xml:space="preserve"> </w:t>
      </w:r>
      <w:proofErr w:type="spellStart"/>
      <w:r>
        <w:rPr>
          <w:w w:val="105"/>
        </w:rPr>
        <w:t>ceed</w:t>
      </w:r>
      <w:proofErr w:type="spellEnd"/>
      <w:r>
        <w:rPr>
          <w:spacing w:val="-7"/>
          <w:w w:val="105"/>
        </w:rPr>
        <w:t xml:space="preserve"> </w:t>
      </w:r>
      <w:r>
        <w:rPr>
          <w:w w:val="105"/>
        </w:rPr>
        <w:t>500</w:t>
      </w:r>
      <w:r>
        <w:rPr>
          <w:spacing w:val="-8"/>
          <w:w w:val="105"/>
        </w:rPr>
        <w:t xml:space="preserve"> </w:t>
      </w:r>
      <w:r>
        <w:rPr>
          <w:w w:val="105"/>
        </w:rPr>
        <w:t>km</w:t>
      </w:r>
      <w:r>
        <w:rPr>
          <w:rFonts w:ascii="Segoe UI Symbol" w:hAnsi="Segoe UI Symbol"/>
          <w:w w:val="105"/>
        </w:rPr>
        <w:t>²</w:t>
      </w:r>
      <w:r>
        <w:rPr>
          <w:w w:val="105"/>
        </w:rPr>
        <w:t>,</w:t>
      </w:r>
      <w:r>
        <w:rPr>
          <w:spacing w:val="-6"/>
          <w:w w:val="105"/>
        </w:rPr>
        <w:t xml:space="preserve"> </w:t>
      </w:r>
      <w:r>
        <w:rPr>
          <w:w w:val="105"/>
        </w:rPr>
        <w:t>and</w:t>
      </w:r>
      <w:r>
        <w:rPr>
          <w:spacing w:val="-8"/>
          <w:w w:val="105"/>
        </w:rPr>
        <w:t xml:space="preserve"> </w:t>
      </w:r>
      <w:r>
        <w:rPr>
          <w:w w:val="105"/>
        </w:rPr>
        <w:t>the</w:t>
      </w:r>
      <w:r>
        <w:rPr>
          <w:spacing w:val="-7"/>
          <w:w w:val="105"/>
        </w:rPr>
        <w:t xml:space="preserve"> </w:t>
      </w:r>
      <w:r>
        <w:rPr>
          <w:w w:val="105"/>
        </w:rPr>
        <w:t>hydrological</w:t>
      </w:r>
      <w:r>
        <w:rPr>
          <w:spacing w:val="-8"/>
          <w:w w:val="105"/>
        </w:rPr>
        <w:t xml:space="preserve"> </w:t>
      </w:r>
      <w:r>
        <w:rPr>
          <w:w w:val="105"/>
        </w:rPr>
        <w:t>performance,</w:t>
      </w:r>
      <w:r>
        <w:rPr>
          <w:spacing w:val="-6"/>
          <w:w w:val="105"/>
        </w:rPr>
        <w:t xml:space="preserve"> </w:t>
      </w:r>
      <w:del w:id="132" w:author="Pechlivanidis Ilias" w:date="2024-02-10T12:46:00Z">
        <w:r w:rsidDel="00390EB0">
          <w:rPr>
            <w:w w:val="105"/>
          </w:rPr>
          <w:delText>measured</w:delText>
        </w:r>
        <w:r w:rsidDel="00390EB0">
          <w:rPr>
            <w:spacing w:val="-8"/>
            <w:w w:val="105"/>
          </w:rPr>
          <w:delText xml:space="preserve"> </w:delText>
        </w:r>
      </w:del>
      <w:r>
        <w:rPr>
          <w:w w:val="105"/>
        </w:rPr>
        <w:t>in</w:t>
      </w:r>
      <w:ins w:id="133" w:author="Pechlivanidis Ilias" w:date="2024-02-10T12:46:00Z">
        <w:r w:rsidR="00390EB0">
          <w:rPr>
            <w:w w:val="105"/>
          </w:rPr>
          <w:t xml:space="preserve"> terms of the</w:t>
        </w:r>
      </w:ins>
      <w:r>
        <w:rPr>
          <w:spacing w:val="-8"/>
          <w:w w:val="105"/>
        </w:rPr>
        <w:t xml:space="preserve"> </w:t>
      </w:r>
      <w:r>
        <w:rPr>
          <w:w w:val="105"/>
        </w:rPr>
        <w:t>modified</w:t>
      </w:r>
      <w:r>
        <w:rPr>
          <w:spacing w:val="-7"/>
          <w:w w:val="105"/>
        </w:rPr>
        <w:t xml:space="preserve"> </w:t>
      </w:r>
      <w:r>
        <w:rPr>
          <w:w w:val="105"/>
        </w:rPr>
        <w:t>KGE</w:t>
      </w:r>
    </w:p>
    <w:p w14:paraId="320B8F71" w14:textId="77777777" w:rsidR="00E2709D" w:rsidRPr="00AC6664" w:rsidRDefault="00462487">
      <w:pPr>
        <w:pStyle w:val="BodyText"/>
        <w:spacing w:line="289" w:lineRule="exact"/>
        <w:ind w:left="227"/>
      </w:pPr>
      <w:r w:rsidRPr="00AC6664">
        <w:rPr>
          <w:rFonts w:ascii="Trebuchet MS"/>
          <w:sz w:val="12"/>
        </w:rPr>
        <w:t xml:space="preserve">145    </w:t>
      </w:r>
      <w:r w:rsidRPr="00AC6664">
        <w:rPr>
          <w:rFonts w:ascii="Trebuchet MS"/>
          <w:spacing w:val="19"/>
          <w:sz w:val="12"/>
        </w:rPr>
        <w:t xml:space="preserve"> </w:t>
      </w:r>
      <w:r w:rsidRPr="00AC6664">
        <w:rPr>
          <w:w w:val="105"/>
        </w:rPr>
        <w:t>(Kling-Gupta  efficiency)</w:t>
      </w:r>
      <w:r w:rsidRPr="00AC6664">
        <w:rPr>
          <w:spacing w:val="56"/>
          <w:w w:val="105"/>
        </w:rPr>
        <w:t xml:space="preserve"> </w:t>
      </w:r>
      <w:hyperlink w:anchor="_bookmark48" w:history="1">
        <w:r w:rsidRPr="00AC6664">
          <w:rPr>
            <w:w w:val="105"/>
          </w:rPr>
          <w:t xml:space="preserve">Kling </w:t>
        </w:r>
        <w:r w:rsidRPr="00AC6664">
          <w:rPr>
            <w:spacing w:val="1"/>
            <w:w w:val="105"/>
          </w:rPr>
          <w:t xml:space="preserve"> </w:t>
        </w:r>
        <w:r w:rsidRPr="00AC6664">
          <w:rPr>
            <w:w w:val="105"/>
          </w:rPr>
          <w:t>et  al.</w:t>
        </w:r>
      </w:hyperlink>
      <w:r w:rsidRPr="00AC6664">
        <w:rPr>
          <w:w w:val="105"/>
        </w:rPr>
        <w:t xml:space="preserve">  (</w:t>
      </w:r>
      <w:hyperlink w:anchor="_bookmark48" w:history="1">
        <w:r w:rsidRPr="00AC6664">
          <w:rPr>
            <w:w w:val="105"/>
          </w:rPr>
          <w:t>2012);</w:t>
        </w:r>
      </w:hyperlink>
      <w:r w:rsidRPr="00AC6664">
        <w:rPr>
          <w:w w:val="105"/>
        </w:rPr>
        <w:t xml:space="preserve"> </w:t>
      </w:r>
      <w:r w:rsidRPr="00AC6664">
        <w:rPr>
          <w:spacing w:val="1"/>
          <w:w w:val="105"/>
        </w:rPr>
        <w:t xml:space="preserve"> </w:t>
      </w:r>
      <w:hyperlink w:anchor="_bookmark44" w:history="1">
        <w:r w:rsidRPr="00AC6664">
          <w:rPr>
            <w:w w:val="105"/>
          </w:rPr>
          <w:t>Gupta  et</w:t>
        </w:r>
        <w:r w:rsidRPr="00AC6664">
          <w:rPr>
            <w:spacing w:val="56"/>
            <w:w w:val="105"/>
          </w:rPr>
          <w:t xml:space="preserve"> </w:t>
        </w:r>
        <w:r w:rsidRPr="00AC6664">
          <w:rPr>
            <w:w w:val="105"/>
          </w:rPr>
          <w:t>al.</w:t>
        </w:r>
      </w:hyperlink>
      <w:r w:rsidRPr="00AC6664">
        <w:rPr>
          <w:w w:val="105"/>
        </w:rPr>
        <w:t xml:space="preserve"> </w:t>
      </w:r>
      <w:r w:rsidRPr="00AC6664">
        <w:rPr>
          <w:spacing w:val="1"/>
          <w:w w:val="105"/>
        </w:rPr>
        <w:t xml:space="preserve"> </w:t>
      </w:r>
      <w:hyperlink w:anchor="_bookmark44" w:history="1">
        <w:r w:rsidRPr="00AC6664">
          <w:rPr>
            <w:w w:val="105"/>
          </w:rPr>
          <w:t>(2009);</w:t>
        </w:r>
      </w:hyperlink>
      <w:r w:rsidRPr="00AC6664">
        <w:rPr>
          <w:w w:val="105"/>
        </w:rPr>
        <w:t xml:space="preserve">  </w:t>
      </w:r>
      <w:hyperlink w:anchor="_bookmark49" w:history="1">
        <w:proofErr w:type="spellStart"/>
        <w:r w:rsidRPr="00AC6664">
          <w:rPr>
            <w:w w:val="105"/>
          </w:rPr>
          <w:t>Knoben</w:t>
        </w:r>
        <w:proofErr w:type="spellEnd"/>
      </w:hyperlink>
    </w:p>
    <w:p w14:paraId="008AA5DD" w14:textId="77777777" w:rsidR="00E2709D" w:rsidRDefault="00462487">
      <w:pPr>
        <w:pStyle w:val="BodyText"/>
        <w:spacing w:line="289" w:lineRule="exact"/>
        <w:ind w:left="227"/>
      </w:pPr>
      <w:r w:rsidRPr="00AC6664">
        <w:rPr>
          <w:rFonts w:ascii="Trebuchet MS"/>
          <w:sz w:val="12"/>
        </w:rPr>
        <w:t xml:space="preserve">146    </w:t>
      </w:r>
      <w:r w:rsidRPr="00AC6664">
        <w:rPr>
          <w:rFonts w:ascii="Trebuchet MS"/>
          <w:spacing w:val="19"/>
          <w:sz w:val="12"/>
        </w:rPr>
        <w:t xml:space="preserve"> </w:t>
      </w:r>
      <w:hyperlink w:anchor="_bookmark49" w:history="1">
        <w:r w:rsidRPr="00AC6664">
          <w:rPr>
            <w:w w:val="105"/>
          </w:rPr>
          <w:t>et</w:t>
        </w:r>
        <w:r w:rsidRPr="00AC6664">
          <w:rPr>
            <w:spacing w:val="7"/>
            <w:w w:val="105"/>
          </w:rPr>
          <w:t xml:space="preserve"> </w:t>
        </w:r>
        <w:r w:rsidRPr="00AC6664">
          <w:rPr>
            <w:w w:val="105"/>
          </w:rPr>
          <w:t>al.</w:t>
        </w:r>
      </w:hyperlink>
      <w:r w:rsidRPr="00AC6664">
        <w:rPr>
          <w:spacing w:val="7"/>
          <w:w w:val="105"/>
        </w:rPr>
        <w:t xml:space="preserve"> </w:t>
      </w:r>
      <w:hyperlink w:anchor="_bookmark49" w:history="1">
        <w:r>
          <w:rPr>
            <w:w w:val="105"/>
          </w:rPr>
          <w:t>(2019),</w:t>
        </w:r>
      </w:hyperlink>
      <w:r>
        <w:rPr>
          <w:spacing w:val="9"/>
          <w:w w:val="105"/>
        </w:rPr>
        <w:t xml:space="preserve"> </w:t>
      </w:r>
      <w:r>
        <w:rPr>
          <w:w w:val="105"/>
        </w:rPr>
        <w:t>must</w:t>
      </w:r>
      <w:r>
        <w:rPr>
          <w:spacing w:val="7"/>
          <w:w w:val="105"/>
        </w:rPr>
        <w:t xml:space="preserve"> </w:t>
      </w:r>
      <w:r>
        <w:rPr>
          <w:w w:val="105"/>
        </w:rPr>
        <w:t>not</w:t>
      </w:r>
      <w:r>
        <w:rPr>
          <w:spacing w:val="7"/>
          <w:w w:val="105"/>
        </w:rPr>
        <w:t xml:space="preserve"> </w:t>
      </w:r>
      <w:r>
        <w:rPr>
          <w:w w:val="105"/>
        </w:rPr>
        <w:t>fall</w:t>
      </w:r>
      <w:r>
        <w:rPr>
          <w:spacing w:val="7"/>
          <w:w w:val="105"/>
        </w:rPr>
        <w:t xml:space="preserve"> </w:t>
      </w:r>
      <w:r>
        <w:rPr>
          <w:w w:val="105"/>
        </w:rPr>
        <w:t>below</w:t>
      </w:r>
      <w:r>
        <w:rPr>
          <w:spacing w:val="7"/>
          <w:w w:val="105"/>
        </w:rPr>
        <w:t xml:space="preserve"> </w:t>
      </w:r>
      <w:r>
        <w:rPr>
          <w:w w:val="105"/>
        </w:rPr>
        <w:t>0.50.</w:t>
      </w:r>
      <w:r>
        <w:rPr>
          <w:spacing w:val="37"/>
          <w:w w:val="105"/>
        </w:rPr>
        <w:t xml:space="preserve"> </w:t>
      </w:r>
      <w:r>
        <w:rPr>
          <w:w w:val="105"/>
        </w:rPr>
        <w:t>The</w:t>
      </w:r>
      <w:r>
        <w:rPr>
          <w:spacing w:val="7"/>
          <w:w w:val="105"/>
        </w:rPr>
        <w:t xml:space="preserve"> </w:t>
      </w:r>
      <w:r>
        <w:rPr>
          <w:w w:val="105"/>
        </w:rPr>
        <w:t>lower</w:t>
      </w:r>
      <w:r>
        <w:rPr>
          <w:spacing w:val="8"/>
          <w:w w:val="105"/>
        </w:rPr>
        <w:t xml:space="preserve"> </w:t>
      </w:r>
      <w:r>
        <w:rPr>
          <w:w w:val="105"/>
        </w:rPr>
        <w:t>bound</w:t>
      </w:r>
      <w:r>
        <w:rPr>
          <w:spacing w:val="7"/>
          <w:w w:val="105"/>
        </w:rPr>
        <w:t xml:space="preserve"> </w:t>
      </w:r>
      <w:r>
        <w:rPr>
          <w:w w:val="105"/>
        </w:rPr>
        <w:t>on</w:t>
      </w:r>
      <w:r>
        <w:rPr>
          <w:spacing w:val="8"/>
          <w:w w:val="105"/>
        </w:rPr>
        <w:t xml:space="preserve"> </w:t>
      </w:r>
      <w:r>
        <w:rPr>
          <w:w w:val="105"/>
        </w:rPr>
        <w:t>catchment</w:t>
      </w:r>
      <w:r>
        <w:rPr>
          <w:spacing w:val="7"/>
          <w:w w:val="105"/>
        </w:rPr>
        <w:t xml:space="preserve"> </w:t>
      </w:r>
      <w:r>
        <w:rPr>
          <w:w w:val="105"/>
        </w:rPr>
        <w:t>was</w:t>
      </w:r>
    </w:p>
    <w:p w14:paraId="6209D185" w14:textId="77777777" w:rsidR="00E2709D" w:rsidRDefault="00462487">
      <w:pPr>
        <w:pStyle w:val="BodyText"/>
        <w:spacing w:line="289" w:lineRule="exact"/>
        <w:ind w:left="227"/>
      </w:pPr>
      <w:r>
        <w:rPr>
          <w:rFonts w:ascii="Trebuchet MS"/>
          <w:sz w:val="12"/>
        </w:rPr>
        <w:t xml:space="preserve">147    </w:t>
      </w:r>
      <w:r>
        <w:rPr>
          <w:rFonts w:ascii="Trebuchet MS"/>
          <w:spacing w:val="19"/>
          <w:sz w:val="12"/>
        </w:rPr>
        <w:t xml:space="preserve"> </w:t>
      </w:r>
      <w:r>
        <w:rPr>
          <w:w w:val="105"/>
        </w:rPr>
        <w:t>set</w:t>
      </w:r>
      <w:r>
        <w:rPr>
          <w:spacing w:val="-6"/>
          <w:w w:val="105"/>
        </w:rPr>
        <w:t xml:space="preserve"> </w:t>
      </w:r>
      <w:r>
        <w:rPr>
          <w:w w:val="105"/>
        </w:rPr>
        <w:t>due</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relatively</w:t>
      </w:r>
      <w:r>
        <w:rPr>
          <w:spacing w:val="-6"/>
          <w:w w:val="105"/>
        </w:rPr>
        <w:t xml:space="preserve"> </w:t>
      </w:r>
      <w:r>
        <w:rPr>
          <w:w w:val="105"/>
        </w:rPr>
        <w:t>coarse</w:t>
      </w:r>
      <w:r>
        <w:rPr>
          <w:spacing w:val="-7"/>
          <w:w w:val="105"/>
        </w:rPr>
        <w:t xml:space="preserve"> </w:t>
      </w:r>
      <w:r>
        <w:rPr>
          <w:w w:val="105"/>
        </w:rPr>
        <w:t>spatial</w:t>
      </w:r>
      <w:r>
        <w:rPr>
          <w:spacing w:val="-6"/>
          <w:w w:val="105"/>
        </w:rPr>
        <w:t xml:space="preserve"> </w:t>
      </w:r>
      <w:r>
        <w:rPr>
          <w:w w:val="105"/>
        </w:rPr>
        <w:t>resolution</w:t>
      </w:r>
      <w:r>
        <w:rPr>
          <w:spacing w:val="-6"/>
          <w:w w:val="105"/>
        </w:rPr>
        <w:t xml:space="preserve"> </w:t>
      </w:r>
      <w:r>
        <w:rPr>
          <w:w w:val="105"/>
        </w:rPr>
        <w:t>of</w:t>
      </w:r>
      <w:r>
        <w:rPr>
          <w:spacing w:val="-6"/>
          <w:w w:val="105"/>
        </w:rPr>
        <w:t xml:space="preserve"> </w:t>
      </w:r>
      <w:r>
        <w:rPr>
          <w:w w:val="105"/>
        </w:rPr>
        <w:t>NWP</w:t>
      </w:r>
      <w:r>
        <w:rPr>
          <w:spacing w:val="-7"/>
          <w:w w:val="105"/>
        </w:rPr>
        <w:t xml:space="preserve"> </w:t>
      </w:r>
      <w:r>
        <w:rPr>
          <w:w w:val="105"/>
        </w:rPr>
        <w:t>and</w:t>
      </w:r>
      <w:r>
        <w:rPr>
          <w:spacing w:val="-6"/>
          <w:w w:val="105"/>
        </w:rPr>
        <w:t xml:space="preserve"> </w:t>
      </w:r>
      <w:r>
        <w:rPr>
          <w:w w:val="105"/>
        </w:rPr>
        <w:t>EFAS</w:t>
      </w:r>
      <w:r>
        <w:rPr>
          <w:spacing w:val="-6"/>
          <w:w w:val="105"/>
        </w:rPr>
        <w:t xml:space="preserve"> </w:t>
      </w:r>
      <w:r>
        <w:rPr>
          <w:w w:val="105"/>
        </w:rPr>
        <w:t>temporal</w:t>
      </w:r>
    </w:p>
    <w:p w14:paraId="2DB7CB09" w14:textId="77777777" w:rsidR="00E2709D" w:rsidRDefault="00462487">
      <w:pPr>
        <w:pStyle w:val="BodyText"/>
        <w:spacing w:line="289" w:lineRule="exact"/>
        <w:ind w:left="227"/>
      </w:pPr>
      <w:r>
        <w:rPr>
          <w:rFonts w:ascii="Trebuchet MS"/>
          <w:sz w:val="12"/>
        </w:rPr>
        <w:t xml:space="preserve">148    </w:t>
      </w:r>
      <w:r>
        <w:rPr>
          <w:rFonts w:ascii="Trebuchet MS"/>
          <w:spacing w:val="19"/>
          <w:sz w:val="12"/>
        </w:rPr>
        <w:t xml:space="preserve"> </w:t>
      </w:r>
      <w:r>
        <w:rPr>
          <w:w w:val="105"/>
        </w:rPr>
        <w:t>resolution</w:t>
      </w:r>
      <w:r>
        <w:rPr>
          <w:spacing w:val="-1"/>
          <w:w w:val="105"/>
        </w:rPr>
        <w:t xml:space="preserve"> </w:t>
      </w:r>
      <w:r>
        <w:rPr>
          <w:w w:val="105"/>
        </w:rPr>
        <w:t>(6</w:t>
      </w:r>
      <w:r>
        <w:rPr>
          <w:spacing w:val="-1"/>
          <w:w w:val="105"/>
        </w:rPr>
        <w:t xml:space="preserve"> </w:t>
      </w:r>
      <w:r>
        <w:rPr>
          <w:w w:val="105"/>
        </w:rPr>
        <w:t>h), which</w:t>
      </w:r>
      <w:r>
        <w:rPr>
          <w:spacing w:val="-1"/>
          <w:w w:val="105"/>
        </w:rPr>
        <w:t xml:space="preserve"> </w:t>
      </w:r>
      <w:r>
        <w:rPr>
          <w:w w:val="105"/>
        </w:rPr>
        <w:t>limits hydrological</w:t>
      </w:r>
      <w:r>
        <w:rPr>
          <w:spacing w:val="-1"/>
          <w:w w:val="105"/>
        </w:rPr>
        <w:t xml:space="preserve"> </w:t>
      </w:r>
      <w:r>
        <w:rPr>
          <w:w w:val="105"/>
        </w:rPr>
        <w:t>performance</w:t>
      </w:r>
      <w:r>
        <w:rPr>
          <w:spacing w:val="-1"/>
          <w:w w:val="105"/>
        </w:rPr>
        <w:t xml:space="preserve"> </w:t>
      </w:r>
      <w:r>
        <w:rPr>
          <w:w w:val="105"/>
        </w:rPr>
        <w:t>in</w:t>
      </w:r>
      <w:r>
        <w:rPr>
          <w:spacing w:val="-1"/>
          <w:w w:val="105"/>
        </w:rPr>
        <w:t xml:space="preserve"> </w:t>
      </w:r>
      <w:r>
        <w:rPr>
          <w:w w:val="105"/>
        </w:rPr>
        <w:t>small</w:t>
      </w:r>
      <w:r>
        <w:rPr>
          <w:spacing w:val="-1"/>
          <w:w w:val="105"/>
        </w:rPr>
        <w:t xml:space="preserve"> </w:t>
      </w:r>
      <w:r>
        <w:rPr>
          <w:w w:val="105"/>
        </w:rPr>
        <w:t>catchments.</w:t>
      </w:r>
    </w:p>
    <w:p w14:paraId="7EF4F6E7" w14:textId="77777777" w:rsidR="00E2709D" w:rsidRDefault="00462487">
      <w:pPr>
        <w:pStyle w:val="BodyText"/>
        <w:spacing w:line="289" w:lineRule="exact"/>
        <w:ind w:left="227"/>
      </w:pPr>
      <w:r>
        <w:rPr>
          <w:rFonts w:ascii="Trebuchet MS"/>
          <w:sz w:val="12"/>
        </w:rPr>
        <w:t xml:space="preserve">149    </w:t>
      </w:r>
      <w:r>
        <w:rPr>
          <w:rFonts w:ascii="Trebuchet MS"/>
          <w:spacing w:val="19"/>
          <w:sz w:val="12"/>
        </w:rPr>
        <w:t xml:space="preserve"> </w:t>
      </w:r>
      <w:r>
        <w:rPr>
          <w:w w:val="105"/>
        </w:rPr>
        <w:t>The</w:t>
      </w:r>
      <w:r>
        <w:rPr>
          <w:spacing w:val="-2"/>
          <w:w w:val="105"/>
        </w:rPr>
        <w:t xml:space="preserve"> </w:t>
      </w:r>
      <w:r>
        <w:rPr>
          <w:w w:val="105"/>
        </w:rPr>
        <w:t>condition</w:t>
      </w:r>
      <w:r>
        <w:rPr>
          <w:spacing w:val="-2"/>
          <w:w w:val="105"/>
        </w:rPr>
        <w:t xml:space="preserve"> </w:t>
      </w:r>
      <w:r>
        <w:rPr>
          <w:w w:val="105"/>
        </w:rPr>
        <w:t>based</w:t>
      </w:r>
      <w:r>
        <w:rPr>
          <w:spacing w:val="-2"/>
          <w:w w:val="105"/>
        </w:rPr>
        <w:t xml:space="preserve"> </w:t>
      </w:r>
      <w:r>
        <w:rPr>
          <w:w w:val="105"/>
        </w:rPr>
        <w:t>on</w:t>
      </w:r>
      <w:r>
        <w:rPr>
          <w:spacing w:val="-2"/>
          <w:w w:val="105"/>
        </w:rPr>
        <w:t xml:space="preserve"> </w:t>
      </w:r>
      <w:r>
        <w:rPr>
          <w:w w:val="105"/>
        </w:rPr>
        <w:t>hydrological</w:t>
      </w:r>
      <w:r>
        <w:rPr>
          <w:spacing w:val="-2"/>
          <w:w w:val="105"/>
        </w:rPr>
        <w:t xml:space="preserve"> </w:t>
      </w:r>
      <w:r>
        <w:rPr>
          <w:w w:val="105"/>
        </w:rPr>
        <w:t>performance</w:t>
      </w:r>
      <w:r>
        <w:rPr>
          <w:spacing w:val="-2"/>
          <w:w w:val="105"/>
        </w:rPr>
        <w:t xml:space="preserve"> </w:t>
      </w:r>
      <w:r>
        <w:rPr>
          <w:w w:val="105"/>
        </w:rPr>
        <w:t>ensures</w:t>
      </w:r>
      <w:r>
        <w:rPr>
          <w:spacing w:val="-3"/>
          <w:w w:val="105"/>
        </w:rPr>
        <w:t xml:space="preserve"> </w:t>
      </w:r>
      <w:r>
        <w:rPr>
          <w:w w:val="105"/>
        </w:rPr>
        <w:t>the</w:t>
      </w:r>
      <w:r>
        <w:rPr>
          <w:spacing w:val="-2"/>
          <w:w w:val="105"/>
        </w:rPr>
        <w:t xml:space="preserve"> </w:t>
      </w:r>
      <w:r>
        <w:rPr>
          <w:w w:val="105"/>
        </w:rPr>
        <w:t>validity</w:t>
      </w:r>
      <w:r>
        <w:rPr>
          <w:spacing w:val="-3"/>
          <w:w w:val="105"/>
        </w:rPr>
        <w:t xml:space="preserve"> </w:t>
      </w:r>
      <w:r>
        <w:rPr>
          <w:w w:val="105"/>
        </w:rPr>
        <w:t>of</w:t>
      </w:r>
      <w:r>
        <w:rPr>
          <w:spacing w:val="-2"/>
          <w:w w:val="105"/>
        </w:rPr>
        <w:t xml:space="preserve"> </w:t>
      </w:r>
      <w:r>
        <w:rPr>
          <w:w w:val="105"/>
        </w:rPr>
        <w:t>us-</w:t>
      </w:r>
    </w:p>
    <w:p w14:paraId="16B0E592" w14:textId="77777777" w:rsidR="00E2709D" w:rsidRDefault="00462487">
      <w:pPr>
        <w:pStyle w:val="BodyText"/>
        <w:spacing w:line="289" w:lineRule="exact"/>
        <w:ind w:left="227"/>
      </w:pPr>
      <w:r>
        <w:rPr>
          <w:rFonts w:ascii="Trebuchet MS"/>
          <w:sz w:val="12"/>
        </w:rPr>
        <w:t xml:space="preserve">150    </w:t>
      </w:r>
      <w:r>
        <w:rPr>
          <w:rFonts w:ascii="Trebuchet MS"/>
          <w:spacing w:val="19"/>
          <w:sz w:val="12"/>
        </w:rPr>
        <w:t xml:space="preserve"> </w:t>
      </w:r>
      <w:proofErr w:type="spellStart"/>
      <w:r>
        <w:t>ing</w:t>
      </w:r>
      <w:proofErr w:type="spellEnd"/>
      <w:r>
        <w:rPr>
          <w:spacing w:val="45"/>
        </w:rPr>
        <w:t xml:space="preserve"> </w:t>
      </w:r>
      <w:r>
        <w:t>model</w:t>
      </w:r>
      <w:r>
        <w:rPr>
          <w:spacing w:val="45"/>
        </w:rPr>
        <w:t xml:space="preserve"> </w:t>
      </w:r>
      <w:r>
        <w:t>simulations</w:t>
      </w:r>
      <w:r>
        <w:rPr>
          <w:spacing w:val="45"/>
        </w:rPr>
        <w:t xml:space="preserve"> </w:t>
      </w:r>
      <w:r>
        <w:t>as</w:t>
      </w:r>
      <w:r>
        <w:rPr>
          <w:spacing w:val="44"/>
        </w:rPr>
        <w:t xml:space="preserve"> </w:t>
      </w:r>
      <w:r>
        <w:t>proxies</w:t>
      </w:r>
      <w:r>
        <w:rPr>
          <w:spacing w:val="44"/>
        </w:rPr>
        <w:t xml:space="preserve"> </w:t>
      </w:r>
      <w:r>
        <w:t>for</w:t>
      </w:r>
      <w:r>
        <w:rPr>
          <w:spacing w:val="44"/>
        </w:rPr>
        <w:t xml:space="preserve"> </w:t>
      </w:r>
      <w:r>
        <w:t>observations</w:t>
      </w:r>
      <w:r>
        <w:rPr>
          <w:spacing w:val="44"/>
        </w:rPr>
        <w:t xml:space="preserve"> </w:t>
      </w:r>
      <w:r>
        <w:t>is</w:t>
      </w:r>
      <w:r>
        <w:rPr>
          <w:spacing w:val="45"/>
        </w:rPr>
        <w:t xml:space="preserve"> </w:t>
      </w:r>
      <w:r>
        <w:t>valid.</w:t>
      </w:r>
      <w:r>
        <w:rPr>
          <w:spacing w:val="92"/>
        </w:rPr>
        <w:t xml:space="preserve"> </w:t>
      </w:r>
      <w:r>
        <w:t>Ultimately,</w:t>
      </w:r>
      <w:r>
        <w:rPr>
          <w:spacing w:val="46"/>
        </w:rPr>
        <w:t xml:space="preserve"> </w:t>
      </w:r>
      <w:r>
        <w:t>1979</w:t>
      </w:r>
    </w:p>
    <w:p w14:paraId="1B63CA03" w14:textId="77777777" w:rsidR="00E2709D" w:rsidRDefault="00462487">
      <w:pPr>
        <w:pStyle w:val="BodyText"/>
        <w:spacing w:line="289" w:lineRule="exact"/>
        <w:ind w:left="227"/>
      </w:pPr>
      <w:r>
        <w:rPr>
          <w:rFonts w:ascii="Trebuchet MS"/>
          <w:sz w:val="12"/>
        </w:rPr>
        <w:t xml:space="preserve">151    </w:t>
      </w:r>
      <w:r>
        <w:rPr>
          <w:rFonts w:ascii="Trebuchet MS"/>
          <w:spacing w:val="19"/>
          <w:sz w:val="12"/>
        </w:rPr>
        <w:t xml:space="preserve"> </w:t>
      </w:r>
      <w:r>
        <w:rPr>
          <w:w w:val="105"/>
        </w:rPr>
        <w:t>gauging</w:t>
      </w:r>
      <w:r>
        <w:rPr>
          <w:spacing w:val="-6"/>
          <w:w w:val="105"/>
        </w:rPr>
        <w:t xml:space="preserve"> </w:t>
      </w:r>
      <w:r>
        <w:rPr>
          <w:w w:val="105"/>
        </w:rPr>
        <w:t>stations</w:t>
      </w:r>
      <w:r>
        <w:rPr>
          <w:spacing w:val="-7"/>
          <w:w w:val="105"/>
        </w:rPr>
        <w:t xml:space="preserve"> </w:t>
      </w:r>
      <w:r>
        <w:rPr>
          <w:w w:val="105"/>
        </w:rPr>
        <w:t>were</w:t>
      </w:r>
      <w:r>
        <w:rPr>
          <w:spacing w:val="-6"/>
          <w:w w:val="105"/>
        </w:rPr>
        <w:t xml:space="preserve"> </w:t>
      </w:r>
      <w:r>
        <w:rPr>
          <w:w w:val="105"/>
        </w:rPr>
        <w:t>included</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analysis,</w:t>
      </w:r>
      <w:r>
        <w:rPr>
          <w:spacing w:val="-5"/>
          <w:w w:val="105"/>
        </w:rPr>
        <w:t xml:space="preserve"> </w:t>
      </w:r>
      <w:r>
        <w:rPr>
          <w:w w:val="105"/>
        </w:rPr>
        <w:t>accounting</w:t>
      </w:r>
      <w:r>
        <w:rPr>
          <w:spacing w:val="-6"/>
          <w:w w:val="105"/>
        </w:rPr>
        <w:t xml:space="preserve"> </w:t>
      </w:r>
      <w:r>
        <w:rPr>
          <w:w w:val="105"/>
        </w:rPr>
        <w:t>for</w:t>
      </w:r>
      <w:r>
        <w:rPr>
          <w:spacing w:val="-7"/>
          <w:w w:val="105"/>
        </w:rPr>
        <w:t xml:space="preserve"> </w:t>
      </w:r>
      <w:r>
        <w:rPr>
          <w:w w:val="105"/>
        </w:rPr>
        <w:t>a</w:t>
      </w:r>
      <w:r>
        <w:rPr>
          <w:spacing w:val="-6"/>
          <w:w w:val="105"/>
        </w:rPr>
        <w:t xml:space="preserve"> </w:t>
      </w:r>
      <w:r>
        <w:rPr>
          <w:w w:val="105"/>
        </w:rPr>
        <w:t>total</w:t>
      </w:r>
      <w:r>
        <w:rPr>
          <w:spacing w:val="-7"/>
          <w:w w:val="105"/>
        </w:rPr>
        <w:t xml:space="preserve"> </w:t>
      </w:r>
      <w:r>
        <w:rPr>
          <w:w w:val="105"/>
        </w:rPr>
        <w:t>of</w:t>
      </w:r>
      <w:r>
        <w:rPr>
          <w:spacing w:val="-6"/>
          <w:w w:val="105"/>
        </w:rPr>
        <w:t xml:space="preserve"> </w:t>
      </w:r>
      <w:r>
        <w:rPr>
          <w:w w:val="105"/>
        </w:rPr>
        <w:t>1683</w:t>
      </w:r>
    </w:p>
    <w:p w14:paraId="5E49A2DD" w14:textId="77777777" w:rsidR="00E2709D" w:rsidRDefault="00462487">
      <w:pPr>
        <w:pStyle w:val="BodyText"/>
        <w:spacing w:line="289" w:lineRule="exact"/>
        <w:ind w:left="227"/>
      </w:pPr>
      <w:r>
        <w:rPr>
          <w:rFonts w:ascii="Trebuchet MS"/>
          <w:sz w:val="12"/>
        </w:rPr>
        <w:t xml:space="preserve">152    </w:t>
      </w:r>
      <w:r>
        <w:rPr>
          <w:rFonts w:ascii="Trebuchet MS"/>
          <w:spacing w:val="19"/>
          <w:sz w:val="12"/>
        </w:rPr>
        <w:t xml:space="preserve"> </w:t>
      </w:r>
      <w:r>
        <w:t>events</w:t>
      </w:r>
      <w:r>
        <w:rPr>
          <w:spacing w:val="38"/>
        </w:rPr>
        <w:t xml:space="preserve"> </w:t>
      </w:r>
      <w:r>
        <w:t>(exceedances</w:t>
      </w:r>
      <w:r>
        <w:rPr>
          <w:spacing w:val="37"/>
        </w:rPr>
        <w:t xml:space="preserve"> </w:t>
      </w:r>
      <w:r>
        <w:t>over</w:t>
      </w:r>
      <w:r>
        <w:rPr>
          <w:spacing w:val="37"/>
        </w:rPr>
        <w:t xml:space="preserve"> </w:t>
      </w:r>
      <w:r>
        <w:t>the</w:t>
      </w:r>
      <w:r>
        <w:rPr>
          <w:spacing w:val="37"/>
        </w:rPr>
        <w:t xml:space="preserve"> </w:t>
      </w:r>
      <w:proofErr w:type="gramStart"/>
      <w:r>
        <w:t>5</w:t>
      </w:r>
      <w:r>
        <w:rPr>
          <w:spacing w:val="37"/>
        </w:rPr>
        <w:t xml:space="preserve"> </w:t>
      </w:r>
      <w:r>
        <w:t>year</w:t>
      </w:r>
      <w:proofErr w:type="gramEnd"/>
      <w:r>
        <w:rPr>
          <w:spacing w:val="37"/>
        </w:rPr>
        <w:t xml:space="preserve"> </w:t>
      </w:r>
      <w:r>
        <w:t>threshold)</w:t>
      </w:r>
      <w:r>
        <w:rPr>
          <w:spacing w:val="37"/>
        </w:rPr>
        <w:t xml:space="preserve"> </w:t>
      </w:r>
      <w:r>
        <w:t>during</w:t>
      </w:r>
      <w:r>
        <w:rPr>
          <w:spacing w:val="37"/>
        </w:rPr>
        <w:t xml:space="preserve"> </w:t>
      </w:r>
      <w:r>
        <w:t>the</w:t>
      </w:r>
      <w:r>
        <w:rPr>
          <w:spacing w:val="37"/>
        </w:rPr>
        <w:t xml:space="preserve"> </w:t>
      </w:r>
      <w:r>
        <w:t>study</w:t>
      </w:r>
      <w:r>
        <w:rPr>
          <w:spacing w:val="36"/>
        </w:rPr>
        <w:t xml:space="preserve"> </w:t>
      </w:r>
      <w:r>
        <w:t>period.</w:t>
      </w:r>
      <w:r>
        <w:rPr>
          <w:spacing w:val="78"/>
        </w:rPr>
        <w:t xml:space="preserve"> </w:t>
      </w:r>
      <w:r>
        <w:t>As</w:t>
      </w:r>
    </w:p>
    <w:p w14:paraId="49F9E6F4" w14:textId="77777777" w:rsidR="00E2709D" w:rsidRDefault="00462487">
      <w:pPr>
        <w:pStyle w:val="BodyText"/>
        <w:spacing w:line="289" w:lineRule="exact"/>
        <w:ind w:left="227"/>
      </w:pPr>
      <w:r>
        <w:rPr>
          <w:rFonts w:ascii="Trebuchet MS"/>
          <w:sz w:val="12"/>
        </w:rPr>
        <w:t xml:space="preserve">153    </w:t>
      </w:r>
      <w:r>
        <w:rPr>
          <w:rFonts w:ascii="Trebuchet MS"/>
          <w:spacing w:val="19"/>
          <w:sz w:val="12"/>
        </w:rPr>
        <w:t xml:space="preserve"> </w:t>
      </w:r>
      <w:r>
        <w:rPr>
          <w:w w:val="105"/>
        </w:rPr>
        <w:t>explained</w:t>
      </w:r>
      <w:r>
        <w:rPr>
          <w:spacing w:val="-11"/>
          <w:w w:val="105"/>
        </w:rPr>
        <w:t xml:space="preserve"> </w:t>
      </w:r>
      <w:r>
        <w:rPr>
          <w:w w:val="105"/>
        </w:rPr>
        <w:t>in</w:t>
      </w:r>
      <w:r>
        <w:rPr>
          <w:spacing w:val="-10"/>
          <w:w w:val="105"/>
        </w:rPr>
        <w:t xml:space="preserve"> </w:t>
      </w:r>
      <w:r>
        <w:rPr>
          <w:w w:val="105"/>
        </w:rPr>
        <w:t>section</w:t>
      </w:r>
      <w:r>
        <w:rPr>
          <w:spacing w:val="-11"/>
          <w:w w:val="105"/>
        </w:rPr>
        <w:t xml:space="preserve"> </w:t>
      </w:r>
      <w:hyperlink w:anchor="_bookmark13" w:history="1">
        <w:r>
          <w:rPr>
            <w:w w:val="105"/>
          </w:rPr>
          <w:t>3.4,</w:t>
        </w:r>
        <w:r>
          <w:rPr>
            <w:spacing w:val="-9"/>
            <w:w w:val="105"/>
          </w:rPr>
          <w:t xml:space="preserve"> </w:t>
        </w:r>
      </w:hyperlink>
      <w:r>
        <w:rPr>
          <w:w w:val="105"/>
        </w:rPr>
        <w:t>the</w:t>
      </w:r>
      <w:r>
        <w:rPr>
          <w:spacing w:val="-11"/>
          <w:w w:val="105"/>
        </w:rPr>
        <w:t xml:space="preserve"> </w:t>
      </w:r>
      <w:r>
        <w:rPr>
          <w:w w:val="105"/>
        </w:rPr>
        <w:t>optimization</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notification</w:t>
      </w:r>
      <w:r>
        <w:rPr>
          <w:spacing w:val="-11"/>
          <w:w w:val="105"/>
        </w:rPr>
        <w:t xml:space="preserve"> </w:t>
      </w:r>
      <w:r>
        <w:rPr>
          <w:w w:val="105"/>
        </w:rPr>
        <w:t>criteria</w:t>
      </w:r>
      <w:r>
        <w:rPr>
          <w:spacing w:val="-11"/>
          <w:w w:val="105"/>
        </w:rPr>
        <w:t xml:space="preserve"> </w:t>
      </w:r>
      <w:r>
        <w:rPr>
          <w:w w:val="105"/>
        </w:rPr>
        <w:t>was</w:t>
      </w:r>
      <w:r>
        <w:rPr>
          <w:spacing w:val="-11"/>
          <w:w w:val="105"/>
        </w:rPr>
        <w:t xml:space="preserve"> </w:t>
      </w:r>
      <w:r>
        <w:rPr>
          <w:w w:val="105"/>
        </w:rPr>
        <w:t>con-</w:t>
      </w:r>
    </w:p>
    <w:p w14:paraId="131E0359" w14:textId="77777777" w:rsidR="00E2709D" w:rsidRDefault="00462487">
      <w:pPr>
        <w:pStyle w:val="BodyText"/>
        <w:spacing w:line="274" w:lineRule="exact"/>
        <w:ind w:left="227"/>
      </w:pPr>
      <w:r>
        <w:rPr>
          <w:rFonts w:ascii="Trebuchet MS"/>
          <w:sz w:val="12"/>
        </w:rPr>
        <w:t xml:space="preserve">154    </w:t>
      </w:r>
      <w:r>
        <w:rPr>
          <w:rFonts w:ascii="Trebuchet MS"/>
          <w:spacing w:val="19"/>
          <w:sz w:val="12"/>
        </w:rPr>
        <w:t xml:space="preserve"> </w:t>
      </w:r>
      <w:r>
        <w:rPr>
          <w:w w:val="105"/>
        </w:rPr>
        <w:t>ducted</w:t>
      </w:r>
      <w:r>
        <w:rPr>
          <w:spacing w:val="-11"/>
          <w:w w:val="105"/>
        </w:rPr>
        <w:t xml:space="preserve"> </w:t>
      </w:r>
      <w:r>
        <w:rPr>
          <w:w w:val="105"/>
        </w:rPr>
        <w:t>on</w:t>
      </w:r>
      <w:r>
        <w:rPr>
          <w:spacing w:val="-13"/>
          <w:w w:val="105"/>
        </w:rPr>
        <w:t xml:space="preserve"> </w:t>
      </w:r>
      <w:r>
        <w:rPr>
          <w:w w:val="105"/>
        </w:rPr>
        <w:t>a</w:t>
      </w:r>
      <w:r>
        <w:rPr>
          <w:spacing w:val="-12"/>
          <w:w w:val="105"/>
        </w:rPr>
        <w:t xml:space="preserve"> </w:t>
      </w:r>
      <w:r>
        <w:rPr>
          <w:w w:val="105"/>
        </w:rPr>
        <w:t>subset</w:t>
      </w:r>
      <w:r>
        <w:rPr>
          <w:spacing w:val="-12"/>
          <w:w w:val="105"/>
        </w:rPr>
        <w:t xml:space="preserve"> </w:t>
      </w:r>
      <w:r>
        <w:rPr>
          <w:w w:val="105"/>
        </w:rPr>
        <w:t>of</w:t>
      </w:r>
      <w:r>
        <w:rPr>
          <w:spacing w:val="-12"/>
          <w:w w:val="105"/>
        </w:rPr>
        <w:t xml:space="preserve"> </w:t>
      </w:r>
      <w:r>
        <w:rPr>
          <w:w w:val="105"/>
        </w:rPr>
        <w:t>1239</w:t>
      </w:r>
      <w:r>
        <w:rPr>
          <w:spacing w:val="-13"/>
          <w:w w:val="105"/>
        </w:rPr>
        <w:t xml:space="preserve"> </w:t>
      </w:r>
      <w:r>
        <w:rPr>
          <w:w w:val="105"/>
        </w:rPr>
        <w:t>stations</w:t>
      </w:r>
      <w:r>
        <w:rPr>
          <w:spacing w:val="-12"/>
          <w:w w:val="105"/>
        </w:rPr>
        <w:t xml:space="preserve"> </w:t>
      </w:r>
      <w:r>
        <w:rPr>
          <w:w w:val="105"/>
        </w:rPr>
        <w:t>with</w:t>
      </w:r>
      <w:r>
        <w:rPr>
          <w:spacing w:val="-12"/>
          <w:w w:val="105"/>
        </w:rPr>
        <w:t xml:space="preserve"> </w:t>
      </w:r>
      <w:r>
        <w:rPr>
          <w:w w:val="105"/>
        </w:rPr>
        <w:t>a</w:t>
      </w:r>
      <w:r>
        <w:rPr>
          <w:spacing w:val="-13"/>
          <w:w w:val="105"/>
        </w:rPr>
        <w:t xml:space="preserve"> </w:t>
      </w:r>
      <w:r>
        <w:rPr>
          <w:w w:val="105"/>
        </w:rPr>
        <w:t>contributing</w:t>
      </w:r>
      <w:r>
        <w:rPr>
          <w:spacing w:val="-12"/>
          <w:w w:val="105"/>
        </w:rPr>
        <w:t xml:space="preserve"> </w:t>
      </w:r>
      <w:r>
        <w:rPr>
          <w:w w:val="105"/>
        </w:rPr>
        <w:t>area</w:t>
      </w:r>
      <w:r>
        <w:rPr>
          <w:spacing w:val="-13"/>
          <w:w w:val="105"/>
        </w:rPr>
        <w:t xml:space="preserve"> </w:t>
      </w:r>
      <w:r>
        <w:rPr>
          <w:w w:val="105"/>
        </w:rPr>
        <w:t>larger</w:t>
      </w:r>
      <w:r>
        <w:rPr>
          <w:spacing w:val="-11"/>
          <w:w w:val="105"/>
        </w:rPr>
        <w:t xml:space="preserve"> </w:t>
      </w:r>
      <w:r>
        <w:rPr>
          <w:w w:val="105"/>
        </w:rPr>
        <w:t>than</w:t>
      </w:r>
      <w:r>
        <w:rPr>
          <w:spacing w:val="-13"/>
          <w:w w:val="105"/>
        </w:rPr>
        <w:t xml:space="preserve"> </w:t>
      </w:r>
      <w:r>
        <w:rPr>
          <w:w w:val="105"/>
        </w:rPr>
        <w:t>2000</w:t>
      </w:r>
    </w:p>
    <w:p w14:paraId="0173259B" w14:textId="77777777" w:rsidR="00E2709D" w:rsidRDefault="00462487">
      <w:pPr>
        <w:pStyle w:val="BodyText"/>
        <w:spacing w:line="304" w:lineRule="exact"/>
        <w:ind w:left="227"/>
      </w:pPr>
      <w:r>
        <w:rPr>
          <w:rFonts w:ascii="Trebuchet MS" w:hAnsi="Trebuchet MS"/>
          <w:sz w:val="12"/>
        </w:rPr>
        <w:t xml:space="preserve">155    </w:t>
      </w:r>
      <w:r>
        <w:rPr>
          <w:rFonts w:ascii="Trebuchet MS" w:hAnsi="Trebuchet MS"/>
          <w:spacing w:val="19"/>
          <w:sz w:val="12"/>
        </w:rPr>
        <w:t xml:space="preserve"> </w:t>
      </w:r>
      <w:r>
        <w:t>km</w:t>
      </w:r>
      <w:r>
        <w:rPr>
          <w:rFonts w:ascii="Segoe UI Symbol" w:hAnsi="Segoe UI Symbol"/>
        </w:rPr>
        <w:t>²</w:t>
      </w:r>
      <w:r>
        <w:rPr>
          <w:rFonts w:ascii="Segoe UI Symbol" w:hAnsi="Segoe UI Symbol"/>
          <w:spacing w:val="27"/>
        </w:rPr>
        <w:t xml:space="preserve"> </w:t>
      </w:r>
      <w:r>
        <w:t>(874</w:t>
      </w:r>
      <w:r>
        <w:rPr>
          <w:spacing w:val="38"/>
        </w:rPr>
        <w:t xml:space="preserve"> </w:t>
      </w:r>
      <w:r>
        <w:t>events),</w:t>
      </w:r>
      <w:r>
        <w:rPr>
          <w:spacing w:val="41"/>
        </w:rPr>
        <w:t xml:space="preserve"> </w:t>
      </w:r>
      <w:r>
        <w:t>while</w:t>
      </w:r>
      <w:r>
        <w:rPr>
          <w:spacing w:val="38"/>
        </w:rPr>
        <w:t xml:space="preserve"> </w:t>
      </w:r>
      <w:r>
        <w:t>the</w:t>
      </w:r>
      <w:r>
        <w:rPr>
          <w:spacing w:val="39"/>
        </w:rPr>
        <w:t xml:space="preserve"> </w:t>
      </w:r>
      <w:r>
        <w:t>entire</w:t>
      </w:r>
      <w:r>
        <w:rPr>
          <w:spacing w:val="38"/>
        </w:rPr>
        <w:t xml:space="preserve"> </w:t>
      </w:r>
      <w:r>
        <w:t>set</w:t>
      </w:r>
      <w:r>
        <w:rPr>
          <w:spacing w:val="38"/>
        </w:rPr>
        <w:t xml:space="preserve"> </w:t>
      </w:r>
      <w:r>
        <w:t>was</w:t>
      </w:r>
      <w:r>
        <w:rPr>
          <w:spacing w:val="38"/>
        </w:rPr>
        <w:t xml:space="preserve"> </w:t>
      </w:r>
      <w:r>
        <w:t>used</w:t>
      </w:r>
      <w:r>
        <w:rPr>
          <w:spacing w:val="38"/>
        </w:rPr>
        <w:t xml:space="preserve"> </w:t>
      </w:r>
      <w:r>
        <w:t>to</w:t>
      </w:r>
      <w:r>
        <w:rPr>
          <w:spacing w:val="38"/>
        </w:rPr>
        <w:t xml:space="preserve"> </w:t>
      </w:r>
      <w:r>
        <w:t>analyze</w:t>
      </w:r>
      <w:r>
        <w:rPr>
          <w:spacing w:val="38"/>
        </w:rPr>
        <w:t xml:space="preserve"> </w:t>
      </w:r>
      <w:r>
        <w:t>the</w:t>
      </w:r>
      <w:r>
        <w:rPr>
          <w:spacing w:val="38"/>
        </w:rPr>
        <w:t xml:space="preserve"> </w:t>
      </w:r>
      <w:r>
        <w:t>influence</w:t>
      </w:r>
      <w:r>
        <w:rPr>
          <w:spacing w:val="38"/>
        </w:rPr>
        <w:t xml:space="preserve"> </w:t>
      </w:r>
      <w:r>
        <w:t>of</w:t>
      </w:r>
    </w:p>
    <w:p w14:paraId="39766E98" w14:textId="77777777" w:rsidR="00E2709D" w:rsidRDefault="00462487">
      <w:pPr>
        <w:pStyle w:val="BodyText"/>
        <w:spacing w:line="291" w:lineRule="exact"/>
        <w:ind w:left="227"/>
      </w:pPr>
      <w:r>
        <w:rPr>
          <w:rFonts w:ascii="Trebuchet MS"/>
          <w:sz w:val="12"/>
        </w:rPr>
        <w:t xml:space="preserve">156    </w:t>
      </w:r>
      <w:r>
        <w:rPr>
          <w:rFonts w:ascii="Trebuchet MS"/>
          <w:spacing w:val="19"/>
          <w:sz w:val="12"/>
        </w:rPr>
        <w:t xml:space="preserve"> </w:t>
      </w:r>
      <w:r>
        <w:rPr>
          <w:w w:val="105"/>
        </w:rPr>
        <w:t>catchment</w:t>
      </w:r>
      <w:r>
        <w:rPr>
          <w:spacing w:val="3"/>
          <w:w w:val="105"/>
        </w:rPr>
        <w:t xml:space="preserve"> </w:t>
      </w:r>
      <w:r>
        <w:rPr>
          <w:w w:val="105"/>
        </w:rPr>
        <w:t>area</w:t>
      </w:r>
      <w:r>
        <w:rPr>
          <w:spacing w:val="3"/>
          <w:w w:val="105"/>
        </w:rPr>
        <w:t xml:space="preserve"> </w:t>
      </w:r>
      <w:r>
        <w:rPr>
          <w:w w:val="105"/>
        </w:rPr>
        <w:t>on</w:t>
      </w:r>
      <w:r>
        <w:rPr>
          <w:spacing w:val="2"/>
          <w:w w:val="105"/>
        </w:rPr>
        <w:t xml:space="preserve"> </w:t>
      </w:r>
      <w:r>
        <w:rPr>
          <w:w w:val="105"/>
        </w:rPr>
        <w:t>warning</w:t>
      </w:r>
      <w:r>
        <w:rPr>
          <w:spacing w:val="2"/>
          <w:w w:val="105"/>
        </w:rPr>
        <w:t xml:space="preserve"> </w:t>
      </w:r>
      <w:r>
        <w:rPr>
          <w:w w:val="105"/>
        </w:rPr>
        <w:t>skill.</w:t>
      </w:r>
    </w:p>
    <w:p w14:paraId="0F7D9B68" w14:textId="77777777" w:rsidR="00E2709D" w:rsidRDefault="00E2709D">
      <w:pPr>
        <w:spacing w:line="291" w:lineRule="exact"/>
        <w:sectPr w:rsidR="00E2709D">
          <w:pgSz w:w="12240" w:h="15840"/>
          <w:pgMar w:top="1500" w:right="1720" w:bottom="1960" w:left="1600" w:header="0" w:footer="1777" w:gutter="0"/>
          <w:cols w:space="720"/>
        </w:sectPr>
      </w:pPr>
    </w:p>
    <w:p w14:paraId="60BFB015" w14:textId="77777777" w:rsidR="00E2709D" w:rsidRDefault="00E2709D">
      <w:pPr>
        <w:pStyle w:val="BodyText"/>
        <w:rPr>
          <w:sz w:val="20"/>
        </w:rPr>
      </w:pPr>
    </w:p>
    <w:p w14:paraId="34D30486" w14:textId="77777777" w:rsidR="00E2709D" w:rsidRDefault="00E2709D">
      <w:pPr>
        <w:pStyle w:val="BodyText"/>
        <w:rPr>
          <w:sz w:val="20"/>
        </w:rPr>
      </w:pPr>
    </w:p>
    <w:p w14:paraId="1E615BED" w14:textId="77777777" w:rsidR="00E2709D" w:rsidRDefault="00E2709D">
      <w:pPr>
        <w:pStyle w:val="BodyText"/>
        <w:rPr>
          <w:sz w:val="20"/>
        </w:rPr>
      </w:pPr>
    </w:p>
    <w:p w14:paraId="1810655F" w14:textId="77777777" w:rsidR="00E2709D" w:rsidRDefault="00E2709D">
      <w:pPr>
        <w:pStyle w:val="BodyText"/>
        <w:rPr>
          <w:sz w:val="20"/>
        </w:rPr>
      </w:pPr>
    </w:p>
    <w:p w14:paraId="480DB1EC" w14:textId="77777777" w:rsidR="00E2709D" w:rsidRDefault="00E2709D">
      <w:pPr>
        <w:pStyle w:val="BodyText"/>
        <w:rPr>
          <w:sz w:val="20"/>
        </w:rPr>
      </w:pPr>
    </w:p>
    <w:p w14:paraId="506F7E5B" w14:textId="77777777" w:rsidR="00E2709D" w:rsidRDefault="00E2709D">
      <w:pPr>
        <w:pStyle w:val="BodyText"/>
        <w:rPr>
          <w:sz w:val="20"/>
        </w:rPr>
      </w:pPr>
    </w:p>
    <w:p w14:paraId="604F37CE" w14:textId="77777777" w:rsidR="00E2709D" w:rsidRDefault="00E2709D">
      <w:pPr>
        <w:pStyle w:val="BodyText"/>
        <w:rPr>
          <w:sz w:val="20"/>
        </w:rPr>
      </w:pPr>
    </w:p>
    <w:p w14:paraId="5A1CD65E" w14:textId="77777777" w:rsidR="00E2709D" w:rsidRDefault="00E2709D">
      <w:pPr>
        <w:pStyle w:val="BodyText"/>
        <w:rPr>
          <w:sz w:val="20"/>
        </w:rPr>
      </w:pPr>
    </w:p>
    <w:p w14:paraId="1F58A9A5" w14:textId="77777777" w:rsidR="00E2709D" w:rsidRDefault="00E2709D">
      <w:pPr>
        <w:pStyle w:val="BodyText"/>
        <w:rPr>
          <w:sz w:val="20"/>
        </w:rPr>
      </w:pPr>
    </w:p>
    <w:p w14:paraId="2770DC16" w14:textId="77777777" w:rsidR="00E2709D" w:rsidRDefault="00E2709D">
      <w:pPr>
        <w:pStyle w:val="BodyText"/>
        <w:rPr>
          <w:sz w:val="20"/>
        </w:rPr>
      </w:pPr>
    </w:p>
    <w:p w14:paraId="2FB7F3DC" w14:textId="77777777" w:rsidR="00E2709D" w:rsidRDefault="00E2709D">
      <w:pPr>
        <w:pStyle w:val="BodyText"/>
        <w:rPr>
          <w:sz w:val="20"/>
        </w:rPr>
      </w:pPr>
    </w:p>
    <w:p w14:paraId="3F131DC8" w14:textId="77777777" w:rsidR="00E2709D" w:rsidRDefault="00E2709D">
      <w:pPr>
        <w:pStyle w:val="BodyText"/>
        <w:rPr>
          <w:sz w:val="20"/>
        </w:rPr>
      </w:pPr>
    </w:p>
    <w:p w14:paraId="5B6A59D8" w14:textId="77777777" w:rsidR="00E2709D" w:rsidRDefault="00E2709D">
      <w:pPr>
        <w:pStyle w:val="BodyText"/>
        <w:rPr>
          <w:sz w:val="20"/>
        </w:rPr>
      </w:pPr>
    </w:p>
    <w:p w14:paraId="1A05ABA8" w14:textId="77777777" w:rsidR="00E2709D" w:rsidRDefault="00E2709D">
      <w:pPr>
        <w:pStyle w:val="BodyText"/>
        <w:rPr>
          <w:sz w:val="20"/>
        </w:rPr>
      </w:pPr>
    </w:p>
    <w:p w14:paraId="66970CFE" w14:textId="77777777" w:rsidR="00E2709D" w:rsidRDefault="00E2709D">
      <w:pPr>
        <w:pStyle w:val="BodyText"/>
        <w:spacing w:before="7"/>
        <w:rPr>
          <w:sz w:val="17"/>
        </w:rPr>
      </w:pPr>
    </w:p>
    <w:tbl>
      <w:tblPr>
        <w:tblW w:w="0" w:type="auto"/>
        <w:tblInd w:w="5818" w:type="dxa"/>
        <w:tblLayout w:type="fixed"/>
        <w:tblCellMar>
          <w:left w:w="0" w:type="dxa"/>
          <w:right w:w="0" w:type="dxa"/>
        </w:tblCellMar>
        <w:tblLook w:val="01E0" w:firstRow="1" w:lastRow="1" w:firstColumn="1" w:lastColumn="1" w:noHBand="0" w:noVBand="0"/>
      </w:tblPr>
      <w:tblGrid>
        <w:gridCol w:w="993"/>
        <w:gridCol w:w="373"/>
        <w:gridCol w:w="445"/>
      </w:tblGrid>
      <w:tr w:rsidR="00E2709D" w14:paraId="414CB7BE" w14:textId="77777777">
        <w:trPr>
          <w:trHeight w:val="383"/>
        </w:trPr>
        <w:tc>
          <w:tcPr>
            <w:tcW w:w="993" w:type="dxa"/>
            <w:tcBorders>
              <w:bottom w:val="single" w:sz="4" w:space="0" w:color="000000"/>
              <w:right w:val="single" w:sz="4" w:space="0" w:color="000000"/>
            </w:tcBorders>
          </w:tcPr>
          <w:p w14:paraId="4BDA589F" w14:textId="77777777" w:rsidR="00E2709D" w:rsidRDefault="00E2709D">
            <w:pPr>
              <w:pStyle w:val="TableParagraph"/>
              <w:spacing w:line="240" w:lineRule="auto"/>
              <w:jc w:val="left"/>
              <w:rPr>
                <w:rFonts w:ascii="Times New Roman"/>
                <w:sz w:val="20"/>
              </w:rPr>
            </w:pPr>
          </w:p>
        </w:tc>
        <w:tc>
          <w:tcPr>
            <w:tcW w:w="373" w:type="dxa"/>
            <w:tcBorders>
              <w:left w:val="single" w:sz="4" w:space="0" w:color="000000"/>
              <w:bottom w:val="single" w:sz="4" w:space="0" w:color="000000"/>
            </w:tcBorders>
          </w:tcPr>
          <w:p w14:paraId="12869844" w14:textId="77777777" w:rsidR="00E2709D" w:rsidRDefault="00462487">
            <w:pPr>
              <w:pStyle w:val="TableParagraph"/>
              <w:spacing w:before="35" w:line="240" w:lineRule="auto"/>
              <w:ind w:left="173" w:right="-72"/>
              <w:jc w:val="left"/>
              <w:rPr>
                <w:rFonts w:ascii="Cambria Math"/>
                <w:sz w:val="11"/>
              </w:rPr>
            </w:pPr>
            <w:bookmarkStart w:id="134" w:name="_bookmark2"/>
            <w:bookmarkEnd w:id="134"/>
            <w:proofErr w:type="spellStart"/>
            <w:r>
              <w:rPr>
                <w:rFonts w:ascii="Cambria Math"/>
                <w:spacing w:val="-1"/>
                <w:w w:val="105"/>
                <w:sz w:val="11"/>
              </w:rPr>
              <w:t>predi</w:t>
            </w:r>
            <w:proofErr w:type="spellEnd"/>
          </w:p>
          <w:p w14:paraId="508C2DA3" w14:textId="77777777" w:rsidR="00E2709D" w:rsidRDefault="00462487">
            <w:pPr>
              <w:pStyle w:val="TableParagraph"/>
              <w:spacing w:before="65" w:line="240" w:lineRule="auto"/>
              <w:ind w:left="54"/>
              <w:jc w:val="left"/>
              <w:rPr>
                <w:rFonts w:ascii="Cambria Math"/>
                <w:sz w:val="11"/>
              </w:rPr>
            </w:pPr>
            <w:r>
              <w:rPr>
                <w:rFonts w:ascii="Cambria Math"/>
                <w:w w:val="105"/>
                <w:sz w:val="11"/>
              </w:rPr>
              <w:t>True</w:t>
            </w:r>
          </w:p>
        </w:tc>
        <w:tc>
          <w:tcPr>
            <w:tcW w:w="445" w:type="dxa"/>
            <w:tcBorders>
              <w:bottom w:val="single" w:sz="4" w:space="0" w:color="000000"/>
            </w:tcBorders>
          </w:tcPr>
          <w:p w14:paraId="2CBFA440" w14:textId="77777777" w:rsidR="00E2709D" w:rsidRDefault="00462487">
            <w:pPr>
              <w:pStyle w:val="TableParagraph"/>
              <w:spacing w:before="35" w:line="240" w:lineRule="auto"/>
              <w:ind w:left="63"/>
              <w:jc w:val="left"/>
              <w:rPr>
                <w:rFonts w:ascii="Cambria Math"/>
                <w:sz w:val="11"/>
              </w:rPr>
            </w:pPr>
            <w:proofErr w:type="spellStart"/>
            <w:r>
              <w:rPr>
                <w:rFonts w:ascii="Cambria Math"/>
                <w:w w:val="105"/>
                <w:sz w:val="11"/>
              </w:rPr>
              <w:t>cted</w:t>
            </w:r>
            <w:proofErr w:type="spellEnd"/>
          </w:p>
          <w:p w14:paraId="4F0D0384" w14:textId="77777777" w:rsidR="00E2709D" w:rsidRDefault="00462487">
            <w:pPr>
              <w:pStyle w:val="TableParagraph"/>
              <w:spacing w:before="65" w:line="240" w:lineRule="auto"/>
              <w:ind w:left="87"/>
              <w:jc w:val="left"/>
              <w:rPr>
                <w:rFonts w:ascii="Cambria Math"/>
                <w:sz w:val="11"/>
              </w:rPr>
            </w:pPr>
            <w:r>
              <w:rPr>
                <w:rFonts w:ascii="Cambria Math"/>
                <w:w w:val="105"/>
                <w:sz w:val="11"/>
              </w:rPr>
              <w:t>False</w:t>
            </w:r>
          </w:p>
        </w:tc>
      </w:tr>
      <w:tr w:rsidR="00E2709D" w14:paraId="78651242" w14:textId="77777777">
        <w:trPr>
          <w:trHeight w:val="151"/>
        </w:trPr>
        <w:tc>
          <w:tcPr>
            <w:tcW w:w="993" w:type="dxa"/>
            <w:tcBorders>
              <w:top w:val="single" w:sz="4" w:space="0" w:color="000000"/>
              <w:right w:val="single" w:sz="4" w:space="0" w:color="000000"/>
            </w:tcBorders>
          </w:tcPr>
          <w:p w14:paraId="3731D73B" w14:textId="77777777" w:rsidR="00E2709D" w:rsidRDefault="00462487">
            <w:pPr>
              <w:pStyle w:val="TableParagraph"/>
              <w:spacing w:before="30" w:line="101" w:lineRule="exact"/>
              <w:ind w:right="93"/>
              <w:jc w:val="right"/>
              <w:rPr>
                <w:rFonts w:ascii="Cambria Math"/>
                <w:sz w:val="11"/>
              </w:rPr>
            </w:pPr>
            <w:r>
              <w:rPr>
                <w:rFonts w:ascii="Cambria Math"/>
                <w:w w:val="105"/>
                <w:sz w:val="11"/>
              </w:rPr>
              <w:t>True</w:t>
            </w:r>
          </w:p>
        </w:tc>
        <w:tc>
          <w:tcPr>
            <w:tcW w:w="373" w:type="dxa"/>
            <w:tcBorders>
              <w:top w:val="single" w:sz="4" w:space="0" w:color="000000"/>
              <w:left w:val="single" w:sz="4" w:space="0" w:color="000000"/>
            </w:tcBorders>
          </w:tcPr>
          <w:p w14:paraId="0E1AB8CB" w14:textId="77777777" w:rsidR="00E2709D" w:rsidRDefault="00462487">
            <w:pPr>
              <w:pStyle w:val="TableParagraph"/>
              <w:spacing w:before="30" w:line="101" w:lineRule="exact"/>
              <w:ind w:left="24"/>
              <w:rPr>
                <w:rFonts w:ascii="Cambria Math"/>
                <w:sz w:val="11"/>
              </w:rPr>
            </w:pPr>
            <w:r>
              <w:rPr>
                <w:rFonts w:ascii="Cambria Math"/>
                <w:color w:val="6FAC46"/>
                <w:w w:val="103"/>
                <w:sz w:val="11"/>
              </w:rPr>
              <w:t>1</w:t>
            </w:r>
          </w:p>
        </w:tc>
        <w:tc>
          <w:tcPr>
            <w:tcW w:w="445" w:type="dxa"/>
            <w:tcBorders>
              <w:top w:val="single" w:sz="4" w:space="0" w:color="000000"/>
            </w:tcBorders>
          </w:tcPr>
          <w:p w14:paraId="32300CBA" w14:textId="77777777" w:rsidR="00E2709D" w:rsidRDefault="00462487">
            <w:pPr>
              <w:pStyle w:val="TableParagraph"/>
              <w:spacing w:before="30" w:line="101" w:lineRule="exact"/>
              <w:ind w:left="30"/>
              <w:rPr>
                <w:rFonts w:ascii="Cambria Math"/>
                <w:sz w:val="11"/>
              </w:rPr>
            </w:pPr>
            <w:r>
              <w:rPr>
                <w:rFonts w:ascii="Cambria Math"/>
                <w:color w:val="FF9999"/>
                <w:w w:val="103"/>
                <w:sz w:val="11"/>
              </w:rPr>
              <w:t>2</w:t>
            </w:r>
          </w:p>
        </w:tc>
      </w:tr>
      <w:tr w:rsidR="00E2709D" w14:paraId="6446A8E1" w14:textId="77777777">
        <w:trPr>
          <w:trHeight w:val="232"/>
        </w:trPr>
        <w:tc>
          <w:tcPr>
            <w:tcW w:w="993" w:type="dxa"/>
            <w:tcBorders>
              <w:right w:val="single" w:sz="4" w:space="0" w:color="000000"/>
            </w:tcBorders>
          </w:tcPr>
          <w:p w14:paraId="587A743F" w14:textId="77777777" w:rsidR="00E2709D" w:rsidRDefault="00462487">
            <w:pPr>
              <w:pStyle w:val="TableParagraph"/>
              <w:spacing w:line="89" w:lineRule="exact"/>
              <w:ind w:left="58"/>
              <w:jc w:val="left"/>
              <w:rPr>
                <w:rFonts w:ascii="Cambria Math"/>
                <w:sz w:val="11"/>
              </w:rPr>
            </w:pPr>
            <w:r>
              <w:rPr>
                <w:rFonts w:ascii="Cambria Math"/>
                <w:w w:val="105"/>
                <w:sz w:val="11"/>
              </w:rPr>
              <w:t>observed</w:t>
            </w:r>
          </w:p>
          <w:p w14:paraId="6CCA81E8" w14:textId="77777777" w:rsidR="00E2709D" w:rsidRDefault="00462487">
            <w:pPr>
              <w:pStyle w:val="TableParagraph"/>
              <w:spacing w:line="113" w:lineRule="exact"/>
              <w:ind w:left="663"/>
              <w:jc w:val="left"/>
              <w:rPr>
                <w:rFonts w:ascii="Cambria Math"/>
                <w:sz w:val="11"/>
              </w:rPr>
            </w:pPr>
            <w:r>
              <w:rPr>
                <w:rFonts w:ascii="Cambria Math"/>
                <w:w w:val="105"/>
                <w:sz w:val="11"/>
              </w:rPr>
              <w:t>False</w:t>
            </w:r>
          </w:p>
        </w:tc>
        <w:tc>
          <w:tcPr>
            <w:tcW w:w="373" w:type="dxa"/>
            <w:tcBorders>
              <w:left w:val="single" w:sz="4" w:space="0" w:color="000000"/>
            </w:tcBorders>
          </w:tcPr>
          <w:p w14:paraId="2FE68623" w14:textId="77777777" w:rsidR="00E2709D" w:rsidRDefault="00462487">
            <w:pPr>
              <w:pStyle w:val="TableParagraph"/>
              <w:spacing w:before="73" w:line="240" w:lineRule="auto"/>
              <w:ind w:left="24"/>
              <w:rPr>
                <w:rFonts w:ascii="Cambria Math"/>
                <w:sz w:val="11"/>
              </w:rPr>
            </w:pPr>
            <w:r>
              <w:rPr>
                <w:rFonts w:ascii="Cambria Math"/>
                <w:w w:val="103"/>
                <w:sz w:val="11"/>
              </w:rPr>
              <w:t>0</w:t>
            </w:r>
          </w:p>
        </w:tc>
        <w:tc>
          <w:tcPr>
            <w:tcW w:w="445" w:type="dxa"/>
          </w:tcPr>
          <w:p w14:paraId="39B4B313" w14:textId="77777777" w:rsidR="00E2709D" w:rsidRDefault="00462487">
            <w:pPr>
              <w:pStyle w:val="TableParagraph"/>
              <w:spacing w:before="73" w:line="240" w:lineRule="auto"/>
              <w:ind w:left="30"/>
              <w:rPr>
                <w:rFonts w:ascii="Cambria Math"/>
                <w:sz w:val="11"/>
              </w:rPr>
            </w:pPr>
            <w:r>
              <w:rPr>
                <w:rFonts w:ascii="Cambria Math"/>
                <w:w w:val="103"/>
                <w:sz w:val="11"/>
              </w:rPr>
              <w:t>-</w:t>
            </w:r>
          </w:p>
        </w:tc>
      </w:tr>
    </w:tbl>
    <w:p w14:paraId="05C9BCCC" w14:textId="77777777" w:rsidR="00E2709D" w:rsidRDefault="00E2709D">
      <w:pPr>
        <w:pStyle w:val="BodyText"/>
        <w:rPr>
          <w:sz w:val="20"/>
        </w:rPr>
      </w:pPr>
    </w:p>
    <w:p w14:paraId="275C97A8" w14:textId="77777777" w:rsidR="00E2709D" w:rsidRDefault="00E2709D">
      <w:pPr>
        <w:pStyle w:val="BodyText"/>
        <w:rPr>
          <w:sz w:val="20"/>
        </w:rPr>
      </w:pPr>
    </w:p>
    <w:p w14:paraId="2632CEB1" w14:textId="77777777" w:rsidR="00E2709D" w:rsidRDefault="00E2709D">
      <w:pPr>
        <w:pStyle w:val="BodyText"/>
        <w:rPr>
          <w:sz w:val="20"/>
        </w:rPr>
      </w:pPr>
    </w:p>
    <w:p w14:paraId="06301ACB" w14:textId="77777777" w:rsidR="00E2709D" w:rsidRDefault="00E2709D">
      <w:pPr>
        <w:pStyle w:val="BodyText"/>
        <w:spacing w:before="8"/>
        <w:rPr>
          <w:sz w:val="29"/>
        </w:rPr>
      </w:pPr>
    </w:p>
    <w:p w14:paraId="7E80A3F3" w14:textId="12762028" w:rsidR="00E2709D" w:rsidRDefault="00285D5B">
      <w:pPr>
        <w:spacing w:before="63" w:line="235" w:lineRule="auto"/>
        <w:ind w:left="617" w:right="528"/>
        <w:jc w:val="both"/>
        <w:rPr>
          <w:sz w:val="20"/>
        </w:rPr>
      </w:pPr>
      <w:commentRangeStart w:id="135"/>
      <w:r>
        <w:rPr>
          <w:noProof/>
        </w:rPr>
        <mc:AlternateContent>
          <mc:Choice Requires="wpg">
            <w:drawing>
              <wp:anchor distT="0" distB="0" distL="114300" distR="114300" simplePos="0" relativeHeight="484929024" behindDoc="1" locked="0" layoutInCell="1" allowOverlap="1" wp14:anchorId="7F0B3061" wp14:editId="600668C8">
                <wp:simplePos x="0" y="0"/>
                <wp:positionH relativeFrom="page">
                  <wp:posOffset>1407160</wp:posOffset>
                </wp:positionH>
                <wp:positionV relativeFrom="paragraph">
                  <wp:posOffset>-2849880</wp:posOffset>
                </wp:positionV>
                <wp:extent cx="4930140" cy="2775585"/>
                <wp:effectExtent l="0" t="0" r="0" b="0"/>
                <wp:wrapNone/>
                <wp:docPr id="1582" name="Group 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0140" cy="2775585"/>
                          <a:chOff x="2216" y="-4488"/>
                          <a:chExt cx="7764" cy="4371"/>
                        </a:xfrm>
                      </wpg:grpSpPr>
                      <wps:wsp>
                        <wps:cNvPr id="1583" name="Rectangle 1593"/>
                        <wps:cNvSpPr>
                          <a:spLocks noChangeArrowheads="1"/>
                        </wps:cNvSpPr>
                        <wps:spPr bwMode="auto">
                          <a:xfrm>
                            <a:off x="8350" y="-3256"/>
                            <a:ext cx="113" cy="105"/>
                          </a:xfrm>
                          <a:prstGeom prst="rect">
                            <a:avLst/>
                          </a:prstGeom>
                          <a:noFill/>
                          <a:ln w="49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4" name="Picture 15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017" y="-4141"/>
                            <a:ext cx="2963"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5" name="Rectangle 1591"/>
                        <wps:cNvSpPr>
                          <a:spLocks noChangeArrowheads="1"/>
                        </wps:cNvSpPr>
                        <wps:spPr bwMode="auto">
                          <a:xfrm>
                            <a:off x="3887" y="-3022"/>
                            <a:ext cx="127" cy="131"/>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 name="Rectangle 1590"/>
                        <wps:cNvSpPr>
                          <a:spLocks noChangeArrowheads="1"/>
                        </wps:cNvSpPr>
                        <wps:spPr bwMode="auto">
                          <a:xfrm>
                            <a:off x="3887" y="-3022"/>
                            <a:ext cx="127" cy="131"/>
                          </a:xfrm>
                          <a:prstGeom prst="rect">
                            <a:avLst/>
                          </a:prstGeom>
                          <a:noFill/>
                          <a:ln w="4934">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7" name="Picture 15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17" y="-4488"/>
                            <a:ext cx="4327"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8" name="Freeform 1588"/>
                        <wps:cNvSpPr>
                          <a:spLocks/>
                        </wps:cNvSpPr>
                        <wps:spPr bwMode="auto">
                          <a:xfrm>
                            <a:off x="6452" y="-3151"/>
                            <a:ext cx="1978" cy="1061"/>
                          </a:xfrm>
                          <a:custGeom>
                            <a:avLst/>
                            <a:gdLst>
                              <a:gd name="T0" fmla="+- 0 8409 6453"/>
                              <a:gd name="T1" fmla="*/ T0 w 1978"/>
                              <a:gd name="T2" fmla="+- 0 -3146 -3151"/>
                              <a:gd name="T3" fmla="*/ -3146 h 1061"/>
                              <a:gd name="T4" fmla="+- 0 8406 6453"/>
                              <a:gd name="T5" fmla="*/ T4 w 1978"/>
                              <a:gd name="T6" fmla="+- 0 -3151 -3151"/>
                              <a:gd name="T7" fmla="*/ -3151 h 1061"/>
                              <a:gd name="T8" fmla="+- 0 8384 6453"/>
                              <a:gd name="T9" fmla="*/ T8 w 1978"/>
                              <a:gd name="T10" fmla="+- 0 -3106 -3151"/>
                              <a:gd name="T11" fmla="*/ -3106 h 1061"/>
                              <a:gd name="T12" fmla="+- 0 8400 6453"/>
                              <a:gd name="T13" fmla="*/ T12 w 1978"/>
                              <a:gd name="T14" fmla="+- 0 -3108 -3151"/>
                              <a:gd name="T15" fmla="*/ -3108 h 1061"/>
                              <a:gd name="T16" fmla="+- 0 8392 6453"/>
                              <a:gd name="T17" fmla="*/ T16 w 1978"/>
                              <a:gd name="T18" fmla="+- 0 -3065 -3151"/>
                              <a:gd name="T19" fmla="*/ -3065 h 1061"/>
                              <a:gd name="T20" fmla="+- 0 8385 6453"/>
                              <a:gd name="T21" fmla="*/ T20 w 1978"/>
                              <a:gd name="T22" fmla="+- 0 -3044 -3151"/>
                              <a:gd name="T23" fmla="*/ -3044 h 1061"/>
                              <a:gd name="T24" fmla="+- 0 8369 6453"/>
                              <a:gd name="T25" fmla="*/ T24 w 1978"/>
                              <a:gd name="T26" fmla="+- 0 -3002 -3151"/>
                              <a:gd name="T27" fmla="*/ -3002 h 1061"/>
                              <a:gd name="T28" fmla="+- 0 8336 6453"/>
                              <a:gd name="T29" fmla="*/ T28 w 1978"/>
                              <a:gd name="T30" fmla="+- 0 -2939 -3151"/>
                              <a:gd name="T31" fmla="*/ -2939 h 1061"/>
                              <a:gd name="T32" fmla="+- 0 8291 6453"/>
                              <a:gd name="T33" fmla="*/ T32 w 1978"/>
                              <a:gd name="T34" fmla="+- 0 -2877 -3151"/>
                              <a:gd name="T35" fmla="*/ -2877 h 1061"/>
                              <a:gd name="T36" fmla="+- 0 8236 6453"/>
                              <a:gd name="T37" fmla="*/ T36 w 1978"/>
                              <a:gd name="T38" fmla="+- 0 -2817 -3151"/>
                              <a:gd name="T39" fmla="*/ -2817 h 1061"/>
                              <a:gd name="T40" fmla="+- 0 8171 6453"/>
                              <a:gd name="T41" fmla="*/ T40 w 1978"/>
                              <a:gd name="T42" fmla="+- 0 -2757 -3151"/>
                              <a:gd name="T43" fmla="*/ -2757 h 1061"/>
                              <a:gd name="T44" fmla="+- 0 8098 6453"/>
                              <a:gd name="T45" fmla="*/ T44 w 1978"/>
                              <a:gd name="T46" fmla="+- 0 -2699 -3151"/>
                              <a:gd name="T47" fmla="*/ -2699 h 1061"/>
                              <a:gd name="T48" fmla="+- 0 7986 6453"/>
                              <a:gd name="T49" fmla="*/ T48 w 1978"/>
                              <a:gd name="T50" fmla="+- 0 -2626 -3151"/>
                              <a:gd name="T51" fmla="*/ -2626 h 1061"/>
                              <a:gd name="T52" fmla="+- 0 7794 6453"/>
                              <a:gd name="T53" fmla="*/ T52 w 1978"/>
                              <a:gd name="T54" fmla="+- 0 -2523 -3151"/>
                              <a:gd name="T55" fmla="*/ -2523 h 1061"/>
                              <a:gd name="T56" fmla="+- 0 7577 6453"/>
                              <a:gd name="T57" fmla="*/ T56 w 1978"/>
                              <a:gd name="T58" fmla="+- 0 -2433 -3151"/>
                              <a:gd name="T59" fmla="*/ -2433 h 1061"/>
                              <a:gd name="T60" fmla="+- 0 7419 6453"/>
                              <a:gd name="T61" fmla="*/ T60 w 1978"/>
                              <a:gd name="T62" fmla="+- 0 -2381 -3151"/>
                              <a:gd name="T63" fmla="*/ -2381 h 1061"/>
                              <a:gd name="T64" fmla="+- 0 7169 6453"/>
                              <a:gd name="T65" fmla="*/ T64 w 1978"/>
                              <a:gd name="T66" fmla="+- 0 -2316 -3151"/>
                              <a:gd name="T67" fmla="*/ -2316 h 1061"/>
                              <a:gd name="T68" fmla="+- 0 6907 6453"/>
                              <a:gd name="T69" fmla="*/ T68 w 1978"/>
                              <a:gd name="T70" fmla="+- 0 -2269 -3151"/>
                              <a:gd name="T71" fmla="*/ -2269 h 1061"/>
                              <a:gd name="T72" fmla="+- 0 6636 6453"/>
                              <a:gd name="T73" fmla="*/ T72 w 1978"/>
                              <a:gd name="T74" fmla="+- 0 -2242 -3151"/>
                              <a:gd name="T75" fmla="*/ -2242 h 1061"/>
                              <a:gd name="T76" fmla="+- 0 6453 6453"/>
                              <a:gd name="T77" fmla="*/ T76 w 1978"/>
                              <a:gd name="T78" fmla="+- 0 -2229 -3151"/>
                              <a:gd name="T79" fmla="*/ -2229 h 1061"/>
                              <a:gd name="T80" fmla="+- 0 6727 6453"/>
                              <a:gd name="T81" fmla="*/ T80 w 1978"/>
                              <a:gd name="T82" fmla="+- 0 -2241 -3151"/>
                              <a:gd name="T83" fmla="*/ -2241 h 1061"/>
                              <a:gd name="T84" fmla="+- 0 6908 6453"/>
                              <a:gd name="T85" fmla="*/ T84 w 1978"/>
                              <a:gd name="T86" fmla="+- 0 -2261 -3151"/>
                              <a:gd name="T87" fmla="*/ -2261 h 1061"/>
                              <a:gd name="T88" fmla="+- 0 7171 6453"/>
                              <a:gd name="T89" fmla="*/ T88 w 1978"/>
                              <a:gd name="T90" fmla="+- 0 -2308 -3151"/>
                              <a:gd name="T91" fmla="*/ -2308 h 1061"/>
                              <a:gd name="T92" fmla="+- 0 7340 6453"/>
                              <a:gd name="T93" fmla="*/ T92 w 1978"/>
                              <a:gd name="T94" fmla="+- 0 -2350 -3151"/>
                              <a:gd name="T95" fmla="*/ -2350 h 1061"/>
                              <a:gd name="T96" fmla="+- 0 7580 6453"/>
                              <a:gd name="T97" fmla="*/ T96 w 1978"/>
                              <a:gd name="T98" fmla="+- 0 -2426 -3151"/>
                              <a:gd name="T99" fmla="*/ -2426 h 1061"/>
                              <a:gd name="T100" fmla="+- 0 7798 6453"/>
                              <a:gd name="T101" fmla="*/ T100 w 1978"/>
                              <a:gd name="T102" fmla="+- 0 -2516 -3151"/>
                              <a:gd name="T103" fmla="*/ -2516 h 1061"/>
                              <a:gd name="T104" fmla="+- 0 7942 6453"/>
                              <a:gd name="T105" fmla="*/ T104 w 1978"/>
                              <a:gd name="T106" fmla="+- 0 -2590 -3151"/>
                              <a:gd name="T107" fmla="*/ -2590 h 1061"/>
                              <a:gd name="T108" fmla="+- 0 8103 6453"/>
                              <a:gd name="T109" fmla="*/ T108 w 1978"/>
                              <a:gd name="T110" fmla="+- 0 -2693 -3151"/>
                              <a:gd name="T111" fmla="*/ -2693 h 1061"/>
                              <a:gd name="T112" fmla="+- 0 8247 6453"/>
                              <a:gd name="T113" fmla="*/ T112 w 1978"/>
                              <a:gd name="T114" fmla="+- 0 -2817 -3151"/>
                              <a:gd name="T115" fmla="*/ -2817 h 1061"/>
                              <a:gd name="T116" fmla="+- 0 8280 6453"/>
                              <a:gd name="T117" fmla="*/ T116 w 1978"/>
                              <a:gd name="T118" fmla="+- 0 -2852 -3151"/>
                              <a:gd name="T119" fmla="*/ -2852 h 1061"/>
                              <a:gd name="T120" fmla="+- 0 8301 6453"/>
                              <a:gd name="T121" fmla="*/ T120 w 1978"/>
                              <a:gd name="T122" fmla="+- 0 -2877 -3151"/>
                              <a:gd name="T123" fmla="*/ -2877 h 1061"/>
                              <a:gd name="T124" fmla="+- 0 8355 6453"/>
                              <a:gd name="T125" fmla="*/ T124 w 1978"/>
                              <a:gd name="T126" fmla="+- 0 -2956 -3151"/>
                              <a:gd name="T127" fmla="*/ -2956 h 1061"/>
                              <a:gd name="T128" fmla="+- 0 8400 6453"/>
                              <a:gd name="T129" fmla="*/ T128 w 1978"/>
                              <a:gd name="T130" fmla="+- 0 -3064 -3151"/>
                              <a:gd name="T131" fmla="*/ -3064 h 1061"/>
                              <a:gd name="T132" fmla="+- 0 8403 6453"/>
                              <a:gd name="T133" fmla="*/ T132 w 1978"/>
                              <a:gd name="T134" fmla="+- 0 -2750 -3151"/>
                              <a:gd name="T135" fmla="*/ -2750 h 1061"/>
                              <a:gd name="T136" fmla="+- 0 8404 6453"/>
                              <a:gd name="T137" fmla="*/ T136 w 1978"/>
                              <a:gd name="T138" fmla="+- 0 -2647 -3151"/>
                              <a:gd name="T139" fmla="*/ -2647 h 1061"/>
                              <a:gd name="T140" fmla="+- 0 8404 6453"/>
                              <a:gd name="T141" fmla="*/ T140 w 1978"/>
                              <a:gd name="T142" fmla="+- 0 -2620 -3151"/>
                              <a:gd name="T143" fmla="*/ -2620 h 1061"/>
                              <a:gd name="T144" fmla="+- 0 8404 6453"/>
                              <a:gd name="T145" fmla="*/ T144 w 1978"/>
                              <a:gd name="T146" fmla="+- 0 -2620 -3151"/>
                              <a:gd name="T147" fmla="*/ -2620 h 1061"/>
                              <a:gd name="T148" fmla="+- 0 8404 6453"/>
                              <a:gd name="T149" fmla="*/ T148 w 1978"/>
                              <a:gd name="T150" fmla="+- 0 -2618 -3151"/>
                              <a:gd name="T151" fmla="*/ -2618 h 1061"/>
                              <a:gd name="T152" fmla="+- 0 8405 6453"/>
                              <a:gd name="T153" fmla="*/ T152 w 1978"/>
                              <a:gd name="T154" fmla="+- 0 -2575 -3151"/>
                              <a:gd name="T155" fmla="*/ -2575 h 1061"/>
                              <a:gd name="T156" fmla="+- 0 8405 6453"/>
                              <a:gd name="T157" fmla="*/ T156 w 1978"/>
                              <a:gd name="T158" fmla="+- 0 -2507 -3151"/>
                              <a:gd name="T159" fmla="*/ -2507 h 1061"/>
                              <a:gd name="T160" fmla="+- 0 8406 6453"/>
                              <a:gd name="T161" fmla="*/ T160 w 1978"/>
                              <a:gd name="T162" fmla="+- 0 -2308 -3151"/>
                              <a:gd name="T163" fmla="*/ -2308 h 1061"/>
                              <a:gd name="T164" fmla="+- 0 8414 6453"/>
                              <a:gd name="T165" fmla="*/ T164 w 1978"/>
                              <a:gd name="T166" fmla="+- 0 -2090 -3151"/>
                              <a:gd name="T167" fmla="*/ -2090 h 1061"/>
                              <a:gd name="T168" fmla="+- 0 8414 6453"/>
                              <a:gd name="T169" fmla="*/ T168 w 1978"/>
                              <a:gd name="T170" fmla="+- 0 -2375 -3151"/>
                              <a:gd name="T171" fmla="*/ -2375 h 1061"/>
                              <a:gd name="T172" fmla="+- 0 8413 6453"/>
                              <a:gd name="T173" fmla="*/ T172 w 1978"/>
                              <a:gd name="T174" fmla="+- 0 -2537 -3151"/>
                              <a:gd name="T175" fmla="*/ -2537 h 1061"/>
                              <a:gd name="T176" fmla="+- 0 8413 6453"/>
                              <a:gd name="T177" fmla="*/ T176 w 1978"/>
                              <a:gd name="T178" fmla="+- 0 -2602 -3151"/>
                              <a:gd name="T179" fmla="*/ -2602 h 1061"/>
                              <a:gd name="T180" fmla="+- 0 8412 6453"/>
                              <a:gd name="T181" fmla="*/ T180 w 1978"/>
                              <a:gd name="T182" fmla="+- 0 -2618 -3151"/>
                              <a:gd name="T183" fmla="*/ -2618 h 1061"/>
                              <a:gd name="T184" fmla="+- 0 8412 6453"/>
                              <a:gd name="T185" fmla="*/ T184 w 1978"/>
                              <a:gd name="T186" fmla="+- 0 -2620 -3151"/>
                              <a:gd name="T187" fmla="*/ -2620 h 1061"/>
                              <a:gd name="T188" fmla="+- 0 8412 6453"/>
                              <a:gd name="T189" fmla="*/ T188 w 1978"/>
                              <a:gd name="T190" fmla="+- 0 -2621 -3151"/>
                              <a:gd name="T191" fmla="*/ -2621 h 1061"/>
                              <a:gd name="T192" fmla="+- 0 8411 6453"/>
                              <a:gd name="T193" fmla="*/ T192 w 1978"/>
                              <a:gd name="T194" fmla="+- 0 -2704 -3151"/>
                              <a:gd name="T195" fmla="*/ -2704 h 1061"/>
                              <a:gd name="T196" fmla="+- 0 8411 6453"/>
                              <a:gd name="T197" fmla="*/ T196 w 1978"/>
                              <a:gd name="T198" fmla="+- 0 -2786 -3151"/>
                              <a:gd name="T199" fmla="*/ -2786 h 1061"/>
                              <a:gd name="T200" fmla="+- 0 8411 6453"/>
                              <a:gd name="T201" fmla="*/ T200 w 1978"/>
                              <a:gd name="T202" fmla="+- 0 -2956 -3151"/>
                              <a:gd name="T203" fmla="*/ -2956 h 1061"/>
                              <a:gd name="T204" fmla="+- 0 8426 6453"/>
                              <a:gd name="T205" fmla="*/ T204 w 1978"/>
                              <a:gd name="T206" fmla="+- 0 -3105 -3151"/>
                              <a:gd name="T207" fmla="*/ -3105 h 10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978" h="1061">
                                <a:moveTo>
                                  <a:pt x="1978" y="49"/>
                                </a:moveTo>
                                <a:lnTo>
                                  <a:pt x="1970" y="33"/>
                                </a:lnTo>
                                <a:lnTo>
                                  <a:pt x="1956" y="5"/>
                                </a:lnTo>
                                <a:lnTo>
                                  <a:pt x="1954" y="1"/>
                                </a:lnTo>
                                <a:lnTo>
                                  <a:pt x="1953" y="0"/>
                                </a:lnTo>
                                <a:lnTo>
                                  <a:pt x="1950" y="7"/>
                                </a:lnTo>
                                <a:lnTo>
                                  <a:pt x="1927" y="48"/>
                                </a:lnTo>
                                <a:lnTo>
                                  <a:pt x="1931" y="45"/>
                                </a:lnTo>
                                <a:lnTo>
                                  <a:pt x="1929" y="49"/>
                                </a:lnTo>
                                <a:lnTo>
                                  <a:pt x="1948" y="37"/>
                                </a:lnTo>
                                <a:lnTo>
                                  <a:pt x="1947" y="43"/>
                                </a:lnTo>
                                <a:lnTo>
                                  <a:pt x="1944" y="64"/>
                                </a:lnTo>
                                <a:lnTo>
                                  <a:pt x="1939" y="86"/>
                                </a:lnTo>
                                <a:lnTo>
                                  <a:pt x="1939" y="85"/>
                                </a:lnTo>
                                <a:lnTo>
                                  <a:pt x="1939" y="86"/>
                                </a:lnTo>
                                <a:lnTo>
                                  <a:pt x="1932" y="107"/>
                                </a:lnTo>
                                <a:lnTo>
                                  <a:pt x="1925" y="128"/>
                                </a:lnTo>
                                <a:lnTo>
                                  <a:pt x="1916" y="149"/>
                                </a:lnTo>
                                <a:lnTo>
                                  <a:pt x="1906" y="170"/>
                                </a:lnTo>
                                <a:lnTo>
                                  <a:pt x="1895" y="191"/>
                                </a:lnTo>
                                <a:lnTo>
                                  <a:pt x="1883" y="212"/>
                                </a:lnTo>
                                <a:lnTo>
                                  <a:pt x="1869" y="232"/>
                                </a:lnTo>
                                <a:lnTo>
                                  <a:pt x="1854" y="253"/>
                                </a:lnTo>
                                <a:lnTo>
                                  <a:pt x="1838" y="274"/>
                                </a:lnTo>
                                <a:lnTo>
                                  <a:pt x="1821" y="294"/>
                                </a:lnTo>
                                <a:lnTo>
                                  <a:pt x="1802" y="314"/>
                                </a:lnTo>
                                <a:lnTo>
                                  <a:pt x="1783" y="334"/>
                                </a:lnTo>
                                <a:lnTo>
                                  <a:pt x="1763" y="355"/>
                                </a:lnTo>
                                <a:lnTo>
                                  <a:pt x="1741" y="374"/>
                                </a:lnTo>
                                <a:lnTo>
                                  <a:pt x="1718" y="394"/>
                                </a:lnTo>
                                <a:lnTo>
                                  <a:pt x="1695" y="413"/>
                                </a:lnTo>
                                <a:lnTo>
                                  <a:pt x="1670" y="433"/>
                                </a:lnTo>
                                <a:lnTo>
                                  <a:pt x="1645" y="452"/>
                                </a:lnTo>
                                <a:lnTo>
                                  <a:pt x="1591" y="489"/>
                                </a:lnTo>
                                <a:lnTo>
                                  <a:pt x="1534" y="525"/>
                                </a:lnTo>
                                <a:lnTo>
                                  <a:pt x="1533" y="525"/>
                                </a:lnTo>
                                <a:lnTo>
                                  <a:pt x="1473" y="561"/>
                                </a:lnTo>
                                <a:lnTo>
                                  <a:pt x="1409" y="595"/>
                                </a:lnTo>
                                <a:lnTo>
                                  <a:pt x="1341" y="628"/>
                                </a:lnTo>
                                <a:lnTo>
                                  <a:pt x="1272" y="659"/>
                                </a:lnTo>
                                <a:lnTo>
                                  <a:pt x="1199" y="689"/>
                                </a:lnTo>
                                <a:lnTo>
                                  <a:pt x="1124" y="718"/>
                                </a:lnTo>
                                <a:lnTo>
                                  <a:pt x="1046" y="745"/>
                                </a:lnTo>
                                <a:lnTo>
                                  <a:pt x="967" y="770"/>
                                </a:lnTo>
                                <a:lnTo>
                                  <a:pt x="966" y="770"/>
                                </a:lnTo>
                                <a:lnTo>
                                  <a:pt x="885" y="794"/>
                                </a:lnTo>
                                <a:lnTo>
                                  <a:pt x="802" y="815"/>
                                </a:lnTo>
                                <a:lnTo>
                                  <a:pt x="716" y="835"/>
                                </a:lnTo>
                                <a:lnTo>
                                  <a:pt x="630" y="853"/>
                                </a:lnTo>
                                <a:lnTo>
                                  <a:pt x="543" y="869"/>
                                </a:lnTo>
                                <a:lnTo>
                                  <a:pt x="454" y="882"/>
                                </a:lnTo>
                                <a:lnTo>
                                  <a:pt x="364" y="893"/>
                                </a:lnTo>
                                <a:lnTo>
                                  <a:pt x="274" y="902"/>
                                </a:lnTo>
                                <a:lnTo>
                                  <a:pt x="183" y="909"/>
                                </a:lnTo>
                                <a:lnTo>
                                  <a:pt x="92" y="912"/>
                                </a:lnTo>
                                <a:lnTo>
                                  <a:pt x="0" y="914"/>
                                </a:lnTo>
                                <a:lnTo>
                                  <a:pt x="0" y="922"/>
                                </a:lnTo>
                                <a:lnTo>
                                  <a:pt x="92" y="921"/>
                                </a:lnTo>
                                <a:lnTo>
                                  <a:pt x="183" y="917"/>
                                </a:lnTo>
                                <a:lnTo>
                                  <a:pt x="274" y="910"/>
                                </a:lnTo>
                                <a:lnTo>
                                  <a:pt x="365" y="901"/>
                                </a:lnTo>
                                <a:lnTo>
                                  <a:pt x="428" y="893"/>
                                </a:lnTo>
                                <a:lnTo>
                                  <a:pt x="455" y="890"/>
                                </a:lnTo>
                                <a:lnTo>
                                  <a:pt x="544" y="877"/>
                                </a:lnTo>
                                <a:lnTo>
                                  <a:pt x="632" y="861"/>
                                </a:lnTo>
                                <a:lnTo>
                                  <a:pt x="718" y="843"/>
                                </a:lnTo>
                                <a:lnTo>
                                  <a:pt x="752" y="835"/>
                                </a:lnTo>
                                <a:lnTo>
                                  <a:pt x="803" y="823"/>
                                </a:lnTo>
                                <a:lnTo>
                                  <a:pt x="887" y="801"/>
                                </a:lnTo>
                                <a:lnTo>
                                  <a:pt x="969" y="778"/>
                                </a:lnTo>
                                <a:lnTo>
                                  <a:pt x="1049" y="752"/>
                                </a:lnTo>
                                <a:lnTo>
                                  <a:pt x="1127" y="725"/>
                                </a:lnTo>
                                <a:lnTo>
                                  <a:pt x="1202" y="697"/>
                                </a:lnTo>
                                <a:lnTo>
                                  <a:pt x="1275" y="666"/>
                                </a:lnTo>
                                <a:lnTo>
                                  <a:pt x="1345" y="635"/>
                                </a:lnTo>
                                <a:lnTo>
                                  <a:pt x="1412" y="602"/>
                                </a:lnTo>
                                <a:lnTo>
                                  <a:pt x="1477" y="568"/>
                                </a:lnTo>
                                <a:lnTo>
                                  <a:pt x="1489" y="561"/>
                                </a:lnTo>
                                <a:lnTo>
                                  <a:pt x="1538" y="532"/>
                                </a:lnTo>
                                <a:lnTo>
                                  <a:pt x="1595" y="496"/>
                                </a:lnTo>
                                <a:lnTo>
                                  <a:pt x="1650" y="458"/>
                                </a:lnTo>
                                <a:lnTo>
                                  <a:pt x="1700" y="420"/>
                                </a:lnTo>
                                <a:lnTo>
                                  <a:pt x="1746" y="380"/>
                                </a:lnTo>
                                <a:lnTo>
                                  <a:pt x="1794" y="334"/>
                                </a:lnTo>
                                <a:lnTo>
                                  <a:pt x="1808" y="320"/>
                                </a:lnTo>
                                <a:lnTo>
                                  <a:pt x="1813" y="314"/>
                                </a:lnTo>
                                <a:lnTo>
                                  <a:pt x="1827" y="299"/>
                                </a:lnTo>
                                <a:lnTo>
                                  <a:pt x="1831" y="294"/>
                                </a:lnTo>
                                <a:lnTo>
                                  <a:pt x="1844" y="279"/>
                                </a:lnTo>
                                <a:lnTo>
                                  <a:pt x="1848" y="274"/>
                                </a:lnTo>
                                <a:lnTo>
                                  <a:pt x="1860" y="258"/>
                                </a:lnTo>
                                <a:lnTo>
                                  <a:pt x="1864" y="253"/>
                                </a:lnTo>
                                <a:lnTo>
                                  <a:pt x="1902" y="195"/>
                                </a:lnTo>
                                <a:lnTo>
                                  <a:pt x="1933" y="131"/>
                                </a:lnTo>
                                <a:lnTo>
                                  <a:pt x="1941" y="107"/>
                                </a:lnTo>
                                <a:lnTo>
                                  <a:pt x="1947" y="87"/>
                                </a:lnTo>
                                <a:lnTo>
                                  <a:pt x="1949" y="75"/>
                                </a:lnTo>
                                <a:lnTo>
                                  <a:pt x="1949" y="195"/>
                                </a:lnTo>
                                <a:lnTo>
                                  <a:pt x="1950" y="401"/>
                                </a:lnTo>
                                <a:lnTo>
                                  <a:pt x="1950" y="417"/>
                                </a:lnTo>
                                <a:lnTo>
                                  <a:pt x="1950" y="474"/>
                                </a:lnTo>
                                <a:lnTo>
                                  <a:pt x="1951" y="504"/>
                                </a:lnTo>
                                <a:lnTo>
                                  <a:pt x="1951" y="519"/>
                                </a:lnTo>
                                <a:lnTo>
                                  <a:pt x="1951" y="530"/>
                                </a:lnTo>
                                <a:lnTo>
                                  <a:pt x="1951" y="531"/>
                                </a:lnTo>
                                <a:lnTo>
                                  <a:pt x="1951" y="532"/>
                                </a:lnTo>
                                <a:lnTo>
                                  <a:pt x="1951" y="531"/>
                                </a:lnTo>
                                <a:lnTo>
                                  <a:pt x="1951" y="532"/>
                                </a:lnTo>
                                <a:lnTo>
                                  <a:pt x="1951" y="533"/>
                                </a:lnTo>
                                <a:lnTo>
                                  <a:pt x="1951" y="534"/>
                                </a:lnTo>
                                <a:lnTo>
                                  <a:pt x="1952" y="549"/>
                                </a:lnTo>
                                <a:lnTo>
                                  <a:pt x="1952" y="576"/>
                                </a:lnTo>
                                <a:lnTo>
                                  <a:pt x="1952" y="588"/>
                                </a:lnTo>
                                <a:lnTo>
                                  <a:pt x="1952" y="600"/>
                                </a:lnTo>
                                <a:lnTo>
                                  <a:pt x="1952" y="644"/>
                                </a:lnTo>
                                <a:lnTo>
                                  <a:pt x="1952" y="715"/>
                                </a:lnTo>
                                <a:lnTo>
                                  <a:pt x="1953" y="776"/>
                                </a:lnTo>
                                <a:lnTo>
                                  <a:pt x="1953" y="843"/>
                                </a:lnTo>
                                <a:lnTo>
                                  <a:pt x="1953" y="913"/>
                                </a:lnTo>
                                <a:lnTo>
                                  <a:pt x="1953" y="1061"/>
                                </a:lnTo>
                                <a:lnTo>
                                  <a:pt x="1961" y="1061"/>
                                </a:lnTo>
                                <a:lnTo>
                                  <a:pt x="1961" y="913"/>
                                </a:lnTo>
                                <a:lnTo>
                                  <a:pt x="1961" y="843"/>
                                </a:lnTo>
                                <a:lnTo>
                                  <a:pt x="1961" y="776"/>
                                </a:lnTo>
                                <a:lnTo>
                                  <a:pt x="1961" y="735"/>
                                </a:lnTo>
                                <a:lnTo>
                                  <a:pt x="1960" y="696"/>
                                </a:lnTo>
                                <a:lnTo>
                                  <a:pt x="1960" y="614"/>
                                </a:lnTo>
                                <a:lnTo>
                                  <a:pt x="1960" y="588"/>
                                </a:lnTo>
                                <a:lnTo>
                                  <a:pt x="1960" y="576"/>
                                </a:lnTo>
                                <a:lnTo>
                                  <a:pt x="1960" y="549"/>
                                </a:lnTo>
                                <a:lnTo>
                                  <a:pt x="1959" y="537"/>
                                </a:lnTo>
                                <a:lnTo>
                                  <a:pt x="1959" y="534"/>
                                </a:lnTo>
                                <a:lnTo>
                                  <a:pt x="1959" y="533"/>
                                </a:lnTo>
                                <a:lnTo>
                                  <a:pt x="1959" y="531"/>
                                </a:lnTo>
                                <a:lnTo>
                                  <a:pt x="1959" y="530"/>
                                </a:lnTo>
                                <a:lnTo>
                                  <a:pt x="1959" y="529"/>
                                </a:lnTo>
                                <a:lnTo>
                                  <a:pt x="1958" y="447"/>
                                </a:lnTo>
                                <a:lnTo>
                                  <a:pt x="1958" y="417"/>
                                </a:lnTo>
                                <a:lnTo>
                                  <a:pt x="1958" y="401"/>
                                </a:lnTo>
                                <a:lnTo>
                                  <a:pt x="1958" y="365"/>
                                </a:lnTo>
                                <a:lnTo>
                                  <a:pt x="1958" y="326"/>
                                </a:lnTo>
                                <a:lnTo>
                                  <a:pt x="1958" y="263"/>
                                </a:lnTo>
                                <a:lnTo>
                                  <a:pt x="1958" y="195"/>
                                </a:lnTo>
                                <a:lnTo>
                                  <a:pt x="1957" y="37"/>
                                </a:lnTo>
                                <a:lnTo>
                                  <a:pt x="1975" y="50"/>
                                </a:lnTo>
                                <a:lnTo>
                                  <a:pt x="1973" y="46"/>
                                </a:lnTo>
                                <a:lnTo>
                                  <a:pt x="1978" y="49"/>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 name="Rectangle 1587"/>
                        <wps:cNvSpPr>
                          <a:spLocks noChangeArrowheads="1"/>
                        </wps:cNvSpPr>
                        <wps:spPr bwMode="auto">
                          <a:xfrm>
                            <a:off x="3871" y="-2047"/>
                            <a:ext cx="106" cy="58"/>
                          </a:xfrm>
                          <a:prstGeom prst="rect">
                            <a:avLst/>
                          </a:prstGeom>
                          <a:noFill/>
                          <a:ln w="12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0" name="Picture 15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08" y="-2223"/>
                            <a:ext cx="4739" cy="2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1" name="AutoShape 1585"/>
                        <wps:cNvSpPr>
                          <a:spLocks/>
                        </wps:cNvSpPr>
                        <wps:spPr bwMode="auto">
                          <a:xfrm>
                            <a:off x="3721" y="-2961"/>
                            <a:ext cx="1885" cy="1160"/>
                          </a:xfrm>
                          <a:custGeom>
                            <a:avLst/>
                            <a:gdLst>
                              <a:gd name="T0" fmla="+- 0 3840 3722"/>
                              <a:gd name="T1" fmla="*/ T0 w 1885"/>
                              <a:gd name="T2" fmla="+- 0 -2036 -2960"/>
                              <a:gd name="T3" fmla="*/ -2036 h 1160"/>
                              <a:gd name="T4" fmla="+- 0 3871 3722"/>
                              <a:gd name="T5" fmla="*/ T4 w 1885"/>
                              <a:gd name="T6" fmla="+- 0 -2957 -2960"/>
                              <a:gd name="T7" fmla="*/ -2957 h 1160"/>
                              <a:gd name="T8" fmla="+- 0 3825 3722"/>
                              <a:gd name="T9" fmla="*/ T8 w 1885"/>
                              <a:gd name="T10" fmla="+- 0 -2918 -2960"/>
                              <a:gd name="T11" fmla="*/ -2918 h 1160"/>
                              <a:gd name="T12" fmla="+- 0 3784 3722"/>
                              <a:gd name="T13" fmla="*/ T12 w 1885"/>
                              <a:gd name="T14" fmla="+- 0 -2843 -2960"/>
                              <a:gd name="T15" fmla="*/ -2843 h 1160"/>
                              <a:gd name="T16" fmla="+- 0 3752 3722"/>
                              <a:gd name="T17" fmla="*/ T16 w 1885"/>
                              <a:gd name="T18" fmla="+- 0 -2739 -2960"/>
                              <a:gd name="T19" fmla="*/ -2739 h 1160"/>
                              <a:gd name="T20" fmla="+- 0 3730 3722"/>
                              <a:gd name="T21" fmla="*/ T20 w 1885"/>
                              <a:gd name="T22" fmla="+- 0 -2618 -2960"/>
                              <a:gd name="T23" fmla="*/ -2618 h 1160"/>
                              <a:gd name="T24" fmla="+- 0 3722 3722"/>
                              <a:gd name="T25" fmla="*/ T24 w 1885"/>
                              <a:gd name="T26" fmla="+- 0 -2465 -2960"/>
                              <a:gd name="T27" fmla="*/ -2465 h 1160"/>
                              <a:gd name="T28" fmla="+- 0 3734 3722"/>
                              <a:gd name="T29" fmla="*/ T28 w 1885"/>
                              <a:gd name="T30" fmla="+- 0 -2314 -2960"/>
                              <a:gd name="T31" fmla="*/ -2314 h 1160"/>
                              <a:gd name="T32" fmla="+- 0 3757 3722"/>
                              <a:gd name="T33" fmla="*/ T32 w 1885"/>
                              <a:gd name="T34" fmla="+- 0 -2197 -2960"/>
                              <a:gd name="T35" fmla="*/ -2197 h 1160"/>
                              <a:gd name="T36" fmla="+- 0 3789 3722"/>
                              <a:gd name="T37" fmla="*/ T36 w 1885"/>
                              <a:gd name="T38" fmla="+- 0 -2102 -2960"/>
                              <a:gd name="T39" fmla="*/ -2102 h 1160"/>
                              <a:gd name="T40" fmla="+- 0 3828 3722"/>
                              <a:gd name="T41" fmla="*/ T40 w 1885"/>
                              <a:gd name="T42" fmla="+- 0 -2038 -2960"/>
                              <a:gd name="T43" fmla="*/ -2038 h 1160"/>
                              <a:gd name="T44" fmla="+- 0 3836 3722"/>
                              <a:gd name="T45" fmla="*/ T44 w 1885"/>
                              <a:gd name="T46" fmla="+- 0 -2059 -2960"/>
                              <a:gd name="T47" fmla="*/ -2059 h 1160"/>
                              <a:gd name="T48" fmla="+- 0 3834 3722"/>
                              <a:gd name="T49" fmla="*/ T48 w 1885"/>
                              <a:gd name="T50" fmla="+- 0 -2043 -2960"/>
                              <a:gd name="T51" fmla="*/ -2043 h 1160"/>
                              <a:gd name="T52" fmla="+- 0 3821 3722"/>
                              <a:gd name="T53" fmla="*/ T52 w 1885"/>
                              <a:gd name="T54" fmla="+- 0 -2060 -2960"/>
                              <a:gd name="T55" fmla="*/ -2060 h 1160"/>
                              <a:gd name="T56" fmla="+- 0 3809 3722"/>
                              <a:gd name="T57" fmla="*/ T56 w 1885"/>
                              <a:gd name="T58" fmla="+- 0 -2081 -2960"/>
                              <a:gd name="T59" fmla="*/ -2081 h 1160"/>
                              <a:gd name="T60" fmla="+- 0 3791 3722"/>
                              <a:gd name="T61" fmla="*/ T60 w 1885"/>
                              <a:gd name="T62" fmla="+- 0 -2119 -2960"/>
                              <a:gd name="T63" fmla="*/ -2119 h 1160"/>
                              <a:gd name="T64" fmla="+- 0 3786 3722"/>
                              <a:gd name="T65" fmla="*/ T64 w 1885"/>
                              <a:gd name="T66" fmla="+- 0 -2134 -2960"/>
                              <a:gd name="T67" fmla="*/ -2134 h 1160"/>
                              <a:gd name="T68" fmla="+- 0 3775 3722"/>
                              <a:gd name="T69" fmla="*/ T68 w 1885"/>
                              <a:gd name="T70" fmla="+- 0 -2165 -2960"/>
                              <a:gd name="T71" fmla="*/ -2165 h 1160"/>
                              <a:gd name="T72" fmla="+- 0 3761 3722"/>
                              <a:gd name="T73" fmla="*/ T72 w 1885"/>
                              <a:gd name="T74" fmla="+- 0 -2217 -2960"/>
                              <a:gd name="T75" fmla="*/ -2217 h 1160"/>
                              <a:gd name="T76" fmla="+- 0 3749 3722"/>
                              <a:gd name="T77" fmla="*/ T76 w 1885"/>
                              <a:gd name="T78" fmla="+- 0 -2274 -2960"/>
                              <a:gd name="T79" fmla="*/ -2274 h 1160"/>
                              <a:gd name="T80" fmla="+- 0 3733 3722"/>
                              <a:gd name="T81" fmla="*/ T80 w 1885"/>
                              <a:gd name="T82" fmla="+- 0 -2399 -2960"/>
                              <a:gd name="T83" fmla="*/ -2399 h 1160"/>
                              <a:gd name="T84" fmla="+- 0 3730 3722"/>
                              <a:gd name="T85" fmla="*/ T84 w 1885"/>
                              <a:gd name="T86" fmla="+- 0 -2530 -2960"/>
                              <a:gd name="T87" fmla="*/ -2530 h 1160"/>
                              <a:gd name="T88" fmla="+- 0 3733 3722"/>
                              <a:gd name="T89" fmla="*/ T88 w 1885"/>
                              <a:gd name="T90" fmla="+- 0 -2574 -2960"/>
                              <a:gd name="T91" fmla="*/ -2574 h 1160"/>
                              <a:gd name="T92" fmla="+- 0 3738 3722"/>
                              <a:gd name="T93" fmla="*/ T92 w 1885"/>
                              <a:gd name="T94" fmla="+- 0 -2617 -2960"/>
                              <a:gd name="T95" fmla="*/ -2617 h 1160"/>
                              <a:gd name="T96" fmla="+- 0 3747 3722"/>
                              <a:gd name="T97" fmla="*/ T96 w 1885"/>
                              <a:gd name="T98" fmla="+- 0 -2679 -2960"/>
                              <a:gd name="T99" fmla="*/ -2679 h 1160"/>
                              <a:gd name="T100" fmla="+- 0 3755 3722"/>
                              <a:gd name="T101" fmla="*/ T100 w 1885"/>
                              <a:gd name="T102" fmla="+- 0 -2718 -2960"/>
                              <a:gd name="T103" fmla="*/ -2718 h 1160"/>
                              <a:gd name="T104" fmla="+- 0 3764 3722"/>
                              <a:gd name="T105" fmla="*/ T104 w 1885"/>
                              <a:gd name="T106" fmla="+- 0 -2756 -2960"/>
                              <a:gd name="T107" fmla="*/ -2756 h 1160"/>
                              <a:gd name="T108" fmla="+- 0 3774 3722"/>
                              <a:gd name="T109" fmla="*/ T108 w 1885"/>
                              <a:gd name="T110" fmla="+- 0 -2791 -2960"/>
                              <a:gd name="T111" fmla="*/ -2791 h 1160"/>
                              <a:gd name="T112" fmla="+- 0 3786 3722"/>
                              <a:gd name="T113" fmla="*/ T112 w 1885"/>
                              <a:gd name="T114" fmla="+- 0 -2824 -2960"/>
                              <a:gd name="T115" fmla="*/ -2824 h 1160"/>
                              <a:gd name="T116" fmla="+- 0 3798 3722"/>
                              <a:gd name="T117" fmla="*/ T116 w 1885"/>
                              <a:gd name="T118" fmla="+- 0 -2854 -2960"/>
                              <a:gd name="T119" fmla="*/ -2854 h 1160"/>
                              <a:gd name="T120" fmla="+- 0 3824 3722"/>
                              <a:gd name="T121" fmla="*/ T120 w 1885"/>
                              <a:gd name="T122" fmla="+- 0 -2903 -2960"/>
                              <a:gd name="T123" fmla="*/ -2903 h 1160"/>
                              <a:gd name="T124" fmla="+- 0 3838 3722"/>
                              <a:gd name="T125" fmla="*/ T124 w 1885"/>
                              <a:gd name="T126" fmla="+- 0 -2922 -2960"/>
                              <a:gd name="T127" fmla="*/ -2922 h 1160"/>
                              <a:gd name="T128" fmla="+- 0 3860 3722"/>
                              <a:gd name="T129" fmla="*/ T128 w 1885"/>
                              <a:gd name="T130" fmla="+- 0 -2942 -2960"/>
                              <a:gd name="T131" fmla="*/ -2942 h 1160"/>
                              <a:gd name="T132" fmla="+- 0 3867 3722"/>
                              <a:gd name="T133" fmla="*/ T132 w 1885"/>
                              <a:gd name="T134" fmla="+- 0 -2947 -2960"/>
                              <a:gd name="T135" fmla="*/ -2947 h 1160"/>
                              <a:gd name="T136" fmla="+- 0 3888 3722"/>
                              <a:gd name="T137" fmla="*/ T136 w 1885"/>
                              <a:gd name="T138" fmla="+- 0 -2952 -2960"/>
                              <a:gd name="T139" fmla="*/ -2952 h 1160"/>
                              <a:gd name="T140" fmla="+- 0 5503 3722"/>
                              <a:gd name="T141" fmla="*/ T140 w 1885"/>
                              <a:gd name="T142" fmla="+- 0 -2228 -2960"/>
                              <a:gd name="T143" fmla="*/ -2228 h 1160"/>
                              <a:gd name="T144" fmla="+- 0 5354 3722"/>
                              <a:gd name="T145" fmla="*/ T144 w 1885"/>
                              <a:gd name="T146" fmla="+- 0 -2180 -2960"/>
                              <a:gd name="T147" fmla="*/ -2180 h 1160"/>
                              <a:gd name="T148" fmla="+- 0 5224 3722"/>
                              <a:gd name="T149" fmla="*/ T148 w 1885"/>
                              <a:gd name="T150" fmla="+- 0 -2101 -2960"/>
                              <a:gd name="T151" fmla="*/ -2101 h 1160"/>
                              <a:gd name="T152" fmla="+- 0 5124 3722"/>
                              <a:gd name="T153" fmla="*/ T152 w 1885"/>
                              <a:gd name="T154" fmla="+- 0 -1999 -2960"/>
                              <a:gd name="T155" fmla="*/ -1999 h 1160"/>
                              <a:gd name="T156" fmla="+- 0 5063 3722"/>
                              <a:gd name="T157" fmla="*/ T156 w 1885"/>
                              <a:gd name="T158" fmla="+- 0 -1883 -2960"/>
                              <a:gd name="T159" fmla="*/ -1883 h 1160"/>
                              <a:gd name="T160" fmla="+- 0 5056 3722"/>
                              <a:gd name="T161" fmla="*/ T160 w 1885"/>
                              <a:gd name="T162" fmla="+- 0 -1833 -2960"/>
                              <a:gd name="T163" fmla="*/ -1833 h 1160"/>
                              <a:gd name="T164" fmla="+- 0 5053 3722"/>
                              <a:gd name="T165" fmla="*/ T164 w 1885"/>
                              <a:gd name="T166" fmla="+- 0 -1836 -2960"/>
                              <a:gd name="T167" fmla="*/ -1836 h 1160"/>
                              <a:gd name="T168" fmla="+- 0 5062 3722"/>
                              <a:gd name="T169" fmla="*/ T168 w 1885"/>
                              <a:gd name="T170" fmla="+- 0 -1841 -2960"/>
                              <a:gd name="T171" fmla="*/ -1841 h 1160"/>
                              <a:gd name="T172" fmla="+- 0 5065 3722"/>
                              <a:gd name="T173" fmla="*/ T172 w 1885"/>
                              <a:gd name="T174" fmla="+- 0 -1861 -2960"/>
                              <a:gd name="T175" fmla="*/ -1861 h 1160"/>
                              <a:gd name="T176" fmla="+- 0 5068 3722"/>
                              <a:gd name="T177" fmla="*/ T176 w 1885"/>
                              <a:gd name="T178" fmla="+- 0 -1871 -2960"/>
                              <a:gd name="T179" fmla="*/ -1871 h 1160"/>
                              <a:gd name="T180" fmla="+- 0 5085 3722"/>
                              <a:gd name="T181" fmla="*/ T180 w 1885"/>
                              <a:gd name="T182" fmla="+- 0 -1919 -2960"/>
                              <a:gd name="T183" fmla="*/ -1919 h 1160"/>
                              <a:gd name="T184" fmla="+- 0 5095 3722"/>
                              <a:gd name="T185" fmla="*/ T184 w 1885"/>
                              <a:gd name="T186" fmla="+- 0 -1939 -2960"/>
                              <a:gd name="T187" fmla="*/ -1939 h 1160"/>
                              <a:gd name="T188" fmla="+- 0 5117 3722"/>
                              <a:gd name="T189" fmla="*/ T188 w 1885"/>
                              <a:gd name="T190" fmla="+- 0 -1976 -2960"/>
                              <a:gd name="T191" fmla="*/ -1976 h 1160"/>
                              <a:gd name="T192" fmla="+- 0 5144 3722"/>
                              <a:gd name="T193" fmla="*/ T192 w 1885"/>
                              <a:gd name="T194" fmla="+- 0 -2013 -2960"/>
                              <a:gd name="T195" fmla="*/ -2013 h 1160"/>
                              <a:gd name="T196" fmla="+- 0 5175 3722"/>
                              <a:gd name="T197" fmla="*/ T196 w 1885"/>
                              <a:gd name="T198" fmla="+- 0 -2047 -2960"/>
                              <a:gd name="T199" fmla="*/ -2047 h 1160"/>
                              <a:gd name="T200" fmla="+- 0 5249 3722"/>
                              <a:gd name="T201" fmla="*/ T200 w 1885"/>
                              <a:gd name="T202" fmla="+- 0 -2110 -2960"/>
                              <a:gd name="T203" fmla="*/ -2110 h 1160"/>
                              <a:gd name="T204" fmla="+- 0 5335 3722"/>
                              <a:gd name="T205" fmla="*/ T204 w 1885"/>
                              <a:gd name="T206" fmla="+- 0 -2162 -2960"/>
                              <a:gd name="T207" fmla="*/ -2162 h 1160"/>
                              <a:gd name="T208" fmla="+- 0 5405 3722"/>
                              <a:gd name="T209" fmla="*/ T208 w 1885"/>
                              <a:gd name="T210" fmla="+- 0 -2193 -2960"/>
                              <a:gd name="T211" fmla="*/ -2193 h 1160"/>
                              <a:gd name="T212" fmla="+- 0 5479 3722"/>
                              <a:gd name="T213" fmla="*/ T212 w 1885"/>
                              <a:gd name="T214" fmla="+- 0 -2215 -2960"/>
                              <a:gd name="T215" fmla="*/ -2215 h 1160"/>
                              <a:gd name="T216" fmla="+- 0 5556 3722"/>
                              <a:gd name="T217" fmla="*/ T216 w 1885"/>
                              <a:gd name="T218" fmla="+- 0 -2227 -2960"/>
                              <a:gd name="T219" fmla="*/ -2227 h 1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85" h="1160">
                                <a:moveTo>
                                  <a:pt x="118" y="924"/>
                                </a:moveTo>
                                <a:lnTo>
                                  <a:pt x="118" y="923"/>
                                </a:lnTo>
                                <a:lnTo>
                                  <a:pt x="118" y="924"/>
                                </a:lnTo>
                                <a:close/>
                                <a:moveTo>
                                  <a:pt x="118" y="924"/>
                                </a:moveTo>
                                <a:lnTo>
                                  <a:pt x="118" y="924"/>
                                </a:lnTo>
                                <a:close/>
                                <a:moveTo>
                                  <a:pt x="166" y="8"/>
                                </a:moveTo>
                                <a:lnTo>
                                  <a:pt x="165" y="0"/>
                                </a:lnTo>
                                <a:lnTo>
                                  <a:pt x="157" y="1"/>
                                </a:lnTo>
                                <a:lnTo>
                                  <a:pt x="149" y="3"/>
                                </a:lnTo>
                                <a:lnTo>
                                  <a:pt x="141" y="6"/>
                                </a:lnTo>
                                <a:lnTo>
                                  <a:pt x="133" y="11"/>
                                </a:lnTo>
                                <a:lnTo>
                                  <a:pt x="125" y="17"/>
                                </a:lnTo>
                                <a:lnTo>
                                  <a:pt x="118" y="24"/>
                                </a:lnTo>
                                <a:lnTo>
                                  <a:pt x="110" y="32"/>
                                </a:lnTo>
                                <a:lnTo>
                                  <a:pt x="103" y="42"/>
                                </a:lnTo>
                                <a:lnTo>
                                  <a:pt x="96" y="52"/>
                                </a:lnTo>
                                <a:lnTo>
                                  <a:pt x="89" y="63"/>
                                </a:lnTo>
                                <a:lnTo>
                                  <a:pt x="82" y="76"/>
                                </a:lnTo>
                                <a:lnTo>
                                  <a:pt x="75" y="89"/>
                                </a:lnTo>
                                <a:lnTo>
                                  <a:pt x="69" y="103"/>
                                </a:lnTo>
                                <a:lnTo>
                                  <a:pt x="62" y="117"/>
                                </a:lnTo>
                                <a:lnTo>
                                  <a:pt x="56" y="133"/>
                                </a:lnTo>
                                <a:lnTo>
                                  <a:pt x="50" y="149"/>
                                </a:lnTo>
                                <a:lnTo>
                                  <a:pt x="45" y="166"/>
                                </a:lnTo>
                                <a:lnTo>
                                  <a:pt x="39" y="184"/>
                                </a:lnTo>
                                <a:lnTo>
                                  <a:pt x="34" y="202"/>
                                </a:lnTo>
                                <a:lnTo>
                                  <a:pt x="30" y="221"/>
                                </a:lnTo>
                                <a:lnTo>
                                  <a:pt x="25" y="240"/>
                                </a:lnTo>
                                <a:lnTo>
                                  <a:pt x="21" y="260"/>
                                </a:lnTo>
                                <a:lnTo>
                                  <a:pt x="17" y="281"/>
                                </a:lnTo>
                                <a:lnTo>
                                  <a:pt x="13" y="300"/>
                                </a:lnTo>
                                <a:lnTo>
                                  <a:pt x="10" y="322"/>
                                </a:lnTo>
                                <a:lnTo>
                                  <a:pt x="8" y="342"/>
                                </a:lnTo>
                                <a:lnTo>
                                  <a:pt x="5" y="365"/>
                                </a:lnTo>
                                <a:lnTo>
                                  <a:pt x="3" y="386"/>
                                </a:lnTo>
                                <a:lnTo>
                                  <a:pt x="2" y="408"/>
                                </a:lnTo>
                                <a:lnTo>
                                  <a:pt x="0" y="430"/>
                                </a:lnTo>
                                <a:lnTo>
                                  <a:pt x="0" y="451"/>
                                </a:lnTo>
                                <a:lnTo>
                                  <a:pt x="0" y="495"/>
                                </a:lnTo>
                                <a:lnTo>
                                  <a:pt x="0" y="517"/>
                                </a:lnTo>
                                <a:lnTo>
                                  <a:pt x="1" y="539"/>
                                </a:lnTo>
                                <a:lnTo>
                                  <a:pt x="3" y="561"/>
                                </a:lnTo>
                                <a:lnTo>
                                  <a:pt x="5" y="583"/>
                                </a:lnTo>
                                <a:lnTo>
                                  <a:pt x="7" y="604"/>
                                </a:lnTo>
                                <a:lnTo>
                                  <a:pt x="12" y="646"/>
                                </a:lnTo>
                                <a:lnTo>
                                  <a:pt x="15" y="667"/>
                                </a:lnTo>
                                <a:lnTo>
                                  <a:pt x="19" y="687"/>
                                </a:lnTo>
                                <a:lnTo>
                                  <a:pt x="22" y="707"/>
                                </a:lnTo>
                                <a:lnTo>
                                  <a:pt x="26" y="726"/>
                                </a:lnTo>
                                <a:lnTo>
                                  <a:pt x="31" y="745"/>
                                </a:lnTo>
                                <a:lnTo>
                                  <a:pt x="35" y="763"/>
                                </a:lnTo>
                                <a:lnTo>
                                  <a:pt x="40" y="780"/>
                                </a:lnTo>
                                <a:lnTo>
                                  <a:pt x="45" y="797"/>
                                </a:lnTo>
                                <a:lnTo>
                                  <a:pt x="50" y="814"/>
                                </a:lnTo>
                                <a:lnTo>
                                  <a:pt x="56" y="829"/>
                                </a:lnTo>
                                <a:lnTo>
                                  <a:pt x="62" y="844"/>
                                </a:lnTo>
                                <a:lnTo>
                                  <a:pt x="67" y="858"/>
                                </a:lnTo>
                                <a:lnTo>
                                  <a:pt x="73" y="871"/>
                                </a:lnTo>
                                <a:lnTo>
                                  <a:pt x="80" y="883"/>
                                </a:lnTo>
                                <a:lnTo>
                                  <a:pt x="86" y="894"/>
                                </a:lnTo>
                                <a:lnTo>
                                  <a:pt x="92" y="905"/>
                                </a:lnTo>
                                <a:lnTo>
                                  <a:pt x="99" y="914"/>
                                </a:lnTo>
                                <a:lnTo>
                                  <a:pt x="106" y="922"/>
                                </a:lnTo>
                                <a:lnTo>
                                  <a:pt x="113" y="930"/>
                                </a:lnTo>
                                <a:lnTo>
                                  <a:pt x="116" y="932"/>
                                </a:lnTo>
                                <a:lnTo>
                                  <a:pt x="95" y="946"/>
                                </a:lnTo>
                                <a:lnTo>
                                  <a:pt x="149" y="943"/>
                                </a:lnTo>
                                <a:lnTo>
                                  <a:pt x="141" y="933"/>
                                </a:lnTo>
                                <a:lnTo>
                                  <a:pt x="114" y="901"/>
                                </a:lnTo>
                                <a:lnTo>
                                  <a:pt x="118" y="923"/>
                                </a:lnTo>
                                <a:lnTo>
                                  <a:pt x="118" y="924"/>
                                </a:lnTo>
                                <a:lnTo>
                                  <a:pt x="112" y="917"/>
                                </a:lnTo>
                                <a:lnTo>
                                  <a:pt x="106" y="909"/>
                                </a:lnTo>
                                <a:lnTo>
                                  <a:pt x="105" y="909"/>
                                </a:lnTo>
                                <a:lnTo>
                                  <a:pt x="99" y="900"/>
                                </a:lnTo>
                                <a:lnTo>
                                  <a:pt x="93" y="890"/>
                                </a:lnTo>
                                <a:lnTo>
                                  <a:pt x="87" y="879"/>
                                </a:lnTo>
                                <a:lnTo>
                                  <a:pt x="81" y="867"/>
                                </a:lnTo>
                                <a:lnTo>
                                  <a:pt x="75" y="854"/>
                                </a:lnTo>
                                <a:lnTo>
                                  <a:pt x="69" y="841"/>
                                </a:lnTo>
                                <a:lnTo>
                                  <a:pt x="63" y="826"/>
                                </a:lnTo>
                                <a:lnTo>
                                  <a:pt x="64" y="826"/>
                                </a:lnTo>
                                <a:lnTo>
                                  <a:pt x="58" y="811"/>
                                </a:lnTo>
                                <a:lnTo>
                                  <a:pt x="53" y="795"/>
                                </a:lnTo>
                                <a:lnTo>
                                  <a:pt x="48" y="778"/>
                                </a:lnTo>
                                <a:lnTo>
                                  <a:pt x="43" y="761"/>
                                </a:lnTo>
                                <a:lnTo>
                                  <a:pt x="39" y="743"/>
                                </a:lnTo>
                                <a:lnTo>
                                  <a:pt x="34" y="724"/>
                                </a:lnTo>
                                <a:lnTo>
                                  <a:pt x="30" y="705"/>
                                </a:lnTo>
                                <a:lnTo>
                                  <a:pt x="27" y="686"/>
                                </a:lnTo>
                                <a:lnTo>
                                  <a:pt x="27" y="685"/>
                                </a:lnTo>
                                <a:lnTo>
                                  <a:pt x="27" y="686"/>
                                </a:lnTo>
                                <a:lnTo>
                                  <a:pt x="27" y="685"/>
                                </a:lnTo>
                                <a:lnTo>
                                  <a:pt x="23" y="665"/>
                                </a:lnTo>
                                <a:lnTo>
                                  <a:pt x="20" y="645"/>
                                </a:lnTo>
                                <a:lnTo>
                                  <a:pt x="15" y="603"/>
                                </a:lnTo>
                                <a:lnTo>
                                  <a:pt x="13" y="582"/>
                                </a:lnTo>
                                <a:lnTo>
                                  <a:pt x="11" y="561"/>
                                </a:lnTo>
                                <a:lnTo>
                                  <a:pt x="9" y="539"/>
                                </a:lnTo>
                                <a:lnTo>
                                  <a:pt x="8" y="517"/>
                                </a:lnTo>
                                <a:lnTo>
                                  <a:pt x="8" y="495"/>
                                </a:lnTo>
                                <a:lnTo>
                                  <a:pt x="8" y="473"/>
                                </a:lnTo>
                                <a:lnTo>
                                  <a:pt x="8" y="451"/>
                                </a:lnTo>
                                <a:lnTo>
                                  <a:pt x="8" y="430"/>
                                </a:lnTo>
                                <a:lnTo>
                                  <a:pt x="9" y="429"/>
                                </a:lnTo>
                                <a:lnTo>
                                  <a:pt x="10" y="408"/>
                                </a:lnTo>
                                <a:lnTo>
                                  <a:pt x="10" y="407"/>
                                </a:lnTo>
                                <a:lnTo>
                                  <a:pt x="11" y="386"/>
                                </a:lnTo>
                                <a:lnTo>
                                  <a:pt x="11" y="385"/>
                                </a:lnTo>
                                <a:lnTo>
                                  <a:pt x="13" y="365"/>
                                </a:lnTo>
                                <a:lnTo>
                                  <a:pt x="13" y="364"/>
                                </a:lnTo>
                                <a:lnTo>
                                  <a:pt x="16" y="343"/>
                                </a:lnTo>
                                <a:lnTo>
                                  <a:pt x="16" y="342"/>
                                </a:lnTo>
                                <a:lnTo>
                                  <a:pt x="18" y="322"/>
                                </a:lnTo>
                                <a:lnTo>
                                  <a:pt x="19" y="321"/>
                                </a:lnTo>
                                <a:lnTo>
                                  <a:pt x="21" y="302"/>
                                </a:lnTo>
                                <a:lnTo>
                                  <a:pt x="25" y="281"/>
                                </a:lnTo>
                                <a:lnTo>
                                  <a:pt x="29" y="261"/>
                                </a:lnTo>
                                <a:lnTo>
                                  <a:pt x="33" y="242"/>
                                </a:lnTo>
                                <a:lnTo>
                                  <a:pt x="37" y="223"/>
                                </a:lnTo>
                                <a:lnTo>
                                  <a:pt x="42" y="204"/>
                                </a:lnTo>
                                <a:lnTo>
                                  <a:pt x="47" y="186"/>
                                </a:lnTo>
                                <a:lnTo>
                                  <a:pt x="52" y="169"/>
                                </a:lnTo>
                                <a:lnTo>
                                  <a:pt x="58" y="152"/>
                                </a:lnTo>
                                <a:lnTo>
                                  <a:pt x="64" y="136"/>
                                </a:lnTo>
                                <a:lnTo>
                                  <a:pt x="70" y="121"/>
                                </a:lnTo>
                                <a:lnTo>
                                  <a:pt x="70" y="120"/>
                                </a:lnTo>
                                <a:lnTo>
                                  <a:pt x="76" y="106"/>
                                </a:lnTo>
                                <a:lnTo>
                                  <a:pt x="82" y="92"/>
                                </a:lnTo>
                                <a:lnTo>
                                  <a:pt x="89" y="79"/>
                                </a:lnTo>
                                <a:lnTo>
                                  <a:pt x="96" y="67"/>
                                </a:lnTo>
                                <a:lnTo>
                                  <a:pt x="102" y="56"/>
                                </a:lnTo>
                                <a:lnTo>
                                  <a:pt x="102" y="57"/>
                                </a:lnTo>
                                <a:lnTo>
                                  <a:pt x="103" y="56"/>
                                </a:lnTo>
                                <a:lnTo>
                                  <a:pt x="109" y="46"/>
                                </a:lnTo>
                                <a:lnTo>
                                  <a:pt x="109" y="47"/>
                                </a:lnTo>
                                <a:lnTo>
                                  <a:pt x="110" y="46"/>
                                </a:lnTo>
                                <a:lnTo>
                                  <a:pt x="116" y="38"/>
                                </a:lnTo>
                                <a:lnTo>
                                  <a:pt x="117" y="38"/>
                                </a:lnTo>
                                <a:lnTo>
                                  <a:pt x="123" y="30"/>
                                </a:lnTo>
                                <a:lnTo>
                                  <a:pt x="130" y="23"/>
                                </a:lnTo>
                                <a:lnTo>
                                  <a:pt x="131" y="23"/>
                                </a:lnTo>
                                <a:lnTo>
                                  <a:pt x="138" y="18"/>
                                </a:lnTo>
                                <a:lnTo>
                                  <a:pt x="145" y="14"/>
                                </a:lnTo>
                                <a:lnTo>
                                  <a:pt x="145" y="13"/>
                                </a:lnTo>
                                <a:lnTo>
                                  <a:pt x="145" y="14"/>
                                </a:lnTo>
                                <a:lnTo>
                                  <a:pt x="145" y="13"/>
                                </a:lnTo>
                                <a:lnTo>
                                  <a:pt x="152" y="10"/>
                                </a:lnTo>
                                <a:lnTo>
                                  <a:pt x="159" y="9"/>
                                </a:lnTo>
                                <a:lnTo>
                                  <a:pt x="159" y="8"/>
                                </a:lnTo>
                                <a:lnTo>
                                  <a:pt x="166" y="8"/>
                                </a:lnTo>
                                <a:close/>
                                <a:moveTo>
                                  <a:pt x="1884" y="731"/>
                                </a:moveTo>
                                <a:lnTo>
                                  <a:pt x="1884" y="722"/>
                                </a:lnTo>
                                <a:lnTo>
                                  <a:pt x="1858" y="723"/>
                                </a:lnTo>
                                <a:lnTo>
                                  <a:pt x="1832" y="725"/>
                                </a:lnTo>
                                <a:lnTo>
                                  <a:pt x="1806" y="728"/>
                                </a:lnTo>
                                <a:lnTo>
                                  <a:pt x="1781" y="732"/>
                                </a:lnTo>
                                <a:lnTo>
                                  <a:pt x="1755" y="738"/>
                                </a:lnTo>
                                <a:lnTo>
                                  <a:pt x="1730" y="744"/>
                                </a:lnTo>
                                <a:lnTo>
                                  <a:pt x="1705" y="751"/>
                                </a:lnTo>
                                <a:lnTo>
                                  <a:pt x="1680" y="760"/>
                                </a:lnTo>
                                <a:lnTo>
                                  <a:pt x="1656" y="769"/>
                                </a:lnTo>
                                <a:lnTo>
                                  <a:pt x="1632" y="780"/>
                                </a:lnTo>
                                <a:lnTo>
                                  <a:pt x="1609" y="791"/>
                                </a:lnTo>
                                <a:lnTo>
                                  <a:pt x="1586" y="803"/>
                                </a:lnTo>
                                <a:lnTo>
                                  <a:pt x="1564" y="816"/>
                                </a:lnTo>
                                <a:lnTo>
                                  <a:pt x="1543" y="829"/>
                                </a:lnTo>
                                <a:lnTo>
                                  <a:pt x="1522" y="844"/>
                                </a:lnTo>
                                <a:lnTo>
                                  <a:pt x="1502" y="859"/>
                                </a:lnTo>
                                <a:lnTo>
                                  <a:pt x="1483" y="874"/>
                                </a:lnTo>
                                <a:lnTo>
                                  <a:pt x="1465" y="890"/>
                                </a:lnTo>
                                <a:lnTo>
                                  <a:pt x="1448" y="907"/>
                                </a:lnTo>
                                <a:lnTo>
                                  <a:pt x="1431" y="924"/>
                                </a:lnTo>
                                <a:lnTo>
                                  <a:pt x="1416" y="942"/>
                                </a:lnTo>
                                <a:lnTo>
                                  <a:pt x="1402" y="961"/>
                                </a:lnTo>
                                <a:lnTo>
                                  <a:pt x="1388" y="979"/>
                                </a:lnTo>
                                <a:lnTo>
                                  <a:pt x="1376" y="998"/>
                                </a:lnTo>
                                <a:lnTo>
                                  <a:pt x="1365" y="1018"/>
                                </a:lnTo>
                                <a:lnTo>
                                  <a:pt x="1356" y="1037"/>
                                </a:lnTo>
                                <a:lnTo>
                                  <a:pt x="1348" y="1057"/>
                                </a:lnTo>
                                <a:lnTo>
                                  <a:pt x="1341" y="1077"/>
                                </a:lnTo>
                                <a:lnTo>
                                  <a:pt x="1338" y="1087"/>
                                </a:lnTo>
                                <a:lnTo>
                                  <a:pt x="1335" y="1097"/>
                                </a:lnTo>
                                <a:lnTo>
                                  <a:pt x="1334" y="1102"/>
                                </a:lnTo>
                                <a:lnTo>
                                  <a:pt x="1334" y="1127"/>
                                </a:lnTo>
                                <a:lnTo>
                                  <a:pt x="1334" y="1102"/>
                                </a:lnTo>
                                <a:lnTo>
                                  <a:pt x="1333" y="1108"/>
                                </a:lnTo>
                                <a:lnTo>
                                  <a:pt x="1332" y="1118"/>
                                </a:lnTo>
                                <a:lnTo>
                                  <a:pt x="1331" y="1124"/>
                                </a:lnTo>
                                <a:lnTo>
                                  <a:pt x="1311" y="1109"/>
                                </a:lnTo>
                                <a:lnTo>
                                  <a:pt x="1332" y="1159"/>
                                </a:lnTo>
                                <a:lnTo>
                                  <a:pt x="1351" y="1127"/>
                                </a:lnTo>
                                <a:lnTo>
                                  <a:pt x="1360" y="1112"/>
                                </a:lnTo>
                                <a:lnTo>
                                  <a:pt x="1339" y="1124"/>
                                </a:lnTo>
                                <a:lnTo>
                                  <a:pt x="1340" y="1119"/>
                                </a:lnTo>
                                <a:lnTo>
                                  <a:pt x="1339" y="1119"/>
                                </a:lnTo>
                                <a:lnTo>
                                  <a:pt x="1341" y="1109"/>
                                </a:lnTo>
                                <a:lnTo>
                                  <a:pt x="1343" y="1099"/>
                                </a:lnTo>
                                <a:lnTo>
                                  <a:pt x="1346" y="1089"/>
                                </a:lnTo>
                                <a:lnTo>
                                  <a:pt x="1349" y="1080"/>
                                </a:lnTo>
                                <a:lnTo>
                                  <a:pt x="1349" y="1079"/>
                                </a:lnTo>
                                <a:lnTo>
                                  <a:pt x="1349" y="1080"/>
                                </a:lnTo>
                                <a:lnTo>
                                  <a:pt x="1355" y="1060"/>
                                </a:lnTo>
                                <a:lnTo>
                                  <a:pt x="1363" y="1041"/>
                                </a:lnTo>
                                <a:lnTo>
                                  <a:pt x="1363" y="1040"/>
                                </a:lnTo>
                                <a:lnTo>
                                  <a:pt x="1373" y="1021"/>
                                </a:lnTo>
                                <a:lnTo>
                                  <a:pt x="1383" y="1002"/>
                                </a:lnTo>
                                <a:lnTo>
                                  <a:pt x="1395" y="984"/>
                                </a:lnTo>
                                <a:lnTo>
                                  <a:pt x="1408" y="965"/>
                                </a:lnTo>
                                <a:lnTo>
                                  <a:pt x="1422" y="947"/>
                                </a:lnTo>
                                <a:lnTo>
                                  <a:pt x="1437" y="930"/>
                                </a:lnTo>
                                <a:lnTo>
                                  <a:pt x="1453" y="913"/>
                                </a:lnTo>
                                <a:lnTo>
                                  <a:pt x="1471" y="896"/>
                                </a:lnTo>
                                <a:lnTo>
                                  <a:pt x="1488" y="880"/>
                                </a:lnTo>
                                <a:lnTo>
                                  <a:pt x="1507" y="865"/>
                                </a:lnTo>
                                <a:lnTo>
                                  <a:pt x="1527" y="850"/>
                                </a:lnTo>
                                <a:lnTo>
                                  <a:pt x="1547" y="836"/>
                                </a:lnTo>
                                <a:lnTo>
                                  <a:pt x="1568" y="823"/>
                                </a:lnTo>
                                <a:lnTo>
                                  <a:pt x="1590" y="810"/>
                                </a:lnTo>
                                <a:lnTo>
                                  <a:pt x="1613" y="798"/>
                                </a:lnTo>
                                <a:lnTo>
                                  <a:pt x="1636" y="787"/>
                                </a:lnTo>
                                <a:lnTo>
                                  <a:pt x="1659" y="777"/>
                                </a:lnTo>
                                <a:lnTo>
                                  <a:pt x="1683" y="767"/>
                                </a:lnTo>
                                <a:lnTo>
                                  <a:pt x="1707" y="759"/>
                                </a:lnTo>
                                <a:lnTo>
                                  <a:pt x="1732" y="752"/>
                                </a:lnTo>
                                <a:lnTo>
                                  <a:pt x="1757" y="745"/>
                                </a:lnTo>
                                <a:lnTo>
                                  <a:pt x="1782" y="740"/>
                                </a:lnTo>
                                <a:lnTo>
                                  <a:pt x="1808" y="736"/>
                                </a:lnTo>
                                <a:lnTo>
                                  <a:pt x="1833" y="733"/>
                                </a:lnTo>
                                <a:lnTo>
                                  <a:pt x="1834" y="733"/>
                                </a:lnTo>
                                <a:lnTo>
                                  <a:pt x="1859" y="731"/>
                                </a:lnTo>
                                <a:lnTo>
                                  <a:pt x="1884" y="731"/>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 name="Text Box 1584"/>
                        <wps:cNvSpPr txBox="1">
                          <a:spLocks noChangeArrowheads="1"/>
                        </wps:cNvSpPr>
                        <wps:spPr bwMode="auto">
                          <a:xfrm>
                            <a:off x="2217" y="-4463"/>
                            <a:ext cx="13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0C2E7" w14:textId="77777777" w:rsidR="00E749F9" w:rsidRDefault="00E749F9">
                              <w:pPr>
                                <w:spacing w:line="146" w:lineRule="exact"/>
                                <w:rPr>
                                  <w:rFonts w:ascii="Calibri Light"/>
                                  <w:sz w:val="14"/>
                                </w:rPr>
                              </w:pPr>
                              <w:r>
                                <w:rPr>
                                  <w:rFonts w:ascii="Calibri Light"/>
                                  <w:w w:val="105"/>
                                  <w:sz w:val="14"/>
                                </w:rPr>
                                <w:t>a)</w:t>
                              </w:r>
                            </w:p>
                          </w:txbxContent>
                        </wps:txbx>
                        <wps:bodyPr rot="0" vert="horz" wrap="square" lIns="0" tIns="0" rIns="0" bIns="0" anchor="t" anchorCtr="0" upright="1">
                          <a:noAutofit/>
                        </wps:bodyPr>
                      </wps:wsp>
                      <wps:wsp>
                        <wps:cNvPr id="1593" name="Text Box 1583"/>
                        <wps:cNvSpPr txBox="1">
                          <a:spLocks noChangeArrowheads="1"/>
                        </wps:cNvSpPr>
                        <wps:spPr bwMode="auto">
                          <a:xfrm>
                            <a:off x="7024" y="-4464"/>
                            <a:ext cx="14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4F3AE" w14:textId="77777777" w:rsidR="00E749F9" w:rsidRDefault="00E749F9">
                              <w:pPr>
                                <w:spacing w:line="146" w:lineRule="exact"/>
                                <w:rPr>
                                  <w:rFonts w:ascii="Calibri Light"/>
                                  <w:sz w:val="14"/>
                                </w:rPr>
                              </w:pPr>
                              <w:r>
                                <w:rPr>
                                  <w:rFonts w:ascii="Calibri Light"/>
                                  <w:w w:val="105"/>
                                  <w:sz w:val="14"/>
                                </w:rPr>
                                <w:t>d)</w:t>
                              </w:r>
                            </w:p>
                          </w:txbxContent>
                        </wps:txbx>
                        <wps:bodyPr rot="0" vert="horz" wrap="square" lIns="0" tIns="0" rIns="0" bIns="0" anchor="t" anchorCtr="0" upright="1">
                          <a:noAutofit/>
                        </wps:bodyPr>
                      </wps:wsp>
                      <wps:wsp>
                        <wps:cNvPr id="1594" name="Text Box 1582"/>
                        <wps:cNvSpPr txBox="1">
                          <a:spLocks noChangeArrowheads="1"/>
                        </wps:cNvSpPr>
                        <wps:spPr bwMode="auto">
                          <a:xfrm>
                            <a:off x="2216" y="-2247"/>
                            <a:ext cx="14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4DE40" w14:textId="77777777" w:rsidR="00E749F9" w:rsidRDefault="00E749F9">
                              <w:pPr>
                                <w:spacing w:line="146" w:lineRule="exact"/>
                                <w:rPr>
                                  <w:rFonts w:ascii="Calibri Light"/>
                                  <w:sz w:val="14"/>
                                </w:rPr>
                              </w:pPr>
                              <w:r>
                                <w:rPr>
                                  <w:rFonts w:ascii="Calibri Light"/>
                                  <w:w w:val="105"/>
                                  <w:sz w:val="14"/>
                                </w:rPr>
                                <w:t>b)</w:t>
                              </w:r>
                            </w:p>
                          </w:txbxContent>
                        </wps:txbx>
                        <wps:bodyPr rot="0" vert="horz" wrap="square" lIns="0" tIns="0" rIns="0" bIns="0" anchor="t" anchorCtr="0" upright="1">
                          <a:noAutofit/>
                        </wps:bodyPr>
                      </wps:wsp>
                      <wps:wsp>
                        <wps:cNvPr id="1595" name="Text Box 1581"/>
                        <wps:cNvSpPr txBox="1">
                          <a:spLocks noChangeArrowheads="1"/>
                        </wps:cNvSpPr>
                        <wps:spPr bwMode="auto">
                          <a:xfrm>
                            <a:off x="5623" y="-2356"/>
                            <a:ext cx="833"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77596" w14:textId="77777777" w:rsidR="00E749F9" w:rsidRDefault="00E749F9">
                              <w:pPr>
                                <w:spacing w:line="130" w:lineRule="exact"/>
                                <w:ind w:left="15"/>
                                <w:rPr>
                                  <w:rFonts w:ascii="Cambria Math" w:eastAsia="Cambria Math" w:hAnsi="Cambria Math"/>
                                  <w:sz w:val="11"/>
                                </w:rPr>
                              </w:pPr>
                              <w:r>
                                <w:rPr>
                                  <w:rFonts w:ascii="Cambria Math" w:eastAsia="Cambria Math" w:hAnsi="Cambria Math"/>
                                  <w:w w:val="110"/>
                                  <w:position w:val="2"/>
                                  <w:sz w:val="11"/>
                                </w:rPr>
                                <w:t>𝑃</w:t>
                              </w:r>
                              <w:r>
                                <w:rPr>
                                  <w:rFonts w:ascii="Cambria Math" w:eastAsia="Cambria Math" w:hAnsi="Cambria Math"/>
                                  <w:w w:val="110"/>
                                  <w:sz w:val="8"/>
                                </w:rPr>
                                <w:t>𝑟𝑜𝑏𝑎𝑏𝑖𝑙𝑖𝑡𝑦</w:t>
                              </w:r>
                              <w:r>
                                <w:rPr>
                                  <w:rFonts w:ascii="Cambria Math" w:eastAsia="Cambria Math" w:hAnsi="Cambria Math"/>
                                  <w:spacing w:val="7"/>
                                  <w:w w:val="110"/>
                                  <w:sz w:val="8"/>
                                </w:rPr>
                                <w:t xml:space="preserve"> </w:t>
                              </w:r>
                              <w:r>
                                <w:rPr>
                                  <w:rFonts w:ascii="Cambria Math" w:eastAsia="Cambria Math" w:hAnsi="Cambria Math"/>
                                  <w:w w:val="110"/>
                                  <w:position w:val="2"/>
                                  <w:sz w:val="11"/>
                                </w:rPr>
                                <w:t>≥</w:t>
                              </w:r>
                              <w:r>
                                <w:rPr>
                                  <w:rFonts w:ascii="Cambria Math" w:eastAsia="Cambria Math" w:hAnsi="Cambria Math"/>
                                  <w:spacing w:val="-6"/>
                                  <w:w w:val="110"/>
                                  <w:position w:val="2"/>
                                  <w:sz w:val="11"/>
                                </w:rPr>
                                <w:t xml:space="preserve"> </w:t>
                              </w:r>
                              <w:r>
                                <w:rPr>
                                  <w:rFonts w:ascii="Cambria Math" w:eastAsia="Cambria Math" w:hAnsi="Cambria Math"/>
                                  <w:w w:val="110"/>
                                  <w:position w:val="2"/>
                                  <w:sz w:val="11"/>
                                </w:rPr>
                                <w:t>0.5</w:t>
                              </w:r>
                            </w:p>
                            <w:p w14:paraId="16D6DAF4" w14:textId="77777777" w:rsidR="00E749F9" w:rsidRDefault="00E749F9">
                              <w:pPr>
                                <w:spacing w:before="2"/>
                                <w:rPr>
                                  <w:rFonts w:ascii="Cambria Math" w:eastAsia="Cambria Math"/>
                                  <w:sz w:val="11"/>
                                </w:rPr>
                              </w:pPr>
                              <w:r>
                                <w:rPr>
                                  <w:rFonts w:ascii="Cambria Math" w:eastAsia="Cambria Math"/>
                                  <w:spacing w:val="-1"/>
                                  <w:w w:val="110"/>
                                  <w:position w:val="2"/>
                                  <w:sz w:val="11"/>
                                </w:rPr>
                                <w:t>𝑃</w:t>
                              </w:r>
                              <w:r>
                                <w:rPr>
                                  <w:rFonts w:ascii="Cambria Math" w:eastAsia="Cambria Math"/>
                                  <w:spacing w:val="-1"/>
                                  <w:w w:val="110"/>
                                  <w:sz w:val="8"/>
                                </w:rPr>
                                <w:t>𝑒𝑟𝑠𝑖𝑠𝑡𝑒𝑛𝑐𝑒</w:t>
                              </w:r>
                              <w:r>
                                <w:rPr>
                                  <w:rFonts w:ascii="Cambria Math" w:eastAsia="Cambria Math"/>
                                  <w:spacing w:val="6"/>
                                  <w:w w:val="110"/>
                                  <w:sz w:val="8"/>
                                </w:rPr>
                                <w:t xml:space="preserve"> </w:t>
                              </w:r>
                              <w:r>
                                <w:rPr>
                                  <w:rFonts w:ascii="Cambria Math" w:eastAsia="Cambria Math"/>
                                  <w:w w:val="110"/>
                                  <w:position w:val="2"/>
                                  <w:sz w:val="11"/>
                                </w:rPr>
                                <w:t>=</w:t>
                              </w:r>
                              <w:r>
                                <w:rPr>
                                  <w:rFonts w:ascii="Cambria Math" w:eastAsia="Cambria Math"/>
                                  <w:spacing w:val="-6"/>
                                  <w:w w:val="110"/>
                                  <w:position w:val="2"/>
                                  <w:sz w:val="11"/>
                                </w:rPr>
                                <w:t xml:space="preserve"> </w:t>
                              </w:r>
                              <w:r>
                                <w:rPr>
                                  <w:rFonts w:ascii="Cambria Math" w:eastAsia="Cambria Math"/>
                                  <w:w w:val="110"/>
                                  <w:position w:val="2"/>
                                  <w:sz w:val="11"/>
                                </w:rPr>
                                <w:t>1/1</w:t>
                              </w:r>
                            </w:p>
                          </w:txbxContent>
                        </wps:txbx>
                        <wps:bodyPr rot="0" vert="horz" wrap="square" lIns="0" tIns="0" rIns="0" bIns="0" anchor="t" anchorCtr="0" upright="1">
                          <a:noAutofit/>
                        </wps:bodyPr>
                      </wps:wsp>
                      <wps:wsp>
                        <wps:cNvPr id="1596" name="Text Box 1580"/>
                        <wps:cNvSpPr txBox="1">
                          <a:spLocks noChangeArrowheads="1"/>
                        </wps:cNvSpPr>
                        <wps:spPr bwMode="auto">
                          <a:xfrm>
                            <a:off x="7032" y="-2245"/>
                            <a:ext cx="127"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DD36A" w14:textId="77777777" w:rsidR="00E749F9" w:rsidRDefault="00E749F9">
                              <w:pPr>
                                <w:spacing w:line="146" w:lineRule="exact"/>
                                <w:rPr>
                                  <w:rFonts w:ascii="Calibri Light"/>
                                  <w:sz w:val="14"/>
                                </w:rPr>
                              </w:pPr>
                              <w:r>
                                <w:rPr>
                                  <w:rFonts w:ascii="Calibri Light"/>
                                  <w:w w:val="105"/>
                                  <w:sz w:val="14"/>
                                </w:rPr>
                                <w:t>c)</w:t>
                              </w:r>
                            </w:p>
                          </w:txbxContent>
                        </wps:txbx>
                        <wps:bodyPr rot="0" vert="horz" wrap="square" lIns="0" tIns="0" rIns="0" bIns="0" anchor="t" anchorCtr="0" upright="1">
                          <a:noAutofit/>
                        </wps:bodyPr>
                      </wps:wsp>
                      <wps:wsp>
                        <wps:cNvPr id="1597" name="Text Box 1579"/>
                        <wps:cNvSpPr txBox="1">
                          <a:spLocks noChangeArrowheads="1"/>
                        </wps:cNvSpPr>
                        <wps:spPr bwMode="auto">
                          <a:xfrm>
                            <a:off x="8122" y="-2072"/>
                            <a:ext cx="59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CC4C4" w14:textId="77777777" w:rsidR="00E749F9" w:rsidRDefault="00E749F9">
                              <w:pPr>
                                <w:spacing w:line="139" w:lineRule="exact"/>
                                <w:rPr>
                                  <w:rFonts w:ascii="Cambria Math" w:eastAsia="Cambria Math"/>
                                  <w:sz w:val="12"/>
                                </w:rPr>
                              </w:pPr>
                              <w:r>
                                <w:rPr>
                                  <w:rFonts w:ascii="Cambria Math" w:eastAsia="Cambria Math"/>
                                  <w:sz w:val="12"/>
                                </w:rPr>
                                <w:t>𝑓</w:t>
                              </w:r>
                              <w:r>
                                <w:rPr>
                                  <w:rFonts w:ascii="Cambria Math" w:eastAsia="Cambria Math"/>
                                  <w:position w:val="-2"/>
                                  <w:sz w:val="9"/>
                                </w:rPr>
                                <w:t>.0.8</w:t>
                              </w:r>
                              <w:r>
                                <w:rPr>
                                  <w:rFonts w:ascii="Cambria Math" w:eastAsia="Cambria Math"/>
                                  <w:spacing w:val="12"/>
                                  <w:position w:val="-2"/>
                                  <w:sz w:val="9"/>
                                </w:rPr>
                                <w:t xml:space="preserve"> </w:t>
                              </w:r>
                              <w:r>
                                <w:rPr>
                                  <w:rFonts w:ascii="Cambria Math" w:eastAsia="Cambria Math"/>
                                  <w:sz w:val="12"/>
                                </w:rPr>
                                <w:t>=</w:t>
                              </w:r>
                              <w:r>
                                <w:rPr>
                                  <w:rFonts w:ascii="Cambria Math" w:eastAsia="Cambria Math"/>
                                  <w:spacing w:val="1"/>
                                  <w:sz w:val="12"/>
                                </w:rPr>
                                <w:t xml:space="preserve"> </w:t>
                              </w:r>
                              <w:r>
                                <w:rPr>
                                  <w:rFonts w:ascii="Cambria Math" w:eastAsia="Cambria Math"/>
                                  <w:sz w:val="12"/>
                                </w:rPr>
                                <w:t>0.56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0B3061" id="Group 1578" o:spid="_x0000_s1026" style="position:absolute;left:0;text-align:left;margin-left:110.8pt;margin-top:-224.4pt;width:388.2pt;height:218.55pt;z-index:-18387456;mso-position-horizontal-relative:page" coordorigin="2216,-4488" coordsize="7764,43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MECgAAAAAAAAAhAJ7akPYOsQAADrEA&#10;ABUAAABkcnMvbWVkaWEvaW1hZ2UzLmpwZWf/2P/gABBKRklGAAEBAQDcANwAAP/bAEMAAgEBAQEB&#10;AgEBAQICAgICBAMCAgICBQQEAwQGBQYGBgUGBgYHCQgGBwkHBgYICwgJCgoKCgoGCAsMCwoMCQoK&#10;Cv/bAEMBAgICAgICBQMDBQoHBgcKCgoKCgoKCgoKCgoKCgoKCgoKCgoKCgoKCgoKCgoKCgoKCgoK&#10;CgoKCgoKCgoKCgoKCv/AABEIAUIC1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FswrR1io&#10;AABYqAAAFQAAAGRycy9tZWRpYS9pbWFnZTIuanBlZ//Y/+AAEEpGSUYAAQEBANwA3AAA/9sAQwAC&#10;AQEBAQECAQEBAgICAgIEAwICAgIFBAQDBAYFBgYGBQYGBgcJCAYHCQcGBggLCAkKCgoKCgYICwwL&#10;CgwJCgoK/9sAQwECAgICAgIFAwMFCgcGBwoKCgoKCgoKCgoKCgoKCgoKCgoKCgoKCgoKCgoKCgoK&#10;CgoKCgoKCgoKCgoKCgoKCgoK/8AAEQgBHgK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">
                <v:rect id="Rectangle 1593" o:spid="_x0000_s1027" style="position:absolute;left:8350;top:-3256;width:113;height: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" filled="f" strokeweight=".137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2" o:spid="_x0000_s1028" type="#_x0000_t75" style="position:absolute;left:7017;top:-4141;width:2963;height:1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">
                  <v:imagedata r:id="rId15" o:title=""/>
                </v:shape>
                <v:rect id="Rectangle 1591" o:spid="_x0000_s1029" style="position:absolute;left:3887;top:-3022;width:127;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" fillcolor="#4471c4" stroked="f"/>
                <v:rect id="Rectangle 1590" o:spid="_x0000_s1030" style="position:absolute;left:3887;top:-3022;width:127;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" filled="f" strokecolor="#2e528f" strokeweight=".1371mm"/>
                <v:shape id="Picture 1589" o:spid="_x0000_s1031" type="#_x0000_t75" style="position:absolute;left:2217;top:-4488;width:4327;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">
                  <v:imagedata r:id="rId16" o:title=""/>
                </v:shape>
                <v:shape id="Freeform 1588" o:spid="_x0000_s1032" style="position:absolute;left:6452;top:-3151;width:1978;height:1061;visibility:visible;mso-wrap-style:square;v-text-anchor:top" coordsize="1978,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" path="m1978,49r-8,-16l1956,5r-2,-4l1953,r-3,7l1927,48r4,-3l1929,49r19,-12l1947,43r-3,21l1939,86r,-1l1939,86r-7,21l1925,128r-9,21l1906,170r-11,21l1883,212r-14,20l1854,253r-16,21l1821,294r-19,20l1783,334r-20,21l1741,374r-23,20l1695,413r-25,20l1645,452r-54,37l1534,525r-1,l1473,561r-64,34l1341,628r-69,31l1199,689r-75,29l1046,745r-79,25l966,770r-81,24l802,815r-86,20l630,853r-87,16l454,882r-90,11l274,902r-91,7l92,912,,914r,8l92,921r91,-4l274,910r91,-9l428,893r27,-3l544,877r88,-16l718,843r34,-8l803,823r84,-22l969,778r80,-26l1127,725r75,-28l1275,666r70,-31l1412,602r65,-34l1489,561r49,-29l1595,496r55,-38l1700,420r46,-40l1794,334r14,-14l1813,314r14,-15l1831,294r13,-15l1848,274r12,-16l1864,253r38,-58l1933,131r8,-24l1947,87r2,-12l1949,195r1,206l1950,417r,57l1951,504r,15l1951,530r,1l1951,532r,-1l1951,532r,1l1951,534r1,15l1952,576r,12l1952,600r,44l1952,715r1,61l1953,843r,70l1953,1061r8,l1961,913r,-70l1961,776r,-41l1960,696r,-82l1960,588r,-12l1960,549r-1,-12l1959,534r,-1l1959,531r,-1l1959,529r-1,-82l1958,417r,-16l1958,365r,-39l1958,263r,-68l1957,37r18,13l1973,46r5,3xe" fillcolor="#404040" stroked="f">
                  <v:path arrowok="t" o:connecttype="custom" o:connectlocs="1956,-3146;1953,-3151;1931,-3106;1947,-3108;1939,-3065;1932,-3044;1916,-3002;1883,-2939;1838,-2877;1783,-2817;1718,-2757;1645,-2699;1533,-2626;1341,-2523;1124,-2433;966,-2381;716,-2316;454,-2269;183,-2242;0,-2229;274,-2241;455,-2261;718,-2308;887,-2350;1127,-2426;1345,-2516;1489,-2590;1650,-2693;1794,-2817;1827,-2852;1848,-2877;1902,-2956;1947,-3064;1950,-2750;1951,-2647;1951,-2620;1951,-2620;1951,-2618;1952,-2575;1952,-2507;1953,-2308;1961,-2090;1961,-2375;1960,-2537;1960,-2602;1959,-2618;1959,-2620;1959,-2621;1958,-2704;1958,-2786;1958,-2956;1973,-3105" o:connectangles="0,0,0,0,0,0,0,0,0,0,0,0,0,0,0,0,0,0,0,0,0,0,0,0,0,0,0,0,0,0,0,0,0,0,0,0,0,0,0,0,0,0,0,0,0,0,0,0,0,0,0,0"/>
                </v:shape>
                <v:rect id="Rectangle 1587" o:spid="_x0000_s1033" style="position:absolute;left:3871;top:-2047;width:10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" filled="f" strokeweight=".03428mm"/>
                <v:shape id="Picture 1586" o:spid="_x0000_s1034" type="#_x0000_t75" style="position:absolute;left:2308;top:-2223;width:4739;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">
                  <v:imagedata r:id="rId17" o:title=""/>
                </v:shape>
                <v:shape id="AutoShape 1585" o:spid="_x0000_s1035" style="position:absolute;left:3721;top:-2961;width:1885;height:1160;visibility:visible;mso-wrap-style:square;v-text-anchor:top" coordsize="1885,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" path="m118,924r,-1l118,924xm118,924r,xm166,8l165,r-8,1l149,3r-8,3l133,11r-8,6l118,24r-8,8l103,42,96,52,89,63,82,76,75,89r-6,14l62,117r-6,16l50,149r-5,17l39,184r-5,18l30,221r-5,19l21,260r-4,21l13,300r-3,22l8,342,5,365,3,386,2,408,,430r,21l,495r,22l1,539r2,22l5,583r2,21l12,646r3,21l19,687r3,20l26,726r5,19l35,763r5,17l45,797r5,17l56,829r6,15l67,858r6,13l80,883r6,11l92,905r7,9l106,922r7,8l116,932,95,946r54,-3l141,933,114,901r4,22l118,924r-6,-7l106,909r-1,l99,900,93,890,87,879,81,867,75,854,69,841,63,826r1,l58,811,53,795,48,778,43,761,39,743,34,724,30,705,27,686r,-1l27,686r,-1l23,665,20,645,15,603,13,582,11,561,9,539,8,517r,-22l8,473r,-22l8,430r1,-1l10,408r,-1l11,386r,-1l13,365r,-1l16,343r,-1l18,322r1,-1l21,302r4,-21l29,261r4,-19l37,223r5,-19l47,186r5,-17l58,152r6,-16l70,121r,-1l76,106,82,92,89,79,96,67r6,-11l102,57r1,-1l109,46r,1l110,46r6,-8l117,38r6,-8l130,23r1,l138,18r7,-4l145,13r,1l145,13r7,-3l159,9r,-1l166,8xm1884,731r,-9l1858,723r-26,2l1806,728r-25,4l1755,738r-25,6l1705,751r-25,9l1656,769r-24,11l1609,791r-23,12l1564,816r-21,13l1522,844r-20,15l1483,874r-18,16l1448,907r-17,17l1416,942r-14,19l1388,979r-12,19l1365,1018r-9,19l1348,1057r-7,20l1338,1087r-3,10l1334,1102r,25l1334,1102r-1,6l1332,1118r-1,6l1311,1109r21,50l1351,1127r9,-15l1339,1124r1,-5l1339,1119r2,-10l1343,1099r3,-10l1349,1080r,-1l1349,1080r6,-20l1363,1041r,-1l1373,1021r10,-19l1395,984r13,-19l1422,947r15,-17l1453,913r18,-17l1488,880r19,-15l1527,850r20,-14l1568,823r22,-13l1613,798r23,-11l1659,777r24,-10l1707,759r25,-7l1757,745r25,-5l1808,736r25,-3l1834,733r25,-2l1884,731xe" fillcolor="#404040" stroked="f">
                  <v:path arrowok="t" o:connecttype="custom" o:connectlocs="118,-2036;149,-2957;103,-2918;62,-2843;30,-2739;8,-2618;0,-2465;12,-2314;35,-2197;67,-2102;106,-2038;114,-2059;112,-2043;99,-2060;87,-2081;69,-2119;64,-2134;53,-2165;39,-2217;27,-2274;11,-2399;8,-2530;11,-2574;16,-2617;25,-2679;33,-2718;42,-2756;52,-2791;64,-2824;76,-2854;102,-2903;116,-2922;138,-2942;145,-2947;166,-2952;1781,-2228;1632,-2180;1502,-2101;1402,-1999;1341,-1883;1334,-1833;1331,-1836;1340,-1841;1343,-1861;1346,-1871;1363,-1919;1373,-1939;1395,-1976;1422,-2013;1453,-2047;1527,-2110;1613,-2162;1683,-2193;1757,-2215;1834,-2227" o:connectangles="0,0,0,0,0,0,0,0,0,0,0,0,0,0,0,0,0,0,0,0,0,0,0,0,0,0,0,0,0,0,0,0,0,0,0,0,0,0,0,0,0,0,0,0,0,0,0,0,0,0,0,0,0,0,0"/>
                </v:shape>
                <v:shapetype id="_x0000_t202" coordsize="21600,21600" o:spt="202" path="m,l,21600r21600,l21600,xe">
                  <v:stroke joinstyle="miter"/>
                  <v:path gradientshapeok="t" o:connecttype="rect"/>
                </v:shapetype>
                <v:shape id="Text Box 1584" o:spid="_x0000_s1036" type="#_x0000_t202" style="position:absolute;left:2217;top:-4463;width:13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xXwwAAAN0AAAAPAAAAZHJzL2Rvd25yZXYueG1sRE9Ni8Iw&#10;EL0L/ocwgjdNFRS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uWJsV8MAAADdAAAADwAA&#10;AAAAAAAAAAAAAAAHAgAAZHJzL2Rvd25yZXYueG1sUEsFBgAAAAADAAMAtwAAAPcCAAAAAA==&#10;" filled="f" stroked="f">
                  <v:textbox inset="0,0,0,0">
                    <w:txbxContent>
                      <w:p w14:paraId="3100C2E7" w14:textId="77777777" w:rsidR="00E749F9" w:rsidRDefault="00E749F9">
                        <w:pPr>
                          <w:spacing w:line="146" w:lineRule="exact"/>
                          <w:rPr>
                            <w:rFonts w:ascii="Calibri Light"/>
                            <w:sz w:val="14"/>
                          </w:rPr>
                        </w:pPr>
                        <w:r>
                          <w:rPr>
                            <w:rFonts w:ascii="Calibri Light"/>
                            <w:w w:val="105"/>
                            <w:sz w:val="14"/>
                          </w:rPr>
                          <w:t>a)</w:t>
                        </w:r>
                      </w:p>
                    </w:txbxContent>
                  </v:textbox>
                </v:shape>
                <v:shape id="Text Box 1583" o:spid="_x0000_s1037" type="#_x0000_t202" style="position:absolute;left:7024;top:-4464;width:140;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nMwwAAAN0AAAAPAAAAZHJzL2Rvd25yZXYueG1sRE9Na8JA&#10;EL0X/A/LCL3VjS2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1i7JzMMAAADdAAAADwAA&#10;AAAAAAAAAAAAAAAHAgAAZHJzL2Rvd25yZXYueG1sUEsFBgAAAAADAAMAtwAAAPcCAAAAAA==&#10;" filled="f" stroked="f">
                  <v:textbox inset="0,0,0,0">
                    <w:txbxContent>
                      <w:p w14:paraId="4AE4F3AE" w14:textId="77777777" w:rsidR="00E749F9" w:rsidRDefault="00E749F9">
                        <w:pPr>
                          <w:spacing w:line="146" w:lineRule="exact"/>
                          <w:rPr>
                            <w:rFonts w:ascii="Calibri Light"/>
                            <w:sz w:val="14"/>
                          </w:rPr>
                        </w:pPr>
                        <w:r>
                          <w:rPr>
                            <w:rFonts w:ascii="Calibri Light"/>
                            <w:w w:val="105"/>
                            <w:sz w:val="14"/>
                          </w:rPr>
                          <w:t>d)</w:t>
                        </w:r>
                      </w:p>
                    </w:txbxContent>
                  </v:textbox>
                </v:shape>
                <v:shape id="Text Box 1582" o:spid="_x0000_s1038" type="#_x0000_t202" style="position:absolute;left:2216;top:-2247;width:140;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G4wwAAAN0AAAAPAAAAZHJzL2Rvd25yZXYueG1sRE9Na8JA&#10;EL0X/A/LCL3VjaW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WcdRuMMAAADdAAAADwAA&#10;AAAAAAAAAAAAAAAHAgAAZHJzL2Rvd25yZXYueG1sUEsFBgAAAAADAAMAtwAAAPcCAAAAAA==&#10;" filled="f" stroked="f">
                  <v:textbox inset="0,0,0,0">
                    <w:txbxContent>
                      <w:p w14:paraId="5FA4DE40" w14:textId="77777777" w:rsidR="00E749F9" w:rsidRDefault="00E749F9">
                        <w:pPr>
                          <w:spacing w:line="146" w:lineRule="exact"/>
                          <w:rPr>
                            <w:rFonts w:ascii="Calibri Light"/>
                            <w:sz w:val="14"/>
                          </w:rPr>
                        </w:pPr>
                        <w:r>
                          <w:rPr>
                            <w:rFonts w:ascii="Calibri Light"/>
                            <w:w w:val="105"/>
                            <w:sz w:val="14"/>
                          </w:rPr>
                          <w:t>b)</w:t>
                        </w:r>
                      </w:p>
                    </w:txbxContent>
                  </v:textbox>
                </v:shape>
                <v:shape id="Text Box 1581" o:spid="_x0000_s1039" type="#_x0000_t202" style="position:absolute;left:5623;top:-2356;width:833;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jwwAAAN0AAAAPAAAAZHJzL2Rvd25yZXYueG1sRE9Ni8Iw&#10;EL0L/ocwwt40VVC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Nov0I8MAAADdAAAADwAA&#10;AAAAAAAAAAAAAAAHAgAAZHJzL2Rvd25yZXYueG1sUEsFBgAAAAADAAMAtwAAAPcCAAAAAA==&#10;" filled="f" stroked="f">
                  <v:textbox inset="0,0,0,0">
                    <w:txbxContent>
                      <w:p w14:paraId="3A277596" w14:textId="77777777" w:rsidR="00E749F9" w:rsidRDefault="00E749F9">
                        <w:pPr>
                          <w:spacing w:line="130" w:lineRule="exact"/>
                          <w:ind w:left="15"/>
                          <w:rPr>
                            <w:rFonts w:ascii="Cambria Math" w:eastAsia="Cambria Math" w:hAnsi="Cambria Math"/>
                            <w:sz w:val="11"/>
                          </w:rPr>
                        </w:pPr>
                        <w:r>
                          <w:rPr>
                            <w:rFonts w:ascii="Cambria Math" w:eastAsia="Cambria Math" w:hAnsi="Cambria Math"/>
                            <w:w w:val="110"/>
                            <w:position w:val="2"/>
                            <w:sz w:val="11"/>
                          </w:rPr>
                          <w:t>𝑃</w:t>
                        </w:r>
                        <w:r>
                          <w:rPr>
                            <w:rFonts w:ascii="Cambria Math" w:eastAsia="Cambria Math" w:hAnsi="Cambria Math"/>
                            <w:w w:val="110"/>
                            <w:sz w:val="8"/>
                          </w:rPr>
                          <w:t>𝑟𝑜𝑏𝑎𝑏𝑖𝑙𝑖𝑡𝑦</w:t>
                        </w:r>
                        <w:r>
                          <w:rPr>
                            <w:rFonts w:ascii="Cambria Math" w:eastAsia="Cambria Math" w:hAnsi="Cambria Math"/>
                            <w:spacing w:val="7"/>
                            <w:w w:val="110"/>
                            <w:sz w:val="8"/>
                          </w:rPr>
                          <w:t xml:space="preserve"> </w:t>
                        </w:r>
                        <w:r>
                          <w:rPr>
                            <w:rFonts w:ascii="Cambria Math" w:eastAsia="Cambria Math" w:hAnsi="Cambria Math"/>
                            <w:w w:val="110"/>
                            <w:position w:val="2"/>
                            <w:sz w:val="11"/>
                          </w:rPr>
                          <w:t>≥</w:t>
                        </w:r>
                        <w:r>
                          <w:rPr>
                            <w:rFonts w:ascii="Cambria Math" w:eastAsia="Cambria Math" w:hAnsi="Cambria Math"/>
                            <w:spacing w:val="-6"/>
                            <w:w w:val="110"/>
                            <w:position w:val="2"/>
                            <w:sz w:val="11"/>
                          </w:rPr>
                          <w:t xml:space="preserve"> </w:t>
                        </w:r>
                        <w:r>
                          <w:rPr>
                            <w:rFonts w:ascii="Cambria Math" w:eastAsia="Cambria Math" w:hAnsi="Cambria Math"/>
                            <w:w w:val="110"/>
                            <w:position w:val="2"/>
                            <w:sz w:val="11"/>
                          </w:rPr>
                          <w:t>0.5</w:t>
                        </w:r>
                      </w:p>
                      <w:p w14:paraId="16D6DAF4" w14:textId="77777777" w:rsidR="00E749F9" w:rsidRDefault="00E749F9">
                        <w:pPr>
                          <w:spacing w:before="2"/>
                          <w:rPr>
                            <w:rFonts w:ascii="Cambria Math" w:eastAsia="Cambria Math"/>
                            <w:sz w:val="11"/>
                          </w:rPr>
                        </w:pPr>
                        <w:r>
                          <w:rPr>
                            <w:rFonts w:ascii="Cambria Math" w:eastAsia="Cambria Math"/>
                            <w:spacing w:val="-1"/>
                            <w:w w:val="110"/>
                            <w:position w:val="2"/>
                            <w:sz w:val="11"/>
                          </w:rPr>
                          <w:t>𝑃</w:t>
                        </w:r>
                        <w:r>
                          <w:rPr>
                            <w:rFonts w:ascii="Cambria Math" w:eastAsia="Cambria Math"/>
                            <w:spacing w:val="-1"/>
                            <w:w w:val="110"/>
                            <w:sz w:val="8"/>
                          </w:rPr>
                          <w:t>𝑒𝑟𝑠𝑖𝑠𝑡𝑒𝑛𝑐𝑒</w:t>
                        </w:r>
                        <w:r>
                          <w:rPr>
                            <w:rFonts w:ascii="Cambria Math" w:eastAsia="Cambria Math"/>
                            <w:spacing w:val="6"/>
                            <w:w w:val="110"/>
                            <w:sz w:val="8"/>
                          </w:rPr>
                          <w:t xml:space="preserve"> </w:t>
                        </w:r>
                        <w:r>
                          <w:rPr>
                            <w:rFonts w:ascii="Cambria Math" w:eastAsia="Cambria Math"/>
                            <w:w w:val="110"/>
                            <w:position w:val="2"/>
                            <w:sz w:val="11"/>
                          </w:rPr>
                          <w:t>=</w:t>
                        </w:r>
                        <w:r>
                          <w:rPr>
                            <w:rFonts w:ascii="Cambria Math" w:eastAsia="Cambria Math"/>
                            <w:spacing w:val="-6"/>
                            <w:w w:val="110"/>
                            <w:position w:val="2"/>
                            <w:sz w:val="11"/>
                          </w:rPr>
                          <w:t xml:space="preserve"> </w:t>
                        </w:r>
                        <w:r>
                          <w:rPr>
                            <w:rFonts w:ascii="Cambria Math" w:eastAsia="Cambria Math"/>
                            <w:w w:val="110"/>
                            <w:position w:val="2"/>
                            <w:sz w:val="11"/>
                          </w:rPr>
                          <w:t>1/1</w:t>
                        </w:r>
                      </w:p>
                    </w:txbxContent>
                  </v:textbox>
                </v:shape>
                <v:shape id="Text Box 1580" o:spid="_x0000_s1040" type="#_x0000_t202" style="position:absolute;left:7032;top:-2245;width:127;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pUwwAAAN0AAAAPAAAAZHJzL2Rvd25yZXYueG1sRE9Na8JA&#10;EL0L/Q/LCL3pRqG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xllqVMMAAADdAAAADwAA&#10;AAAAAAAAAAAAAAAHAgAAZHJzL2Rvd25yZXYueG1sUEsFBgAAAAADAAMAtwAAAPcCAAAAAA==&#10;" filled="f" stroked="f">
                  <v:textbox inset="0,0,0,0">
                    <w:txbxContent>
                      <w:p w14:paraId="020DD36A" w14:textId="77777777" w:rsidR="00E749F9" w:rsidRDefault="00E749F9">
                        <w:pPr>
                          <w:spacing w:line="146" w:lineRule="exact"/>
                          <w:rPr>
                            <w:rFonts w:ascii="Calibri Light"/>
                            <w:sz w:val="14"/>
                          </w:rPr>
                        </w:pPr>
                        <w:r>
                          <w:rPr>
                            <w:rFonts w:ascii="Calibri Light"/>
                            <w:w w:val="105"/>
                            <w:sz w:val="14"/>
                          </w:rPr>
                          <w:t>c)</w:t>
                        </w:r>
                      </w:p>
                    </w:txbxContent>
                  </v:textbox>
                </v:shape>
                <v:shape id="Text Box 1579" o:spid="_x0000_s1041" type="#_x0000_t202" style="position:absolute;left:8122;top:-2072;width:59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PwwAAAN0AAAAPAAAAZHJzL2Rvd25yZXYueG1sRE9Na8JA&#10;EL0L/odlhN50Y6F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qRXPz8MAAADdAAAADwAA&#10;AAAAAAAAAAAAAAAHAgAAZHJzL2Rvd25yZXYueG1sUEsFBgAAAAADAAMAtwAAAPcCAAAAAA==&#10;" filled="f" stroked="f">
                  <v:textbox inset="0,0,0,0">
                    <w:txbxContent>
                      <w:p w14:paraId="73CCC4C4" w14:textId="77777777" w:rsidR="00E749F9" w:rsidRDefault="00E749F9">
                        <w:pPr>
                          <w:spacing w:line="139" w:lineRule="exact"/>
                          <w:rPr>
                            <w:rFonts w:ascii="Cambria Math" w:eastAsia="Cambria Math"/>
                            <w:sz w:val="12"/>
                          </w:rPr>
                        </w:pPr>
                        <w:r>
                          <w:rPr>
                            <w:rFonts w:ascii="Cambria Math" w:eastAsia="Cambria Math"/>
                            <w:sz w:val="12"/>
                          </w:rPr>
                          <w:t>𝑓</w:t>
                        </w:r>
                        <w:r>
                          <w:rPr>
                            <w:rFonts w:ascii="Cambria Math" w:eastAsia="Cambria Math"/>
                            <w:position w:val="-2"/>
                            <w:sz w:val="9"/>
                          </w:rPr>
                          <w:t>.0.8</w:t>
                        </w:r>
                        <w:r>
                          <w:rPr>
                            <w:rFonts w:ascii="Cambria Math" w:eastAsia="Cambria Math"/>
                            <w:spacing w:val="12"/>
                            <w:position w:val="-2"/>
                            <w:sz w:val="9"/>
                          </w:rPr>
                          <w:t xml:space="preserve"> </w:t>
                        </w:r>
                        <w:r>
                          <w:rPr>
                            <w:rFonts w:ascii="Cambria Math" w:eastAsia="Cambria Math"/>
                            <w:sz w:val="12"/>
                          </w:rPr>
                          <w:t>=</w:t>
                        </w:r>
                        <w:r>
                          <w:rPr>
                            <w:rFonts w:ascii="Cambria Math" w:eastAsia="Cambria Math"/>
                            <w:spacing w:val="1"/>
                            <w:sz w:val="12"/>
                          </w:rPr>
                          <w:t xml:space="preserve"> </w:t>
                        </w:r>
                        <w:r>
                          <w:rPr>
                            <w:rFonts w:ascii="Cambria Math" w:eastAsia="Cambria Math"/>
                            <w:sz w:val="12"/>
                          </w:rPr>
                          <w:t>0.56</w:t>
                        </w:r>
                      </w:p>
                    </w:txbxContent>
                  </v:textbox>
                </v:shape>
                <w10:wrap anchorx="page"/>
              </v:group>
            </w:pict>
          </mc:Fallback>
        </mc:AlternateContent>
      </w:r>
      <w:r w:rsidR="00462487">
        <w:rPr>
          <w:w w:val="105"/>
          <w:sz w:val="20"/>
        </w:rPr>
        <w:t xml:space="preserve">Figure 1: </w:t>
      </w:r>
      <w:commentRangeEnd w:id="135"/>
      <w:r w:rsidR="00AC6664">
        <w:rPr>
          <w:rStyle w:val="CommentReference"/>
        </w:rPr>
        <w:commentReference w:id="135"/>
      </w:r>
      <w:r w:rsidR="00462487">
        <w:rPr>
          <w:w w:val="105"/>
          <w:sz w:val="20"/>
        </w:rPr>
        <w:t>Overview of the skill assessment framework. a) Hydrographs comparing observed</w:t>
      </w:r>
      <w:r w:rsidR="00462487">
        <w:rPr>
          <w:spacing w:val="-45"/>
          <w:w w:val="105"/>
          <w:sz w:val="20"/>
        </w:rPr>
        <w:t xml:space="preserve"> </w:t>
      </w:r>
      <w:r w:rsidR="00462487">
        <w:rPr>
          <w:w w:val="105"/>
          <w:sz w:val="20"/>
        </w:rPr>
        <w:t xml:space="preserve">and forecasted discharge </w:t>
      </w:r>
      <w:ins w:id="136" w:author="Pechlivanidis Ilias" w:date="2024-02-10T12:47:00Z">
        <w:r w:rsidR="00390EB0">
          <w:rPr>
            <w:w w:val="105"/>
            <w:sz w:val="20"/>
          </w:rPr>
          <w:t xml:space="preserve">(boxplot) </w:t>
        </w:r>
      </w:ins>
      <w:r w:rsidR="00462487">
        <w:rPr>
          <w:w w:val="105"/>
          <w:sz w:val="20"/>
        </w:rPr>
        <w:t>with the discharge associated to the 5-year return period</w:t>
      </w:r>
      <w:ins w:id="137" w:author="Pechlivanidis Ilias" w:date="2024-02-10T12:47:00Z">
        <w:r w:rsidR="00390EB0">
          <w:rPr>
            <w:w w:val="105"/>
            <w:sz w:val="20"/>
          </w:rPr>
          <w:t xml:space="preserve"> (Q5)</w:t>
        </w:r>
      </w:ins>
      <w:r w:rsidR="00462487">
        <w:rPr>
          <w:w w:val="105"/>
          <w:sz w:val="20"/>
        </w:rPr>
        <w:t>.</w:t>
      </w:r>
      <w:r w:rsidR="00462487">
        <w:rPr>
          <w:spacing w:val="1"/>
          <w:w w:val="105"/>
          <w:sz w:val="20"/>
        </w:rPr>
        <w:t xml:space="preserve"> </w:t>
      </w:r>
      <w:r w:rsidR="00462487">
        <w:rPr>
          <w:w w:val="105"/>
          <w:sz w:val="20"/>
        </w:rPr>
        <w:t>b)</w:t>
      </w:r>
      <w:r w:rsidR="00462487">
        <w:rPr>
          <w:spacing w:val="1"/>
          <w:w w:val="105"/>
          <w:sz w:val="20"/>
        </w:rPr>
        <w:t xml:space="preserve"> </w:t>
      </w:r>
      <w:r w:rsidR="00462487">
        <w:rPr>
          <w:w w:val="105"/>
          <w:sz w:val="20"/>
        </w:rPr>
        <w:t>Matrix of total exceedance probability (white dots identify pairs of date and lead time that</w:t>
      </w:r>
      <w:r w:rsidR="00462487">
        <w:rPr>
          <w:spacing w:val="1"/>
          <w:w w:val="105"/>
          <w:sz w:val="20"/>
        </w:rPr>
        <w:t xml:space="preserve"> </w:t>
      </w:r>
      <w:r w:rsidR="00462487">
        <w:rPr>
          <w:sz w:val="20"/>
        </w:rPr>
        <w:t>meet the notification criteria, whereas black rectangles delineate the location of the forecast</w:t>
      </w:r>
      <w:r w:rsidR="00462487">
        <w:rPr>
          <w:spacing w:val="1"/>
          <w:sz w:val="20"/>
        </w:rPr>
        <w:t xml:space="preserve"> </w:t>
      </w:r>
      <w:r w:rsidR="00462487">
        <w:rPr>
          <w:w w:val="105"/>
          <w:sz w:val="20"/>
        </w:rPr>
        <w:t>hydrograph from panel (a) in the probability matrix) and identification of predicted events</w:t>
      </w:r>
      <w:r w:rsidR="00462487">
        <w:rPr>
          <w:spacing w:val="1"/>
          <w:w w:val="105"/>
          <w:sz w:val="20"/>
        </w:rPr>
        <w:t xml:space="preserve"> </w:t>
      </w:r>
      <w:r w:rsidR="00462487">
        <w:rPr>
          <w:w w:val="105"/>
          <w:sz w:val="20"/>
        </w:rPr>
        <w:t>for specific values of probability threshold and persistence.</w:t>
      </w:r>
      <w:r w:rsidR="00462487">
        <w:rPr>
          <w:spacing w:val="1"/>
          <w:w w:val="105"/>
          <w:sz w:val="20"/>
        </w:rPr>
        <w:t xml:space="preserve"> </w:t>
      </w:r>
      <w:r w:rsidR="00462487">
        <w:rPr>
          <w:w w:val="105"/>
          <w:sz w:val="20"/>
        </w:rPr>
        <w:t>c) Confusion matrix for the</w:t>
      </w:r>
      <w:r w:rsidR="00462487">
        <w:rPr>
          <w:spacing w:val="1"/>
          <w:w w:val="105"/>
          <w:sz w:val="20"/>
        </w:rPr>
        <w:t xml:space="preserve"> </w:t>
      </w:r>
      <w:r w:rsidR="00462487">
        <w:rPr>
          <w:w w:val="105"/>
          <w:sz w:val="20"/>
        </w:rPr>
        <w:t>selected</w:t>
      </w:r>
      <w:r w:rsidR="00462487">
        <w:rPr>
          <w:spacing w:val="31"/>
          <w:w w:val="105"/>
          <w:sz w:val="20"/>
        </w:rPr>
        <w:t xml:space="preserve"> </w:t>
      </w:r>
      <w:r w:rsidR="00462487">
        <w:rPr>
          <w:w w:val="105"/>
          <w:sz w:val="20"/>
        </w:rPr>
        <w:t>station,</w:t>
      </w:r>
      <w:r w:rsidR="00462487">
        <w:rPr>
          <w:spacing w:val="34"/>
          <w:w w:val="105"/>
          <w:sz w:val="20"/>
        </w:rPr>
        <w:t xml:space="preserve"> </w:t>
      </w:r>
      <w:r w:rsidR="00462487">
        <w:rPr>
          <w:w w:val="105"/>
          <w:sz w:val="20"/>
        </w:rPr>
        <w:t>constructed</w:t>
      </w:r>
      <w:r w:rsidR="00462487">
        <w:rPr>
          <w:spacing w:val="32"/>
          <w:w w:val="105"/>
          <w:sz w:val="20"/>
        </w:rPr>
        <w:t xml:space="preserve"> </w:t>
      </w:r>
      <w:r w:rsidR="00462487">
        <w:rPr>
          <w:w w:val="105"/>
          <w:sz w:val="20"/>
        </w:rPr>
        <w:t>based</w:t>
      </w:r>
      <w:r w:rsidR="00462487">
        <w:rPr>
          <w:spacing w:val="31"/>
          <w:w w:val="105"/>
          <w:sz w:val="20"/>
        </w:rPr>
        <w:t xml:space="preserve"> </w:t>
      </w:r>
      <w:r w:rsidR="00462487">
        <w:rPr>
          <w:w w:val="105"/>
          <w:sz w:val="20"/>
        </w:rPr>
        <w:t>on</w:t>
      </w:r>
      <w:r w:rsidR="00462487">
        <w:rPr>
          <w:spacing w:val="32"/>
          <w:w w:val="105"/>
          <w:sz w:val="20"/>
        </w:rPr>
        <w:t xml:space="preserve"> </w:t>
      </w:r>
      <w:r w:rsidR="00462487">
        <w:rPr>
          <w:w w:val="105"/>
          <w:sz w:val="20"/>
        </w:rPr>
        <w:t>the</w:t>
      </w:r>
      <w:r w:rsidR="00462487">
        <w:rPr>
          <w:spacing w:val="31"/>
          <w:w w:val="105"/>
          <w:sz w:val="20"/>
        </w:rPr>
        <w:t xml:space="preserve"> </w:t>
      </w:r>
      <w:r w:rsidR="00462487">
        <w:rPr>
          <w:w w:val="105"/>
          <w:sz w:val="20"/>
        </w:rPr>
        <w:t>previous</w:t>
      </w:r>
      <w:r w:rsidR="00462487">
        <w:rPr>
          <w:spacing w:val="32"/>
          <w:w w:val="105"/>
          <w:sz w:val="20"/>
        </w:rPr>
        <w:t xml:space="preserve"> </w:t>
      </w:r>
      <w:r w:rsidR="00462487">
        <w:rPr>
          <w:w w:val="105"/>
          <w:sz w:val="20"/>
        </w:rPr>
        <w:t>notification</w:t>
      </w:r>
      <w:r w:rsidR="00462487">
        <w:rPr>
          <w:spacing w:val="31"/>
          <w:w w:val="105"/>
          <w:sz w:val="20"/>
        </w:rPr>
        <w:t xml:space="preserve"> </w:t>
      </w:r>
      <w:r w:rsidR="00462487">
        <w:rPr>
          <w:w w:val="105"/>
          <w:sz w:val="20"/>
        </w:rPr>
        <w:t>criteria</w:t>
      </w:r>
      <w:del w:id="138" w:author="Pechlivanidis Ilias" w:date="2024-02-10T12:47:00Z">
        <w:r w:rsidR="00462487" w:rsidDel="00390EB0">
          <w:rPr>
            <w:spacing w:val="31"/>
            <w:w w:val="105"/>
            <w:sz w:val="20"/>
          </w:rPr>
          <w:delText xml:space="preserve"> </w:delText>
        </w:r>
      </w:del>
      <w:r w:rsidR="00462487">
        <w:rPr>
          <w:w w:val="105"/>
          <w:sz w:val="20"/>
        </w:rPr>
        <w:t>.</w:t>
      </w:r>
      <w:r w:rsidR="00462487">
        <w:rPr>
          <w:spacing w:val="34"/>
          <w:w w:val="105"/>
          <w:sz w:val="20"/>
        </w:rPr>
        <w:t xml:space="preserve"> </w:t>
      </w:r>
      <w:r w:rsidR="00462487">
        <w:rPr>
          <w:w w:val="105"/>
          <w:sz w:val="20"/>
        </w:rPr>
        <w:t>d)</w:t>
      </w:r>
      <w:r w:rsidR="00462487">
        <w:rPr>
          <w:spacing w:val="32"/>
          <w:w w:val="105"/>
          <w:sz w:val="20"/>
        </w:rPr>
        <w:t xml:space="preserve"> </w:t>
      </w:r>
      <w:r w:rsidR="00462487">
        <w:rPr>
          <w:w w:val="105"/>
          <w:sz w:val="20"/>
        </w:rPr>
        <w:t>Evaluation</w:t>
      </w:r>
      <w:r w:rsidR="00462487">
        <w:rPr>
          <w:spacing w:val="-46"/>
          <w:w w:val="105"/>
          <w:sz w:val="20"/>
        </w:rPr>
        <w:t xml:space="preserve"> </w:t>
      </w:r>
      <w:r w:rsidR="00462487">
        <w:rPr>
          <w:w w:val="105"/>
          <w:sz w:val="20"/>
        </w:rPr>
        <w:t>of the f-score across all combinations of probability threshold and persistence; the black</w:t>
      </w:r>
      <w:r w:rsidR="00462487">
        <w:rPr>
          <w:spacing w:val="1"/>
          <w:w w:val="105"/>
          <w:sz w:val="20"/>
        </w:rPr>
        <w:t xml:space="preserve"> </w:t>
      </w:r>
      <w:r w:rsidR="00462487">
        <w:rPr>
          <w:w w:val="105"/>
          <w:sz w:val="20"/>
        </w:rPr>
        <w:t>square</w:t>
      </w:r>
      <w:r w:rsidR="00462487">
        <w:rPr>
          <w:spacing w:val="18"/>
          <w:w w:val="105"/>
          <w:sz w:val="20"/>
        </w:rPr>
        <w:t xml:space="preserve"> </w:t>
      </w:r>
      <w:r w:rsidR="00462487">
        <w:rPr>
          <w:w w:val="105"/>
          <w:sz w:val="20"/>
        </w:rPr>
        <w:t>highlights</w:t>
      </w:r>
      <w:r w:rsidR="00462487">
        <w:rPr>
          <w:spacing w:val="19"/>
          <w:w w:val="105"/>
          <w:sz w:val="20"/>
        </w:rPr>
        <w:t xml:space="preserve"> </w:t>
      </w:r>
      <w:r w:rsidR="00462487">
        <w:rPr>
          <w:w w:val="105"/>
          <w:sz w:val="20"/>
        </w:rPr>
        <w:t>the</w:t>
      </w:r>
      <w:r w:rsidR="00462487">
        <w:rPr>
          <w:spacing w:val="19"/>
          <w:w w:val="105"/>
          <w:sz w:val="20"/>
        </w:rPr>
        <w:t xml:space="preserve"> </w:t>
      </w:r>
      <w:r w:rsidR="00462487">
        <w:rPr>
          <w:w w:val="105"/>
          <w:sz w:val="20"/>
        </w:rPr>
        <w:t>skill</w:t>
      </w:r>
      <w:r w:rsidR="00462487">
        <w:rPr>
          <w:spacing w:val="19"/>
          <w:w w:val="105"/>
          <w:sz w:val="20"/>
        </w:rPr>
        <w:t xml:space="preserve"> </w:t>
      </w:r>
      <w:r w:rsidR="00462487">
        <w:rPr>
          <w:w w:val="105"/>
          <w:sz w:val="20"/>
        </w:rPr>
        <w:t>score</w:t>
      </w:r>
      <w:r w:rsidR="00462487">
        <w:rPr>
          <w:spacing w:val="19"/>
          <w:w w:val="105"/>
          <w:sz w:val="20"/>
        </w:rPr>
        <w:t xml:space="preserve"> </w:t>
      </w:r>
      <w:r w:rsidR="00462487">
        <w:rPr>
          <w:w w:val="105"/>
          <w:sz w:val="20"/>
        </w:rPr>
        <w:t>corresponding</w:t>
      </w:r>
      <w:r w:rsidR="00462487">
        <w:rPr>
          <w:spacing w:val="18"/>
          <w:w w:val="105"/>
          <w:sz w:val="20"/>
        </w:rPr>
        <w:t xml:space="preserve"> </w:t>
      </w:r>
      <w:r w:rsidR="00462487">
        <w:rPr>
          <w:w w:val="105"/>
          <w:sz w:val="20"/>
        </w:rPr>
        <w:t>to</w:t>
      </w:r>
      <w:r w:rsidR="00462487">
        <w:rPr>
          <w:spacing w:val="19"/>
          <w:w w:val="105"/>
          <w:sz w:val="20"/>
        </w:rPr>
        <w:t xml:space="preserve"> </w:t>
      </w:r>
      <w:r w:rsidR="00462487">
        <w:rPr>
          <w:w w:val="105"/>
          <w:sz w:val="20"/>
        </w:rPr>
        <w:t>the</w:t>
      </w:r>
      <w:r w:rsidR="00462487">
        <w:rPr>
          <w:spacing w:val="19"/>
          <w:w w:val="105"/>
          <w:sz w:val="20"/>
        </w:rPr>
        <w:t xml:space="preserve"> </w:t>
      </w:r>
      <w:r w:rsidR="00462487">
        <w:rPr>
          <w:w w:val="105"/>
          <w:sz w:val="20"/>
        </w:rPr>
        <w:t>notification</w:t>
      </w:r>
      <w:r w:rsidR="00462487">
        <w:rPr>
          <w:spacing w:val="19"/>
          <w:w w:val="105"/>
          <w:sz w:val="20"/>
        </w:rPr>
        <w:t xml:space="preserve"> </w:t>
      </w:r>
      <w:r w:rsidR="00462487">
        <w:rPr>
          <w:w w:val="105"/>
          <w:sz w:val="20"/>
        </w:rPr>
        <w:t>criteria</w:t>
      </w:r>
      <w:r w:rsidR="00462487">
        <w:rPr>
          <w:spacing w:val="19"/>
          <w:w w:val="105"/>
          <w:sz w:val="20"/>
        </w:rPr>
        <w:t xml:space="preserve"> </w:t>
      </w:r>
      <w:r w:rsidR="00462487">
        <w:rPr>
          <w:w w:val="105"/>
          <w:sz w:val="20"/>
        </w:rPr>
        <w:t>in</w:t>
      </w:r>
      <w:r w:rsidR="00462487">
        <w:rPr>
          <w:spacing w:val="18"/>
          <w:w w:val="105"/>
          <w:sz w:val="20"/>
        </w:rPr>
        <w:t xml:space="preserve"> </w:t>
      </w:r>
      <w:r w:rsidR="00462487">
        <w:rPr>
          <w:w w:val="105"/>
          <w:sz w:val="20"/>
        </w:rPr>
        <w:t>panel</w:t>
      </w:r>
      <w:r w:rsidR="00462487">
        <w:rPr>
          <w:spacing w:val="19"/>
          <w:w w:val="105"/>
          <w:sz w:val="20"/>
        </w:rPr>
        <w:t xml:space="preserve"> </w:t>
      </w:r>
      <w:r w:rsidR="00462487">
        <w:rPr>
          <w:w w:val="105"/>
          <w:sz w:val="20"/>
        </w:rPr>
        <w:t>(b).</w:t>
      </w:r>
    </w:p>
    <w:p w14:paraId="281EA90D" w14:textId="77777777" w:rsidR="00E2709D" w:rsidRDefault="00E2709D">
      <w:pPr>
        <w:pStyle w:val="BodyText"/>
        <w:rPr>
          <w:sz w:val="20"/>
        </w:rPr>
      </w:pPr>
    </w:p>
    <w:p w14:paraId="3B48104B" w14:textId="77777777" w:rsidR="00E2709D" w:rsidRDefault="00462487">
      <w:pPr>
        <w:spacing w:before="182"/>
        <w:ind w:left="227"/>
        <w:rPr>
          <w:b/>
          <w:sz w:val="24"/>
        </w:rPr>
      </w:pPr>
      <w:commentRangeStart w:id="139"/>
      <w:r>
        <w:rPr>
          <w:rFonts w:ascii="Trebuchet MS"/>
          <w:sz w:val="12"/>
        </w:rPr>
        <w:t xml:space="preserve">157    </w:t>
      </w:r>
      <w:bookmarkStart w:id="140" w:name="Methods"/>
      <w:bookmarkEnd w:id="140"/>
      <w:r>
        <w:rPr>
          <w:rFonts w:ascii="Trebuchet MS"/>
          <w:spacing w:val="19"/>
          <w:sz w:val="12"/>
        </w:rPr>
        <w:t xml:space="preserve"> </w:t>
      </w:r>
      <w:bookmarkStart w:id="141" w:name="_bookmark3"/>
      <w:bookmarkEnd w:id="141"/>
      <w:r>
        <w:rPr>
          <w:b/>
          <w:w w:val="110"/>
          <w:sz w:val="24"/>
        </w:rPr>
        <w:t xml:space="preserve">3. </w:t>
      </w:r>
      <w:r>
        <w:rPr>
          <w:b/>
          <w:spacing w:val="52"/>
          <w:w w:val="110"/>
          <w:sz w:val="24"/>
        </w:rPr>
        <w:t xml:space="preserve"> </w:t>
      </w:r>
      <w:r>
        <w:rPr>
          <w:b/>
          <w:w w:val="110"/>
          <w:sz w:val="24"/>
        </w:rPr>
        <w:t>Methods</w:t>
      </w:r>
      <w:commentRangeEnd w:id="139"/>
      <w:r w:rsidR="00390EB0">
        <w:rPr>
          <w:rStyle w:val="CommentReference"/>
        </w:rPr>
        <w:commentReference w:id="139"/>
      </w:r>
    </w:p>
    <w:p w14:paraId="56A5EC67" w14:textId="77777777" w:rsidR="00E2709D" w:rsidRDefault="00462487">
      <w:pPr>
        <w:pStyle w:val="BodyText"/>
        <w:tabs>
          <w:tab w:val="left" w:pos="968"/>
        </w:tabs>
        <w:spacing w:before="176" w:line="291" w:lineRule="exact"/>
        <w:ind w:left="227"/>
      </w:pPr>
      <w:r>
        <w:rPr>
          <w:rFonts w:ascii="Trebuchet MS"/>
          <w:w w:val="105"/>
          <w:sz w:val="12"/>
        </w:rPr>
        <w:t>158</w:t>
      </w:r>
      <w:r>
        <w:rPr>
          <w:rFonts w:ascii="Trebuchet MS"/>
          <w:w w:val="105"/>
          <w:sz w:val="12"/>
        </w:rPr>
        <w:tab/>
      </w:r>
      <w:r>
        <w:rPr>
          <w:w w:val="105"/>
        </w:rPr>
        <w:t>The</w:t>
      </w:r>
      <w:r>
        <w:rPr>
          <w:spacing w:val="19"/>
          <w:w w:val="105"/>
        </w:rPr>
        <w:t xml:space="preserve"> </w:t>
      </w:r>
      <w:r>
        <w:rPr>
          <w:w w:val="105"/>
        </w:rPr>
        <w:t>skill</w:t>
      </w:r>
      <w:r>
        <w:rPr>
          <w:spacing w:val="19"/>
          <w:w w:val="105"/>
        </w:rPr>
        <w:t xml:space="preserve"> </w:t>
      </w:r>
      <w:r>
        <w:rPr>
          <w:w w:val="105"/>
        </w:rPr>
        <w:t>assessment</w:t>
      </w:r>
      <w:r>
        <w:rPr>
          <w:spacing w:val="20"/>
          <w:w w:val="105"/>
        </w:rPr>
        <w:t xml:space="preserve"> </w:t>
      </w:r>
      <w:r>
        <w:rPr>
          <w:w w:val="105"/>
        </w:rPr>
        <w:t>comprises</w:t>
      </w:r>
      <w:r>
        <w:rPr>
          <w:spacing w:val="19"/>
          <w:w w:val="105"/>
        </w:rPr>
        <w:t xml:space="preserve"> </w:t>
      </w:r>
      <w:r>
        <w:rPr>
          <w:w w:val="105"/>
        </w:rPr>
        <w:t>four</w:t>
      </w:r>
      <w:r>
        <w:rPr>
          <w:spacing w:val="19"/>
          <w:w w:val="105"/>
        </w:rPr>
        <w:t xml:space="preserve"> </w:t>
      </w:r>
      <w:r>
        <w:rPr>
          <w:w w:val="105"/>
        </w:rPr>
        <w:t>steps,</w:t>
      </w:r>
      <w:r>
        <w:rPr>
          <w:spacing w:val="24"/>
          <w:w w:val="105"/>
        </w:rPr>
        <w:t xml:space="preserve"> </w:t>
      </w:r>
      <w:r>
        <w:rPr>
          <w:w w:val="105"/>
        </w:rPr>
        <w:t>as</w:t>
      </w:r>
      <w:r>
        <w:rPr>
          <w:spacing w:val="19"/>
          <w:w w:val="105"/>
        </w:rPr>
        <w:t xml:space="preserve"> </w:t>
      </w:r>
      <w:r>
        <w:rPr>
          <w:w w:val="105"/>
        </w:rPr>
        <w:t>depicted</w:t>
      </w:r>
      <w:r>
        <w:rPr>
          <w:spacing w:val="19"/>
          <w:w w:val="105"/>
        </w:rPr>
        <w:t xml:space="preserve"> </w:t>
      </w:r>
      <w:r>
        <w:rPr>
          <w:w w:val="105"/>
        </w:rPr>
        <w:t>schematically</w:t>
      </w:r>
      <w:r>
        <w:rPr>
          <w:spacing w:val="20"/>
          <w:w w:val="105"/>
        </w:rPr>
        <w:t xml:space="preserve"> </w:t>
      </w:r>
      <w:r>
        <w:rPr>
          <w:w w:val="105"/>
        </w:rPr>
        <w:t>in</w:t>
      </w:r>
    </w:p>
    <w:p w14:paraId="366B1F7C" w14:textId="77777777" w:rsidR="00E2709D" w:rsidRDefault="00462487">
      <w:pPr>
        <w:pStyle w:val="BodyText"/>
        <w:spacing w:line="289" w:lineRule="exact"/>
        <w:ind w:left="227"/>
      </w:pPr>
      <w:r>
        <w:rPr>
          <w:rFonts w:ascii="Trebuchet MS"/>
          <w:sz w:val="12"/>
        </w:rPr>
        <w:t xml:space="preserve">159    </w:t>
      </w:r>
      <w:r>
        <w:rPr>
          <w:rFonts w:ascii="Trebuchet MS"/>
          <w:spacing w:val="19"/>
          <w:sz w:val="12"/>
        </w:rPr>
        <w:t xml:space="preserve"> </w:t>
      </w:r>
      <w:r>
        <w:t>Figure</w:t>
      </w:r>
      <w:r>
        <w:rPr>
          <w:spacing w:val="30"/>
        </w:rPr>
        <w:t xml:space="preserve"> </w:t>
      </w:r>
      <w:hyperlink w:anchor="_bookmark2" w:history="1">
        <w:r>
          <w:t>1:</w:t>
        </w:r>
      </w:hyperlink>
      <w:r>
        <w:rPr>
          <w:spacing w:val="63"/>
        </w:rPr>
        <w:t xml:space="preserve"> </w:t>
      </w:r>
      <w:r>
        <w:t>(a)</w:t>
      </w:r>
      <w:r>
        <w:rPr>
          <w:spacing w:val="30"/>
        </w:rPr>
        <w:t xml:space="preserve"> </w:t>
      </w:r>
      <w:r>
        <w:t>transformation</w:t>
      </w:r>
      <w:r>
        <w:rPr>
          <w:spacing w:val="30"/>
        </w:rPr>
        <w:t xml:space="preserve"> </w:t>
      </w:r>
      <w:r>
        <w:t>of</w:t>
      </w:r>
      <w:r>
        <w:rPr>
          <w:spacing w:val="30"/>
        </w:rPr>
        <w:t xml:space="preserve"> </w:t>
      </w:r>
      <w:r>
        <w:t>both</w:t>
      </w:r>
      <w:r>
        <w:rPr>
          <w:spacing w:val="30"/>
        </w:rPr>
        <w:t xml:space="preserve"> </w:t>
      </w:r>
      <w:r>
        <w:t>observed</w:t>
      </w:r>
      <w:r>
        <w:rPr>
          <w:spacing w:val="30"/>
        </w:rPr>
        <w:t xml:space="preserve"> </w:t>
      </w:r>
      <w:r>
        <w:t>and</w:t>
      </w:r>
      <w:r>
        <w:rPr>
          <w:spacing w:val="30"/>
        </w:rPr>
        <w:t xml:space="preserve"> </w:t>
      </w:r>
      <w:r>
        <w:t>forecasted</w:t>
      </w:r>
      <w:r>
        <w:rPr>
          <w:spacing w:val="30"/>
        </w:rPr>
        <w:t xml:space="preserve"> </w:t>
      </w:r>
      <w:r>
        <w:t>discharge</w:t>
      </w:r>
      <w:r>
        <w:rPr>
          <w:spacing w:val="30"/>
        </w:rPr>
        <w:t xml:space="preserve"> </w:t>
      </w:r>
      <w:r>
        <w:t>time</w:t>
      </w:r>
    </w:p>
    <w:p w14:paraId="46A39962" w14:textId="77777777" w:rsidR="00E2709D" w:rsidRDefault="00462487">
      <w:pPr>
        <w:pStyle w:val="BodyText"/>
        <w:spacing w:line="289" w:lineRule="exact"/>
        <w:ind w:left="227"/>
      </w:pPr>
      <w:r>
        <w:rPr>
          <w:rFonts w:ascii="Trebuchet MS"/>
          <w:sz w:val="12"/>
        </w:rPr>
        <w:t xml:space="preserve">160    </w:t>
      </w:r>
      <w:r>
        <w:rPr>
          <w:rFonts w:ascii="Trebuchet MS"/>
          <w:spacing w:val="19"/>
          <w:sz w:val="12"/>
        </w:rPr>
        <w:t xml:space="preserve"> </w:t>
      </w:r>
      <w:r>
        <w:t>series</w:t>
      </w:r>
      <w:r>
        <w:rPr>
          <w:spacing w:val="46"/>
        </w:rPr>
        <w:t xml:space="preserve"> </w:t>
      </w:r>
      <w:r>
        <w:t>into</w:t>
      </w:r>
      <w:r>
        <w:rPr>
          <w:spacing w:val="45"/>
        </w:rPr>
        <w:t xml:space="preserve"> </w:t>
      </w:r>
      <w:r>
        <w:t>corresponding</w:t>
      </w:r>
      <w:r>
        <w:rPr>
          <w:spacing w:val="46"/>
        </w:rPr>
        <w:t xml:space="preserve"> </w:t>
      </w:r>
      <w:r>
        <w:t>time</w:t>
      </w:r>
      <w:r>
        <w:rPr>
          <w:spacing w:val="45"/>
        </w:rPr>
        <w:t xml:space="preserve"> </w:t>
      </w:r>
      <w:r>
        <w:t>series</w:t>
      </w:r>
      <w:r>
        <w:rPr>
          <w:spacing w:val="45"/>
        </w:rPr>
        <w:t xml:space="preserve"> </w:t>
      </w:r>
      <w:r>
        <w:t>of</w:t>
      </w:r>
      <w:r>
        <w:rPr>
          <w:spacing w:val="45"/>
        </w:rPr>
        <w:t xml:space="preserve"> </w:t>
      </w:r>
      <w:r>
        <w:t>the</w:t>
      </w:r>
      <w:r>
        <w:rPr>
          <w:spacing w:val="46"/>
        </w:rPr>
        <w:t xml:space="preserve"> </w:t>
      </w:r>
      <w:r>
        <w:t>probability</w:t>
      </w:r>
      <w:r>
        <w:rPr>
          <w:spacing w:val="46"/>
        </w:rPr>
        <w:t xml:space="preserve"> </w:t>
      </w:r>
      <w:r>
        <w:t>of</w:t>
      </w:r>
      <w:r>
        <w:rPr>
          <w:spacing w:val="45"/>
        </w:rPr>
        <w:t xml:space="preserve"> </w:t>
      </w:r>
      <w:r>
        <w:t>exceeding</w:t>
      </w:r>
      <w:r>
        <w:rPr>
          <w:spacing w:val="45"/>
        </w:rPr>
        <w:t xml:space="preserve"> </w:t>
      </w:r>
      <w:r>
        <w:t>the</w:t>
      </w:r>
      <w:r>
        <w:rPr>
          <w:spacing w:val="45"/>
        </w:rPr>
        <w:t xml:space="preserve"> </w:t>
      </w:r>
      <w:r>
        <w:t>5-</w:t>
      </w:r>
    </w:p>
    <w:p w14:paraId="0D402D6E" w14:textId="77777777" w:rsidR="00E2709D" w:rsidRDefault="00462487">
      <w:pPr>
        <w:pStyle w:val="BodyText"/>
        <w:spacing w:line="289" w:lineRule="exact"/>
        <w:ind w:left="227"/>
      </w:pPr>
      <w:proofErr w:type="gramStart"/>
      <w:r>
        <w:rPr>
          <w:rFonts w:ascii="Trebuchet MS"/>
          <w:sz w:val="12"/>
        </w:rPr>
        <w:t xml:space="preserve">161    </w:t>
      </w:r>
      <w:r>
        <w:rPr>
          <w:rFonts w:ascii="Trebuchet MS"/>
          <w:spacing w:val="19"/>
          <w:sz w:val="12"/>
        </w:rPr>
        <w:t xml:space="preserve"> </w:t>
      </w:r>
      <w:r>
        <w:rPr>
          <w:w w:val="105"/>
        </w:rPr>
        <w:t>year</w:t>
      </w:r>
      <w:proofErr w:type="gramEnd"/>
      <w:r>
        <w:rPr>
          <w:spacing w:val="-9"/>
          <w:w w:val="105"/>
        </w:rPr>
        <w:t xml:space="preserve"> </w:t>
      </w:r>
      <w:r>
        <w:rPr>
          <w:w w:val="105"/>
        </w:rPr>
        <w:t>return</w:t>
      </w:r>
      <w:r>
        <w:rPr>
          <w:spacing w:val="-10"/>
          <w:w w:val="105"/>
        </w:rPr>
        <w:t xml:space="preserve"> </w:t>
      </w:r>
      <w:r>
        <w:rPr>
          <w:w w:val="105"/>
        </w:rPr>
        <w:t>period;</w:t>
      </w:r>
      <w:r>
        <w:rPr>
          <w:spacing w:val="-5"/>
          <w:w w:val="105"/>
        </w:rPr>
        <w:t xml:space="preserve"> </w:t>
      </w:r>
      <w:r>
        <w:rPr>
          <w:w w:val="105"/>
        </w:rPr>
        <w:t>(b)</w:t>
      </w:r>
      <w:r>
        <w:rPr>
          <w:spacing w:val="-10"/>
          <w:w w:val="105"/>
        </w:rPr>
        <w:t xml:space="preserve"> </w:t>
      </w:r>
      <w:r>
        <w:rPr>
          <w:w w:val="105"/>
        </w:rPr>
        <w:t>construction</w:t>
      </w:r>
      <w:r>
        <w:rPr>
          <w:spacing w:val="-9"/>
          <w:w w:val="105"/>
        </w:rPr>
        <w:t xml:space="preserve"> </w:t>
      </w:r>
      <w:r>
        <w:rPr>
          <w:w w:val="105"/>
        </w:rPr>
        <w:t>of</w:t>
      </w:r>
      <w:r>
        <w:rPr>
          <w:spacing w:val="-10"/>
          <w:w w:val="105"/>
        </w:rPr>
        <w:t xml:space="preserve"> </w:t>
      </w:r>
      <w:r>
        <w:rPr>
          <w:w w:val="105"/>
        </w:rPr>
        <w:t>an</w:t>
      </w:r>
      <w:r>
        <w:rPr>
          <w:spacing w:val="-10"/>
          <w:w w:val="105"/>
        </w:rPr>
        <w:t xml:space="preserve"> </w:t>
      </w:r>
      <w:r>
        <w:rPr>
          <w:w w:val="105"/>
        </w:rPr>
        <w:t>exceedance</w:t>
      </w:r>
      <w:r>
        <w:rPr>
          <w:spacing w:val="-9"/>
          <w:w w:val="105"/>
        </w:rPr>
        <w:t xml:space="preserve"> </w:t>
      </w:r>
      <w:r>
        <w:rPr>
          <w:w w:val="105"/>
        </w:rPr>
        <w:t>probability</w:t>
      </w:r>
      <w:r>
        <w:rPr>
          <w:spacing w:val="-10"/>
          <w:w w:val="105"/>
        </w:rPr>
        <w:t xml:space="preserve"> </w:t>
      </w:r>
      <w:r>
        <w:rPr>
          <w:w w:val="105"/>
        </w:rPr>
        <w:t>matrix</w:t>
      </w:r>
      <w:r>
        <w:rPr>
          <w:spacing w:val="-9"/>
          <w:w w:val="105"/>
        </w:rPr>
        <w:t xml:space="preserve"> </w:t>
      </w:r>
      <w:r>
        <w:rPr>
          <w:w w:val="105"/>
        </w:rPr>
        <w:t>that</w:t>
      </w:r>
    </w:p>
    <w:p w14:paraId="721B8CDB" w14:textId="77777777" w:rsidR="00E2709D" w:rsidRDefault="00462487">
      <w:pPr>
        <w:pStyle w:val="BodyText"/>
        <w:spacing w:line="289" w:lineRule="exact"/>
        <w:ind w:left="227"/>
      </w:pPr>
      <w:r>
        <w:rPr>
          <w:rFonts w:ascii="Trebuchet MS"/>
          <w:sz w:val="12"/>
        </w:rPr>
        <w:t xml:space="preserve">162    </w:t>
      </w:r>
      <w:r>
        <w:rPr>
          <w:rFonts w:ascii="Trebuchet MS"/>
          <w:spacing w:val="19"/>
          <w:sz w:val="12"/>
        </w:rPr>
        <w:t xml:space="preserve"> </w:t>
      </w:r>
      <w:r>
        <w:t>consolidates</w:t>
      </w:r>
      <w:r>
        <w:rPr>
          <w:spacing w:val="19"/>
        </w:rPr>
        <w:t xml:space="preserve"> </w:t>
      </w:r>
      <w:r>
        <w:t>the</w:t>
      </w:r>
      <w:r>
        <w:rPr>
          <w:spacing w:val="19"/>
        </w:rPr>
        <w:t xml:space="preserve"> </w:t>
      </w:r>
      <w:r>
        <w:t>overlapping</w:t>
      </w:r>
      <w:r>
        <w:rPr>
          <w:spacing w:val="19"/>
        </w:rPr>
        <w:t xml:space="preserve"> </w:t>
      </w:r>
      <w:r>
        <w:t>forecasts,</w:t>
      </w:r>
      <w:r>
        <w:rPr>
          <w:spacing w:val="20"/>
        </w:rPr>
        <w:t xml:space="preserve"> </w:t>
      </w:r>
      <w:r>
        <w:t>followed</w:t>
      </w:r>
      <w:r>
        <w:rPr>
          <w:spacing w:val="19"/>
        </w:rPr>
        <w:t xml:space="preserve"> </w:t>
      </w:r>
      <w:r>
        <w:t>by</w:t>
      </w:r>
      <w:r>
        <w:rPr>
          <w:spacing w:val="18"/>
        </w:rPr>
        <w:t xml:space="preserve"> </w:t>
      </w:r>
      <w:r>
        <w:t>identification</w:t>
      </w:r>
      <w:r>
        <w:rPr>
          <w:spacing w:val="18"/>
        </w:rPr>
        <w:t xml:space="preserve"> </w:t>
      </w:r>
      <w:r>
        <w:t>of</w:t>
      </w:r>
      <w:r>
        <w:rPr>
          <w:spacing w:val="19"/>
        </w:rPr>
        <w:t xml:space="preserve"> </w:t>
      </w:r>
      <w:r>
        <w:t>predicted</w:t>
      </w:r>
    </w:p>
    <w:p w14:paraId="25F79ABB" w14:textId="77777777" w:rsidR="00E2709D" w:rsidRDefault="00462487">
      <w:pPr>
        <w:pStyle w:val="BodyText"/>
        <w:spacing w:line="289" w:lineRule="exact"/>
        <w:ind w:left="227"/>
      </w:pPr>
      <w:r>
        <w:rPr>
          <w:rFonts w:ascii="Trebuchet MS"/>
          <w:sz w:val="12"/>
        </w:rPr>
        <w:t xml:space="preserve">163    </w:t>
      </w:r>
      <w:r>
        <w:rPr>
          <w:rFonts w:ascii="Trebuchet MS"/>
          <w:spacing w:val="19"/>
          <w:sz w:val="12"/>
        </w:rPr>
        <w:t xml:space="preserve"> </w:t>
      </w:r>
      <w:r>
        <w:rPr>
          <w:w w:val="105"/>
        </w:rPr>
        <w:t>events</w:t>
      </w:r>
      <w:r>
        <w:rPr>
          <w:spacing w:val="-9"/>
          <w:w w:val="105"/>
        </w:rPr>
        <w:t xml:space="preserve"> </w:t>
      </w:r>
      <w:r>
        <w:rPr>
          <w:w w:val="105"/>
        </w:rPr>
        <w:t>through</w:t>
      </w:r>
      <w:r>
        <w:rPr>
          <w:spacing w:val="-8"/>
          <w:w w:val="105"/>
        </w:rPr>
        <w:t xml:space="preserve"> </w:t>
      </w:r>
      <w:r>
        <w:rPr>
          <w:w w:val="105"/>
        </w:rPr>
        <w:t>the</w:t>
      </w:r>
      <w:r>
        <w:rPr>
          <w:spacing w:val="-9"/>
          <w:w w:val="105"/>
        </w:rPr>
        <w:t xml:space="preserve"> </w:t>
      </w:r>
      <w:r>
        <w:rPr>
          <w:w w:val="105"/>
        </w:rPr>
        <w:t>application</w:t>
      </w:r>
      <w:r>
        <w:rPr>
          <w:spacing w:val="-9"/>
          <w:w w:val="105"/>
        </w:rPr>
        <w:t xml:space="preserve"> </w:t>
      </w:r>
      <w:r>
        <w:rPr>
          <w:w w:val="105"/>
        </w:rPr>
        <w:t>of</w:t>
      </w:r>
      <w:r>
        <w:rPr>
          <w:spacing w:val="-9"/>
          <w:w w:val="105"/>
        </w:rPr>
        <w:t xml:space="preserve"> </w:t>
      </w:r>
      <w:r>
        <w:rPr>
          <w:w w:val="105"/>
        </w:rPr>
        <w:t>specific</w:t>
      </w:r>
      <w:r>
        <w:rPr>
          <w:spacing w:val="-9"/>
          <w:w w:val="105"/>
        </w:rPr>
        <w:t xml:space="preserve"> </w:t>
      </w:r>
      <w:r>
        <w:rPr>
          <w:w w:val="105"/>
        </w:rPr>
        <w:t>notification</w:t>
      </w:r>
      <w:r>
        <w:rPr>
          <w:spacing w:val="-8"/>
          <w:w w:val="105"/>
        </w:rPr>
        <w:t xml:space="preserve"> </w:t>
      </w:r>
      <w:r>
        <w:rPr>
          <w:w w:val="105"/>
        </w:rPr>
        <w:t>criteria</w:t>
      </w:r>
      <w:r>
        <w:rPr>
          <w:spacing w:val="-9"/>
          <w:w w:val="105"/>
        </w:rPr>
        <w:t xml:space="preserve"> </w:t>
      </w:r>
      <w:r>
        <w:rPr>
          <w:w w:val="105"/>
        </w:rPr>
        <w:t>on</w:t>
      </w:r>
      <w:r>
        <w:rPr>
          <w:spacing w:val="-9"/>
          <w:w w:val="105"/>
        </w:rPr>
        <w:t xml:space="preserve"> </w:t>
      </w:r>
      <w:r>
        <w:rPr>
          <w:w w:val="105"/>
        </w:rPr>
        <w:t>that</w:t>
      </w:r>
      <w:r>
        <w:rPr>
          <w:spacing w:val="-9"/>
          <w:w w:val="105"/>
        </w:rPr>
        <w:t xml:space="preserve"> </w:t>
      </w:r>
      <w:r>
        <w:rPr>
          <w:w w:val="105"/>
        </w:rPr>
        <w:t>matrix;</w:t>
      </w:r>
    </w:p>
    <w:p w14:paraId="26F7C470" w14:textId="77777777" w:rsidR="00E2709D" w:rsidRDefault="00462487">
      <w:pPr>
        <w:pStyle w:val="BodyText"/>
        <w:spacing w:line="289" w:lineRule="exact"/>
        <w:ind w:left="227"/>
      </w:pPr>
      <w:r>
        <w:rPr>
          <w:rFonts w:ascii="Trebuchet MS" w:hAnsi="Trebuchet MS"/>
          <w:sz w:val="12"/>
        </w:rPr>
        <w:t xml:space="preserve">164  </w:t>
      </w:r>
      <w:proofErr w:type="gramStart"/>
      <w:r>
        <w:rPr>
          <w:rFonts w:ascii="Trebuchet MS" w:hAnsi="Trebuchet MS"/>
          <w:sz w:val="12"/>
        </w:rPr>
        <w:t xml:space="preserve">  </w:t>
      </w:r>
      <w:r>
        <w:rPr>
          <w:rFonts w:ascii="Trebuchet MS" w:hAnsi="Trebuchet MS"/>
          <w:spacing w:val="19"/>
          <w:sz w:val="12"/>
        </w:rPr>
        <w:t xml:space="preserve"> </w:t>
      </w:r>
      <w:r>
        <w:rPr>
          <w:w w:val="105"/>
        </w:rPr>
        <w:t>(</w:t>
      </w:r>
      <w:proofErr w:type="gramEnd"/>
      <w:r>
        <w:rPr>
          <w:w w:val="105"/>
        </w:rPr>
        <w:t>c)</w:t>
      </w:r>
      <w:r>
        <w:rPr>
          <w:spacing w:val="-2"/>
          <w:w w:val="105"/>
        </w:rPr>
        <w:t xml:space="preserve"> </w:t>
      </w:r>
      <w:r>
        <w:rPr>
          <w:w w:val="105"/>
        </w:rPr>
        <w:t>calculation</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contingency</w:t>
      </w:r>
      <w:r>
        <w:rPr>
          <w:spacing w:val="-3"/>
          <w:w w:val="105"/>
        </w:rPr>
        <w:t xml:space="preserve"> </w:t>
      </w:r>
      <w:r>
        <w:rPr>
          <w:w w:val="105"/>
        </w:rPr>
        <w:t>table</w:t>
      </w:r>
      <w:r>
        <w:rPr>
          <w:spacing w:val="-2"/>
          <w:w w:val="105"/>
        </w:rPr>
        <w:t xml:space="preserve"> </w:t>
      </w:r>
      <w:r>
        <w:rPr>
          <w:w w:val="105"/>
        </w:rPr>
        <w:t>—hits,</w:t>
      </w:r>
      <w:r>
        <w:rPr>
          <w:spacing w:val="-1"/>
          <w:w w:val="105"/>
        </w:rPr>
        <w:t xml:space="preserve"> </w:t>
      </w:r>
      <w:r>
        <w:rPr>
          <w:w w:val="105"/>
        </w:rPr>
        <w:t>misses</w:t>
      </w:r>
      <w:r>
        <w:rPr>
          <w:spacing w:val="-3"/>
          <w:w w:val="105"/>
        </w:rPr>
        <w:t xml:space="preserve"> </w:t>
      </w:r>
      <w:r>
        <w:rPr>
          <w:w w:val="105"/>
        </w:rPr>
        <w:t>and</w:t>
      </w:r>
      <w:r>
        <w:rPr>
          <w:spacing w:val="-3"/>
          <w:w w:val="105"/>
        </w:rPr>
        <w:t xml:space="preserve"> </w:t>
      </w:r>
      <w:r>
        <w:rPr>
          <w:w w:val="105"/>
        </w:rPr>
        <w:t>false</w:t>
      </w:r>
      <w:r>
        <w:rPr>
          <w:spacing w:val="-3"/>
          <w:w w:val="105"/>
        </w:rPr>
        <w:t xml:space="preserve"> </w:t>
      </w:r>
      <w:r>
        <w:rPr>
          <w:w w:val="105"/>
        </w:rPr>
        <w:t>alarms—, (d)</w:t>
      </w:r>
    </w:p>
    <w:p w14:paraId="0A37C1A0" w14:textId="77777777" w:rsidR="00E2709D" w:rsidRDefault="00462487">
      <w:pPr>
        <w:pStyle w:val="BodyText"/>
        <w:spacing w:line="289" w:lineRule="exact"/>
        <w:ind w:left="227"/>
      </w:pPr>
      <w:r>
        <w:rPr>
          <w:rFonts w:ascii="Trebuchet MS"/>
          <w:sz w:val="12"/>
        </w:rPr>
        <w:t xml:space="preserve">165    </w:t>
      </w:r>
      <w:r>
        <w:rPr>
          <w:rFonts w:ascii="Trebuchet MS"/>
          <w:spacing w:val="19"/>
          <w:sz w:val="12"/>
        </w:rPr>
        <w:t xml:space="preserve"> </w:t>
      </w:r>
      <w:r>
        <w:t>evaluation</w:t>
      </w:r>
      <w:r>
        <w:rPr>
          <w:spacing w:val="41"/>
        </w:rPr>
        <w:t xml:space="preserve"> </w:t>
      </w:r>
      <w:r>
        <w:t>of</w:t>
      </w:r>
      <w:r>
        <w:rPr>
          <w:spacing w:val="41"/>
        </w:rPr>
        <w:t xml:space="preserve"> </w:t>
      </w:r>
      <w:r>
        <w:t>the</w:t>
      </w:r>
      <w:r>
        <w:rPr>
          <w:spacing w:val="40"/>
        </w:rPr>
        <w:t xml:space="preserve"> </w:t>
      </w:r>
      <w:r>
        <w:t>skill</w:t>
      </w:r>
      <w:r>
        <w:rPr>
          <w:spacing w:val="41"/>
        </w:rPr>
        <w:t xml:space="preserve"> </w:t>
      </w:r>
      <w:r>
        <w:t>of</w:t>
      </w:r>
      <w:r>
        <w:rPr>
          <w:spacing w:val="41"/>
        </w:rPr>
        <w:t xml:space="preserve"> </w:t>
      </w:r>
      <w:r>
        <w:t>the</w:t>
      </w:r>
      <w:r>
        <w:rPr>
          <w:spacing w:val="40"/>
        </w:rPr>
        <w:t xml:space="preserve"> </w:t>
      </w:r>
      <w:r>
        <w:t>system</w:t>
      </w:r>
      <w:r>
        <w:rPr>
          <w:spacing w:val="41"/>
        </w:rPr>
        <w:t xml:space="preserve"> </w:t>
      </w:r>
      <w:r>
        <w:t>across</w:t>
      </w:r>
      <w:r>
        <w:rPr>
          <w:spacing w:val="41"/>
        </w:rPr>
        <w:t xml:space="preserve"> </w:t>
      </w:r>
      <w:r>
        <w:t>all</w:t>
      </w:r>
      <w:r>
        <w:rPr>
          <w:spacing w:val="40"/>
        </w:rPr>
        <w:t xml:space="preserve"> </w:t>
      </w:r>
      <w:r>
        <w:t>possible</w:t>
      </w:r>
      <w:r>
        <w:rPr>
          <w:spacing w:val="41"/>
        </w:rPr>
        <w:t xml:space="preserve"> </w:t>
      </w:r>
      <w:r>
        <w:t>combinations</w:t>
      </w:r>
      <w:r>
        <w:rPr>
          <w:spacing w:val="41"/>
        </w:rPr>
        <w:t xml:space="preserve"> </w:t>
      </w:r>
      <w:r>
        <w:t>of</w:t>
      </w:r>
      <w:r>
        <w:rPr>
          <w:spacing w:val="40"/>
        </w:rPr>
        <w:t xml:space="preserve"> </w:t>
      </w:r>
      <w:r>
        <w:t>the</w:t>
      </w:r>
    </w:p>
    <w:p w14:paraId="180BCECD" w14:textId="77777777" w:rsidR="00E2709D" w:rsidRDefault="00462487">
      <w:pPr>
        <w:spacing w:line="291" w:lineRule="exact"/>
        <w:ind w:left="227"/>
        <w:rPr>
          <w:sz w:val="24"/>
        </w:rPr>
      </w:pPr>
      <w:r>
        <w:rPr>
          <w:rFonts w:ascii="Trebuchet MS"/>
          <w:sz w:val="12"/>
        </w:rPr>
        <w:t xml:space="preserve">166    </w:t>
      </w:r>
      <w:r>
        <w:rPr>
          <w:rFonts w:ascii="Trebuchet MS"/>
          <w:spacing w:val="19"/>
          <w:sz w:val="12"/>
        </w:rPr>
        <w:t xml:space="preserve"> </w:t>
      </w:r>
      <w:r>
        <w:rPr>
          <w:w w:val="105"/>
          <w:sz w:val="24"/>
        </w:rPr>
        <w:t>notification</w:t>
      </w:r>
      <w:r>
        <w:rPr>
          <w:spacing w:val="6"/>
          <w:w w:val="105"/>
          <w:sz w:val="24"/>
        </w:rPr>
        <w:t xml:space="preserve"> </w:t>
      </w:r>
      <w:r>
        <w:rPr>
          <w:w w:val="105"/>
          <w:sz w:val="24"/>
        </w:rPr>
        <w:t>criteria.</w:t>
      </w:r>
    </w:p>
    <w:p w14:paraId="18094061" w14:textId="77777777" w:rsidR="00E2709D" w:rsidRDefault="00E2709D">
      <w:pPr>
        <w:spacing w:line="291" w:lineRule="exact"/>
        <w:rPr>
          <w:sz w:val="24"/>
        </w:rPr>
        <w:sectPr w:rsidR="00E2709D">
          <w:pgSz w:w="12240" w:h="15840"/>
          <w:pgMar w:top="1500" w:right="1720" w:bottom="1960" w:left="1600" w:header="0" w:footer="1777" w:gutter="0"/>
          <w:cols w:space="720"/>
        </w:sectPr>
      </w:pPr>
    </w:p>
    <w:p w14:paraId="35F77BAA" w14:textId="77777777" w:rsidR="00E2709D" w:rsidRDefault="00E2709D">
      <w:pPr>
        <w:pStyle w:val="BodyText"/>
        <w:rPr>
          <w:sz w:val="20"/>
        </w:rPr>
      </w:pPr>
    </w:p>
    <w:p w14:paraId="72500BF6" w14:textId="77777777" w:rsidR="00E2709D" w:rsidRDefault="00E2709D">
      <w:pPr>
        <w:pStyle w:val="BodyText"/>
        <w:rPr>
          <w:sz w:val="20"/>
        </w:rPr>
      </w:pPr>
    </w:p>
    <w:p w14:paraId="03E7C918" w14:textId="77777777" w:rsidR="00E2709D" w:rsidRDefault="00E2709D">
      <w:pPr>
        <w:pStyle w:val="BodyText"/>
        <w:rPr>
          <w:sz w:val="20"/>
        </w:rPr>
      </w:pPr>
    </w:p>
    <w:p w14:paraId="6E1A4068" w14:textId="77777777" w:rsidR="00E2709D" w:rsidRDefault="00E2709D">
      <w:pPr>
        <w:pStyle w:val="BodyText"/>
        <w:spacing w:before="11"/>
        <w:rPr>
          <w:sz w:val="19"/>
        </w:rPr>
      </w:pPr>
    </w:p>
    <w:p w14:paraId="0025D9CF" w14:textId="4F1107A6" w:rsidR="00E2709D" w:rsidRDefault="00462487">
      <w:pPr>
        <w:spacing w:before="51"/>
        <w:ind w:left="227"/>
        <w:rPr>
          <w:i/>
          <w:sz w:val="24"/>
        </w:rPr>
      </w:pPr>
      <w:r>
        <w:rPr>
          <w:rFonts w:ascii="Trebuchet MS"/>
          <w:sz w:val="12"/>
        </w:rPr>
        <w:t xml:space="preserve">167    </w:t>
      </w:r>
      <w:r>
        <w:rPr>
          <w:rFonts w:ascii="Trebuchet MS"/>
          <w:spacing w:val="19"/>
          <w:sz w:val="12"/>
        </w:rPr>
        <w:t xml:space="preserve"> </w:t>
      </w:r>
      <w:bookmarkStart w:id="142" w:name="Exceedance_over_threshold"/>
      <w:bookmarkEnd w:id="142"/>
      <w:r>
        <w:rPr>
          <w:i/>
          <w:sz w:val="24"/>
        </w:rPr>
        <w:t>3.1.</w:t>
      </w:r>
      <w:r>
        <w:rPr>
          <w:i/>
          <w:spacing w:val="67"/>
          <w:sz w:val="24"/>
        </w:rPr>
        <w:t xml:space="preserve"> </w:t>
      </w:r>
      <w:ins w:id="143" w:author="Pechlivanidis Ilias" w:date="2024-02-10T12:54:00Z">
        <w:r w:rsidR="00AC6664">
          <w:rPr>
            <w:i/>
            <w:spacing w:val="67"/>
            <w:sz w:val="24"/>
          </w:rPr>
          <w:t xml:space="preserve">Flood detection as </w:t>
        </w:r>
        <w:r w:rsidR="00AC6664">
          <w:rPr>
            <w:i/>
            <w:sz w:val="24"/>
          </w:rPr>
          <w:t>e</w:t>
        </w:r>
      </w:ins>
      <w:del w:id="144" w:author="Pechlivanidis Ilias" w:date="2024-02-10T12:54:00Z">
        <w:r w:rsidDel="00AC6664">
          <w:rPr>
            <w:i/>
            <w:sz w:val="24"/>
          </w:rPr>
          <w:delText>E</w:delText>
        </w:r>
      </w:del>
      <w:r>
        <w:rPr>
          <w:i/>
          <w:sz w:val="24"/>
        </w:rPr>
        <w:t>xceedance</w:t>
      </w:r>
      <w:r>
        <w:rPr>
          <w:i/>
          <w:spacing w:val="29"/>
          <w:sz w:val="24"/>
        </w:rPr>
        <w:t xml:space="preserve"> </w:t>
      </w:r>
      <w:r>
        <w:rPr>
          <w:i/>
          <w:sz w:val="24"/>
        </w:rPr>
        <w:t>over</w:t>
      </w:r>
      <w:r>
        <w:rPr>
          <w:i/>
          <w:spacing w:val="30"/>
          <w:sz w:val="24"/>
        </w:rPr>
        <w:t xml:space="preserve"> </w:t>
      </w:r>
      <w:r>
        <w:rPr>
          <w:i/>
          <w:sz w:val="24"/>
        </w:rPr>
        <w:t>threshold</w:t>
      </w:r>
    </w:p>
    <w:p w14:paraId="47218FC6" w14:textId="77777777" w:rsidR="00E2709D" w:rsidRDefault="00462487">
      <w:pPr>
        <w:pStyle w:val="BodyText"/>
        <w:tabs>
          <w:tab w:val="left" w:pos="968"/>
        </w:tabs>
        <w:spacing w:before="41" w:line="291" w:lineRule="exact"/>
        <w:ind w:left="227"/>
      </w:pPr>
      <w:r>
        <w:rPr>
          <w:rFonts w:ascii="Trebuchet MS"/>
          <w:w w:val="105"/>
          <w:sz w:val="12"/>
        </w:rPr>
        <w:t>168</w:t>
      </w:r>
      <w:r>
        <w:rPr>
          <w:rFonts w:ascii="Trebuchet MS"/>
          <w:w w:val="105"/>
          <w:sz w:val="12"/>
        </w:rPr>
        <w:tab/>
      </w:r>
      <w:r>
        <w:rPr>
          <w:w w:val="105"/>
        </w:rPr>
        <w:t>The</w:t>
      </w:r>
      <w:r>
        <w:rPr>
          <w:spacing w:val="10"/>
          <w:w w:val="105"/>
        </w:rPr>
        <w:t xml:space="preserve"> </w:t>
      </w:r>
      <w:r>
        <w:rPr>
          <w:w w:val="105"/>
        </w:rPr>
        <w:t>notification</w:t>
      </w:r>
      <w:r>
        <w:rPr>
          <w:spacing w:val="10"/>
          <w:w w:val="105"/>
        </w:rPr>
        <w:t xml:space="preserve"> </w:t>
      </w:r>
      <w:r>
        <w:rPr>
          <w:w w:val="105"/>
        </w:rPr>
        <w:t>process</w:t>
      </w:r>
      <w:r>
        <w:rPr>
          <w:spacing w:val="10"/>
          <w:w w:val="105"/>
        </w:rPr>
        <w:t xml:space="preserve"> </w:t>
      </w:r>
      <w:r>
        <w:rPr>
          <w:w w:val="105"/>
        </w:rPr>
        <w:t>starts</w:t>
      </w:r>
      <w:r>
        <w:rPr>
          <w:spacing w:val="10"/>
          <w:w w:val="105"/>
        </w:rPr>
        <w:t xml:space="preserve"> </w:t>
      </w:r>
      <w:r>
        <w:rPr>
          <w:w w:val="105"/>
        </w:rPr>
        <w:t>by</w:t>
      </w:r>
      <w:r>
        <w:rPr>
          <w:spacing w:val="10"/>
          <w:w w:val="105"/>
        </w:rPr>
        <w:t xml:space="preserve"> </w:t>
      </w:r>
      <w:r>
        <w:rPr>
          <w:w w:val="105"/>
        </w:rPr>
        <w:t>converting</w:t>
      </w:r>
      <w:r>
        <w:rPr>
          <w:spacing w:val="11"/>
          <w:w w:val="105"/>
        </w:rPr>
        <w:t xml:space="preserve"> </w:t>
      </w:r>
      <w:r>
        <w:rPr>
          <w:w w:val="105"/>
        </w:rPr>
        <w:t>the</w:t>
      </w:r>
      <w:r>
        <w:rPr>
          <w:spacing w:val="10"/>
          <w:w w:val="105"/>
        </w:rPr>
        <w:t xml:space="preserve"> </w:t>
      </w:r>
      <w:r>
        <w:rPr>
          <w:w w:val="105"/>
        </w:rPr>
        <w:t>continuous</w:t>
      </w:r>
      <w:r>
        <w:rPr>
          <w:spacing w:val="10"/>
          <w:w w:val="105"/>
        </w:rPr>
        <w:t xml:space="preserve"> </w:t>
      </w:r>
      <w:r>
        <w:rPr>
          <w:w w:val="105"/>
        </w:rPr>
        <w:t>time</w:t>
      </w:r>
      <w:r>
        <w:rPr>
          <w:spacing w:val="10"/>
          <w:w w:val="105"/>
        </w:rPr>
        <w:t xml:space="preserve"> </w:t>
      </w:r>
      <w:r>
        <w:rPr>
          <w:w w:val="105"/>
        </w:rPr>
        <w:t>series</w:t>
      </w:r>
    </w:p>
    <w:p w14:paraId="6D9573E6" w14:textId="77777777" w:rsidR="00E2709D" w:rsidRDefault="00462487">
      <w:pPr>
        <w:pStyle w:val="BodyText"/>
        <w:spacing w:line="289" w:lineRule="exact"/>
        <w:ind w:left="227"/>
      </w:pPr>
      <w:r>
        <w:rPr>
          <w:rFonts w:ascii="Trebuchet MS"/>
          <w:sz w:val="12"/>
        </w:rPr>
        <w:t xml:space="preserve">169    </w:t>
      </w:r>
      <w:r>
        <w:rPr>
          <w:rFonts w:ascii="Trebuchet MS"/>
          <w:spacing w:val="19"/>
          <w:sz w:val="12"/>
        </w:rPr>
        <w:t xml:space="preserve"> </w:t>
      </w:r>
      <w:r>
        <w:t>of</w:t>
      </w:r>
      <w:r>
        <w:rPr>
          <w:spacing w:val="24"/>
        </w:rPr>
        <w:t xml:space="preserve"> </w:t>
      </w:r>
      <w:r>
        <w:t>the</w:t>
      </w:r>
      <w:r>
        <w:rPr>
          <w:spacing w:val="24"/>
        </w:rPr>
        <w:t xml:space="preserve"> </w:t>
      </w:r>
      <w:r>
        <w:t>target</w:t>
      </w:r>
      <w:r>
        <w:rPr>
          <w:spacing w:val="24"/>
        </w:rPr>
        <w:t xml:space="preserve"> </w:t>
      </w:r>
      <w:proofErr w:type="gramStart"/>
      <w:r>
        <w:t>variable</w:t>
      </w:r>
      <w:proofErr w:type="gramEnd"/>
      <w:r>
        <w:rPr>
          <w:spacing w:val="24"/>
        </w:rPr>
        <w:t xml:space="preserve"> </w:t>
      </w:r>
      <w:r>
        <w:t>into</w:t>
      </w:r>
      <w:r>
        <w:rPr>
          <w:spacing w:val="24"/>
        </w:rPr>
        <w:t xml:space="preserve"> </w:t>
      </w:r>
      <w:r>
        <w:t>time</w:t>
      </w:r>
      <w:r>
        <w:rPr>
          <w:spacing w:val="24"/>
        </w:rPr>
        <w:t xml:space="preserve"> </w:t>
      </w:r>
      <w:r>
        <w:t>series</w:t>
      </w:r>
      <w:r>
        <w:rPr>
          <w:spacing w:val="24"/>
        </w:rPr>
        <w:t xml:space="preserve"> </w:t>
      </w:r>
      <w:r>
        <w:t>of</w:t>
      </w:r>
      <w:r>
        <w:rPr>
          <w:spacing w:val="24"/>
        </w:rPr>
        <w:t xml:space="preserve"> </w:t>
      </w:r>
      <w:r>
        <w:t>exceedance</w:t>
      </w:r>
      <w:r>
        <w:rPr>
          <w:spacing w:val="24"/>
        </w:rPr>
        <w:t xml:space="preserve"> </w:t>
      </w:r>
      <w:r>
        <w:t>or</w:t>
      </w:r>
      <w:r>
        <w:rPr>
          <w:spacing w:val="24"/>
        </w:rPr>
        <w:t xml:space="preserve"> </w:t>
      </w:r>
      <w:r>
        <w:t>non-exceedance</w:t>
      </w:r>
      <w:r>
        <w:rPr>
          <w:spacing w:val="23"/>
        </w:rPr>
        <w:t xml:space="preserve"> </w:t>
      </w:r>
      <w:r>
        <w:t>over</w:t>
      </w:r>
    </w:p>
    <w:p w14:paraId="198C2609" w14:textId="77777777" w:rsidR="00E2709D" w:rsidRDefault="00462487">
      <w:pPr>
        <w:pStyle w:val="BodyText"/>
        <w:spacing w:line="289" w:lineRule="exact"/>
        <w:ind w:left="227"/>
      </w:pPr>
      <w:r>
        <w:rPr>
          <w:rFonts w:ascii="Trebuchet MS"/>
          <w:sz w:val="12"/>
        </w:rPr>
        <w:t xml:space="preserve">170    </w:t>
      </w:r>
      <w:r>
        <w:rPr>
          <w:rFonts w:ascii="Trebuchet MS"/>
          <w:spacing w:val="19"/>
          <w:sz w:val="12"/>
        </w:rPr>
        <w:t xml:space="preserve"> </w:t>
      </w:r>
      <w:r>
        <w:rPr>
          <w:w w:val="105"/>
        </w:rPr>
        <w:t>a</w:t>
      </w:r>
      <w:r>
        <w:rPr>
          <w:spacing w:val="21"/>
          <w:w w:val="105"/>
        </w:rPr>
        <w:t xml:space="preserve"> </w:t>
      </w:r>
      <w:r>
        <w:rPr>
          <w:w w:val="105"/>
        </w:rPr>
        <w:t>predefined</w:t>
      </w:r>
      <w:r>
        <w:rPr>
          <w:spacing w:val="21"/>
          <w:w w:val="105"/>
        </w:rPr>
        <w:t xml:space="preserve"> </w:t>
      </w:r>
      <w:r>
        <w:rPr>
          <w:w w:val="105"/>
        </w:rPr>
        <w:t xml:space="preserve">threshold. </w:t>
      </w:r>
      <w:r>
        <w:rPr>
          <w:spacing w:val="7"/>
          <w:w w:val="105"/>
        </w:rPr>
        <w:t xml:space="preserve"> </w:t>
      </w:r>
      <w:r>
        <w:rPr>
          <w:w w:val="105"/>
        </w:rPr>
        <w:t>Within</w:t>
      </w:r>
      <w:r>
        <w:rPr>
          <w:spacing w:val="21"/>
          <w:w w:val="105"/>
        </w:rPr>
        <w:t xml:space="preserve"> </w:t>
      </w:r>
      <w:r>
        <w:rPr>
          <w:w w:val="105"/>
        </w:rPr>
        <w:t>EFAS,</w:t>
      </w:r>
      <w:r>
        <w:rPr>
          <w:spacing w:val="21"/>
          <w:w w:val="105"/>
        </w:rPr>
        <w:t xml:space="preserve"> </w:t>
      </w:r>
      <w:r>
        <w:rPr>
          <w:w w:val="105"/>
        </w:rPr>
        <w:t>flood</w:t>
      </w:r>
      <w:r>
        <w:rPr>
          <w:spacing w:val="20"/>
          <w:w w:val="105"/>
        </w:rPr>
        <w:t xml:space="preserve"> </w:t>
      </w:r>
      <w:r>
        <w:rPr>
          <w:w w:val="105"/>
        </w:rPr>
        <w:t>notifications</w:t>
      </w:r>
      <w:r>
        <w:rPr>
          <w:spacing w:val="21"/>
          <w:w w:val="105"/>
        </w:rPr>
        <w:t xml:space="preserve"> </w:t>
      </w:r>
      <w:r>
        <w:rPr>
          <w:w w:val="105"/>
        </w:rPr>
        <w:t>are</w:t>
      </w:r>
      <w:r>
        <w:rPr>
          <w:spacing w:val="21"/>
          <w:w w:val="105"/>
        </w:rPr>
        <w:t xml:space="preserve"> </w:t>
      </w:r>
      <w:r>
        <w:rPr>
          <w:w w:val="105"/>
        </w:rPr>
        <w:t>based</w:t>
      </w:r>
      <w:r>
        <w:rPr>
          <w:spacing w:val="21"/>
          <w:w w:val="105"/>
        </w:rPr>
        <w:t xml:space="preserve"> </w:t>
      </w:r>
      <w:r>
        <w:rPr>
          <w:w w:val="105"/>
        </w:rPr>
        <w:t>on</w:t>
      </w:r>
      <w:r>
        <w:rPr>
          <w:spacing w:val="20"/>
          <w:w w:val="105"/>
        </w:rPr>
        <w:t xml:space="preserve"> </w:t>
      </w:r>
      <w:r>
        <w:rPr>
          <w:w w:val="105"/>
        </w:rPr>
        <w:t>dis-</w:t>
      </w:r>
    </w:p>
    <w:p w14:paraId="309BD4E7" w14:textId="77777777" w:rsidR="00E2709D" w:rsidRDefault="00462487">
      <w:pPr>
        <w:pStyle w:val="BodyText"/>
        <w:spacing w:line="289" w:lineRule="exact"/>
        <w:ind w:left="227"/>
      </w:pPr>
      <w:r>
        <w:rPr>
          <w:rFonts w:ascii="Trebuchet MS"/>
          <w:sz w:val="12"/>
        </w:rPr>
        <w:t xml:space="preserve">171    </w:t>
      </w:r>
      <w:r>
        <w:rPr>
          <w:rFonts w:ascii="Trebuchet MS"/>
          <w:spacing w:val="19"/>
          <w:sz w:val="12"/>
        </w:rPr>
        <w:t xml:space="preserve"> </w:t>
      </w:r>
      <w:r>
        <w:t>charge,</w:t>
      </w:r>
      <w:r>
        <w:rPr>
          <w:spacing w:val="55"/>
        </w:rPr>
        <w:t xml:space="preserve"> </w:t>
      </w:r>
      <w:r>
        <w:t>and</w:t>
      </w:r>
      <w:r>
        <w:rPr>
          <w:spacing w:val="51"/>
        </w:rPr>
        <w:t xml:space="preserve"> </w:t>
      </w:r>
      <w:r>
        <w:t>the</w:t>
      </w:r>
      <w:r>
        <w:rPr>
          <w:spacing w:val="50"/>
        </w:rPr>
        <w:t xml:space="preserve"> </w:t>
      </w:r>
      <w:r>
        <w:t>critical</w:t>
      </w:r>
      <w:r>
        <w:rPr>
          <w:spacing w:val="51"/>
        </w:rPr>
        <w:t xml:space="preserve"> </w:t>
      </w:r>
      <w:r>
        <w:t>threshold</w:t>
      </w:r>
      <w:r>
        <w:rPr>
          <w:spacing w:val="50"/>
        </w:rPr>
        <w:t xml:space="preserve"> </w:t>
      </w:r>
      <w:r>
        <w:t>is</w:t>
      </w:r>
      <w:r>
        <w:rPr>
          <w:spacing w:val="51"/>
        </w:rPr>
        <w:t xml:space="preserve"> </w:t>
      </w:r>
      <w:r>
        <w:t>the</w:t>
      </w:r>
      <w:r>
        <w:rPr>
          <w:spacing w:val="51"/>
        </w:rPr>
        <w:t xml:space="preserve"> </w:t>
      </w:r>
      <w:r>
        <w:t>discharge</w:t>
      </w:r>
      <w:r>
        <w:rPr>
          <w:spacing w:val="50"/>
        </w:rPr>
        <w:t xml:space="preserve"> </w:t>
      </w:r>
      <w:r>
        <w:t>associated</w:t>
      </w:r>
      <w:r>
        <w:rPr>
          <w:spacing w:val="51"/>
        </w:rPr>
        <w:t xml:space="preserve"> </w:t>
      </w:r>
      <w:r>
        <w:t>with</w:t>
      </w:r>
      <w:r>
        <w:rPr>
          <w:spacing w:val="50"/>
        </w:rPr>
        <w:t xml:space="preserve"> </w:t>
      </w:r>
      <w:r>
        <w:t>a</w:t>
      </w:r>
      <w:r>
        <w:rPr>
          <w:spacing w:val="51"/>
        </w:rPr>
        <w:t xml:space="preserve"> </w:t>
      </w:r>
      <w:r>
        <w:t>5-year</w:t>
      </w:r>
    </w:p>
    <w:p w14:paraId="65436D25" w14:textId="77777777" w:rsidR="00E2709D" w:rsidRDefault="00462487">
      <w:pPr>
        <w:pStyle w:val="BodyText"/>
        <w:spacing w:line="289" w:lineRule="exact"/>
        <w:ind w:left="227"/>
      </w:pPr>
      <w:r>
        <w:rPr>
          <w:rFonts w:ascii="Trebuchet MS"/>
          <w:sz w:val="12"/>
        </w:rPr>
        <w:t xml:space="preserve">172    </w:t>
      </w:r>
      <w:r>
        <w:rPr>
          <w:rFonts w:ascii="Trebuchet MS"/>
          <w:spacing w:val="19"/>
          <w:sz w:val="12"/>
        </w:rPr>
        <w:t xml:space="preserve"> </w:t>
      </w:r>
      <w:r>
        <w:rPr>
          <w:w w:val="105"/>
        </w:rPr>
        <w:t>return</w:t>
      </w:r>
      <w:r>
        <w:rPr>
          <w:spacing w:val="36"/>
          <w:w w:val="105"/>
        </w:rPr>
        <w:t xml:space="preserve"> </w:t>
      </w:r>
      <w:r>
        <w:rPr>
          <w:w w:val="105"/>
        </w:rPr>
        <w:t>period</w:t>
      </w:r>
      <w:r>
        <w:rPr>
          <w:spacing w:val="36"/>
          <w:w w:val="105"/>
        </w:rPr>
        <w:t xml:space="preserve"> </w:t>
      </w:r>
      <w:r>
        <w:rPr>
          <w:w w:val="105"/>
        </w:rPr>
        <w:t>(</w:t>
      </w:r>
      <w:r>
        <w:rPr>
          <w:i/>
          <w:w w:val="105"/>
        </w:rPr>
        <w:t>Q</w:t>
      </w:r>
      <w:r>
        <w:rPr>
          <w:w w:val="105"/>
          <w:vertAlign w:val="subscript"/>
        </w:rPr>
        <w:t>5</w:t>
      </w:r>
      <w:r>
        <w:rPr>
          <w:w w:val="105"/>
        </w:rPr>
        <w:t>)</w:t>
      </w:r>
      <w:r>
        <w:rPr>
          <w:spacing w:val="36"/>
          <w:w w:val="105"/>
        </w:rPr>
        <w:t xml:space="preserve"> </w:t>
      </w:r>
      <w:r>
        <w:rPr>
          <w:w w:val="105"/>
        </w:rPr>
        <w:t>generated</w:t>
      </w:r>
      <w:r>
        <w:rPr>
          <w:spacing w:val="36"/>
          <w:w w:val="105"/>
        </w:rPr>
        <w:t xml:space="preserve"> </w:t>
      </w:r>
      <w:r>
        <w:rPr>
          <w:w w:val="105"/>
        </w:rPr>
        <w:t>from</w:t>
      </w:r>
      <w:r>
        <w:rPr>
          <w:spacing w:val="35"/>
          <w:w w:val="105"/>
        </w:rPr>
        <w:t xml:space="preserve"> </w:t>
      </w:r>
      <w:r>
        <w:rPr>
          <w:w w:val="105"/>
        </w:rPr>
        <w:t>a</w:t>
      </w:r>
      <w:r>
        <w:rPr>
          <w:spacing w:val="36"/>
          <w:w w:val="105"/>
        </w:rPr>
        <w:t xml:space="preserve"> </w:t>
      </w:r>
      <w:commentRangeStart w:id="145"/>
      <w:r>
        <w:rPr>
          <w:w w:val="105"/>
        </w:rPr>
        <w:t>30-year</w:t>
      </w:r>
      <w:r>
        <w:rPr>
          <w:spacing w:val="36"/>
          <w:w w:val="105"/>
        </w:rPr>
        <w:t xml:space="preserve"> </w:t>
      </w:r>
      <w:r>
        <w:rPr>
          <w:w w:val="105"/>
        </w:rPr>
        <w:t>historical</w:t>
      </w:r>
      <w:r>
        <w:rPr>
          <w:spacing w:val="35"/>
          <w:w w:val="105"/>
        </w:rPr>
        <w:t xml:space="preserve"> </w:t>
      </w:r>
      <w:r>
        <w:rPr>
          <w:w w:val="105"/>
        </w:rPr>
        <w:t>simulation</w:t>
      </w:r>
      <w:commentRangeEnd w:id="145"/>
      <w:r w:rsidR="00AC6664">
        <w:rPr>
          <w:rStyle w:val="CommentReference"/>
        </w:rPr>
        <w:commentReference w:id="145"/>
      </w:r>
      <w:r>
        <w:rPr>
          <w:w w:val="105"/>
        </w:rPr>
        <w:t xml:space="preserve">. </w:t>
      </w:r>
      <w:r>
        <w:rPr>
          <w:spacing w:val="50"/>
          <w:w w:val="105"/>
        </w:rPr>
        <w:t xml:space="preserve"> </w:t>
      </w:r>
      <w:r>
        <w:rPr>
          <w:w w:val="105"/>
        </w:rPr>
        <w:t>While</w:t>
      </w:r>
    </w:p>
    <w:p w14:paraId="66BF0C5D" w14:textId="77777777" w:rsidR="00E2709D" w:rsidRDefault="00462487">
      <w:pPr>
        <w:pStyle w:val="BodyText"/>
        <w:spacing w:line="289" w:lineRule="exact"/>
        <w:ind w:left="227"/>
      </w:pPr>
      <w:r>
        <w:rPr>
          <w:rFonts w:ascii="Trebuchet MS"/>
          <w:sz w:val="12"/>
        </w:rPr>
        <w:t xml:space="preserve">173    </w:t>
      </w:r>
      <w:r>
        <w:rPr>
          <w:rFonts w:ascii="Trebuchet MS"/>
          <w:spacing w:val="19"/>
          <w:sz w:val="12"/>
        </w:rPr>
        <w:t xml:space="preserve"> </w:t>
      </w:r>
      <w:r>
        <w:rPr>
          <w:w w:val="105"/>
        </w:rPr>
        <w:t>alternative</w:t>
      </w:r>
      <w:r>
        <w:rPr>
          <w:spacing w:val="19"/>
          <w:w w:val="105"/>
        </w:rPr>
        <w:t xml:space="preserve"> </w:t>
      </w:r>
      <w:r>
        <w:rPr>
          <w:w w:val="105"/>
        </w:rPr>
        <w:t>alert</w:t>
      </w:r>
      <w:r>
        <w:rPr>
          <w:spacing w:val="18"/>
          <w:w w:val="105"/>
        </w:rPr>
        <w:t xml:space="preserve"> </w:t>
      </w:r>
      <w:r>
        <w:rPr>
          <w:w w:val="105"/>
        </w:rPr>
        <w:t>systems</w:t>
      </w:r>
      <w:r>
        <w:rPr>
          <w:spacing w:val="19"/>
          <w:w w:val="105"/>
        </w:rPr>
        <w:t xml:space="preserve"> </w:t>
      </w:r>
      <w:r>
        <w:rPr>
          <w:w w:val="105"/>
        </w:rPr>
        <w:t>might</w:t>
      </w:r>
      <w:r>
        <w:rPr>
          <w:spacing w:val="19"/>
          <w:w w:val="105"/>
        </w:rPr>
        <w:t xml:space="preserve"> </w:t>
      </w:r>
      <w:r>
        <w:rPr>
          <w:w w:val="105"/>
        </w:rPr>
        <w:t>rely</w:t>
      </w:r>
      <w:r>
        <w:rPr>
          <w:spacing w:val="18"/>
          <w:w w:val="105"/>
        </w:rPr>
        <w:t xml:space="preserve"> </w:t>
      </w:r>
      <w:r>
        <w:rPr>
          <w:w w:val="105"/>
        </w:rPr>
        <w:t>on</w:t>
      </w:r>
      <w:r>
        <w:rPr>
          <w:spacing w:val="19"/>
          <w:w w:val="105"/>
        </w:rPr>
        <w:t xml:space="preserve"> </w:t>
      </w:r>
      <w:r>
        <w:rPr>
          <w:w w:val="105"/>
        </w:rPr>
        <w:t>disparate</w:t>
      </w:r>
      <w:r>
        <w:rPr>
          <w:spacing w:val="18"/>
          <w:w w:val="105"/>
        </w:rPr>
        <w:t xml:space="preserve"> </w:t>
      </w:r>
      <w:r>
        <w:rPr>
          <w:w w:val="105"/>
        </w:rPr>
        <w:t>variables,</w:t>
      </w:r>
      <w:r>
        <w:rPr>
          <w:spacing w:val="22"/>
          <w:w w:val="105"/>
        </w:rPr>
        <w:t xml:space="preserve"> </w:t>
      </w:r>
      <w:r>
        <w:rPr>
          <w:w w:val="105"/>
        </w:rPr>
        <w:t>such</w:t>
      </w:r>
      <w:r>
        <w:rPr>
          <w:spacing w:val="19"/>
          <w:w w:val="105"/>
        </w:rPr>
        <w:t xml:space="preserve"> </w:t>
      </w:r>
      <w:r>
        <w:rPr>
          <w:w w:val="105"/>
        </w:rPr>
        <w:t>as</w:t>
      </w:r>
      <w:r>
        <w:rPr>
          <w:spacing w:val="18"/>
          <w:w w:val="105"/>
        </w:rPr>
        <w:t xml:space="preserve"> </w:t>
      </w:r>
      <w:proofErr w:type="spellStart"/>
      <w:r>
        <w:rPr>
          <w:w w:val="105"/>
        </w:rPr>
        <w:t>precip</w:t>
      </w:r>
      <w:proofErr w:type="spellEnd"/>
      <w:r>
        <w:rPr>
          <w:w w:val="105"/>
        </w:rPr>
        <w:t>-</w:t>
      </w:r>
    </w:p>
    <w:p w14:paraId="4A4A4984" w14:textId="77777777" w:rsidR="00E2709D" w:rsidRDefault="00462487">
      <w:pPr>
        <w:pStyle w:val="BodyText"/>
        <w:spacing w:line="289" w:lineRule="exact"/>
        <w:ind w:left="227"/>
      </w:pPr>
      <w:r>
        <w:rPr>
          <w:rFonts w:ascii="Trebuchet MS"/>
          <w:sz w:val="12"/>
        </w:rPr>
        <w:t xml:space="preserve">174    </w:t>
      </w:r>
      <w:r>
        <w:rPr>
          <w:rFonts w:ascii="Trebuchet MS"/>
          <w:spacing w:val="19"/>
          <w:sz w:val="12"/>
        </w:rPr>
        <w:t xml:space="preserve"> </w:t>
      </w:r>
      <w:proofErr w:type="spellStart"/>
      <w:r>
        <w:rPr>
          <w:w w:val="105"/>
        </w:rPr>
        <w:t>itation</w:t>
      </w:r>
      <w:proofErr w:type="spellEnd"/>
      <w:r>
        <w:rPr>
          <w:spacing w:val="27"/>
          <w:w w:val="105"/>
        </w:rPr>
        <w:t xml:space="preserve"> </w:t>
      </w:r>
      <w:hyperlink w:anchor="_bookmark35" w:history="1">
        <w:proofErr w:type="spellStart"/>
        <w:r>
          <w:rPr>
            <w:w w:val="105"/>
          </w:rPr>
          <w:t>Bouttier</w:t>
        </w:r>
        <w:proofErr w:type="spellEnd"/>
        <w:r>
          <w:rPr>
            <w:spacing w:val="27"/>
            <w:w w:val="105"/>
          </w:rPr>
          <w:t xml:space="preserve"> </w:t>
        </w:r>
        <w:r>
          <w:rPr>
            <w:w w:val="105"/>
          </w:rPr>
          <w:t>and</w:t>
        </w:r>
        <w:r>
          <w:rPr>
            <w:spacing w:val="27"/>
            <w:w w:val="105"/>
          </w:rPr>
          <w:t xml:space="preserve"> </w:t>
        </w:r>
        <w:proofErr w:type="spellStart"/>
        <w:r>
          <w:rPr>
            <w:w w:val="105"/>
          </w:rPr>
          <w:t>Marchal</w:t>
        </w:r>
        <w:proofErr w:type="spellEnd"/>
      </w:hyperlink>
      <w:r>
        <w:rPr>
          <w:spacing w:val="27"/>
          <w:w w:val="105"/>
        </w:rPr>
        <w:t xml:space="preserve"> </w:t>
      </w:r>
      <w:hyperlink w:anchor="_bookmark35" w:history="1">
        <w:r>
          <w:rPr>
            <w:w w:val="105"/>
          </w:rPr>
          <w:t>(2023)</w:t>
        </w:r>
      </w:hyperlink>
      <w:r>
        <w:rPr>
          <w:spacing w:val="26"/>
          <w:w w:val="105"/>
        </w:rPr>
        <w:t xml:space="preserve"> </w:t>
      </w:r>
      <w:r>
        <w:rPr>
          <w:w w:val="105"/>
        </w:rPr>
        <w:t>or</w:t>
      </w:r>
      <w:r>
        <w:rPr>
          <w:spacing w:val="27"/>
          <w:w w:val="105"/>
        </w:rPr>
        <w:t xml:space="preserve"> </w:t>
      </w:r>
      <w:r>
        <w:rPr>
          <w:w w:val="105"/>
        </w:rPr>
        <w:t>river</w:t>
      </w:r>
      <w:r>
        <w:rPr>
          <w:spacing w:val="27"/>
          <w:w w:val="105"/>
        </w:rPr>
        <w:t xml:space="preserve"> </w:t>
      </w:r>
      <w:r>
        <w:rPr>
          <w:w w:val="105"/>
        </w:rPr>
        <w:t>stage</w:t>
      </w:r>
      <w:r>
        <w:rPr>
          <w:spacing w:val="27"/>
          <w:w w:val="105"/>
        </w:rPr>
        <w:t xml:space="preserve"> </w:t>
      </w:r>
      <w:hyperlink w:anchor="_bookmark54" w:history="1">
        <w:proofErr w:type="spellStart"/>
        <w:r>
          <w:rPr>
            <w:w w:val="105"/>
          </w:rPr>
          <w:t>Nevo</w:t>
        </w:r>
        <w:proofErr w:type="spellEnd"/>
        <w:r>
          <w:rPr>
            <w:spacing w:val="27"/>
            <w:w w:val="105"/>
          </w:rPr>
          <w:t xml:space="preserve"> </w:t>
        </w:r>
        <w:r>
          <w:rPr>
            <w:w w:val="105"/>
          </w:rPr>
          <w:t>et</w:t>
        </w:r>
        <w:r>
          <w:rPr>
            <w:spacing w:val="27"/>
            <w:w w:val="105"/>
          </w:rPr>
          <w:t xml:space="preserve"> </w:t>
        </w:r>
        <w:r>
          <w:rPr>
            <w:w w:val="105"/>
          </w:rPr>
          <w:t>al.</w:t>
        </w:r>
      </w:hyperlink>
      <w:r>
        <w:rPr>
          <w:spacing w:val="26"/>
          <w:w w:val="105"/>
        </w:rPr>
        <w:t xml:space="preserve"> </w:t>
      </w:r>
      <w:hyperlink w:anchor="_bookmark54" w:history="1">
        <w:r>
          <w:rPr>
            <w:w w:val="105"/>
          </w:rPr>
          <w:t>(2022),</w:t>
        </w:r>
      </w:hyperlink>
      <w:r>
        <w:rPr>
          <w:spacing w:val="31"/>
          <w:w w:val="105"/>
        </w:rPr>
        <w:t xml:space="preserve"> </w:t>
      </w:r>
      <w:r>
        <w:rPr>
          <w:w w:val="105"/>
        </w:rPr>
        <w:t>and</w:t>
      </w:r>
    </w:p>
    <w:p w14:paraId="1EF31EDA" w14:textId="77777777" w:rsidR="00E2709D" w:rsidRDefault="00462487">
      <w:pPr>
        <w:pStyle w:val="BodyText"/>
        <w:spacing w:line="289" w:lineRule="exact"/>
        <w:ind w:left="227"/>
      </w:pPr>
      <w:r>
        <w:rPr>
          <w:rFonts w:ascii="Trebuchet MS"/>
          <w:sz w:val="12"/>
        </w:rPr>
        <w:t xml:space="preserve">175    </w:t>
      </w:r>
      <w:r>
        <w:rPr>
          <w:rFonts w:ascii="Trebuchet MS"/>
          <w:spacing w:val="19"/>
          <w:sz w:val="12"/>
        </w:rPr>
        <w:t xml:space="preserve"> </w:t>
      </w:r>
      <w:r>
        <w:t>employ</w:t>
      </w:r>
      <w:r>
        <w:rPr>
          <w:spacing w:val="32"/>
        </w:rPr>
        <w:t xml:space="preserve"> </w:t>
      </w:r>
      <w:r>
        <w:t>different</w:t>
      </w:r>
      <w:r>
        <w:rPr>
          <w:spacing w:val="32"/>
        </w:rPr>
        <w:t xml:space="preserve"> </w:t>
      </w:r>
      <w:r>
        <w:t>thresholds</w:t>
      </w:r>
      <w:r>
        <w:rPr>
          <w:spacing w:val="32"/>
        </w:rPr>
        <w:t xml:space="preserve"> </w:t>
      </w:r>
      <w:r>
        <w:t>for</w:t>
      </w:r>
      <w:r>
        <w:rPr>
          <w:spacing w:val="31"/>
        </w:rPr>
        <w:t xml:space="preserve"> </w:t>
      </w:r>
      <w:r>
        <w:t>defining</w:t>
      </w:r>
      <w:r>
        <w:rPr>
          <w:spacing w:val="32"/>
        </w:rPr>
        <w:t xml:space="preserve"> </w:t>
      </w:r>
      <w:r>
        <w:t>events,</w:t>
      </w:r>
      <w:r>
        <w:rPr>
          <w:spacing w:val="32"/>
        </w:rPr>
        <w:t xml:space="preserve"> </w:t>
      </w:r>
      <w:r>
        <w:t>the</w:t>
      </w:r>
      <w:r>
        <w:rPr>
          <w:spacing w:val="32"/>
        </w:rPr>
        <w:t xml:space="preserve"> </w:t>
      </w:r>
      <w:r>
        <w:t>underlying</w:t>
      </w:r>
      <w:r>
        <w:rPr>
          <w:spacing w:val="32"/>
        </w:rPr>
        <w:t xml:space="preserve"> </w:t>
      </w:r>
      <w:r>
        <w:t>methodology</w:t>
      </w:r>
    </w:p>
    <w:p w14:paraId="6FF35920" w14:textId="77777777" w:rsidR="00E2709D" w:rsidRDefault="00462487">
      <w:pPr>
        <w:spacing w:line="289" w:lineRule="exact"/>
        <w:ind w:left="227"/>
        <w:rPr>
          <w:sz w:val="24"/>
        </w:rPr>
      </w:pPr>
      <w:r>
        <w:rPr>
          <w:rFonts w:ascii="Trebuchet MS"/>
          <w:sz w:val="12"/>
        </w:rPr>
        <w:t xml:space="preserve">176    </w:t>
      </w:r>
      <w:r>
        <w:rPr>
          <w:rFonts w:ascii="Trebuchet MS"/>
          <w:spacing w:val="19"/>
          <w:sz w:val="12"/>
        </w:rPr>
        <w:t xml:space="preserve"> </w:t>
      </w:r>
      <w:r>
        <w:rPr>
          <w:w w:val="105"/>
          <w:sz w:val="24"/>
        </w:rPr>
        <w:t>remains</w:t>
      </w:r>
      <w:r>
        <w:rPr>
          <w:spacing w:val="6"/>
          <w:w w:val="105"/>
          <w:sz w:val="24"/>
        </w:rPr>
        <w:t xml:space="preserve"> </w:t>
      </w:r>
      <w:r>
        <w:rPr>
          <w:w w:val="105"/>
          <w:sz w:val="24"/>
        </w:rPr>
        <w:t>similar.</w:t>
      </w:r>
    </w:p>
    <w:p w14:paraId="65AF08D9" w14:textId="77777777" w:rsidR="00E2709D" w:rsidRDefault="00462487">
      <w:pPr>
        <w:pStyle w:val="BodyText"/>
        <w:tabs>
          <w:tab w:val="left" w:pos="968"/>
        </w:tabs>
        <w:spacing w:line="289" w:lineRule="exact"/>
        <w:ind w:left="227"/>
      </w:pPr>
      <w:r>
        <w:rPr>
          <w:rFonts w:ascii="Trebuchet MS"/>
          <w:w w:val="105"/>
          <w:sz w:val="12"/>
        </w:rPr>
        <w:t>177</w:t>
      </w:r>
      <w:r>
        <w:rPr>
          <w:rFonts w:ascii="Trebuchet MS"/>
          <w:w w:val="105"/>
          <w:sz w:val="12"/>
        </w:rPr>
        <w:tab/>
      </w:r>
      <w:r>
        <w:rPr>
          <w:w w:val="105"/>
        </w:rPr>
        <w:t>The</w:t>
      </w:r>
      <w:r>
        <w:rPr>
          <w:spacing w:val="-6"/>
          <w:w w:val="105"/>
        </w:rPr>
        <w:t xml:space="preserve"> </w:t>
      </w:r>
      <w:r>
        <w:rPr>
          <w:w w:val="105"/>
        </w:rPr>
        <w:t>application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discharge</w:t>
      </w:r>
      <w:r>
        <w:rPr>
          <w:spacing w:val="-6"/>
          <w:w w:val="105"/>
        </w:rPr>
        <w:t xml:space="preserve"> </w:t>
      </w:r>
      <w:r>
        <w:rPr>
          <w:w w:val="105"/>
        </w:rPr>
        <w:t>threshold</w:t>
      </w:r>
      <w:r>
        <w:rPr>
          <w:spacing w:val="-6"/>
          <w:w w:val="105"/>
        </w:rPr>
        <w:t xml:space="preserve"> </w:t>
      </w:r>
      <w:r>
        <w:rPr>
          <w:w w:val="105"/>
        </w:rPr>
        <w:t>yields</w:t>
      </w:r>
      <w:r>
        <w:rPr>
          <w:spacing w:val="-6"/>
          <w:w w:val="105"/>
        </w:rPr>
        <w:t xml:space="preserve"> </w:t>
      </w:r>
      <w:r>
        <w:rPr>
          <w:w w:val="105"/>
        </w:rPr>
        <w:t>distinct</w:t>
      </w:r>
      <w:r>
        <w:rPr>
          <w:spacing w:val="-6"/>
          <w:w w:val="105"/>
        </w:rPr>
        <w:t xml:space="preserve"> </w:t>
      </w:r>
      <w:r>
        <w:rPr>
          <w:w w:val="105"/>
        </w:rPr>
        <w:t>outcomes</w:t>
      </w:r>
      <w:r>
        <w:rPr>
          <w:spacing w:val="-6"/>
          <w:w w:val="105"/>
        </w:rPr>
        <w:t xml:space="preserve"> </w:t>
      </w:r>
      <w:r>
        <w:rPr>
          <w:w w:val="105"/>
        </w:rPr>
        <w:t>when</w:t>
      </w:r>
    </w:p>
    <w:p w14:paraId="06F36027" w14:textId="77777777" w:rsidR="00E2709D" w:rsidRDefault="00462487">
      <w:pPr>
        <w:pStyle w:val="BodyText"/>
        <w:spacing w:line="289" w:lineRule="exact"/>
        <w:ind w:left="227"/>
      </w:pPr>
      <w:r>
        <w:rPr>
          <w:rFonts w:ascii="Trebuchet MS" w:hAnsi="Trebuchet MS"/>
          <w:sz w:val="12"/>
        </w:rPr>
        <w:t xml:space="preserve">178    </w:t>
      </w:r>
      <w:r>
        <w:rPr>
          <w:rFonts w:ascii="Trebuchet MS" w:hAnsi="Trebuchet MS"/>
          <w:spacing w:val="19"/>
          <w:sz w:val="12"/>
        </w:rPr>
        <w:t xml:space="preserve"> </w:t>
      </w:r>
      <w:r>
        <w:t>comparing</w:t>
      </w:r>
      <w:r>
        <w:rPr>
          <w:spacing w:val="11"/>
        </w:rPr>
        <w:t xml:space="preserve"> </w:t>
      </w:r>
      <w:r>
        <w:t>a</w:t>
      </w:r>
      <w:r>
        <w:rPr>
          <w:spacing w:val="13"/>
        </w:rPr>
        <w:t xml:space="preserve"> </w:t>
      </w:r>
      <w:r>
        <w:t>single</w:t>
      </w:r>
      <w:r>
        <w:rPr>
          <w:spacing w:val="11"/>
        </w:rPr>
        <w:t xml:space="preserve"> </w:t>
      </w:r>
      <w:r>
        <w:t>time</w:t>
      </w:r>
      <w:r>
        <w:rPr>
          <w:spacing w:val="12"/>
        </w:rPr>
        <w:t xml:space="preserve"> </w:t>
      </w:r>
      <w:r>
        <w:t>series—like</w:t>
      </w:r>
      <w:r>
        <w:rPr>
          <w:spacing w:val="11"/>
        </w:rPr>
        <w:t xml:space="preserve"> </w:t>
      </w:r>
      <w:r>
        <w:t>observations</w:t>
      </w:r>
      <w:r>
        <w:rPr>
          <w:spacing w:val="11"/>
        </w:rPr>
        <w:t xml:space="preserve"> </w:t>
      </w:r>
      <w:r>
        <w:t>or</w:t>
      </w:r>
      <w:r>
        <w:rPr>
          <w:spacing w:val="13"/>
        </w:rPr>
        <w:t xml:space="preserve"> </w:t>
      </w:r>
      <w:r>
        <w:t>deterministic</w:t>
      </w:r>
      <w:r>
        <w:rPr>
          <w:spacing w:val="11"/>
        </w:rPr>
        <w:t xml:space="preserve"> </w:t>
      </w:r>
      <w:r>
        <w:t>forecasts—with</w:t>
      </w:r>
    </w:p>
    <w:p w14:paraId="41BC5A30" w14:textId="77777777" w:rsidR="00E2709D" w:rsidRDefault="00462487">
      <w:pPr>
        <w:pStyle w:val="BodyText"/>
        <w:spacing w:line="289" w:lineRule="exact"/>
        <w:ind w:left="227"/>
      </w:pPr>
      <w:r>
        <w:rPr>
          <w:rFonts w:ascii="Trebuchet MS"/>
          <w:sz w:val="12"/>
        </w:rPr>
        <w:t xml:space="preserve">179    </w:t>
      </w:r>
      <w:r>
        <w:rPr>
          <w:rFonts w:ascii="Trebuchet MS"/>
          <w:spacing w:val="19"/>
          <w:sz w:val="12"/>
        </w:rPr>
        <w:t xml:space="preserve"> </w:t>
      </w:r>
      <w:r>
        <w:t>an</w:t>
      </w:r>
      <w:r>
        <w:rPr>
          <w:spacing w:val="38"/>
        </w:rPr>
        <w:t xml:space="preserve"> </w:t>
      </w:r>
      <w:r>
        <w:t>ensemble</w:t>
      </w:r>
      <w:r>
        <w:rPr>
          <w:spacing w:val="38"/>
        </w:rPr>
        <w:t xml:space="preserve"> </w:t>
      </w:r>
      <w:r>
        <w:t>forecast.</w:t>
      </w:r>
      <w:r>
        <w:rPr>
          <w:spacing w:val="95"/>
        </w:rPr>
        <w:t xml:space="preserve"> </w:t>
      </w:r>
      <w:r>
        <w:t>In</w:t>
      </w:r>
      <w:r>
        <w:rPr>
          <w:spacing w:val="37"/>
        </w:rPr>
        <w:t xml:space="preserve"> </w:t>
      </w:r>
      <w:r>
        <w:t>the</w:t>
      </w:r>
      <w:r>
        <w:rPr>
          <w:spacing w:val="37"/>
        </w:rPr>
        <w:t xml:space="preserve"> </w:t>
      </w:r>
      <w:r>
        <w:t>former</w:t>
      </w:r>
      <w:r>
        <w:rPr>
          <w:spacing w:val="37"/>
        </w:rPr>
        <w:t xml:space="preserve"> </w:t>
      </w:r>
      <w:r>
        <w:t>case,</w:t>
      </w:r>
      <w:r>
        <w:rPr>
          <w:spacing w:val="40"/>
        </w:rPr>
        <w:t xml:space="preserve"> </w:t>
      </w:r>
      <w:r>
        <w:t>the</w:t>
      </w:r>
      <w:r>
        <w:rPr>
          <w:spacing w:val="38"/>
        </w:rPr>
        <w:t xml:space="preserve"> </w:t>
      </w:r>
      <w:r>
        <w:t>time</w:t>
      </w:r>
      <w:r>
        <w:rPr>
          <w:spacing w:val="37"/>
        </w:rPr>
        <w:t xml:space="preserve"> </w:t>
      </w:r>
      <w:r>
        <w:t>series</w:t>
      </w:r>
      <w:r>
        <w:rPr>
          <w:spacing w:val="37"/>
        </w:rPr>
        <w:t xml:space="preserve"> </w:t>
      </w:r>
      <w:r>
        <w:t>is</w:t>
      </w:r>
      <w:r>
        <w:rPr>
          <w:spacing w:val="37"/>
        </w:rPr>
        <w:t xml:space="preserve"> </w:t>
      </w:r>
      <w:r>
        <w:t>converted</w:t>
      </w:r>
      <w:r>
        <w:rPr>
          <w:spacing w:val="37"/>
        </w:rPr>
        <w:t xml:space="preserve"> </w:t>
      </w:r>
      <w:r>
        <w:t>into</w:t>
      </w:r>
    </w:p>
    <w:p w14:paraId="71DCA8BE" w14:textId="77777777" w:rsidR="00E2709D" w:rsidRDefault="00462487">
      <w:pPr>
        <w:pStyle w:val="BodyText"/>
        <w:spacing w:line="289" w:lineRule="exact"/>
        <w:ind w:left="227"/>
      </w:pPr>
      <w:r>
        <w:rPr>
          <w:rFonts w:ascii="Trebuchet MS"/>
          <w:sz w:val="12"/>
        </w:rPr>
        <w:t xml:space="preserve">180    </w:t>
      </w:r>
      <w:r>
        <w:rPr>
          <w:rFonts w:ascii="Trebuchet MS"/>
          <w:spacing w:val="19"/>
          <w:sz w:val="12"/>
        </w:rPr>
        <w:t xml:space="preserve"> </w:t>
      </w:r>
      <w:r>
        <w:t>a</w:t>
      </w:r>
      <w:r>
        <w:rPr>
          <w:spacing w:val="52"/>
        </w:rPr>
        <w:t xml:space="preserve"> </w:t>
      </w:r>
      <w:r>
        <w:t>binary</w:t>
      </w:r>
      <w:r>
        <w:rPr>
          <w:spacing w:val="52"/>
        </w:rPr>
        <w:t xml:space="preserve"> </w:t>
      </w:r>
      <w:r>
        <w:t>sequence,</w:t>
      </w:r>
      <w:r>
        <w:rPr>
          <w:spacing w:val="60"/>
        </w:rPr>
        <w:t xml:space="preserve"> </w:t>
      </w:r>
      <w:r>
        <w:t>where</w:t>
      </w:r>
      <w:r>
        <w:rPr>
          <w:spacing w:val="51"/>
        </w:rPr>
        <w:t xml:space="preserve"> </w:t>
      </w:r>
      <w:r>
        <w:t>0</w:t>
      </w:r>
      <w:r>
        <w:rPr>
          <w:spacing w:val="51"/>
        </w:rPr>
        <w:t xml:space="preserve"> </w:t>
      </w:r>
      <w:r>
        <w:t>represents</w:t>
      </w:r>
      <w:r>
        <w:rPr>
          <w:spacing w:val="52"/>
        </w:rPr>
        <w:t xml:space="preserve"> </w:t>
      </w:r>
      <w:r>
        <w:t>non-exceedance</w:t>
      </w:r>
      <w:r>
        <w:rPr>
          <w:spacing w:val="51"/>
        </w:rPr>
        <w:t xml:space="preserve"> </w:t>
      </w:r>
      <w:r>
        <w:t>and</w:t>
      </w:r>
      <w:r>
        <w:rPr>
          <w:spacing w:val="51"/>
        </w:rPr>
        <w:t xml:space="preserve"> </w:t>
      </w:r>
      <w:r>
        <w:t>1</w:t>
      </w:r>
      <w:r>
        <w:rPr>
          <w:spacing w:val="52"/>
        </w:rPr>
        <w:t xml:space="preserve"> </w:t>
      </w:r>
      <w:r>
        <w:t>denotes</w:t>
      </w:r>
      <w:r>
        <w:rPr>
          <w:spacing w:val="52"/>
        </w:rPr>
        <w:t xml:space="preserve"> </w:t>
      </w:r>
      <w:r>
        <w:t>ex-</w:t>
      </w:r>
    </w:p>
    <w:p w14:paraId="394281E7" w14:textId="77777777" w:rsidR="00E2709D" w:rsidRDefault="00462487">
      <w:pPr>
        <w:pStyle w:val="BodyText"/>
        <w:spacing w:line="289" w:lineRule="exact"/>
        <w:ind w:left="227"/>
      </w:pPr>
      <w:r>
        <w:rPr>
          <w:rFonts w:ascii="Trebuchet MS"/>
          <w:sz w:val="12"/>
        </w:rPr>
        <w:t xml:space="preserve">181    </w:t>
      </w:r>
      <w:r>
        <w:rPr>
          <w:rFonts w:ascii="Trebuchet MS"/>
          <w:spacing w:val="19"/>
          <w:sz w:val="12"/>
        </w:rPr>
        <w:t xml:space="preserve"> </w:t>
      </w:r>
      <w:proofErr w:type="spellStart"/>
      <w:r>
        <w:t>ceedance</w:t>
      </w:r>
      <w:proofErr w:type="spellEnd"/>
      <w:r>
        <w:t>.</w:t>
      </w:r>
      <w:r>
        <w:rPr>
          <w:spacing w:val="104"/>
        </w:rPr>
        <w:t xml:space="preserve"> </w:t>
      </w:r>
      <w:r>
        <w:t>Conversely,</w:t>
      </w:r>
      <w:r>
        <w:rPr>
          <w:spacing w:val="46"/>
        </w:rPr>
        <w:t xml:space="preserve"> </w:t>
      </w:r>
      <w:r>
        <w:t>ensemble</w:t>
      </w:r>
      <w:r>
        <w:rPr>
          <w:spacing w:val="42"/>
        </w:rPr>
        <w:t xml:space="preserve"> </w:t>
      </w:r>
      <w:r>
        <w:t>forecasts</w:t>
      </w:r>
      <w:r>
        <w:rPr>
          <w:spacing w:val="42"/>
        </w:rPr>
        <w:t xml:space="preserve"> </w:t>
      </w:r>
      <w:r>
        <w:t>lead</w:t>
      </w:r>
      <w:r>
        <w:rPr>
          <w:spacing w:val="42"/>
        </w:rPr>
        <w:t xml:space="preserve"> </w:t>
      </w:r>
      <w:r>
        <w:t>to</w:t>
      </w:r>
      <w:r>
        <w:rPr>
          <w:spacing w:val="42"/>
        </w:rPr>
        <w:t xml:space="preserve"> </w:t>
      </w:r>
      <w:r>
        <w:t>a</w:t>
      </w:r>
      <w:r>
        <w:rPr>
          <w:spacing w:val="42"/>
        </w:rPr>
        <w:t xml:space="preserve"> </w:t>
      </w:r>
      <w:r>
        <w:t>probability</w:t>
      </w:r>
      <w:r>
        <w:rPr>
          <w:spacing w:val="42"/>
        </w:rPr>
        <w:t xml:space="preserve"> </w:t>
      </w:r>
      <w:r>
        <w:t>time</w:t>
      </w:r>
      <w:r>
        <w:rPr>
          <w:spacing w:val="42"/>
        </w:rPr>
        <w:t xml:space="preserve"> </w:t>
      </w:r>
      <w:r>
        <w:t>series,</w:t>
      </w:r>
    </w:p>
    <w:p w14:paraId="477E3E94" w14:textId="77777777" w:rsidR="00E2709D" w:rsidRDefault="00462487">
      <w:pPr>
        <w:pStyle w:val="BodyText"/>
        <w:spacing w:line="289" w:lineRule="exact"/>
        <w:ind w:left="227"/>
      </w:pPr>
      <w:r>
        <w:rPr>
          <w:rFonts w:ascii="Trebuchet MS" w:hAnsi="Trebuchet MS"/>
          <w:sz w:val="12"/>
        </w:rPr>
        <w:t xml:space="preserve">182    </w:t>
      </w:r>
      <w:r>
        <w:rPr>
          <w:rFonts w:ascii="Trebuchet MS" w:hAnsi="Trebuchet MS"/>
          <w:spacing w:val="19"/>
          <w:sz w:val="12"/>
        </w:rPr>
        <w:t xml:space="preserve"> </w:t>
      </w:r>
      <w:r>
        <w:t>with</w:t>
      </w:r>
      <w:r>
        <w:rPr>
          <w:spacing w:val="17"/>
        </w:rPr>
        <w:t xml:space="preserve"> </w:t>
      </w:r>
      <w:r>
        <w:t>values</w:t>
      </w:r>
      <w:r>
        <w:rPr>
          <w:spacing w:val="16"/>
        </w:rPr>
        <w:t xml:space="preserve"> </w:t>
      </w:r>
      <w:r>
        <w:t>fluctuating</w:t>
      </w:r>
      <w:r>
        <w:rPr>
          <w:spacing w:val="17"/>
        </w:rPr>
        <w:t xml:space="preserve"> </w:t>
      </w:r>
      <w:r>
        <w:t>between</w:t>
      </w:r>
      <w:r>
        <w:rPr>
          <w:spacing w:val="17"/>
        </w:rPr>
        <w:t xml:space="preserve"> </w:t>
      </w:r>
      <w:r>
        <w:t>0</w:t>
      </w:r>
      <w:r>
        <w:rPr>
          <w:spacing w:val="16"/>
        </w:rPr>
        <w:t xml:space="preserve"> </w:t>
      </w:r>
      <w:r>
        <w:t>and</w:t>
      </w:r>
      <w:r>
        <w:rPr>
          <w:spacing w:val="16"/>
        </w:rPr>
        <w:t xml:space="preserve"> </w:t>
      </w:r>
      <w:r>
        <w:t>1.</w:t>
      </w:r>
      <w:r>
        <w:rPr>
          <w:spacing w:val="62"/>
        </w:rPr>
        <w:t xml:space="preserve"> </w:t>
      </w:r>
      <w:r>
        <w:t>Since</w:t>
      </w:r>
      <w:r>
        <w:rPr>
          <w:spacing w:val="18"/>
        </w:rPr>
        <w:t xml:space="preserve"> </w:t>
      </w:r>
      <w:r>
        <w:t>forecasts</w:t>
      </w:r>
      <w:r>
        <w:rPr>
          <w:spacing w:val="16"/>
        </w:rPr>
        <w:t xml:space="preserve"> </w:t>
      </w:r>
      <w:r>
        <w:t>—both</w:t>
      </w:r>
      <w:r>
        <w:rPr>
          <w:spacing w:val="16"/>
        </w:rPr>
        <w:t xml:space="preserve"> </w:t>
      </w:r>
      <w:r>
        <w:t>deterministic</w:t>
      </w:r>
    </w:p>
    <w:p w14:paraId="51338E6E" w14:textId="77777777" w:rsidR="00E2709D" w:rsidRDefault="00462487">
      <w:pPr>
        <w:pStyle w:val="BodyText"/>
        <w:spacing w:line="289" w:lineRule="exact"/>
        <w:ind w:left="227"/>
      </w:pPr>
      <w:r>
        <w:rPr>
          <w:rFonts w:ascii="Trebuchet MS" w:hAnsi="Trebuchet MS"/>
          <w:sz w:val="12"/>
        </w:rPr>
        <w:t xml:space="preserve">183    </w:t>
      </w:r>
      <w:r>
        <w:rPr>
          <w:rFonts w:ascii="Trebuchet MS" w:hAnsi="Trebuchet MS"/>
          <w:spacing w:val="19"/>
          <w:sz w:val="12"/>
        </w:rPr>
        <w:t xml:space="preserve"> </w:t>
      </w:r>
      <w:r>
        <w:t>and</w:t>
      </w:r>
      <w:r>
        <w:rPr>
          <w:spacing w:val="31"/>
        </w:rPr>
        <w:t xml:space="preserve"> </w:t>
      </w:r>
      <w:r>
        <w:t>probabilistic—</w:t>
      </w:r>
      <w:r>
        <w:rPr>
          <w:spacing w:val="32"/>
        </w:rPr>
        <w:t xml:space="preserve"> </w:t>
      </w:r>
      <w:r>
        <w:t>are</w:t>
      </w:r>
      <w:r>
        <w:rPr>
          <w:spacing w:val="30"/>
        </w:rPr>
        <w:t xml:space="preserve"> </w:t>
      </w:r>
      <w:r>
        <w:t>generated</w:t>
      </w:r>
      <w:r>
        <w:rPr>
          <w:spacing w:val="31"/>
        </w:rPr>
        <w:t xml:space="preserve"> </w:t>
      </w:r>
      <w:r>
        <w:t>more</w:t>
      </w:r>
      <w:r>
        <w:rPr>
          <w:spacing w:val="31"/>
        </w:rPr>
        <w:t xml:space="preserve"> </w:t>
      </w:r>
      <w:r>
        <w:t>frequently</w:t>
      </w:r>
      <w:r>
        <w:rPr>
          <w:spacing w:val="32"/>
        </w:rPr>
        <w:t xml:space="preserve"> </w:t>
      </w:r>
      <w:r>
        <w:t>(every</w:t>
      </w:r>
      <w:r>
        <w:rPr>
          <w:spacing w:val="31"/>
        </w:rPr>
        <w:t xml:space="preserve"> </w:t>
      </w:r>
      <w:r>
        <w:t>12</w:t>
      </w:r>
      <w:r>
        <w:rPr>
          <w:spacing w:val="30"/>
        </w:rPr>
        <w:t xml:space="preserve"> </w:t>
      </w:r>
      <w:r>
        <w:t>hours)</w:t>
      </w:r>
      <w:r>
        <w:rPr>
          <w:spacing w:val="32"/>
        </w:rPr>
        <w:t xml:space="preserve"> </w:t>
      </w:r>
      <w:r>
        <w:t>than</w:t>
      </w:r>
      <w:r>
        <w:rPr>
          <w:spacing w:val="32"/>
        </w:rPr>
        <w:t xml:space="preserve"> </w:t>
      </w:r>
      <w:r>
        <w:t>the</w:t>
      </w:r>
    </w:p>
    <w:p w14:paraId="41EBE38F" w14:textId="77777777" w:rsidR="00E2709D" w:rsidRDefault="00462487">
      <w:pPr>
        <w:pStyle w:val="BodyText"/>
        <w:spacing w:line="289" w:lineRule="exact"/>
        <w:ind w:left="227"/>
      </w:pPr>
      <w:r>
        <w:rPr>
          <w:rFonts w:ascii="Trebuchet MS"/>
          <w:sz w:val="12"/>
        </w:rPr>
        <w:t xml:space="preserve">184    </w:t>
      </w:r>
      <w:r>
        <w:rPr>
          <w:rFonts w:ascii="Trebuchet MS"/>
          <w:spacing w:val="19"/>
          <w:sz w:val="12"/>
        </w:rPr>
        <w:t xml:space="preserve"> </w:t>
      </w:r>
      <w:r>
        <w:t>forecast</w:t>
      </w:r>
      <w:r>
        <w:rPr>
          <w:spacing w:val="42"/>
        </w:rPr>
        <w:t xml:space="preserve"> </w:t>
      </w:r>
      <w:proofErr w:type="gramStart"/>
      <w:r>
        <w:t>horizon</w:t>
      </w:r>
      <w:proofErr w:type="gramEnd"/>
      <w:r>
        <w:t>,</w:t>
      </w:r>
      <w:r>
        <w:rPr>
          <w:spacing w:val="47"/>
        </w:rPr>
        <w:t xml:space="preserve"> </w:t>
      </w:r>
      <w:r>
        <w:t>they</w:t>
      </w:r>
      <w:r>
        <w:rPr>
          <w:spacing w:val="43"/>
        </w:rPr>
        <w:t xml:space="preserve"> </w:t>
      </w:r>
      <w:r>
        <w:t>overlap.</w:t>
      </w:r>
      <w:r>
        <w:rPr>
          <w:spacing w:val="102"/>
        </w:rPr>
        <w:t xml:space="preserve"> </w:t>
      </w:r>
      <w:r>
        <w:t>To</w:t>
      </w:r>
      <w:r>
        <w:rPr>
          <w:spacing w:val="43"/>
        </w:rPr>
        <w:t xml:space="preserve"> </w:t>
      </w:r>
      <w:r>
        <w:t>address</w:t>
      </w:r>
      <w:r>
        <w:rPr>
          <w:spacing w:val="43"/>
        </w:rPr>
        <w:t xml:space="preserve"> </w:t>
      </w:r>
      <w:r>
        <w:t>this,</w:t>
      </w:r>
      <w:r>
        <w:rPr>
          <w:spacing w:val="46"/>
        </w:rPr>
        <w:t xml:space="preserve"> </w:t>
      </w:r>
      <w:r>
        <w:t>the</w:t>
      </w:r>
      <w:r>
        <w:rPr>
          <w:spacing w:val="43"/>
        </w:rPr>
        <w:t xml:space="preserve"> </w:t>
      </w:r>
      <w:r>
        <w:t>ensemble</w:t>
      </w:r>
      <w:r>
        <w:rPr>
          <w:spacing w:val="43"/>
        </w:rPr>
        <w:t xml:space="preserve"> </w:t>
      </w:r>
      <w:r>
        <w:t>forecasts</w:t>
      </w:r>
      <w:r>
        <w:rPr>
          <w:spacing w:val="42"/>
        </w:rPr>
        <w:t xml:space="preserve"> </w:t>
      </w:r>
      <w:r>
        <w:t>are</w:t>
      </w:r>
    </w:p>
    <w:p w14:paraId="1185B760" w14:textId="77777777" w:rsidR="00E2709D" w:rsidRDefault="00462487">
      <w:pPr>
        <w:pStyle w:val="BodyText"/>
        <w:spacing w:line="289" w:lineRule="exact"/>
        <w:ind w:left="227"/>
      </w:pPr>
      <w:r>
        <w:rPr>
          <w:rFonts w:ascii="Trebuchet MS"/>
          <w:sz w:val="12"/>
        </w:rPr>
        <w:t xml:space="preserve">185    </w:t>
      </w:r>
      <w:r>
        <w:rPr>
          <w:rFonts w:ascii="Trebuchet MS"/>
          <w:spacing w:val="19"/>
          <w:sz w:val="12"/>
        </w:rPr>
        <w:t xml:space="preserve"> </w:t>
      </w:r>
      <w:r>
        <w:t>restructured</w:t>
      </w:r>
      <w:r>
        <w:rPr>
          <w:spacing w:val="44"/>
        </w:rPr>
        <w:t xml:space="preserve"> </w:t>
      </w:r>
      <w:r>
        <w:t>into</w:t>
      </w:r>
      <w:r>
        <w:rPr>
          <w:spacing w:val="43"/>
        </w:rPr>
        <w:t xml:space="preserve"> </w:t>
      </w:r>
      <w:r>
        <w:t>an</w:t>
      </w:r>
      <w:r>
        <w:rPr>
          <w:spacing w:val="43"/>
        </w:rPr>
        <w:t xml:space="preserve"> </w:t>
      </w:r>
      <w:r>
        <w:t>exceedance</w:t>
      </w:r>
      <w:r>
        <w:rPr>
          <w:spacing w:val="43"/>
        </w:rPr>
        <w:t xml:space="preserve"> </w:t>
      </w:r>
      <w:r>
        <w:t>probability</w:t>
      </w:r>
      <w:r>
        <w:rPr>
          <w:spacing w:val="44"/>
        </w:rPr>
        <w:t xml:space="preserve"> </w:t>
      </w:r>
      <w:r>
        <w:t>matrix</w:t>
      </w:r>
      <w:r>
        <w:rPr>
          <w:spacing w:val="43"/>
        </w:rPr>
        <w:t xml:space="preserve"> </w:t>
      </w:r>
      <w:r>
        <w:t>that</w:t>
      </w:r>
      <w:r>
        <w:rPr>
          <w:spacing w:val="43"/>
        </w:rPr>
        <w:t xml:space="preserve"> </w:t>
      </w:r>
      <w:r>
        <w:t>connects</w:t>
      </w:r>
      <w:r>
        <w:rPr>
          <w:spacing w:val="43"/>
        </w:rPr>
        <w:t xml:space="preserve"> </w:t>
      </w:r>
      <w:r>
        <w:t>each</w:t>
      </w:r>
      <w:r>
        <w:rPr>
          <w:spacing w:val="44"/>
        </w:rPr>
        <w:t xml:space="preserve"> </w:t>
      </w:r>
      <w:r>
        <w:t>time</w:t>
      </w:r>
    </w:p>
    <w:p w14:paraId="51D889DB" w14:textId="77777777" w:rsidR="00E2709D" w:rsidRDefault="00462487">
      <w:pPr>
        <w:pStyle w:val="BodyText"/>
        <w:spacing w:line="289" w:lineRule="exact"/>
        <w:ind w:left="227"/>
      </w:pPr>
      <w:r>
        <w:rPr>
          <w:rFonts w:ascii="Trebuchet MS"/>
          <w:sz w:val="12"/>
        </w:rPr>
        <w:t xml:space="preserve">186    </w:t>
      </w:r>
      <w:r>
        <w:rPr>
          <w:rFonts w:ascii="Trebuchet MS"/>
          <w:spacing w:val="19"/>
          <w:sz w:val="12"/>
        </w:rPr>
        <w:t xml:space="preserve"> </w:t>
      </w:r>
      <w:proofErr w:type="gramStart"/>
      <w:r>
        <w:t>step</w:t>
      </w:r>
      <w:proofErr w:type="gramEnd"/>
      <w:r>
        <w:rPr>
          <w:spacing w:val="55"/>
        </w:rPr>
        <w:t xml:space="preserve"> </w:t>
      </w:r>
      <w:r>
        <w:t>to</w:t>
      </w:r>
      <w:r>
        <w:rPr>
          <w:spacing w:val="54"/>
        </w:rPr>
        <w:t xml:space="preserve"> </w:t>
      </w:r>
      <w:r>
        <w:t>increasing</w:t>
      </w:r>
      <w:r>
        <w:rPr>
          <w:spacing w:val="54"/>
        </w:rPr>
        <w:t xml:space="preserve"> </w:t>
      </w:r>
      <w:r>
        <w:t>lead</w:t>
      </w:r>
      <w:r>
        <w:rPr>
          <w:spacing w:val="54"/>
        </w:rPr>
        <w:t xml:space="preserve"> </w:t>
      </w:r>
      <w:r>
        <w:t>times,</w:t>
      </w:r>
      <w:r>
        <w:rPr>
          <w:spacing w:val="59"/>
        </w:rPr>
        <w:t xml:space="preserve"> </w:t>
      </w:r>
      <w:r>
        <w:t>as</w:t>
      </w:r>
      <w:r>
        <w:rPr>
          <w:spacing w:val="54"/>
        </w:rPr>
        <w:t xml:space="preserve"> </w:t>
      </w:r>
      <w:r>
        <w:t>illustrated</w:t>
      </w:r>
      <w:r>
        <w:rPr>
          <w:spacing w:val="55"/>
        </w:rPr>
        <w:t xml:space="preserve"> </w:t>
      </w:r>
      <w:r>
        <w:t>in</w:t>
      </w:r>
      <w:r>
        <w:rPr>
          <w:spacing w:val="54"/>
        </w:rPr>
        <w:t xml:space="preserve"> </w:t>
      </w:r>
      <w:r>
        <w:t>panel</w:t>
      </w:r>
      <w:r>
        <w:rPr>
          <w:spacing w:val="54"/>
        </w:rPr>
        <w:t xml:space="preserve"> </w:t>
      </w:r>
      <w:r>
        <w:t>(b)</w:t>
      </w:r>
      <w:r>
        <w:rPr>
          <w:spacing w:val="54"/>
        </w:rPr>
        <w:t xml:space="preserve"> </w:t>
      </w:r>
      <w:r>
        <w:t>of</w:t>
      </w:r>
      <w:r>
        <w:rPr>
          <w:spacing w:val="55"/>
        </w:rPr>
        <w:t xml:space="preserve"> </w:t>
      </w:r>
      <w:r>
        <w:t>Figure</w:t>
      </w:r>
      <w:r>
        <w:rPr>
          <w:spacing w:val="53"/>
        </w:rPr>
        <w:t xml:space="preserve"> </w:t>
      </w:r>
      <w:hyperlink w:anchor="_bookmark2" w:history="1">
        <w:r>
          <w:t>1.</w:t>
        </w:r>
      </w:hyperlink>
      <w:r>
        <w:t xml:space="preserve">  </w:t>
      </w:r>
      <w:r>
        <w:rPr>
          <w:spacing w:val="12"/>
        </w:rPr>
        <w:t xml:space="preserve"> </w:t>
      </w:r>
      <w:r>
        <w:t>Such</w:t>
      </w:r>
    </w:p>
    <w:p w14:paraId="7B2D884C" w14:textId="77777777" w:rsidR="00E2709D" w:rsidRDefault="00462487">
      <w:pPr>
        <w:pStyle w:val="BodyText"/>
        <w:spacing w:line="289" w:lineRule="exact"/>
        <w:ind w:left="227"/>
      </w:pPr>
      <w:r>
        <w:rPr>
          <w:rFonts w:ascii="Trebuchet MS"/>
          <w:sz w:val="12"/>
        </w:rPr>
        <w:t xml:space="preserve">187    </w:t>
      </w:r>
      <w:r>
        <w:rPr>
          <w:rFonts w:ascii="Trebuchet MS"/>
          <w:spacing w:val="19"/>
          <w:sz w:val="12"/>
        </w:rPr>
        <w:t xml:space="preserve"> </w:t>
      </w:r>
      <w:r>
        <w:t>a</w:t>
      </w:r>
      <w:r>
        <w:rPr>
          <w:spacing w:val="68"/>
        </w:rPr>
        <w:t xml:space="preserve"> </w:t>
      </w:r>
      <w:r>
        <w:t>configuration</w:t>
      </w:r>
      <w:r>
        <w:rPr>
          <w:spacing w:val="68"/>
        </w:rPr>
        <w:t xml:space="preserve"> </w:t>
      </w:r>
      <w:r>
        <w:t>simplifies</w:t>
      </w:r>
      <w:r>
        <w:rPr>
          <w:spacing w:val="68"/>
        </w:rPr>
        <w:t xml:space="preserve"> </w:t>
      </w:r>
      <w:r>
        <w:t>both</w:t>
      </w:r>
      <w:r>
        <w:rPr>
          <w:spacing w:val="67"/>
        </w:rPr>
        <w:t xml:space="preserve"> </w:t>
      </w:r>
      <w:r>
        <w:t>the</w:t>
      </w:r>
      <w:r>
        <w:rPr>
          <w:spacing w:val="68"/>
        </w:rPr>
        <w:t xml:space="preserve"> </w:t>
      </w:r>
      <w:r>
        <w:t>analysis</w:t>
      </w:r>
      <w:r>
        <w:rPr>
          <w:spacing w:val="68"/>
        </w:rPr>
        <w:t xml:space="preserve"> </w:t>
      </w:r>
      <w:r>
        <w:t>and</w:t>
      </w:r>
      <w:r>
        <w:rPr>
          <w:spacing w:val="68"/>
        </w:rPr>
        <w:t xml:space="preserve"> </w:t>
      </w:r>
      <w:r>
        <w:t>the</w:t>
      </w:r>
      <w:r>
        <w:rPr>
          <w:spacing w:val="67"/>
        </w:rPr>
        <w:t xml:space="preserve"> </w:t>
      </w:r>
      <w:r>
        <w:t>subsequent</w:t>
      </w:r>
      <w:r>
        <w:rPr>
          <w:spacing w:val="68"/>
        </w:rPr>
        <w:t xml:space="preserve"> </w:t>
      </w:r>
      <w:proofErr w:type="spellStart"/>
      <w:r>
        <w:t>computa</w:t>
      </w:r>
      <w:proofErr w:type="spellEnd"/>
      <w:r>
        <w:t>-</w:t>
      </w:r>
    </w:p>
    <w:p w14:paraId="1CD2C179" w14:textId="77777777" w:rsidR="00E2709D" w:rsidRDefault="00462487">
      <w:pPr>
        <w:pStyle w:val="BodyText"/>
        <w:spacing w:line="289" w:lineRule="exact"/>
        <w:ind w:left="227"/>
      </w:pPr>
      <w:r>
        <w:rPr>
          <w:rFonts w:ascii="Trebuchet MS"/>
          <w:sz w:val="12"/>
        </w:rPr>
        <w:t xml:space="preserve">188    </w:t>
      </w:r>
      <w:r>
        <w:rPr>
          <w:rFonts w:ascii="Trebuchet MS"/>
          <w:spacing w:val="19"/>
          <w:sz w:val="12"/>
        </w:rPr>
        <w:t xml:space="preserve"> </w:t>
      </w:r>
      <w:proofErr w:type="spellStart"/>
      <w:r>
        <w:rPr>
          <w:w w:val="105"/>
        </w:rPr>
        <w:t>tions</w:t>
      </w:r>
      <w:proofErr w:type="spellEnd"/>
      <w:r>
        <w:rPr>
          <w:w w:val="105"/>
        </w:rPr>
        <w:t>.</w:t>
      </w:r>
      <w:r>
        <w:rPr>
          <w:spacing w:val="30"/>
          <w:w w:val="105"/>
        </w:rPr>
        <w:t xml:space="preserve"> </w:t>
      </w:r>
      <w:r>
        <w:rPr>
          <w:w w:val="105"/>
        </w:rPr>
        <w:t>Within</w:t>
      </w:r>
      <w:r>
        <w:rPr>
          <w:spacing w:val="1"/>
          <w:w w:val="105"/>
        </w:rPr>
        <w:t xml:space="preserve"> </w:t>
      </w:r>
      <w:r>
        <w:rPr>
          <w:w w:val="105"/>
        </w:rPr>
        <w:t>this matrix,</w:t>
      </w:r>
      <w:r>
        <w:rPr>
          <w:spacing w:val="2"/>
          <w:w w:val="105"/>
        </w:rPr>
        <w:t xml:space="preserve"> </w:t>
      </w:r>
      <w:r>
        <w:rPr>
          <w:w w:val="105"/>
        </w:rPr>
        <w:t>an</w:t>
      </w:r>
      <w:r>
        <w:rPr>
          <w:spacing w:val="1"/>
          <w:w w:val="105"/>
        </w:rPr>
        <w:t xml:space="preserve"> </w:t>
      </w:r>
      <w:r>
        <w:rPr>
          <w:w w:val="105"/>
        </w:rPr>
        <w:t>individual forecast is represented by a diagonal</w:t>
      </w:r>
    </w:p>
    <w:p w14:paraId="5C550E28" w14:textId="77777777" w:rsidR="00E2709D" w:rsidRDefault="00462487">
      <w:pPr>
        <w:pStyle w:val="BodyText"/>
        <w:spacing w:line="289" w:lineRule="exact"/>
        <w:ind w:left="227"/>
      </w:pPr>
      <w:r>
        <w:rPr>
          <w:rFonts w:ascii="Trebuchet MS"/>
          <w:sz w:val="12"/>
        </w:rPr>
        <w:t xml:space="preserve">189  </w:t>
      </w:r>
      <w:proofErr w:type="gramStart"/>
      <w:r>
        <w:rPr>
          <w:rFonts w:ascii="Trebuchet MS"/>
          <w:sz w:val="12"/>
        </w:rPr>
        <w:t xml:space="preserve">  </w:t>
      </w:r>
      <w:r>
        <w:rPr>
          <w:rFonts w:ascii="Trebuchet MS"/>
          <w:spacing w:val="19"/>
          <w:sz w:val="12"/>
        </w:rPr>
        <w:t xml:space="preserve"> </w:t>
      </w:r>
      <w:r>
        <w:rPr>
          <w:spacing w:val="-1"/>
          <w:w w:val="105"/>
        </w:rPr>
        <w:t>(</w:t>
      </w:r>
      <w:proofErr w:type="gramEnd"/>
      <w:r>
        <w:rPr>
          <w:spacing w:val="-1"/>
          <w:w w:val="105"/>
        </w:rPr>
        <w:t>black</w:t>
      </w:r>
      <w:r>
        <w:rPr>
          <w:spacing w:val="-4"/>
          <w:w w:val="105"/>
        </w:rPr>
        <w:t xml:space="preserve"> </w:t>
      </w:r>
      <w:r>
        <w:rPr>
          <w:spacing w:val="-1"/>
          <w:w w:val="105"/>
        </w:rPr>
        <w:t>rectangles).</w:t>
      </w:r>
      <w:r>
        <w:rPr>
          <w:spacing w:val="15"/>
          <w:w w:val="105"/>
        </w:rPr>
        <w:t xml:space="preserve"> </w:t>
      </w:r>
      <w:r>
        <w:rPr>
          <w:w w:val="105"/>
        </w:rPr>
        <w:t>The</w:t>
      </w:r>
      <w:r>
        <w:rPr>
          <w:spacing w:val="-5"/>
          <w:w w:val="105"/>
        </w:rPr>
        <w:t xml:space="preserve"> </w:t>
      </w:r>
      <w:r>
        <w:rPr>
          <w:w w:val="105"/>
        </w:rPr>
        <w:t>uppermost</w:t>
      </w:r>
      <w:r>
        <w:rPr>
          <w:spacing w:val="-4"/>
          <w:w w:val="105"/>
        </w:rPr>
        <w:t xml:space="preserve"> </w:t>
      </w:r>
      <w:r>
        <w:rPr>
          <w:w w:val="105"/>
        </w:rPr>
        <w:t>rows</w:t>
      </w:r>
      <w:r>
        <w:rPr>
          <w:spacing w:val="-4"/>
          <w:w w:val="105"/>
        </w:rPr>
        <w:t xml:space="preserve"> </w:t>
      </w:r>
      <w:r>
        <w:rPr>
          <w:w w:val="105"/>
        </w:rPr>
        <w:t>represent</w:t>
      </w:r>
      <w:r>
        <w:rPr>
          <w:spacing w:val="-5"/>
          <w:w w:val="105"/>
        </w:rPr>
        <w:t xml:space="preserve"> </w:t>
      </w:r>
      <w:r>
        <w:rPr>
          <w:w w:val="105"/>
        </w:rPr>
        <w:t>shorter</w:t>
      </w:r>
      <w:r>
        <w:rPr>
          <w:spacing w:val="-4"/>
          <w:w w:val="105"/>
        </w:rPr>
        <w:t xml:space="preserve"> </w:t>
      </w:r>
      <w:r>
        <w:rPr>
          <w:w w:val="105"/>
        </w:rPr>
        <w:t>lead</w:t>
      </w:r>
      <w:r>
        <w:rPr>
          <w:spacing w:val="-5"/>
          <w:w w:val="105"/>
        </w:rPr>
        <w:t xml:space="preserve"> </w:t>
      </w:r>
      <w:r>
        <w:rPr>
          <w:w w:val="105"/>
        </w:rPr>
        <w:t>times,</w:t>
      </w:r>
      <w:r>
        <w:rPr>
          <w:spacing w:val="-4"/>
          <w:w w:val="105"/>
        </w:rPr>
        <w:t xml:space="preserve"> </w:t>
      </w:r>
      <w:r>
        <w:rPr>
          <w:w w:val="105"/>
        </w:rPr>
        <w:t>where</w:t>
      </w:r>
    </w:p>
    <w:p w14:paraId="460CEE25" w14:textId="77777777" w:rsidR="00E2709D" w:rsidRDefault="00462487">
      <w:pPr>
        <w:pStyle w:val="BodyText"/>
        <w:spacing w:line="289" w:lineRule="exact"/>
        <w:ind w:left="227"/>
      </w:pPr>
      <w:r>
        <w:rPr>
          <w:rFonts w:ascii="Trebuchet MS"/>
          <w:sz w:val="12"/>
        </w:rPr>
        <w:t xml:space="preserve">190    </w:t>
      </w:r>
      <w:r>
        <w:rPr>
          <w:rFonts w:ascii="Trebuchet MS"/>
          <w:spacing w:val="19"/>
          <w:sz w:val="12"/>
        </w:rPr>
        <w:t xml:space="preserve"> </w:t>
      </w:r>
      <w:r>
        <w:t>the</w:t>
      </w:r>
      <w:r>
        <w:rPr>
          <w:spacing w:val="16"/>
        </w:rPr>
        <w:t xml:space="preserve"> </w:t>
      </w:r>
      <w:r>
        <w:t>probability</w:t>
      </w:r>
      <w:r>
        <w:rPr>
          <w:spacing w:val="17"/>
        </w:rPr>
        <w:t xml:space="preserve"> </w:t>
      </w:r>
      <w:r>
        <w:t>of</w:t>
      </w:r>
      <w:r>
        <w:rPr>
          <w:spacing w:val="16"/>
        </w:rPr>
        <w:t xml:space="preserve"> </w:t>
      </w:r>
      <w:r>
        <w:t>accurate</w:t>
      </w:r>
      <w:r>
        <w:rPr>
          <w:spacing w:val="16"/>
        </w:rPr>
        <w:t xml:space="preserve"> </w:t>
      </w:r>
      <w:r>
        <w:t>prediction</w:t>
      </w:r>
      <w:r>
        <w:rPr>
          <w:spacing w:val="16"/>
        </w:rPr>
        <w:t xml:space="preserve"> </w:t>
      </w:r>
      <w:r>
        <w:t>generally</w:t>
      </w:r>
      <w:r>
        <w:rPr>
          <w:spacing w:val="16"/>
        </w:rPr>
        <w:t xml:space="preserve"> </w:t>
      </w:r>
      <w:r>
        <w:t>increases.</w:t>
      </w:r>
      <w:r>
        <w:rPr>
          <w:spacing w:val="66"/>
        </w:rPr>
        <w:t xml:space="preserve"> </w:t>
      </w:r>
      <w:r>
        <w:t>For</w:t>
      </w:r>
      <w:r>
        <w:rPr>
          <w:spacing w:val="17"/>
        </w:rPr>
        <w:t xml:space="preserve"> </w:t>
      </w:r>
      <w:r>
        <w:t>instance,</w:t>
      </w:r>
      <w:r>
        <w:rPr>
          <w:spacing w:val="21"/>
        </w:rPr>
        <w:t xml:space="preserve"> </w:t>
      </w:r>
      <w:r>
        <w:t>in</w:t>
      </w:r>
      <w:r>
        <w:rPr>
          <w:spacing w:val="16"/>
        </w:rPr>
        <w:t xml:space="preserve"> </w:t>
      </w:r>
      <w:r>
        <w:t>the</w:t>
      </w:r>
    </w:p>
    <w:p w14:paraId="7918E492" w14:textId="77777777" w:rsidR="00E2709D" w:rsidRDefault="00462487">
      <w:pPr>
        <w:pStyle w:val="BodyText"/>
        <w:spacing w:line="289" w:lineRule="exact"/>
        <w:ind w:left="227"/>
      </w:pPr>
      <w:r>
        <w:rPr>
          <w:rFonts w:ascii="Trebuchet MS"/>
          <w:sz w:val="12"/>
        </w:rPr>
        <w:t xml:space="preserve">191    </w:t>
      </w:r>
      <w:r>
        <w:rPr>
          <w:rFonts w:ascii="Trebuchet MS"/>
          <w:spacing w:val="19"/>
          <w:sz w:val="12"/>
        </w:rPr>
        <w:t xml:space="preserve"> </w:t>
      </w:r>
      <w:proofErr w:type="gramStart"/>
      <w:r>
        <w:rPr>
          <w:w w:val="105"/>
        </w:rPr>
        <w:t>example</w:t>
      </w:r>
      <w:proofErr w:type="gramEnd"/>
      <w:r>
        <w:rPr>
          <w:w w:val="105"/>
        </w:rPr>
        <w:t xml:space="preserve"> in Figure </w:t>
      </w:r>
      <w:hyperlink w:anchor="_bookmark2" w:history="1">
        <w:r>
          <w:rPr>
            <w:w w:val="105"/>
          </w:rPr>
          <w:t>1,</w:t>
        </w:r>
        <w:r>
          <w:rPr>
            <w:spacing w:val="1"/>
            <w:w w:val="105"/>
          </w:rPr>
          <w:t xml:space="preserve"> </w:t>
        </w:r>
      </w:hyperlink>
      <w:r>
        <w:rPr>
          <w:w w:val="105"/>
        </w:rPr>
        <w:t>the flood event occurring around July 16 was predicted</w:t>
      </w:r>
    </w:p>
    <w:p w14:paraId="4B059ACB" w14:textId="77777777" w:rsidR="00E2709D" w:rsidRDefault="00462487">
      <w:pPr>
        <w:pStyle w:val="BodyText"/>
        <w:spacing w:line="289" w:lineRule="exact"/>
        <w:ind w:left="227"/>
      </w:pPr>
      <w:r>
        <w:rPr>
          <w:rFonts w:ascii="Trebuchet MS"/>
          <w:sz w:val="12"/>
        </w:rPr>
        <w:t xml:space="preserve">192    </w:t>
      </w:r>
      <w:r>
        <w:rPr>
          <w:rFonts w:ascii="Trebuchet MS"/>
          <w:spacing w:val="19"/>
          <w:sz w:val="12"/>
        </w:rPr>
        <w:t xml:space="preserve"> </w:t>
      </w:r>
      <w:r>
        <w:rPr>
          <w:w w:val="105"/>
        </w:rPr>
        <w:t>with</w:t>
      </w:r>
      <w:r>
        <w:rPr>
          <w:spacing w:val="34"/>
          <w:w w:val="105"/>
        </w:rPr>
        <w:t xml:space="preserve"> </w:t>
      </w:r>
      <w:proofErr w:type="gramStart"/>
      <w:r>
        <w:rPr>
          <w:w w:val="105"/>
        </w:rPr>
        <w:t>a</w:t>
      </w:r>
      <w:r>
        <w:rPr>
          <w:spacing w:val="33"/>
          <w:w w:val="105"/>
        </w:rPr>
        <w:t xml:space="preserve"> </w:t>
      </w:r>
      <w:r>
        <w:rPr>
          <w:w w:val="105"/>
        </w:rPr>
        <w:t>50%</w:t>
      </w:r>
      <w:r>
        <w:rPr>
          <w:spacing w:val="33"/>
          <w:w w:val="105"/>
        </w:rPr>
        <w:t xml:space="preserve"> </w:t>
      </w:r>
      <w:r>
        <w:rPr>
          <w:w w:val="105"/>
        </w:rPr>
        <w:t>probability</w:t>
      </w:r>
      <w:r>
        <w:rPr>
          <w:spacing w:val="33"/>
          <w:w w:val="105"/>
        </w:rPr>
        <w:t xml:space="preserve"> </w:t>
      </w:r>
      <w:r>
        <w:rPr>
          <w:w w:val="105"/>
        </w:rPr>
        <w:t>five</w:t>
      </w:r>
      <w:r>
        <w:rPr>
          <w:spacing w:val="34"/>
          <w:w w:val="105"/>
        </w:rPr>
        <w:t xml:space="preserve"> </w:t>
      </w:r>
      <w:r>
        <w:rPr>
          <w:w w:val="105"/>
        </w:rPr>
        <w:t>days</w:t>
      </w:r>
      <w:proofErr w:type="gramEnd"/>
      <w:r>
        <w:rPr>
          <w:spacing w:val="33"/>
          <w:w w:val="105"/>
        </w:rPr>
        <w:t xml:space="preserve"> </w:t>
      </w:r>
      <w:r>
        <w:rPr>
          <w:w w:val="105"/>
        </w:rPr>
        <w:t>in</w:t>
      </w:r>
      <w:r>
        <w:rPr>
          <w:spacing w:val="33"/>
          <w:w w:val="105"/>
        </w:rPr>
        <w:t xml:space="preserve"> </w:t>
      </w:r>
      <w:r>
        <w:rPr>
          <w:w w:val="105"/>
        </w:rPr>
        <w:t>advance,</w:t>
      </w:r>
      <w:r>
        <w:rPr>
          <w:spacing w:val="39"/>
          <w:w w:val="105"/>
        </w:rPr>
        <w:t xml:space="preserve"> </w:t>
      </w:r>
      <w:r>
        <w:rPr>
          <w:w w:val="105"/>
        </w:rPr>
        <w:t>increasing</w:t>
      </w:r>
      <w:r>
        <w:rPr>
          <w:spacing w:val="34"/>
          <w:w w:val="105"/>
        </w:rPr>
        <w:t xml:space="preserve"> </w:t>
      </w:r>
      <w:r>
        <w:rPr>
          <w:w w:val="105"/>
        </w:rPr>
        <w:t>close</w:t>
      </w:r>
      <w:r>
        <w:rPr>
          <w:spacing w:val="33"/>
          <w:w w:val="105"/>
        </w:rPr>
        <w:t xml:space="preserve"> </w:t>
      </w:r>
      <w:r>
        <w:rPr>
          <w:w w:val="105"/>
        </w:rPr>
        <w:t>to</w:t>
      </w:r>
      <w:r>
        <w:rPr>
          <w:spacing w:val="33"/>
          <w:w w:val="105"/>
        </w:rPr>
        <w:t xml:space="preserve"> </w:t>
      </w:r>
      <w:r>
        <w:rPr>
          <w:w w:val="105"/>
        </w:rPr>
        <w:t>certainty</w:t>
      </w:r>
    </w:p>
    <w:p w14:paraId="31102B00" w14:textId="77777777" w:rsidR="00E2709D" w:rsidRDefault="00462487">
      <w:pPr>
        <w:spacing w:line="291" w:lineRule="exact"/>
        <w:ind w:left="227"/>
        <w:rPr>
          <w:sz w:val="24"/>
        </w:rPr>
      </w:pPr>
      <w:r>
        <w:rPr>
          <w:rFonts w:ascii="Trebuchet MS"/>
          <w:sz w:val="12"/>
        </w:rPr>
        <w:t xml:space="preserve">193    </w:t>
      </w:r>
      <w:r>
        <w:rPr>
          <w:rFonts w:ascii="Trebuchet MS"/>
          <w:spacing w:val="19"/>
          <w:sz w:val="12"/>
        </w:rPr>
        <w:t xml:space="preserve"> </w:t>
      </w:r>
      <w:r>
        <w:rPr>
          <w:sz w:val="24"/>
        </w:rPr>
        <w:t>within</w:t>
      </w:r>
      <w:r>
        <w:rPr>
          <w:spacing w:val="24"/>
          <w:sz w:val="24"/>
        </w:rPr>
        <w:t xml:space="preserve"> </w:t>
      </w:r>
      <w:r>
        <w:rPr>
          <w:sz w:val="24"/>
        </w:rPr>
        <w:t>two</w:t>
      </w:r>
      <w:r>
        <w:rPr>
          <w:spacing w:val="25"/>
          <w:sz w:val="24"/>
        </w:rPr>
        <w:t xml:space="preserve"> </w:t>
      </w:r>
      <w:r>
        <w:rPr>
          <w:sz w:val="24"/>
        </w:rPr>
        <w:t>days</w:t>
      </w:r>
      <w:r>
        <w:rPr>
          <w:spacing w:val="24"/>
          <w:sz w:val="24"/>
        </w:rPr>
        <w:t xml:space="preserve"> </w:t>
      </w:r>
      <w:r>
        <w:rPr>
          <w:sz w:val="24"/>
        </w:rPr>
        <w:t>of</w:t>
      </w:r>
      <w:r>
        <w:rPr>
          <w:spacing w:val="25"/>
          <w:sz w:val="24"/>
        </w:rPr>
        <w:t xml:space="preserve"> </w:t>
      </w:r>
      <w:r>
        <w:rPr>
          <w:sz w:val="24"/>
        </w:rPr>
        <w:t>the</w:t>
      </w:r>
      <w:r>
        <w:rPr>
          <w:spacing w:val="24"/>
          <w:sz w:val="24"/>
        </w:rPr>
        <w:t xml:space="preserve"> </w:t>
      </w:r>
      <w:r>
        <w:rPr>
          <w:sz w:val="24"/>
        </w:rPr>
        <w:t>event.</w:t>
      </w:r>
    </w:p>
    <w:p w14:paraId="544E5CE4" w14:textId="77777777" w:rsidR="00E2709D" w:rsidRDefault="00E2709D">
      <w:pPr>
        <w:pStyle w:val="BodyText"/>
        <w:spacing w:before="10"/>
        <w:rPr>
          <w:sz w:val="13"/>
        </w:rPr>
      </w:pPr>
    </w:p>
    <w:p w14:paraId="5D4E7204" w14:textId="76C4D30A" w:rsidR="00E2709D" w:rsidRDefault="00462487">
      <w:pPr>
        <w:spacing w:before="51"/>
        <w:ind w:left="227"/>
        <w:rPr>
          <w:i/>
          <w:sz w:val="24"/>
        </w:rPr>
      </w:pPr>
      <w:r>
        <w:rPr>
          <w:rFonts w:ascii="Trebuchet MS"/>
          <w:sz w:val="12"/>
        </w:rPr>
        <w:t xml:space="preserve">194    </w:t>
      </w:r>
      <w:bookmarkStart w:id="146" w:name="Combination_of_NWP"/>
      <w:bookmarkEnd w:id="146"/>
      <w:commentRangeStart w:id="147"/>
      <w:r>
        <w:rPr>
          <w:rFonts w:ascii="Trebuchet MS"/>
          <w:spacing w:val="19"/>
          <w:sz w:val="12"/>
        </w:rPr>
        <w:t xml:space="preserve"> </w:t>
      </w:r>
      <w:bookmarkStart w:id="148" w:name="_bookmark4"/>
      <w:bookmarkEnd w:id="148"/>
      <w:r>
        <w:rPr>
          <w:i/>
          <w:w w:val="105"/>
          <w:sz w:val="24"/>
        </w:rPr>
        <w:t xml:space="preserve">3.1.1. </w:t>
      </w:r>
      <w:r>
        <w:rPr>
          <w:i/>
          <w:spacing w:val="19"/>
          <w:w w:val="105"/>
          <w:sz w:val="24"/>
        </w:rPr>
        <w:t xml:space="preserve"> </w:t>
      </w:r>
      <w:r>
        <w:rPr>
          <w:i/>
          <w:w w:val="105"/>
          <w:sz w:val="24"/>
        </w:rPr>
        <w:t>Combination</w:t>
      </w:r>
      <w:r>
        <w:rPr>
          <w:i/>
          <w:spacing w:val="35"/>
          <w:w w:val="105"/>
          <w:sz w:val="24"/>
        </w:rPr>
        <w:t xml:space="preserve"> </w:t>
      </w:r>
      <w:r>
        <w:rPr>
          <w:i/>
          <w:w w:val="105"/>
          <w:sz w:val="24"/>
        </w:rPr>
        <w:t>of</w:t>
      </w:r>
      <w:r>
        <w:rPr>
          <w:i/>
          <w:spacing w:val="35"/>
          <w:w w:val="105"/>
          <w:sz w:val="24"/>
        </w:rPr>
        <w:t xml:space="preserve"> </w:t>
      </w:r>
      <w:r>
        <w:rPr>
          <w:i/>
          <w:w w:val="105"/>
          <w:sz w:val="24"/>
        </w:rPr>
        <w:t>NWP</w:t>
      </w:r>
      <w:ins w:id="149" w:author="Pechlivanidis Ilias" w:date="2024-02-10T12:54:00Z">
        <w:r w:rsidR="00AC6664">
          <w:rPr>
            <w:i/>
            <w:w w:val="105"/>
            <w:sz w:val="24"/>
          </w:rPr>
          <w:t>s</w:t>
        </w:r>
      </w:ins>
      <w:commentRangeEnd w:id="147"/>
      <w:ins w:id="150" w:author="Pechlivanidis Ilias" w:date="2024-02-10T12:55:00Z">
        <w:r w:rsidR="00AC6664">
          <w:rPr>
            <w:rStyle w:val="CommentReference"/>
          </w:rPr>
          <w:commentReference w:id="147"/>
        </w:r>
      </w:ins>
    </w:p>
    <w:p w14:paraId="2578DF78" w14:textId="77777777" w:rsidR="00E2709D" w:rsidRDefault="00462487">
      <w:pPr>
        <w:pStyle w:val="BodyText"/>
        <w:tabs>
          <w:tab w:val="left" w:pos="968"/>
        </w:tabs>
        <w:spacing w:before="16" w:line="291" w:lineRule="exact"/>
        <w:ind w:left="227"/>
      </w:pPr>
      <w:r>
        <w:rPr>
          <w:rFonts w:ascii="Trebuchet MS"/>
          <w:w w:val="105"/>
          <w:sz w:val="12"/>
        </w:rPr>
        <w:t>195</w:t>
      </w:r>
      <w:r>
        <w:rPr>
          <w:rFonts w:ascii="Trebuchet MS"/>
          <w:w w:val="105"/>
          <w:sz w:val="12"/>
        </w:rPr>
        <w:tab/>
      </w:r>
      <w:r>
        <w:rPr>
          <w:w w:val="105"/>
        </w:rPr>
        <w:t>One</w:t>
      </w:r>
      <w:r>
        <w:rPr>
          <w:spacing w:val="14"/>
          <w:w w:val="105"/>
        </w:rPr>
        <w:t xml:space="preserve"> </w:t>
      </w:r>
      <w:r>
        <w:rPr>
          <w:w w:val="105"/>
        </w:rPr>
        <w:t>of</w:t>
      </w:r>
      <w:r>
        <w:rPr>
          <w:spacing w:val="15"/>
          <w:w w:val="105"/>
        </w:rPr>
        <w:t xml:space="preserve"> </w:t>
      </w:r>
      <w:r>
        <w:rPr>
          <w:w w:val="105"/>
        </w:rPr>
        <w:t>the</w:t>
      </w:r>
      <w:r>
        <w:rPr>
          <w:spacing w:val="15"/>
          <w:w w:val="105"/>
        </w:rPr>
        <w:t xml:space="preserve"> </w:t>
      </w:r>
      <w:r>
        <w:rPr>
          <w:w w:val="105"/>
        </w:rPr>
        <w:t>particularities</w:t>
      </w:r>
      <w:r>
        <w:rPr>
          <w:spacing w:val="14"/>
          <w:w w:val="105"/>
        </w:rPr>
        <w:t xml:space="preserve"> </w:t>
      </w:r>
      <w:r>
        <w:rPr>
          <w:w w:val="105"/>
        </w:rPr>
        <w:t>of</w:t>
      </w:r>
      <w:r>
        <w:rPr>
          <w:spacing w:val="15"/>
          <w:w w:val="105"/>
        </w:rPr>
        <w:t xml:space="preserve"> </w:t>
      </w:r>
      <w:r>
        <w:rPr>
          <w:w w:val="105"/>
        </w:rPr>
        <w:t>EFAS</w:t>
      </w:r>
      <w:r>
        <w:rPr>
          <w:spacing w:val="14"/>
          <w:w w:val="105"/>
        </w:rPr>
        <w:t xml:space="preserve"> </w:t>
      </w:r>
      <w:r>
        <w:rPr>
          <w:w w:val="105"/>
        </w:rPr>
        <w:t>is</w:t>
      </w:r>
      <w:r>
        <w:rPr>
          <w:spacing w:val="15"/>
          <w:w w:val="105"/>
        </w:rPr>
        <w:t xml:space="preserve"> </w:t>
      </w:r>
      <w:r>
        <w:rPr>
          <w:w w:val="105"/>
        </w:rPr>
        <w:t>the</w:t>
      </w:r>
      <w:r>
        <w:rPr>
          <w:spacing w:val="14"/>
          <w:w w:val="105"/>
        </w:rPr>
        <w:t xml:space="preserve"> </w:t>
      </w:r>
      <w:r>
        <w:rPr>
          <w:w w:val="105"/>
        </w:rPr>
        <w:t>simultaneous</w:t>
      </w:r>
      <w:r>
        <w:rPr>
          <w:spacing w:val="15"/>
          <w:w w:val="105"/>
        </w:rPr>
        <w:t xml:space="preserve"> </w:t>
      </w:r>
      <w:r>
        <w:rPr>
          <w:w w:val="105"/>
        </w:rPr>
        <w:t>use</w:t>
      </w:r>
      <w:r>
        <w:rPr>
          <w:spacing w:val="15"/>
          <w:w w:val="105"/>
        </w:rPr>
        <w:t xml:space="preserve"> </w:t>
      </w:r>
      <w:r>
        <w:rPr>
          <w:w w:val="105"/>
        </w:rPr>
        <w:t>of</w:t>
      </w:r>
      <w:r>
        <w:rPr>
          <w:spacing w:val="14"/>
          <w:w w:val="105"/>
        </w:rPr>
        <w:t xml:space="preserve"> </w:t>
      </w:r>
      <w:r>
        <w:rPr>
          <w:w w:val="105"/>
        </w:rPr>
        <w:t>four</w:t>
      </w:r>
      <w:r>
        <w:rPr>
          <w:spacing w:val="14"/>
          <w:w w:val="105"/>
        </w:rPr>
        <w:t xml:space="preserve"> </w:t>
      </w:r>
      <w:r>
        <w:rPr>
          <w:w w:val="105"/>
        </w:rPr>
        <w:t>NWP,</w:t>
      </w:r>
    </w:p>
    <w:p w14:paraId="2921B42B" w14:textId="77777777" w:rsidR="00E2709D" w:rsidRDefault="00462487">
      <w:pPr>
        <w:pStyle w:val="BodyText"/>
        <w:spacing w:line="289" w:lineRule="exact"/>
        <w:ind w:left="227"/>
      </w:pPr>
      <w:r>
        <w:rPr>
          <w:rFonts w:ascii="Trebuchet MS"/>
          <w:sz w:val="12"/>
        </w:rPr>
        <w:t xml:space="preserve">196    </w:t>
      </w:r>
      <w:r>
        <w:rPr>
          <w:rFonts w:ascii="Trebuchet MS"/>
          <w:spacing w:val="19"/>
          <w:sz w:val="12"/>
        </w:rPr>
        <w:t xml:space="preserve"> </w:t>
      </w:r>
      <w:r>
        <w:rPr>
          <w:w w:val="105"/>
        </w:rPr>
        <w:t>both</w:t>
      </w:r>
      <w:r>
        <w:rPr>
          <w:spacing w:val="12"/>
          <w:w w:val="105"/>
        </w:rPr>
        <w:t xml:space="preserve"> </w:t>
      </w:r>
      <w:r>
        <w:rPr>
          <w:w w:val="105"/>
        </w:rPr>
        <w:t>deterministic</w:t>
      </w:r>
      <w:r>
        <w:rPr>
          <w:spacing w:val="13"/>
          <w:w w:val="105"/>
        </w:rPr>
        <w:t xml:space="preserve"> </w:t>
      </w:r>
      <w:r>
        <w:rPr>
          <w:w w:val="105"/>
        </w:rPr>
        <w:t>and</w:t>
      </w:r>
      <w:r>
        <w:rPr>
          <w:spacing w:val="12"/>
          <w:w w:val="105"/>
        </w:rPr>
        <w:t xml:space="preserve"> </w:t>
      </w:r>
      <w:r>
        <w:rPr>
          <w:w w:val="105"/>
        </w:rPr>
        <w:t>probabilistic.</w:t>
      </w:r>
      <w:r>
        <w:rPr>
          <w:spacing w:val="40"/>
          <w:w w:val="105"/>
        </w:rPr>
        <w:t xml:space="preserve"> </w:t>
      </w:r>
      <w:r>
        <w:rPr>
          <w:w w:val="105"/>
        </w:rPr>
        <w:t>The</w:t>
      </w:r>
      <w:r>
        <w:rPr>
          <w:spacing w:val="12"/>
          <w:w w:val="105"/>
        </w:rPr>
        <w:t xml:space="preserve"> </w:t>
      </w:r>
      <w:r>
        <w:rPr>
          <w:w w:val="105"/>
        </w:rPr>
        <w:t>purpose</w:t>
      </w:r>
      <w:r>
        <w:rPr>
          <w:spacing w:val="12"/>
          <w:w w:val="105"/>
        </w:rPr>
        <w:t xml:space="preserve"> </w:t>
      </w:r>
      <w:r>
        <w:rPr>
          <w:w w:val="105"/>
        </w:rPr>
        <w:t>of</w:t>
      </w:r>
      <w:r>
        <w:rPr>
          <w:spacing w:val="12"/>
          <w:w w:val="105"/>
        </w:rPr>
        <w:t xml:space="preserve"> </w:t>
      </w:r>
      <w:r>
        <w:rPr>
          <w:w w:val="105"/>
        </w:rPr>
        <w:t>using</w:t>
      </w:r>
      <w:r>
        <w:rPr>
          <w:spacing w:val="12"/>
          <w:w w:val="105"/>
        </w:rPr>
        <w:t xml:space="preserve"> </w:t>
      </w:r>
      <w:r>
        <w:rPr>
          <w:w w:val="105"/>
        </w:rPr>
        <w:t>multiple</w:t>
      </w:r>
      <w:r>
        <w:rPr>
          <w:spacing w:val="12"/>
          <w:w w:val="105"/>
        </w:rPr>
        <w:t xml:space="preserve"> </w:t>
      </w:r>
      <w:r>
        <w:rPr>
          <w:w w:val="105"/>
        </w:rPr>
        <w:t>NWP</w:t>
      </w:r>
      <w:r>
        <w:rPr>
          <w:spacing w:val="13"/>
          <w:w w:val="105"/>
        </w:rPr>
        <w:t xml:space="preserve"> </w:t>
      </w:r>
      <w:r>
        <w:rPr>
          <w:w w:val="105"/>
        </w:rPr>
        <w:t>is</w:t>
      </w:r>
    </w:p>
    <w:p w14:paraId="0D09AA98" w14:textId="77777777" w:rsidR="00E2709D" w:rsidRDefault="00462487">
      <w:pPr>
        <w:pStyle w:val="BodyText"/>
        <w:spacing w:line="289" w:lineRule="exact"/>
        <w:ind w:left="227"/>
      </w:pPr>
      <w:r>
        <w:rPr>
          <w:rFonts w:ascii="Trebuchet MS"/>
          <w:sz w:val="12"/>
        </w:rPr>
        <w:t xml:space="preserve">197    </w:t>
      </w:r>
      <w:r>
        <w:rPr>
          <w:rFonts w:ascii="Trebuchet MS"/>
          <w:spacing w:val="19"/>
          <w:sz w:val="12"/>
        </w:rPr>
        <w:t xml:space="preserve"> </w:t>
      </w:r>
      <w:r>
        <w:t>to</w:t>
      </w:r>
      <w:r>
        <w:rPr>
          <w:spacing w:val="41"/>
        </w:rPr>
        <w:t xml:space="preserve"> </w:t>
      </w:r>
      <w:r>
        <w:t>leverage</w:t>
      </w:r>
      <w:r>
        <w:rPr>
          <w:spacing w:val="40"/>
        </w:rPr>
        <w:t xml:space="preserve"> </w:t>
      </w:r>
      <w:r>
        <w:t>the</w:t>
      </w:r>
      <w:r>
        <w:rPr>
          <w:spacing w:val="40"/>
        </w:rPr>
        <w:t xml:space="preserve"> </w:t>
      </w:r>
      <w:r>
        <w:t>strengths</w:t>
      </w:r>
      <w:r>
        <w:rPr>
          <w:spacing w:val="40"/>
        </w:rPr>
        <w:t xml:space="preserve"> </w:t>
      </w:r>
      <w:r>
        <w:t>of</w:t>
      </w:r>
      <w:r>
        <w:rPr>
          <w:spacing w:val="41"/>
        </w:rPr>
        <w:t xml:space="preserve"> </w:t>
      </w:r>
      <w:r>
        <w:t>each</w:t>
      </w:r>
      <w:r>
        <w:rPr>
          <w:spacing w:val="41"/>
        </w:rPr>
        <w:t xml:space="preserve"> </w:t>
      </w:r>
      <w:r>
        <w:t>model.</w:t>
      </w:r>
      <w:r>
        <w:rPr>
          <w:spacing w:val="84"/>
        </w:rPr>
        <w:t xml:space="preserve"> </w:t>
      </w:r>
      <w:r>
        <w:t>Thus,</w:t>
      </w:r>
      <w:r>
        <w:rPr>
          <w:spacing w:val="42"/>
        </w:rPr>
        <w:t xml:space="preserve"> </w:t>
      </w:r>
      <w:r>
        <w:t>a</w:t>
      </w:r>
      <w:r>
        <w:rPr>
          <w:spacing w:val="41"/>
        </w:rPr>
        <w:t xml:space="preserve"> </w:t>
      </w:r>
      <w:r>
        <w:t>primary</w:t>
      </w:r>
      <w:r>
        <w:rPr>
          <w:spacing w:val="41"/>
        </w:rPr>
        <w:t xml:space="preserve"> </w:t>
      </w:r>
      <w:r>
        <w:t>aim</w:t>
      </w:r>
      <w:r>
        <w:rPr>
          <w:spacing w:val="41"/>
        </w:rPr>
        <w:t xml:space="preserve"> </w:t>
      </w:r>
      <w:r>
        <w:t>of</w:t>
      </w:r>
      <w:r>
        <w:rPr>
          <w:spacing w:val="41"/>
        </w:rPr>
        <w:t xml:space="preserve"> </w:t>
      </w:r>
      <w:r>
        <w:t>this</w:t>
      </w:r>
      <w:r>
        <w:rPr>
          <w:spacing w:val="41"/>
        </w:rPr>
        <w:t xml:space="preserve"> </w:t>
      </w:r>
      <w:r>
        <w:t>study</w:t>
      </w:r>
    </w:p>
    <w:p w14:paraId="46E23BF2" w14:textId="77777777" w:rsidR="00E2709D" w:rsidRDefault="00462487">
      <w:pPr>
        <w:pStyle w:val="BodyText"/>
        <w:spacing w:line="289" w:lineRule="exact"/>
        <w:ind w:left="227"/>
      </w:pPr>
      <w:r>
        <w:rPr>
          <w:rFonts w:ascii="Trebuchet MS"/>
          <w:sz w:val="12"/>
        </w:rPr>
        <w:t xml:space="preserve">198    </w:t>
      </w:r>
      <w:r>
        <w:rPr>
          <w:rFonts w:ascii="Trebuchet MS"/>
          <w:spacing w:val="19"/>
          <w:sz w:val="12"/>
        </w:rPr>
        <w:t xml:space="preserve"> </w:t>
      </w:r>
      <w:r>
        <w:t>is</w:t>
      </w:r>
      <w:r>
        <w:rPr>
          <w:spacing w:val="56"/>
        </w:rPr>
        <w:t xml:space="preserve"> </w:t>
      </w:r>
      <w:r>
        <w:t>to</w:t>
      </w:r>
      <w:r>
        <w:rPr>
          <w:spacing w:val="55"/>
        </w:rPr>
        <w:t xml:space="preserve"> </w:t>
      </w:r>
      <w:r>
        <w:t>develop</w:t>
      </w:r>
      <w:r>
        <w:rPr>
          <w:spacing w:val="56"/>
        </w:rPr>
        <w:t xml:space="preserve"> </w:t>
      </w:r>
      <w:r>
        <w:t>an</w:t>
      </w:r>
      <w:r>
        <w:rPr>
          <w:spacing w:val="56"/>
        </w:rPr>
        <w:t xml:space="preserve"> </w:t>
      </w:r>
      <w:r>
        <w:t>effective</w:t>
      </w:r>
      <w:r>
        <w:rPr>
          <w:spacing w:val="55"/>
        </w:rPr>
        <w:t xml:space="preserve"> </w:t>
      </w:r>
      <w:r>
        <w:t>method</w:t>
      </w:r>
      <w:r>
        <w:rPr>
          <w:spacing w:val="56"/>
        </w:rPr>
        <w:t xml:space="preserve"> </w:t>
      </w:r>
      <w:r>
        <w:t>for</w:t>
      </w:r>
      <w:r>
        <w:rPr>
          <w:spacing w:val="55"/>
        </w:rPr>
        <w:t xml:space="preserve"> </w:t>
      </w:r>
      <w:r>
        <w:t>integrating</w:t>
      </w:r>
      <w:r>
        <w:rPr>
          <w:spacing w:val="56"/>
        </w:rPr>
        <w:t xml:space="preserve"> </w:t>
      </w:r>
      <w:r>
        <w:t>deterministic</w:t>
      </w:r>
      <w:r>
        <w:rPr>
          <w:spacing w:val="56"/>
        </w:rPr>
        <w:t xml:space="preserve"> </w:t>
      </w:r>
      <w:r>
        <w:t>and</w:t>
      </w:r>
      <w:r>
        <w:rPr>
          <w:spacing w:val="55"/>
        </w:rPr>
        <w:t xml:space="preserve"> </w:t>
      </w:r>
      <w:proofErr w:type="spellStart"/>
      <w:r>
        <w:t>proba</w:t>
      </w:r>
      <w:proofErr w:type="spellEnd"/>
      <w:r>
        <w:t>-</w:t>
      </w:r>
    </w:p>
    <w:p w14:paraId="70228BA0" w14:textId="77777777" w:rsidR="00E2709D" w:rsidRDefault="00462487">
      <w:pPr>
        <w:pStyle w:val="BodyText"/>
        <w:spacing w:line="289" w:lineRule="exact"/>
        <w:ind w:left="227"/>
      </w:pPr>
      <w:r>
        <w:rPr>
          <w:rFonts w:ascii="Trebuchet MS"/>
          <w:sz w:val="12"/>
        </w:rPr>
        <w:t xml:space="preserve">199    </w:t>
      </w:r>
      <w:r>
        <w:rPr>
          <w:rFonts w:ascii="Trebuchet MS"/>
          <w:spacing w:val="19"/>
          <w:sz w:val="12"/>
        </w:rPr>
        <w:t xml:space="preserve"> </w:t>
      </w:r>
      <w:proofErr w:type="spellStart"/>
      <w:r>
        <w:rPr>
          <w:w w:val="105"/>
        </w:rPr>
        <w:t>bilistic</w:t>
      </w:r>
      <w:proofErr w:type="spellEnd"/>
      <w:r>
        <w:rPr>
          <w:spacing w:val="38"/>
          <w:w w:val="105"/>
        </w:rPr>
        <w:t xml:space="preserve"> </w:t>
      </w:r>
      <w:r>
        <w:rPr>
          <w:w w:val="105"/>
        </w:rPr>
        <w:t xml:space="preserve">forecasts. </w:t>
      </w:r>
      <w:r>
        <w:rPr>
          <w:spacing w:val="42"/>
          <w:w w:val="105"/>
        </w:rPr>
        <w:t xml:space="preserve"> </w:t>
      </w:r>
      <w:r>
        <w:rPr>
          <w:w w:val="105"/>
        </w:rPr>
        <w:t>In</w:t>
      </w:r>
      <w:r>
        <w:rPr>
          <w:spacing w:val="36"/>
          <w:w w:val="105"/>
        </w:rPr>
        <w:t xml:space="preserve"> </w:t>
      </w:r>
      <w:r>
        <w:rPr>
          <w:w w:val="105"/>
        </w:rPr>
        <w:t>practical</w:t>
      </w:r>
      <w:r>
        <w:rPr>
          <w:spacing w:val="37"/>
          <w:w w:val="105"/>
        </w:rPr>
        <w:t xml:space="preserve"> </w:t>
      </w:r>
      <w:r>
        <w:rPr>
          <w:w w:val="105"/>
        </w:rPr>
        <w:t>terms,</w:t>
      </w:r>
      <w:r>
        <w:rPr>
          <w:spacing w:val="41"/>
          <w:w w:val="105"/>
        </w:rPr>
        <w:t xml:space="preserve"> </w:t>
      </w:r>
      <w:r>
        <w:rPr>
          <w:w w:val="105"/>
        </w:rPr>
        <w:t>EFAS</w:t>
      </w:r>
      <w:r>
        <w:rPr>
          <w:spacing w:val="37"/>
          <w:w w:val="105"/>
        </w:rPr>
        <w:t xml:space="preserve"> </w:t>
      </w:r>
      <w:r>
        <w:rPr>
          <w:w w:val="105"/>
        </w:rPr>
        <w:t>forecasts</w:t>
      </w:r>
      <w:r>
        <w:rPr>
          <w:spacing w:val="36"/>
          <w:w w:val="105"/>
        </w:rPr>
        <w:t xml:space="preserve"> </w:t>
      </w:r>
      <w:r>
        <w:rPr>
          <w:w w:val="105"/>
        </w:rPr>
        <w:t>produce</w:t>
      </w:r>
      <w:r>
        <w:rPr>
          <w:spacing w:val="37"/>
          <w:w w:val="105"/>
        </w:rPr>
        <w:t xml:space="preserve"> </w:t>
      </w:r>
      <w:r>
        <w:rPr>
          <w:w w:val="105"/>
        </w:rPr>
        <w:t>four</w:t>
      </w:r>
      <w:r>
        <w:rPr>
          <w:spacing w:val="36"/>
          <w:w w:val="105"/>
        </w:rPr>
        <w:t xml:space="preserve"> </w:t>
      </w:r>
      <w:r>
        <w:rPr>
          <w:w w:val="105"/>
        </w:rPr>
        <w:t>distinct</w:t>
      </w:r>
    </w:p>
    <w:p w14:paraId="78537BB9" w14:textId="77777777" w:rsidR="00E2709D" w:rsidRDefault="00462487">
      <w:pPr>
        <w:pStyle w:val="BodyText"/>
        <w:spacing w:line="289" w:lineRule="exact"/>
        <w:ind w:left="227"/>
      </w:pPr>
      <w:r>
        <w:rPr>
          <w:rFonts w:ascii="Trebuchet MS"/>
          <w:sz w:val="12"/>
        </w:rPr>
        <w:t xml:space="preserve">200    </w:t>
      </w:r>
      <w:r>
        <w:rPr>
          <w:rFonts w:ascii="Trebuchet MS"/>
          <w:spacing w:val="19"/>
          <w:sz w:val="12"/>
        </w:rPr>
        <w:t xml:space="preserve"> </w:t>
      </w:r>
      <w:r>
        <w:rPr>
          <w:w w:val="105"/>
        </w:rPr>
        <w:t>probability</w:t>
      </w:r>
      <w:r>
        <w:rPr>
          <w:spacing w:val="7"/>
          <w:w w:val="105"/>
        </w:rPr>
        <w:t xml:space="preserve"> </w:t>
      </w:r>
      <w:r>
        <w:rPr>
          <w:w w:val="105"/>
        </w:rPr>
        <w:t>matrices,</w:t>
      </w:r>
      <w:r>
        <w:rPr>
          <w:spacing w:val="7"/>
          <w:w w:val="105"/>
        </w:rPr>
        <w:t xml:space="preserve"> </w:t>
      </w:r>
      <w:r>
        <w:rPr>
          <w:w w:val="105"/>
        </w:rPr>
        <w:t>one</w:t>
      </w:r>
      <w:r>
        <w:rPr>
          <w:spacing w:val="6"/>
          <w:w w:val="105"/>
        </w:rPr>
        <w:t xml:space="preserve"> </w:t>
      </w:r>
      <w:r>
        <w:rPr>
          <w:w w:val="105"/>
        </w:rPr>
        <w:t>for</w:t>
      </w:r>
      <w:r>
        <w:rPr>
          <w:spacing w:val="7"/>
          <w:w w:val="105"/>
        </w:rPr>
        <w:t xml:space="preserve"> </w:t>
      </w:r>
      <w:r>
        <w:rPr>
          <w:w w:val="105"/>
        </w:rPr>
        <w:t>each</w:t>
      </w:r>
      <w:r>
        <w:rPr>
          <w:spacing w:val="6"/>
          <w:w w:val="105"/>
        </w:rPr>
        <w:t xml:space="preserve"> </w:t>
      </w:r>
      <w:r>
        <w:rPr>
          <w:w w:val="105"/>
        </w:rPr>
        <w:t>NWP,</w:t>
      </w:r>
      <w:r>
        <w:rPr>
          <w:spacing w:val="7"/>
          <w:w w:val="105"/>
        </w:rPr>
        <w:t xml:space="preserve"> </w:t>
      </w:r>
      <w:r>
        <w:rPr>
          <w:w w:val="105"/>
        </w:rPr>
        <w:t>in</w:t>
      </w:r>
      <w:r>
        <w:rPr>
          <w:spacing w:val="7"/>
          <w:w w:val="105"/>
        </w:rPr>
        <w:t xml:space="preserve"> </w:t>
      </w:r>
      <w:r>
        <w:rPr>
          <w:w w:val="105"/>
        </w:rPr>
        <w:t>contrast</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single</w:t>
      </w:r>
      <w:r>
        <w:rPr>
          <w:spacing w:val="7"/>
          <w:w w:val="105"/>
        </w:rPr>
        <w:t xml:space="preserve"> </w:t>
      </w:r>
      <w:r>
        <w:rPr>
          <w:w w:val="105"/>
        </w:rPr>
        <w:t>matrix</w:t>
      </w:r>
      <w:r>
        <w:rPr>
          <w:spacing w:val="7"/>
          <w:w w:val="105"/>
        </w:rPr>
        <w:t xml:space="preserve"> </w:t>
      </w:r>
      <w:r>
        <w:rPr>
          <w:w w:val="105"/>
        </w:rPr>
        <w:t>de-</w:t>
      </w:r>
    </w:p>
    <w:p w14:paraId="35BE5920" w14:textId="77777777" w:rsidR="00E2709D" w:rsidRDefault="00462487">
      <w:pPr>
        <w:pStyle w:val="BodyText"/>
        <w:spacing w:line="289" w:lineRule="exact"/>
        <w:ind w:left="227"/>
      </w:pPr>
      <w:r>
        <w:rPr>
          <w:rFonts w:ascii="Trebuchet MS"/>
          <w:sz w:val="12"/>
        </w:rPr>
        <w:t xml:space="preserve">201    </w:t>
      </w:r>
      <w:r>
        <w:rPr>
          <w:rFonts w:ascii="Trebuchet MS"/>
          <w:spacing w:val="19"/>
          <w:sz w:val="12"/>
        </w:rPr>
        <w:t xml:space="preserve"> </w:t>
      </w:r>
      <w:proofErr w:type="spellStart"/>
      <w:r>
        <w:t>picted</w:t>
      </w:r>
      <w:proofErr w:type="spellEnd"/>
      <w:r>
        <w:rPr>
          <w:spacing w:val="32"/>
        </w:rPr>
        <w:t xml:space="preserve"> </w:t>
      </w:r>
      <w:r>
        <w:t>in</w:t>
      </w:r>
      <w:r>
        <w:rPr>
          <w:spacing w:val="31"/>
        </w:rPr>
        <w:t xml:space="preserve"> </w:t>
      </w:r>
      <w:r>
        <w:t>panel</w:t>
      </w:r>
      <w:r>
        <w:rPr>
          <w:spacing w:val="32"/>
        </w:rPr>
        <w:t xml:space="preserve"> </w:t>
      </w:r>
      <w:r>
        <w:t>(b)</w:t>
      </w:r>
      <w:r>
        <w:rPr>
          <w:spacing w:val="31"/>
        </w:rPr>
        <w:t xml:space="preserve"> </w:t>
      </w:r>
      <w:r>
        <w:t>of</w:t>
      </w:r>
      <w:r>
        <w:rPr>
          <w:spacing w:val="32"/>
        </w:rPr>
        <w:t xml:space="preserve"> </w:t>
      </w:r>
      <w:r>
        <w:t>Figure</w:t>
      </w:r>
      <w:r>
        <w:rPr>
          <w:spacing w:val="31"/>
        </w:rPr>
        <w:t xml:space="preserve"> </w:t>
      </w:r>
      <w:hyperlink w:anchor="_bookmark2" w:history="1">
        <w:r>
          <w:t>1.</w:t>
        </w:r>
      </w:hyperlink>
      <w:r>
        <w:rPr>
          <w:spacing w:val="70"/>
        </w:rPr>
        <w:t xml:space="preserve"> </w:t>
      </w:r>
      <w:r>
        <w:t>The</w:t>
      </w:r>
      <w:r>
        <w:rPr>
          <w:spacing w:val="31"/>
        </w:rPr>
        <w:t xml:space="preserve"> </w:t>
      </w:r>
      <w:r>
        <w:t>challenge</w:t>
      </w:r>
      <w:r>
        <w:rPr>
          <w:spacing w:val="31"/>
        </w:rPr>
        <w:t xml:space="preserve"> </w:t>
      </w:r>
      <w:r>
        <w:t>lies</w:t>
      </w:r>
      <w:r>
        <w:rPr>
          <w:spacing w:val="32"/>
        </w:rPr>
        <w:t xml:space="preserve"> </w:t>
      </w:r>
      <w:r>
        <w:t>in</w:t>
      </w:r>
      <w:r>
        <w:rPr>
          <w:spacing w:val="31"/>
        </w:rPr>
        <w:t xml:space="preserve"> </w:t>
      </w:r>
      <w:r>
        <w:t>devising</w:t>
      </w:r>
      <w:r>
        <w:rPr>
          <w:spacing w:val="32"/>
        </w:rPr>
        <w:t xml:space="preserve"> </w:t>
      </w:r>
      <w:r>
        <w:t>a</w:t>
      </w:r>
      <w:r>
        <w:rPr>
          <w:spacing w:val="31"/>
        </w:rPr>
        <w:t xml:space="preserve"> </w:t>
      </w:r>
      <w:r>
        <w:t>methodology</w:t>
      </w:r>
    </w:p>
    <w:p w14:paraId="626DF046" w14:textId="77777777" w:rsidR="00E2709D" w:rsidRDefault="00462487">
      <w:pPr>
        <w:pStyle w:val="BodyText"/>
        <w:spacing w:line="289" w:lineRule="exact"/>
        <w:ind w:left="227"/>
      </w:pPr>
      <w:r>
        <w:rPr>
          <w:rFonts w:ascii="Trebuchet MS"/>
          <w:sz w:val="12"/>
        </w:rPr>
        <w:t xml:space="preserve">202    </w:t>
      </w:r>
      <w:r>
        <w:rPr>
          <w:rFonts w:ascii="Trebuchet MS"/>
          <w:spacing w:val="19"/>
          <w:sz w:val="12"/>
        </w:rPr>
        <w:t xml:space="preserve"> </w:t>
      </w:r>
      <w:r>
        <w:rPr>
          <w:w w:val="105"/>
        </w:rPr>
        <w:t>to</w:t>
      </w:r>
      <w:r>
        <w:rPr>
          <w:spacing w:val="15"/>
          <w:w w:val="105"/>
        </w:rPr>
        <w:t xml:space="preserve"> </w:t>
      </w:r>
      <w:r>
        <w:rPr>
          <w:w w:val="105"/>
        </w:rPr>
        <w:t>combine</w:t>
      </w:r>
      <w:r>
        <w:rPr>
          <w:spacing w:val="16"/>
          <w:w w:val="105"/>
        </w:rPr>
        <w:t xml:space="preserve"> </w:t>
      </w:r>
      <w:r>
        <w:rPr>
          <w:w w:val="105"/>
        </w:rPr>
        <w:t>these</w:t>
      </w:r>
      <w:r>
        <w:rPr>
          <w:spacing w:val="15"/>
          <w:w w:val="105"/>
        </w:rPr>
        <w:t xml:space="preserve"> </w:t>
      </w:r>
      <w:r>
        <w:rPr>
          <w:w w:val="105"/>
        </w:rPr>
        <w:t>four</w:t>
      </w:r>
      <w:r>
        <w:rPr>
          <w:spacing w:val="15"/>
          <w:w w:val="105"/>
        </w:rPr>
        <w:t xml:space="preserve"> </w:t>
      </w:r>
      <w:r>
        <w:rPr>
          <w:w w:val="105"/>
        </w:rPr>
        <w:t>matrices</w:t>
      </w:r>
      <w:r>
        <w:rPr>
          <w:spacing w:val="15"/>
          <w:w w:val="105"/>
        </w:rPr>
        <w:t xml:space="preserve"> </w:t>
      </w:r>
      <w:r>
        <w:rPr>
          <w:w w:val="105"/>
        </w:rPr>
        <w:t>into</w:t>
      </w:r>
      <w:r>
        <w:rPr>
          <w:spacing w:val="15"/>
          <w:w w:val="105"/>
        </w:rPr>
        <w:t xml:space="preserve"> </w:t>
      </w:r>
      <w:r>
        <w:rPr>
          <w:w w:val="105"/>
        </w:rPr>
        <w:t>a</w:t>
      </w:r>
      <w:r>
        <w:rPr>
          <w:spacing w:val="15"/>
          <w:w w:val="105"/>
        </w:rPr>
        <w:t xml:space="preserve"> </w:t>
      </w:r>
      <w:r>
        <w:rPr>
          <w:w w:val="105"/>
        </w:rPr>
        <w:t>total</w:t>
      </w:r>
      <w:r>
        <w:rPr>
          <w:spacing w:val="15"/>
          <w:w w:val="105"/>
        </w:rPr>
        <w:t xml:space="preserve"> </w:t>
      </w:r>
      <w:r>
        <w:rPr>
          <w:w w:val="105"/>
        </w:rPr>
        <w:t>exceedance</w:t>
      </w:r>
      <w:r>
        <w:rPr>
          <w:spacing w:val="15"/>
          <w:w w:val="105"/>
        </w:rPr>
        <w:t xml:space="preserve"> </w:t>
      </w:r>
      <w:r>
        <w:rPr>
          <w:w w:val="105"/>
        </w:rPr>
        <w:t>probability</w:t>
      </w:r>
      <w:r>
        <w:rPr>
          <w:spacing w:val="15"/>
          <w:w w:val="105"/>
        </w:rPr>
        <w:t xml:space="preserve"> </w:t>
      </w:r>
      <w:r>
        <w:rPr>
          <w:w w:val="105"/>
        </w:rPr>
        <w:t>matrix,</w:t>
      </w:r>
    </w:p>
    <w:p w14:paraId="2EA78A7E" w14:textId="77777777" w:rsidR="00E2709D" w:rsidRDefault="00462487">
      <w:pPr>
        <w:pStyle w:val="BodyText"/>
        <w:spacing w:line="291" w:lineRule="exact"/>
        <w:ind w:left="227"/>
      </w:pPr>
      <w:r>
        <w:rPr>
          <w:rFonts w:ascii="Trebuchet MS" w:hAnsi="Trebuchet MS"/>
          <w:sz w:val="12"/>
        </w:rPr>
        <w:t xml:space="preserve">203    </w:t>
      </w:r>
      <w:r>
        <w:rPr>
          <w:rFonts w:ascii="Trebuchet MS" w:hAnsi="Trebuchet MS"/>
          <w:spacing w:val="19"/>
          <w:sz w:val="12"/>
        </w:rPr>
        <w:t xml:space="preserve"> </w:t>
      </w:r>
      <w:r>
        <w:t>thereby</w:t>
      </w:r>
      <w:r>
        <w:rPr>
          <w:spacing w:val="39"/>
        </w:rPr>
        <w:t xml:space="preserve"> </w:t>
      </w:r>
      <w:r>
        <w:t>enhancing</w:t>
      </w:r>
      <w:r>
        <w:rPr>
          <w:spacing w:val="39"/>
        </w:rPr>
        <w:t xml:space="preserve"> </w:t>
      </w:r>
      <w:r>
        <w:t>the</w:t>
      </w:r>
      <w:r>
        <w:rPr>
          <w:spacing w:val="38"/>
        </w:rPr>
        <w:t xml:space="preserve"> </w:t>
      </w:r>
      <w:r>
        <w:t>system’s</w:t>
      </w:r>
      <w:r>
        <w:rPr>
          <w:spacing w:val="39"/>
        </w:rPr>
        <w:t xml:space="preserve"> </w:t>
      </w:r>
      <w:r>
        <w:t>predictive</w:t>
      </w:r>
      <w:r>
        <w:rPr>
          <w:spacing w:val="38"/>
        </w:rPr>
        <w:t xml:space="preserve"> </w:t>
      </w:r>
      <w:r>
        <w:t>accuracy</w:t>
      </w:r>
      <w:r>
        <w:rPr>
          <w:spacing w:val="39"/>
        </w:rPr>
        <w:t xml:space="preserve"> </w:t>
      </w:r>
      <w:r>
        <w:t>compared</w:t>
      </w:r>
      <w:r>
        <w:rPr>
          <w:spacing w:val="39"/>
        </w:rPr>
        <w:t xml:space="preserve"> </w:t>
      </w:r>
      <w:r>
        <w:t>to</w:t>
      </w:r>
      <w:r>
        <w:rPr>
          <w:spacing w:val="38"/>
        </w:rPr>
        <w:t xml:space="preserve"> </w:t>
      </w:r>
      <w:r>
        <w:t>the</w:t>
      </w:r>
      <w:r>
        <w:rPr>
          <w:spacing w:val="39"/>
        </w:rPr>
        <w:t xml:space="preserve"> </w:t>
      </w:r>
      <w:r>
        <w:t>use</w:t>
      </w:r>
      <w:r>
        <w:rPr>
          <w:spacing w:val="38"/>
        </w:rPr>
        <w:t xml:space="preserve"> </w:t>
      </w:r>
      <w:r>
        <w:t>of</w:t>
      </w:r>
    </w:p>
    <w:p w14:paraId="6C78CE2D" w14:textId="77777777" w:rsidR="00E2709D" w:rsidRDefault="00E2709D">
      <w:pPr>
        <w:spacing w:line="291" w:lineRule="exact"/>
        <w:sectPr w:rsidR="00E2709D">
          <w:pgSz w:w="12240" w:h="15840"/>
          <w:pgMar w:top="1500" w:right="1720" w:bottom="1960" w:left="1600" w:header="0" w:footer="1777" w:gutter="0"/>
          <w:cols w:space="720"/>
        </w:sectPr>
      </w:pPr>
    </w:p>
    <w:p w14:paraId="718A7C58" w14:textId="77777777" w:rsidR="00E2709D" w:rsidRDefault="00E2709D">
      <w:pPr>
        <w:pStyle w:val="BodyText"/>
        <w:rPr>
          <w:sz w:val="20"/>
        </w:rPr>
      </w:pPr>
    </w:p>
    <w:p w14:paraId="68D140AA" w14:textId="77777777" w:rsidR="00E2709D" w:rsidRDefault="00E2709D">
      <w:pPr>
        <w:pStyle w:val="BodyText"/>
        <w:rPr>
          <w:sz w:val="20"/>
        </w:rPr>
      </w:pPr>
    </w:p>
    <w:p w14:paraId="3EAAADF9" w14:textId="77777777" w:rsidR="00E2709D" w:rsidRDefault="00E2709D">
      <w:pPr>
        <w:pStyle w:val="BodyText"/>
        <w:rPr>
          <w:sz w:val="20"/>
        </w:rPr>
      </w:pPr>
    </w:p>
    <w:p w14:paraId="34E0F8BB" w14:textId="77777777" w:rsidR="00E2709D" w:rsidRDefault="00E2709D">
      <w:pPr>
        <w:pStyle w:val="BodyText"/>
        <w:spacing w:before="11"/>
        <w:rPr>
          <w:sz w:val="19"/>
        </w:rPr>
      </w:pPr>
    </w:p>
    <w:p w14:paraId="35B2FE84" w14:textId="77777777" w:rsidR="00E2709D" w:rsidRDefault="00462487">
      <w:pPr>
        <w:pStyle w:val="BodyText"/>
        <w:spacing w:before="51" w:line="291" w:lineRule="exact"/>
        <w:ind w:left="227"/>
      </w:pPr>
      <w:r>
        <w:rPr>
          <w:rFonts w:ascii="Trebuchet MS"/>
          <w:sz w:val="12"/>
        </w:rPr>
        <w:t xml:space="preserve">204    </w:t>
      </w:r>
      <w:r>
        <w:rPr>
          <w:rFonts w:ascii="Trebuchet MS"/>
          <w:spacing w:val="19"/>
          <w:sz w:val="12"/>
        </w:rPr>
        <w:t xml:space="preserve"> </w:t>
      </w:r>
      <w:r>
        <w:t>a</w:t>
      </w:r>
      <w:r>
        <w:rPr>
          <w:spacing w:val="26"/>
        </w:rPr>
        <w:t xml:space="preserve"> </w:t>
      </w:r>
      <w:r>
        <w:t>single</w:t>
      </w:r>
      <w:r>
        <w:rPr>
          <w:spacing w:val="25"/>
        </w:rPr>
        <w:t xml:space="preserve"> </w:t>
      </w:r>
      <w:r>
        <w:t>NWP.</w:t>
      </w:r>
      <w:r>
        <w:rPr>
          <w:spacing w:val="27"/>
        </w:rPr>
        <w:t xml:space="preserve"> </w:t>
      </w:r>
      <w:r>
        <w:t>We</w:t>
      </w:r>
      <w:r>
        <w:rPr>
          <w:spacing w:val="25"/>
        </w:rPr>
        <w:t xml:space="preserve"> </w:t>
      </w:r>
      <w:r>
        <w:t>explored</w:t>
      </w:r>
      <w:r>
        <w:rPr>
          <w:spacing w:val="25"/>
        </w:rPr>
        <w:t xml:space="preserve"> </w:t>
      </w:r>
      <w:r>
        <w:t>three</w:t>
      </w:r>
      <w:r>
        <w:rPr>
          <w:spacing w:val="26"/>
        </w:rPr>
        <w:t xml:space="preserve"> </w:t>
      </w:r>
      <w:r>
        <w:t>different</w:t>
      </w:r>
      <w:r>
        <w:rPr>
          <w:spacing w:val="25"/>
        </w:rPr>
        <w:t xml:space="preserve"> </w:t>
      </w:r>
      <w:r>
        <w:t>approaches</w:t>
      </w:r>
      <w:r>
        <w:rPr>
          <w:spacing w:val="25"/>
        </w:rPr>
        <w:t xml:space="preserve"> </w:t>
      </w:r>
      <w:r>
        <w:t>for</w:t>
      </w:r>
      <w:r>
        <w:rPr>
          <w:spacing w:val="26"/>
        </w:rPr>
        <w:t xml:space="preserve"> </w:t>
      </w:r>
      <w:r>
        <w:t>calculating</w:t>
      </w:r>
      <w:r>
        <w:rPr>
          <w:spacing w:val="25"/>
        </w:rPr>
        <w:t xml:space="preserve"> </w:t>
      </w:r>
      <w:r>
        <w:t>the</w:t>
      </w:r>
      <w:r>
        <w:rPr>
          <w:spacing w:val="25"/>
        </w:rPr>
        <w:t xml:space="preserve"> </w:t>
      </w:r>
      <w:r>
        <w:t>to-</w:t>
      </w:r>
    </w:p>
    <w:p w14:paraId="2EDAECF7" w14:textId="77777777" w:rsidR="00E2709D" w:rsidRDefault="00462487">
      <w:pPr>
        <w:pStyle w:val="BodyText"/>
        <w:spacing w:line="289" w:lineRule="exact"/>
        <w:ind w:left="227"/>
      </w:pPr>
      <w:r>
        <w:rPr>
          <w:rFonts w:ascii="Trebuchet MS"/>
          <w:sz w:val="12"/>
        </w:rPr>
        <w:t xml:space="preserve">205    </w:t>
      </w:r>
      <w:r>
        <w:rPr>
          <w:rFonts w:ascii="Trebuchet MS"/>
          <w:spacing w:val="19"/>
          <w:sz w:val="12"/>
        </w:rPr>
        <w:t xml:space="preserve"> </w:t>
      </w:r>
      <w:proofErr w:type="spellStart"/>
      <w:r>
        <w:rPr>
          <w:w w:val="105"/>
        </w:rPr>
        <w:t>tal</w:t>
      </w:r>
      <w:proofErr w:type="spellEnd"/>
      <w:r>
        <w:rPr>
          <w:spacing w:val="-5"/>
          <w:w w:val="105"/>
        </w:rPr>
        <w:t xml:space="preserve"> </w:t>
      </w:r>
      <w:r>
        <w:rPr>
          <w:w w:val="105"/>
        </w:rPr>
        <w:t>exceedance</w:t>
      </w:r>
      <w:r>
        <w:rPr>
          <w:spacing w:val="-6"/>
          <w:w w:val="105"/>
        </w:rPr>
        <w:t xml:space="preserve"> </w:t>
      </w:r>
      <w:r>
        <w:rPr>
          <w:w w:val="105"/>
        </w:rPr>
        <w:t>probability</w:t>
      </w:r>
      <w:r>
        <w:rPr>
          <w:spacing w:val="-6"/>
          <w:w w:val="105"/>
        </w:rPr>
        <w:t xml:space="preserve"> </w:t>
      </w:r>
      <w:r>
        <w:rPr>
          <w:w w:val="105"/>
        </w:rPr>
        <w:t>and</w:t>
      </w:r>
      <w:r>
        <w:rPr>
          <w:spacing w:val="-5"/>
          <w:w w:val="105"/>
        </w:rPr>
        <w:t xml:space="preserve"> </w:t>
      </w:r>
      <w:r>
        <w:rPr>
          <w:w w:val="105"/>
        </w:rPr>
        <w:t>compared</w:t>
      </w:r>
      <w:r>
        <w:rPr>
          <w:spacing w:val="-6"/>
          <w:w w:val="105"/>
        </w:rPr>
        <w:t xml:space="preserve"> </w:t>
      </w:r>
      <w:r>
        <w:rPr>
          <w:w w:val="105"/>
        </w:rPr>
        <w:t>them</w:t>
      </w:r>
      <w:r>
        <w:rPr>
          <w:spacing w:val="-5"/>
          <w:w w:val="105"/>
        </w:rPr>
        <w:t xml:space="preserve"> </w:t>
      </w:r>
      <w:r>
        <w:rPr>
          <w:w w:val="105"/>
        </w:rPr>
        <w:t>with</w:t>
      </w:r>
      <w:r>
        <w:rPr>
          <w:spacing w:val="-6"/>
          <w:w w:val="105"/>
        </w:rPr>
        <w:t xml:space="preserve"> </w:t>
      </w:r>
      <w:r>
        <w:rPr>
          <w:w w:val="105"/>
        </w:rPr>
        <w:t>EFAS</w:t>
      </w:r>
      <w:r>
        <w:rPr>
          <w:spacing w:val="-6"/>
          <w:w w:val="105"/>
        </w:rPr>
        <w:t xml:space="preserve"> </w:t>
      </w:r>
      <w:r>
        <w:rPr>
          <w:w w:val="105"/>
        </w:rPr>
        <w:t>current</w:t>
      </w:r>
      <w:r>
        <w:rPr>
          <w:spacing w:val="-5"/>
          <w:w w:val="105"/>
        </w:rPr>
        <w:t xml:space="preserve"> </w:t>
      </w:r>
      <w:r>
        <w:rPr>
          <w:w w:val="105"/>
        </w:rPr>
        <w:t>approach,</w:t>
      </w:r>
    </w:p>
    <w:p w14:paraId="1FC17F7F" w14:textId="77777777" w:rsidR="00E2709D" w:rsidRDefault="00462487">
      <w:pPr>
        <w:pStyle w:val="BodyText"/>
        <w:spacing w:line="289" w:lineRule="exact"/>
        <w:ind w:left="227"/>
      </w:pPr>
      <w:r>
        <w:rPr>
          <w:rFonts w:ascii="Trebuchet MS"/>
          <w:sz w:val="12"/>
        </w:rPr>
        <w:t xml:space="preserve">206    </w:t>
      </w:r>
      <w:r>
        <w:rPr>
          <w:rFonts w:ascii="Trebuchet MS"/>
          <w:spacing w:val="19"/>
          <w:sz w:val="12"/>
        </w:rPr>
        <w:t xml:space="preserve"> </w:t>
      </w:r>
      <w:r>
        <w:t>which</w:t>
      </w:r>
      <w:r>
        <w:rPr>
          <w:spacing w:val="37"/>
        </w:rPr>
        <w:t xml:space="preserve"> </w:t>
      </w:r>
      <w:r>
        <w:t>does</w:t>
      </w:r>
      <w:r>
        <w:rPr>
          <w:spacing w:val="36"/>
        </w:rPr>
        <w:t xml:space="preserve"> </w:t>
      </w:r>
      <w:r>
        <w:t>not</w:t>
      </w:r>
      <w:r>
        <w:rPr>
          <w:spacing w:val="36"/>
        </w:rPr>
        <w:t xml:space="preserve"> </w:t>
      </w:r>
      <w:r>
        <w:t>incorporate</w:t>
      </w:r>
      <w:r>
        <w:rPr>
          <w:spacing w:val="37"/>
        </w:rPr>
        <w:t xml:space="preserve"> </w:t>
      </w:r>
      <w:r>
        <w:t>a</w:t>
      </w:r>
      <w:r>
        <w:rPr>
          <w:spacing w:val="37"/>
        </w:rPr>
        <w:t xml:space="preserve"> </w:t>
      </w:r>
      <w:r>
        <w:t>total</w:t>
      </w:r>
      <w:r>
        <w:rPr>
          <w:spacing w:val="37"/>
        </w:rPr>
        <w:t xml:space="preserve"> </w:t>
      </w:r>
      <w:r>
        <w:t>probability</w:t>
      </w:r>
      <w:r>
        <w:rPr>
          <w:spacing w:val="36"/>
        </w:rPr>
        <w:t xml:space="preserve"> </w:t>
      </w:r>
      <w:r>
        <w:t>framework.</w:t>
      </w:r>
    </w:p>
    <w:p w14:paraId="5D44F4B7" w14:textId="77777777" w:rsidR="00E2709D" w:rsidRDefault="00462487">
      <w:pPr>
        <w:pStyle w:val="BodyText"/>
        <w:tabs>
          <w:tab w:val="left" w:pos="968"/>
        </w:tabs>
        <w:spacing w:line="289" w:lineRule="exact"/>
        <w:ind w:left="227"/>
      </w:pPr>
      <w:r>
        <w:rPr>
          <w:rFonts w:ascii="Trebuchet MS"/>
          <w:w w:val="110"/>
          <w:sz w:val="12"/>
        </w:rPr>
        <w:t>207</w:t>
      </w:r>
      <w:r>
        <w:rPr>
          <w:rFonts w:ascii="Trebuchet MS"/>
          <w:w w:val="110"/>
          <w:sz w:val="12"/>
        </w:rPr>
        <w:tab/>
      </w:r>
      <w:r>
        <w:rPr>
          <w:w w:val="110"/>
        </w:rPr>
        <w:t>In</w:t>
      </w:r>
      <w:r>
        <w:rPr>
          <w:spacing w:val="12"/>
          <w:w w:val="110"/>
        </w:rPr>
        <w:t xml:space="preserve"> </w:t>
      </w:r>
      <w:r>
        <w:rPr>
          <w:w w:val="110"/>
        </w:rPr>
        <w:t>the</w:t>
      </w:r>
      <w:r>
        <w:rPr>
          <w:spacing w:val="12"/>
          <w:w w:val="110"/>
        </w:rPr>
        <w:t xml:space="preserve"> </w:t>
      </w:r>
      <w:r>
        <w:rPr>
          <w:w w:val="110"/>
        </w:rPr>
        <w:t>current</w:t>
      </w:r>
      <w:r>
        <w:rPr>
          <w:spacing w:val="12"/>
          <w:w w:val="110"/>
        </w:rPr>
        <w:t xml:space="preserve"> </w:t>
      </w:r>
      <w:r>
        <w:rPr>
          <w:w w:val="110"/>
        </w:rPr>
        <w:t>EFAS</w:t>
      </w:r>
      <w:r>
        <w:rPr>
          <w:spacing w:val="12"/>
          <w:w w:val="110"/>
        </w:rPr>
        <w:t xml:space="preserve"> </w:t>
      </w:r>
      <w:r>
        <w:rPr>
          <w:w w:val="110"/>
        </w:rPr>
        <w:t>procedure,</w:t>
      </w:r>
      <w:r>
        <w:rPr>
          <w:spacing w:val="17"/>
          <w:w w:val="110"/>
        </w:rPr>
        <w:t xml:space="preserve"> </w:t>
      </w:r>
      <w:r>
        <w:rPr>
          <w:w w:val="110"/>
        </w:rPr>
        <w:t>a</w:t>
      </w:r>
      <w:r>
        <w:rPr>
          <w:spacing w:val="12"/>
          <w:w w:val="110"/>
        </w:rPr>
        <w:t xml:space="preserve"> </w:t>
      </w:r>
      <w:r>
        <w:rPr>
          <w:w w:val="110"/>
        </w:rPr>
        <w:t>notification</w:t>
      </w:r>
      <w:r>
        <w:rPr>
          <w:spacing w:val="12"/>
          <w:w w:val="110"/>
        </w:rPr>
        <w:t xml:space="preserve"> </w:t>
      </w:r>
      <w:r>
        <w:rPr>
          <w:w w:val="110"/>
        </w:rPr>
        <w:t>is</w:t>
      </w:r>
      <w:r>
        <w:rPr>
          <w:spacing w:val="13"/>
          <w:w w:val="110"/>
        </w:rPr>
        <w:t xml:space="preserve"> </w:t>
      </w:r>
      <w:r>
        <w:rPr>
          <w:w w:val="110"/>
        </w:rPr>
        <w:t>issued</w:t>
      </w:r>
      <w:r>
        <w:rPr>
          <w:spacing w:val="12"/>
          <w:w w:val="110"/>
        </w:rPr>
        <w:t xml:space="preserve"> </w:t>
      </w:r>
      <w:r>
        <w:rPr>
          <w:w w:val="110"/>
        </w:rPr>
        <w:t>if</w:t>
      </w:r>
      <w:r>
        <w:rPr>
          <w:spacing w:val="12"/>
          <w:w w:val="110"/>
        </w:rPr>
        <w:t xml:space="preserve"> </w:t>
      </w:r>
      <w:r>
        <w:rPr>
          <w:w w:val="110"/>
        </w:rPr>
        <w:t>at</w:t>
      </w:r>
      <w:r>
        <w:rPr>
          <w:spacing w:val="12"/>
          <w:w w:val="110"/>
        </w:rPr>
        <w:t xml:space="preserve"> </w:t>
      </w:r>
      <w:r>
        <w:rPr>
          <w:w w:val="110"/>
        </w:rPr>
        <w:t>least</w:t>
      </w:r>
      <w:r>
        <w:rPr>
          <w:spacing w:val="12"/>
          <w:w w:val="110"/>
        </w:rPr>
        <w:t xml:space="preserve"> </w:t>
      </w:r>
      <w:r>
        <w:rPr>
          <w:w w:val="110"/>
        </w:rPr>
        <w:t>one</w:t>
      </w:r>
    </w:p>
    <w:p w14:paraId="396CF88E" w14:textId="77777777" w:rsidR="00E2709D" w:rsidRDefault="00462487">
      <w:pPr>
        <w:pStyle w:val="BodyText"/>
        <w:spacing w:line="289" w:lineRule="exact"/>
        <w:ind w:left="227"/>
      </w:pPr>
      <w:r>
        <w:rPr>
          <w:rFonts w:ascii="Trebuchet MS"/>
          <w:sz w:val="12"/>
        </w:rPr>
        <w:t xml:space="preserve">208    </w:t>
      </w:r>
      <w:r>
        <w:rPr>
          <w:rFonts w:ascii="Trebuchet MS"/>
          <w:spacing w:val="19"/>
          <w:sz w:val="12"/>
        </w:rPr>
        <w:t xml:space="preserve"> </w:t>
      </w:r>
      <w:r>
        <w:rPr>
          <w:w w:val="105"/>
        </w:rPr>
        <w:t>deterministic</w:t>
      </w:r>
      <w:r>
        <w:rPr>
          <w:spacing w:val="23"/>
          <w:w w:val="105"/>
        </w:rPr>
        <w:t xml:space="preserve"> </w:t>
      </w:r>
      <w:r>
        <w:rPr>
          <w:w w:val="105"/>
        </w:rPr>
        <w:t>and</w:t>
      </w:r>
      <w:r>
        <w:rPr>
          <w:spacing w:val="23"/>
          <w:w w:val="105"/>
        </w:rPr>
        <w:t xml:space="preserve"> </w:t>
      </w:r>
      <w:r>
        <w:rPr>
          <w:w w:val="105"/>
        </w:rPr>
        <w:t>one</w:t>
      </w:r>
      <w:r>
        <w:rPr>
          <w:spacing w:val="23"/>
          <w:w w:val="105"/>
        </w:rPr>
        <w:t xml:space="preserve"> </w:t>
      </w:r>
      <w:r>
        <w:rPr>
          <w:w w:val="105"/>
        </w:rPr>
        <w:t>probabilistic</w:t>
      </w:r>
      <w:r>
        <w:rPr>
          <w:spacing w:val="23"/>
          <w:w w:val="105"/>
        </w:rPr>
        <w:t xml:space="preserve"> </w:t>
      </w:r>
      <w:r>
        <w:rPr>
          <w:w w:val="105"/>
        </w:rPr>
        <w:t>NWP</w:t>
      </w:r>
      <w:r>
        <w:rPr>
          <w:spacing w:val="23"/>
          <w:w w:val="105"/>
        </w:rPr>
        <w:t xml:space="preserve"> </w:t>
      </w:r>
      <w:r>
        <w:rPr>
          <w:w w:val="105"/>
        </w:rPr>
        <w:t>predict</w:t>
      </w:r>
      <w:r>
        <w:rPr>
          <w:spacing w:val="23"/>
          <w:w w:val="105"/>
        </w:rPr>
        <w:t xml:space="preserve"> </w:t>
      </w:r>
      <w:r>
        <w:rPr>
          <w:w w:val="105"/>
        </w:rPr>
        <w:t>the</w:t>
      </w:r>
      <w:r>
        <w:rPr>
          <w:spacing w:val="23"/>
          <w:w w:val="105"/>
        </w:rPr>
        <w:t xml:space="preserve"> </w:t>
      </w:r>
      <w:r>
        <w:rPr>
          <w:w w:val="105"/>
        </w:rPr>
        <w:t xml:space="preserve">event. </w:t>
      </w:r>
      <w:r>
        <w:rPr>
          <w:spacing w:val="9"/>
          <w:w w:val="105"/>
        </w:rPr>
        <w:t xml:space="preserve"> </w:t>
      </w:r>
      <w:r>
        <w:rPr>
          <w:w w:val="105"/>
        </w:rPr>
        <w:t>This</w:t>
      </w:r>
      <w:r>
        <w:rPr>
          <w:spacing w:val="23"/>
          <w:w w:val="105"/>
        </w:rPr>
        <w:t xml:space="preserve"> </w:t>
      </w:r>
      <w:r>
        <w:rPr>
          <w:w w:val="105"/>
        </w:rPr>
        <w:t>approach</w:t>
      </w:r>
    </w:p>
    <w:p w14:paraId="248844E4" w14:textId="77777777" w:rsidR="00E2709D" w:rsidRDefault="00462487">
      <w:pPr>
        <w:spacing w:line="289" w:lineRule="exact"/>
        <w:ind w:left="227"/>
        <w:rPr>
          <w:sz w:val="24"/>
        </w:rPr>
      </w:pPr>
      <w:r>
        <w:rPr>
          <w:rFonts w:ascii="Trebuchet MS"/>
          <w:sz w:val="12"/>
        </w:rPr>
        <w:t xml:space="preserve">209    </w:t>
      </w:r>
      <w:r>
        <w:rPr>
          <w:rFonts w:ascii="Trebuchet MS"/>
          <w:spacing w:val="19"/>
          <w:sz w:val="12"/>
        </w:rPr>
        <w:t xml:space="preserve"> </w:t>
      </w:r>
      <w:r>
        <w:rPr>
          <w:w w:val="105"/>
          <w:sz w:val="24"/>
        </w:rPr>
        <w:t>will</w:t>
      </w:r>
      <w:r>
        <w:rPr>
          <w:spacing w:val="-1"/>
          <w:w w:val="105"/>
          <w:sz w:val="24"/>
        </w:rPr>
        <w:t xml:space="preserve"> </w:t>
      </w:r>
      <w:r>
        <w:rPr>
          <w:w w:val="105"/>
          <w:sz w:val="24"/>
        </w:rPr>
        <w:t>be</w:t>
      </w:r>
      <w:r>
        <w:rPr>
          <w:spacing w:val="-1"/>
          <w:w w:val="105"/>
          <w:sz w:val="24"/>
        </w:rPr>
        <w:t xml:space="preserve"> </w:t>
      </w:r>
      <w:r>
        <w:rPr>
          <w:w w:val="105"/>
          <w:sz w:val="24"/>
        </w:rPr>
        <w:t>referred</w:t>
      </w:r>
      <w:r>
        <w:rPr>
          <w:spacing w:val="-1"/>
          <w:w w:val="105"/>
          <w:sz w:val="24"/>
        </w:rPr>
        <w:t xml:space="preserve"> </w:t>
      </w:r>
      <w:r>
        <w:rPr>
          <w:w w:val="105"/>
          <w:sz w:val="24"/>
        </w:rPr>
        <w:t>to</w:t>
      </w:r>
      <w:r>
        <w:rPr>
          <w:spacing w:val="-1"/>
          <w:w w:val="105"/>
          <w:sz w:val="24"/>
        </w:rPr>
        <w:t xml:space="preserve"> </w:t>
      </w:r>
      <w:r>
        <w:rPr>
          <w:w w:val="105"/>
          <w:sz w:val="24"/>
        </w:rPr>
        <w:t>as</w:t>
      </w:r>
      <w:r>
        <w:rPr>
          <w:spacing w:val="-2"/>
          <w:w w:val="105"/>
          <w:sz w:val="24"/>
        </w:rPr>
        <w:t xml:space="preserve"> </w:t>
      </w:r>
      <w:r>
        <w:rPr>
          <w:i/>
          <w:w w:val="105"/>
          <w:sz w:val="24"/>
        </w:rPr>
        <w:t>1</w:t>
      </w:r>
      <w:r>
        <w:rPr>
          <w:i/>
          <w:spacing w:val="5"/>
          <w:w w:val="105"/>
          <w:sz w:val="24"/>
        </w:rPr>
        <w:t xml:space="preserve"> </w:t>
      </w:r>
      <w:r>
        <w:rPr>
          <w:i/>
          <w:w w:val="105"/>
          <w:sz w:val="24"/>
        </w:rPr>
        <w:t>deterministic</w:t>
      </w:r>
      <w:r>
        <w:rPr>
          <w:i/>
          <w:spacing w:val="6"/>
          <w:w w:val="105"/>
          <w:sz w:val="24"/>
        </w:rPr>
        <w:t xml:space="preserve"> </w:t>
      </w:r>
      <w:r>
        <w:rPr>
          <w:i/>
          <w:w w:val="120"/>
          <w:sz w:val="24"/>
        </w:rPr>
        <w:t>+</w:t>
      </w:r>
      <w:r>
        <w:rPr>
          <w:i/>
          <w:spacing w:val="-3"/>
          <w:w w:val="120"/>
          <w:sz w:val="24"/>
        </w:rPr>
        <w:t xml:space="preserve"> </w:t>
      </w:r>
      <w:r>
        <w:rPr>
          <w:i/>
          <w:w w:val="105"/>
          <w:sz w:val="24"/>
        </w:rPr>
        <w:t>1</w:t>
      </w:r>
      <w:r>
        <w:rPr>
          <w:i/>
          <w:spacing w:val="5"/>
          <w:w w:val="105"/>
          <w:sz w:val="24"/>
        </w:rPr>
        <w:t xml:space="preserve"> </w:t>
      </w:r>
      <w:r>
        <w:rPr>
          <w:i/>
          <w:w w:val="105"/>
          <w:sz w:val="24"/>
        </w:rPr>
        <w:t>probabilistic</w:t>
      </w:r>
      <w:r>
        <w:rPr>
          <w:i/>
          <w:spacing w:val="11"/>
          <w:w w:val="105"/>
          <w:sz w:val="24"/>
        </w:rPr>
        <w:t xml:space="preserve"> </w:t>
      </w:r>
      <w:r>
        <w:rPr>
          <w:w w:val="105"/>
          <w:sz w:val="24"/>
        </w:rPr>
        <w:t>(1D+1P)</w:t>
      </w:r>
      <w:r>
        <w:rPr>
          <w:spacing w:val="-1"/>
          <w:w w:val="105"/>
          <w:sz w:val="24"/>
        </w:rPr>
        <w:t xml:space="preserve"> </w:t>
      </w:r>
      <w:r>
        <w:rPr>
          <w:w w:val="105"/>
          <w:sz w:val="24"/>
        </w:rPr>
        <w:t>from</w:t>
      </w:r>
      <w:r>
        <w:rPr>
          <w:spacing w:val="-1"/>
          <w:w w:val="105"/>
          <w:sz w:val="24"/>
        </w:rPr>
        <w:t xml:space="preserve"> </w:t>
      </w:r>
      <w:r>
        <w:rPr>
          <w:w w:val="105"/>
          <w:sz w:val="24"/>
        </w:rPr>
        <w:t>here</w:t>
      </w:r>
      <w:r>
        <w:rPr>
          <w:spacing w:val="-2"/>
          <w:w w:val="105"/>
          <w:sz w:val="24"/>
        </w:rPr>
        <w:t xml:space="preserve"> </w:t>
      </w:r>
      <w:r>
        <w:rPr>
          <w:w w:val="105"/>
          <w:sz w:val="24"/>
        </w:rPr>
        <w:t>on.</w:t>
      </w:r>
    </w:p>
    <w:p w14:paraId="1AC7A87C" w14:textId="77777777" w:rsidR="00E2709D" w:rsidRDefault="00462487">
      <w:pPr>
        <w:pStyle w:val="BodyText"/>
        <w:spacing w:line="289" w:lineRule="exact"/>
        <w:ind w:left="227"/>
      </w:pPr>
      <w:r>
        <w:rPr>
          <w:rFonts w:ascii="Trebuchet MS"/>
          <w:sz w:val="12"/>
        </w:rPr>
        <w:t xml:space="preserve">210    </w:t>
      </w:r>
      <w:r>
        <w:rPr>
          <w:rFonts w:ascii="Trebuchet MS"/>
          <w:spacing w:val="19"/>
          <w:sz w:val="12"/>
        </w:rPr>
        <w:t xml:space="preserve"> </w:t>
      </w:r>
      <w:r>
        <w:rPr>
          <w:w w:val="105"/>
        </w:rPr>
        <w:t>As</w:t>
      </w:r>
      <w:r>
        <w:rPr>
          <w:spacing w:val="9"/>
          <w:w w:val="105"/>
        </w:rPr>
        <w:t xml:space="preserve"> </w:t>
      </w:r>
      <w:r>
        <w:rPr>
          <w:w w:val="105"/>
        </w:rPr>
        <w:t>each</w:t>
      </w:r>
      <w:r>
        <w:rPr>
          <w:spacing w:val="8"/>
          <w:w w:val="105"/>
        </w:rPr>
        <w:t xml:space="preserve"> </w:t>
      </w:r>
      <w:r>
        <w:rPr>
          <w:w w:val="105"/>
        </w:rPr>
        <w:t>model</w:t>
      </w:r>
      <w:r>
        <w:rPr>
          <w:spacing w:val="9"/>
          <w:w w:val="105"/>
        </w:rPr>
        <w:t xml:space="preserve"> </w:t>
      </w:r>
      <w:r>
        <w:rPr>
          <w:w w:val="105"/>
        </w:rPr>
        <w:t>is</w:t>
      </w:r>
      <w:r>
        <w:rPr>
          <w:spacing w:val="8"/>
          <w:w w:val="105"/>
        </w:rPr>
        <w:t xml:space="preserve"> </w:t>
      </w:r>
      <w:r>
        <w:rPr>
          <w:w w:val="105"/>
        </w:rPr>
        <w:t>evaluated</w:t>
      </w:r>
      <w:r>
        <w:rPr>
          <w:spacing w:val="9"/>
          <w:w w:val="105"/>
        </w:rPr>
        <w:t xml:space="preserve"> </w:t>
      </w:r>
      <w:r>
        <w:rPr>
          <w:w w:val="105"/>
        </w:rPr>
        <w:t>independently,</w:t>
      </w:r>
      <w:r>
        <w:rPr>
          <w:spacing w:val="12"/>
          <w:w w:val="105"/>
        </w:rPr>
        <w:t xml:space="preserve"> </w:t>
      </w:r>
      <w:r>
        <w:rPr>
          <w:w w:val="105"/>
        </w:rPr>
        <w:t>the</w:t>
      </w:r>
      <w:r>
        <w:rPr>
          <w:spacing w:val="8"/>
          <w:w w:val="105"/>
        </w:rPr>
        <w:t xml:space="preserve"> </w:t>
      </w:r>
      <w:r>
        <w:rPr>
          <w:w w:val="105"/>
        </w:rPr>
        <w:t>current</w:t>
      </w:r>
      <w:r>
        <w:rPr>
          <w:spacing w:val="9"/>
          <w:w w:val="105"/>
        </w:rPr>
        <w:t xml:space="preserve"> </w:t>
      </w:r>
      <w:r>
        <w:rPr>
          <w:w w:val="105"/>
        </w:rPr>
        <w:t>procedure</w:t>
      </w:r>
      <w:r>
        <w:rPr>
          <w:spacing w:val="8"/>
          <w:w w:val="105"/>
        </w:rPr>
        <w:t xml:space="preserve"> </w:t>
      </w:r>
      <w:r>
        <w:rPr>
          <w:w w:val="105"/>
        </w:rPr>
        <w:t>does</w:t>
      </w:r>
      <w:r>
        <w:rPr>
          <w:spacing w:val="9"/>
          <w:w w:val="105"/>
        </w:rPr>
        <w:t xml:space="preserve"> </w:t>
      </w:r>
      <w:r>
        <w:rPr>
          <w:w w:val="105"/>
        </w:rPr>
        <w:t>not</w:t>
      </w:r>
    </w:p>
    <w:p w14:paraId="789765B9" w14:textId="77777777" w:rsidR="00E2709D" w:rsidRDefault="00462487">
      <w:pPr>
        <w:pStyle w:val="BodyText"/>
        <w:spacing w:line="289" w:lineRule="exact"/>
        <w:ind w:left="227"/>
      </w:pPr>
      <w:r>
        <w:rPr>
          <w:rFonts w:ascii="Trebuchet MS"/>
          <w:sz w:val="12"/>
        </w:rPr>
        <w:t xml:space="preserve">211    </w:t>
      </w:r>
      <w:r>
        <w:rPr>
          <w:rFonts w:ascii="Trebuchet MS"/>
          <w:spacing w:val="19"/>
          <w:sz w:val="12"/>
        </w:rPr>
        <w:t xml:space="preserve"> </w:t>
      </w:r>
      <w:r>
        <w:rPr>
          <w:w w:val="105"/>
        </w:rPr>
        <w:t>calculate</w:t>
      </w:r>
      <w:r>
        <w:rPr>
          <w:spacing w:val="34"/>
          <w:w w:val="105"/>
        </w:rPr>
        <w:t xml:space="preserve"> </w:t>
      </w:r>
      <w:r>
        <w:rPr>
          <w:w w:val="105"/>
        </w:rPr>
        <w:t>a</w:t>
      </w:r>
      <w:r>
        <w:rPr>
          <w:spacing w:val="33"/>
          <w:w w:val="105"/>
        </w:rPr>
        <w:t xml:space="preserve"> </w:t>
      </w:r>
      <w:r>
        <w:rPr>
          <w:w w:val="105"/>
        </w:rPr>
        <w:t>total</w:t>
      </w:r>
      <w:r>
        <w:rPr>
          <w:spacing w:val="34"/>
          <w:w w:val="105"/>
        </w:rPr>
        <w:t xml:space="preserve"> </w:t>
      </w:r>
      <w:r>
        <w:rPr>
          <w:w w:val="105"/>
        </w:rPr>
        <w:t>probability</w:t>
      </w:r>
      <w:r>
        <w:rPr>
          <w:spacing w:val="34"/>
          <w:w w:val="105"/>
        </w:rPr>
        <w:t xml:space="preserve"> </w:t>
      </w:r>
      <w:r>
        <w:rPr>
          <w:w w:val="105"/>
        </w:rPr>
        <w:t xml:space="preserve">matrix. </w:t>
      </w:r>
      <w:r>
        <w:rPr>
          <w:spacing w:val="39"/>
          <w:w w:val="105"/>
        </w:rPr>
        <w:t xml:space="preserve"> </w:t>
      </w:r>
      <w:r>
        <w:rPr>
          <w:w w:val="105"/>
        </w:rPr>
        <w:t>The</w:t>
      </w:r>
      <w:r>
        <w:rPr>
          <w:spacing w:val="34"/>
          <w:w w:val="105"/>
        </w:rPr>
        <w:t xml:space="preserve"> </w:t>
      </w:r>
      <w:r>
        <w:rPr>
          <w:w w:val="105"/>
        </w:rPr>
        <w:t>most</w:t>
      </w:r>
      <w:r>
        <w:rPr>
          <w:spacing w:val="33"/>
          <w:w w:val="105"/>
        </w:rPr>
        <w:t xml:space="preserve"> </w:t>
      </w:r>
      <w:r>
        <w:rPr>
          <w:w w:val="105"/>
        </w:rPr>
        <w:t>straightforward</w:t>
      </w:r>
      <w:r>
        <w:rPr>
          <w:spacing w:val="34"/>
          <w:w w:val="105"/>
        </w:rPr>
        <w:t xml:space="preserve"> </w:t>
      </w:r>
      <w:r>
        <w:rPr>
          <w:w w:val="105"/>
        </w:rPr>
        <w:t>method</w:t>
      </w:r>
      <w:r>
        <w:rPr>
          <w:spacing w:val="33"/>
          <w:w w:val="105"/>
        </w:rPr>
        <w:t xml:space="preserve"> </w:t>
      </w:r>
      <w:r>
        <w:rPr>
          <w:w w:val="105"/>
        </w:rPr>
        <w:t>to</w:t>
      </w:r>
    </w:p>
    <w:p w14:paraId="632671C0" w14:textId="77777777" w:rsidR="00E2709D" w:rsidRDefault="00462487">
      <w:pPr>
        <w:spacing w:line="289" w:lineRule="exact"/>
        <w:ind w:left="227"/>
        <w:rPr>
          <w:sz w:val="24"/>
        </w:rPr>
      </w:pPr>
      <w:r>
        <w:rPr>
          <w:rFonts w:ascii="Trebuchet MS"/>
          <w:sz w:val="12"/>
        </w:rPr>
        <w:t xml:space="preserve">212    </w:t>
      </w:r>
      <w:r>
        <w:rPr>
          <w:rFonts w:ascii="Trebuchet MS"/>
          <w:spacing w:val="19"/>
          <w:sz w:val="12"/>
        </w:rPr>
        <w:t xml:space="preserve"> </w:t>
      </w:r>
      <w:r>
        <w:rPr>
          <w:w w:val="105"/>
          <w:sz w:val="24"/>
        </w:rPr>
        <w:t>compute</w:t>
      </w:r>
      <w:r>
        <w:rPr>
          <w:spacing w:val="9"/>
          <w:w w:val="105"/>
          <w:sz w:val="24"/>
        </w:rPr>
        <w:t xml:space="preserve"> </w:t>
      </w:r>
      <w:r>
        <w:rPr>
          <w:w w:val="105"/>
          <w:sz w:val="24"/>
        </w:rPr>
        <w:t>the</w:t>
      </w:r>
      <w:r>
        <w:rPr>
          <w:spacing w:val="9"/>
          <w:w w:val="105"/>
          <w:sz w:val="24"/>
        </w:rPr>
        <w:t xml:space="preserve"> </w:t>
      </w:r>
      <w:r>
        <w:rPr>
          <w:w w:val="105"/>
          <w:sz w:val="24"/>
        </w:rPr>
        <w:t>total</w:t>
      </w:r>
      <w:r>
        <w:rPr>
          <w:spacing w:val="9"/>
          <w:w w:val="105"/>
          <w:sz w:val="24"/>
        </w:rPr>
        <w:t xml:space="preserve"> </w:t>
      </w:r>
      <w:r>
        <w:rPr>
          <w:w w:val="105"/>
          <w:sz w:val="24"/>
        </w:rPr>
        <w:t>probability</w:t>
      </w:r>
      <w:r>
        <w:rPr>
          <w:spacing w:val="9"/>
          <w:w w:val="105"/>
          <w:sz w:val="24"/>
        </w:rPr>
        <w:t xml:space="preserve"> </w:t>
      </w:r>
      <w:r>
        <w:rPr>
          <w:w w:val="105"/>
          <w:sz w:val="24"/>
        </w:rPr>
        <w:t>is</w:t>
      </w:r>
      <w:r>
        <w:rPr>
          <w:spacing w:val="8"/>
          <w:w w:val="105"/>
          <w:sz w:val="24"/>
        </w:rPr>
        <w:t xml:space="preserve"> </w:t>
      </w:r>
      <w:r>
        <w:rPr>
          <w:w w:val="105"/>
          <w:sz w:val="24"/>
        </w:rPr>
        <w:t>the</w:t>
      </w:r>
      <w:r>
        <w:rPr>
          <w:spacing w:val="9"/>
          <w:w w:val="105"/>
          <w:sz w:val="24"/>
        </w:rPr>
        <w:t xml:space="preserve"> </w:t>
      </w:r>
      <w:r>
        <w:rPr>
          <w:i/>
          <w:w w:val="105"/>
          <w:sz w:val="24"/>
        </w:rPr>
        <w:t>model</w:t>
      </w:r>
      <w:r>
        <w:rPr>
          <w:i/>
          <w:spacing w:val="14"/>
          <w:w w:val="105"/>
          <w:sz w:val="24"/>
        </w:rPr>
        <w:t xml:space="preserve"> </w:t>
      </w:r>
      <w:r>
        <w:rPr>
          <w:i/>
          <w:w w:val="105"/>
          <w:sz w:val="24"/>
        </w:rPr>
        <w:t>mean</w:t>
      </w:r>
      <w:r>
        <w:rPr>
          <w:i/>
          <w:spacing w:val="23"/>
          <w:w w:val="105"/>
          <w:sz w:val="24"/>
        </w:rPr>
        <w:t xml:space="preserve"> </w:t>
      </w:r>
      <w:r>
        <w:rPr>
          <w:w w:val="105"/>
          <w:sz w:val="24"/>
        </w:rPr>
        <w:t>(MM);</w:t>
      </w:r>
      <w:r>
        <w:rPr>
          <w:spacing w:val="9"/>
          <w:w w:val="105"/>
          <w:sz w:val="24"/>
        </w:rPr>
        <w:t xml:space="preserve"> </w:t>
      </w:r>
      <w:r>
        <w:rPr>
          <w:w w:val="105"/>
          <w:sz w:val="24"/>
        </w:rPr>
        <w:t>it</w:t>
      </w:r>
      <w:r>
        <w:rPr>
          <w:spacing w:val="8"/>
          <w:w w:val="105"/>
          <w:sz w:val="24"/>
        </w:rPr>
        <w:t xml:space="preserve"> </w:t>
      </w:r>
      <w:r>
        <w:rPr>
          <w:w w:val="105"/>
          <w:sz w:val="24"/>
        </w:rPr>
        <w:t>is</w:t>
      </w:r>
      <w:r>
        <w:rPr>
          <w:spacing w:val="9"/>
          <w:w w:val="105"/>
          <w:sz w:val="24"/>
        </w:rPr>
        <w:t xml:space="preserve"> </w:t>
      </w:r>
      <w:r>
        <w:rPr>
          <w:w w:val="105"/>
          <w:sz w:val="24"/>
        </w:rPr>
        <w:t>a</w:t>
      </w:r>
      <w:r>
        <w:rPr>
          <w:spacing w:val="9"/>
          <w:w w:val="105"/>
          <w:sz w:val="24"/>
        </w:rPr>
        <w:t xml:space="preserve"> </w:t>
      </w:r>
      <w:r>
        <w:rPr>
          <w:w w:val="105"/>
          <w:sz w:val="24"/>
        </w:rPr>
        <w:t>simple</w:t>
      </w:r>
      <w:r>
        <w:rPr>
          <w:spacing w:val="8"/>
          <w:w w:val="105"/>
          <w:sz w:val="24"/>
        </w:rPr>
        <w:t xml:space="preserve"> </w:t>
      </w:r>
      <w:r>
        <w:rPr>
          <w:w w:val="105"/>
          <w:sz w:val="24"/>
        </w:rPr>
        <w:t>mean</w:t>
      </w:r>
    </w:p>
    <w:p w14:paraId="54E6C337" w14:textId="77777777" w:rsidR="00E2709D" w:rsidRDefault="00462487">
      <w:pPr>
        <w:pStyle w:val="BodyText"/>
        <w:spacing w:line="289" w:lineRule="exact"/>
        <w:ind w:left="227"/>
      </w:pPr>
      <w:r>
        <w:rPr>
          <w:rFonts w:ascii="Trebuchet MS"/>
          <w:sz w:val="12"/>
        </w:rPr>
        <w:t xml:space="preserve">213    </w:t>
      </w:r>
      <w:r>
        <w:rPr>
          <w:rFonts w:ascii="Trebuchet MS"/>
          <w:spacing w:val="19"/>
          <w:sz w:val="12"/>
        </w:rPr>
        <w:t xml:space="preserve"> </w:t>
      </w:r>
      <w:r>
        <w:rPr>
          <w:spacing w:val="-1"/>
          <w:w w:val="105"/>
        </w:rPr>
        <w:t>over</w:t>
      </w:r>
      <w:r>
        <w:rPr>
          <w:spacing w:val="-6"/>
          <w:w w:val="105"/>
        </w:rPr>
        <w:t xml:space="preserve"> </w:t>
      </w:r>
      <w:r>
        <w:rPr>
          <w:spacing w:val="-1"/>
          <w:w w:val="105"/>
        </w:rPr>
        <w:t>the</w:t>
      </w:r>
      <w:r>
        <w:rPr>
          <w:spacing w:val="-6"/>
          <w:w w:val="105"/>
        </w:rPr>
        <w:t xml:space="preserve"> </w:t>
      </w:r>
      <w:r>
        <w:rPr>
          <w:w w:val="105"/>
        </w:rPr>
        <w:t>four</w:t>
      </w:r>
      <w:r>
        <w:rPr>
          <w:spacing w:val="-6"/>
          <w:w w:val="105"/>
        </w:rPr>
        <w:t xml:space="preserve"> </w:t>
      </w:r>
      <w:r>
        <w:rPr>
          <w:w w:val="105"/>
        </w:rPr>
        <w:t>exceedance</w:t>
      </w:r>
      <w:r>
        <w:rPr>
          <w:spacing w:val="-6"/>
          <w:w w:val="105"/>
        </w:rPr>
        <w:t xml:space="preserve"> </w:t>
      </w:r>
      <w:r>
        <w:rPr>
          <w:w w:val="105"/>
        </w:rPr>
        <w:t>probability</w:t>
      </w:r>
      <w:r>
        <w:rPr>
          <w:spacing w:val="-6"/>
          <w:w w:val="105"/>
        </w:rPr>
        <w:t xml:space="preserve"> </w:t>
      </w:r>
      <w:r>
        <w:rPr>
          <w:w w:val="105"/>
        </w:rPr>
        <w:t>matrices,</w:t>
      </w:r>
      <w:r>
        <w:rPr>
          <w:spacing w:val="-6"/>
          <w:w w:val="105"/>
        </w:rPr>
        <w:t xml:space="preserve"> </w:t>
      </w:r>
      <w:r>
        <w:rPr>
          <w:w w:val="105"/>
        </w:rPr>
        <w:t>meaning</w:t>
      </w:r>
      <w:r>
        <w:rPr>
          <w:spacing w:val="-6"/>
          <w:w w:val="105"/>
        </w:rPr>
        <w:t xml:space="preserve"> </w:t>
      </w:r>
      <w:r>
        <w:rPr>
          <w:w w:val="105"/>
        </w:rPr>
        <w:t>all</w:t>
      </w:r>
      <w:r>
        <w:rPr>
          <w:spacing w:val="-6"/>
          <w:w w:val="105"/>
        </w:rPr>
        <w:t xml:space="preserve"> </w:t>
      </w:r>
      <w:r>
        <w:rPr>
          <w:w w:val="105"/>
        </w:rPr>
        <w:t>models</w:t>
      </w:r>
      <w:r>
        <w:rPr>
          <w:spacing w:val="-6"/>
          <w:w w:val="105"/>
        </w:rPr>
        <w:t xml:space="preserve"> </w:t>
      </w:r>
      <w:r>
        <w:rPr>
          <w:w w:val="105"/>
        </w:rPr>
        <w:t>are</w:t>
      </w:r>
      <w:r>
        <w:rPr>
          <w:spacing w:val="-6"/>
          <w:w w:val="105"/>
        </w:rPr>
        <w:t xml:space="preserve"> </w:t>
      </w:r>
      <w:r>
        <w:rPr>
          <w:w w:val="105"/>
        </w:rPr>
        <w:t>given</w:t>
      </w:r>
    </w:p>
    <w:p w14:paraId="33DC0779" w14:textId="77777777" w:rsidR="00E2709D" w:rsidRDefault="00462487">
      <w:pPr>
        <w:pStyle w:val="BodyText"/>
        <w:spacing w:line="289" w:lineRule="exact"/>
        <w:ind w:left="227"/>
      </w:pPr>
      <w:r>
        <w:rPr>
          <w:rFonts w:ascii="Trebuchet MS"/>
          <w:sz w:val="12"/>
        </w:rPr>
        <w:t xml:space="preserve">214    </w:t>
      </w:r>
      <w:r>
        <w:rPr>
          <w:rFonts w:ascii="Trebuchet MS"/>
          <w:spacing w:val="19"/>
          <w:sz w:val="12"/>
        </w:rPr>
        <w:t xml:space="preserve"> </w:t>
      </w:r>
      <w:r>
        <w:rPr>
          <w:w w:val="105"/>
        </w:rPr>
        <w:t>equal</w:t>
      </w:r>
      <w:r>
        <w:rPr>
          <w:spacing w:val="-2"/>
          <w:w w:val="105"/>
        </w:rPr>
        <w:t xml:space="preserve"> </w:t>
      </w:r>
      <w:r>
        <w:rPr>
          <w:w w:val="105"/>
        </w:rPr>
        <w:t>weight.</w:t>
      </w:r>
      <w:r>
        <w:rPr>
          <w:spacing w:val="17"/>
          <w:w w:val="105"/>
        </w:rPr>
        <w:t xml:space="preserve"> </w:t>
      </w:r>
      <w:r>
        <w:rPr>
          <w:w w:val="105"/>
        </w:rPr>
        <w:t>In</w:t>
      </w:r>
      <w:r>
        <w:rPr>
          <w:spacing w:val="-3"/>
          <w:w w:val="105"/>
        </w:rPr>
        <w:t xml:space="preserve"> </w:t>
      </w:r>
      <w:r>
        <w:rPr>
          <w:w w:val="105"/>
        </w:rPr>
        <w:t>other</w:t>
      </w:r>
      <w:r>
        <w:rPr>
          <w:spacing w:val="-2"/>
          <w:w w:val="105"/>
        </w:rPr>
        <w:t xml:space="preserve"> </w:t>
      </w:r>
      <w:r>
        <w:rPr>
          <w:w w:val="105"/>
        </w:rPr>
        <w:t>words,</w:t>
      </w:r>
      <w:r>
        <w:rPr>
          <w:spacing w:val="-2"/>
          <w:w w:val="105"/>
        </w:rPr>
        <w:t xml:space="preserve"> </w:t>
      </w:r>
      <w:r>
        <w:rPr>
          <w:w w:val="105"/>
        </w:rPr>
        <w:t>the</w:t>
      </w:r>
      <w:r>
        <w:rPr>
          <w:spacing w:val="-3"/>
          <w:w w:val="105"/>
        </w:rPr>
        <w:t xml:space="preserve"> </w:t>
      </w:r>
      <w:r>
        <w:rPr>
          <w:w w:val="105"/>
        </w:rPr>
        <w:t>single</w:t>
      </w:r>
      <w:r>
        <w:rPr>
          <w:spacing w:val="-2"/>
          <w:w w:val="105"/>
        </w:rPr>
        <w:t xml:space="preserve"> </w:t>
      </w:r>
      <w:r>
        <w:rPr>
          <w:w w:val="105"/>
        </w:rPr>
        <w:t>member</w:t>
      </w:r>
      <w:r>
        <w:rPr>
          <w:spacing w:val="-2"/>
          <w:w w:val="105"/>
        </w:rPr>
        <w:t xml:space="preserve"> </w:t>
      </w:r>
      <w:r>
        <w:rPr>
          <w:w w:val="105"/>
        </w:rPr>
        <w:t>of</w:t>
      </w:r>
      <w:r>
        <w:rPr>
          <w:spacing w:val="-3"/>
          <w:w w:val="105"/>
        </w:rPr>
        <w:t xml:space="preserve"> </w:t>
      </w:r>
      <w:r>
        <w:rPr>
          <w:w w:val="105"/>
        </w:rPr>
        <w:t>a</w:t>
      </w:r>
      <w:r>
        <w:rPr>
          <w:spacing w:val="-2"/>
          <w:w w:val="105"/>
        </w:rPr>
        <w:t xml:space="preserve"> </w:t>
      </w:r>
      <w:r>
        <w:rPr>
          <w:w w:val="105"/>
        </w:rPr>
        <w:t>deterministic</w:t>
      </w:r>
      <w:r>
        <w:rPr>
          <w:spacing w:val="-2"/>
          <w:w w:val="105"/>
        </w:rPr>
        <w:t xml:space="preserve"> </w:t>
      </w:r>
      <w:r>
        <w:rPr>
          <w:w w:val="105"/>
        </w:rPr>
        <w:t>model</w:t>
      </w:r>
      <w:r>
        <w:rPr>
          <w:spacing w:val="-3"/>
          <w:w w:val="105"/>
        </w:rPr>
        <w:t xml:space="preserve"> </w:t>
      </w:r>
      <w:r>
        <w:rPr>
          <w:w w:val="105"/>
        </w:rPr>
        <w:t>is</w:t>
      </w:r>
    </w:p>
    <w:p w14:paraId="1B17756A" w14:textId="77777777" w:rsidR="00E2709D" w:rsidRDefault="00462487">
      <w:pPr>
        <w:pStyle w:val="BodyText"/>
        <w:spacing w:line="289" w:lineRule="exact"/>
        <w:ind w:left="227"/>
      </w:pPr>
      <w:r>
        <w:rPr>
          <w:rFonts w:ascii="Trebuchet MS"/>
          <w:sz w:val="12"/>
        </w:rPr>
        <w:t xml:space="preserve">215    </w:t>
      </w:r>
      <w:r>
        <w:rPr>
          <w:rFonts w:ascii="Trebuchet MS"/>
          <w:spacing w:val="19"/>
          <w:sz w:val="12"/>
        </w:rPr>
        <w:t xml:space="preserve"> </w:t>
      </w:r>
      <w:r>
        <w:rPr>
          <w:w w:val="105"/>
        </w:rPr>
        <w:t>considered</w:t>
      </w:r>
      <w:r>
        <w:rPr>
          <w:spacing w:val="-10"/>
          <w:w w:val="105"/>
        </w:rPr>
        <w:t xml:space="preserve"> </w:t>
      </w:r>
      <w:r>
        <w:rPr>
          <w:w w:val="105"/>
        </w:rPr>
        <w:t>significantly</w:t>
      </w:r>
      <w:r>
        <w:rPr>
          <w:spacing w:val="-9"/>
          <w:w w:val="105"/>
        </w:rPr>
        <w:t xml:space="preserve"> </w:t>
      </w:r>
      <w:r>
        <w:rPr>
          <w:w w:val="105"/>
        </w:rPr>
        <w:t>more</w:t>
      </w:r>
      <w:r>
        <w:rPr>
          <w:spacing w:val="-9"/>
          <w:w w:val="105"/>
        </w:rPr>
        <w:t xml:space="preserve"> </w:t>
      </w:r>
      <w:r>
        <w:rPr>
          <w:w w:val="105"/>
        </w:rPr>
        <w:t>important</w:t>
      </w:r>
      <w:r>
        <w:rPr>
          <w:spacing w:val="-10"/>
          <w:w w:val="105"/>
        </w:rPr>
        <w:t xml:space="preserve"> </w:t>
      </w:r>
      <w:r>
        <w:rPr>
          <w:w w:val="105"/>
        </w:rPr>
        <w:t>than</w:t>
      </w:r>
      <w:r>
        <w:rPr>
          <w:spacing w:val="-9"/>
          <w:w w:val="105"/>
        </w:rPr>
        <w:t xml:space="preserve"> </w:t>
      </w:r>
      <w:r>
        <w:rPr>
          <w:w w:val="105"/>
        </w:rPr>
        <w:t>any</w:t>
      </w:r>
      <w:r>
        <w:rPr>
          <w:spacing w:val="-10"/>
          <w:w w:val="105"/>
        </w:rPr>
        <w:t xml:space="preserve"> </w:t>
      </w:r>
      <w:r>
        <w:rPr>
          <w:w w:val="105"/>
        </w:rPr>
        <w:t>members</w:t>
      </w:r>
      <w:r>
        <w:rPr>
          <w:spacing w:val="-9"/>
          <w:w w:val="105"/>
        </w:rPr>
        <w:t xml:space="preserve"> </w:t>
      </w:r>
      <w:r>
        <w:rPr>
          <w:w w:val="105"/>
        </w:rPr>
        <w:t>of</w:t>
      </w:r>
      <w:r>
        <w:rPr>
          <w:spacing w:val="-10"/>
          <w:w w:val="105"/>
        </w:rPr>
        <w:t xml:space="preserve"> </w:t>
      </w:r>
      <w:r>
        <w:rPr>
          <w:w w:val="105"/>
        </w:rPr>
        <w:t>a</w:t>
      </w:r>
      <w:r>
        <w:rPr>
          <w:spacing w:val="-9"/>
          <w:w w:val="105"/>
        </w:rPr>
        <w:t xml:space="preserve"> </w:t>
      </w:r>
      <w:r>
        <w:rPr>
          <w:w w:val="105"/>
        </w:rPr>
        <w:t>probabilistic</w:t>
      </w:r>
    </w:p>
    <w:p w14:paraId="6E002FC8" w14:textId="77777777" w:rsidR="00E2709D" w:rsidRDefault="00462487">
      <w:pPr>
        <w:pStyle w:val="BodyText"/>
        <w:spacing w:line="289" w:lineRule="exact"/>
        <w:ind w:left="227"/>
      </w:pPr>
      <w:r>
        <w:rPr>
          <w:rFonts w:ascii="Trebuchet MS"/>
          <w:sz w:val="12"/>
        </w:rPr>
        <w:t xml:space="preserve">216    </w:t>
      </w:r>
      <w:r>
        <w:rPr>
          <w:rFonts w:ascii="Trebuchet MS"/>
          <w:spacing w:val="19"/>
          <w:sz w:val="12"/>
        </w:rPr>
        <w:t xml:space="preserve"> </w:t>
      </w:r>
      <w:r>
        <w:rPr>
          <w:w w:val="105"/>
        </w:rPr>
        <w:t>model.</w:t>
      </w:r>
      <w:r>
        <w:rPr>
          <w:spacing w:val="16"/>
          <w:w w:val="105"/>
        </w:rPr>
        <w:t xml:space="preserve"> </w:t>
      </w:r>
      <w:r>
        <w:rPr>
          <w:w w:val="105"/>
        </w:rPr>
        <w:t>An</w:t>
      </w:r>
      <w:r>
        <w:rPr>
          <w:spacing w:val="-4"/>
          <w:w w:val="105"/>
        </w:rPr>
        <w:t xml:space="preserve"> </w:t>
      </w:r>
      <w:r>
        <w:rPr>
          <w:w w:val="105"/>
        </w:rPr>
        <w:t>alternative</w:t>
      </w:r>
      <w:r>
        <w:rPr>
          <w:spacing w:val="-4"/>
          <w:w w:val="105"/>
        </w:rPr>
        <w:t xml:space="preserve"> </w:t>
      </w:r>
      <w:r>
        <w:rPr>
          <w:w w:val="105"/>
        </w:rPr>
        <w:t>approach</w:t>
      </w:r>
      <w:r>
        <w:rPr>
          <w:spacing w:val="-4"/>
          <w:w w:val="105"/>
        </w:rPr>
        <w:t xml:space="preserve"> </w:t>
      </w:r>
      <w:r>
        <w:rPr>
          <w:w w:val="105"/>
        </w:rPr>
        <w:t>would</w:t>
      </w:r>
      <w:r>
        <w:rPr>
          <w:spacing w:val="-4"/>
          <w:w w:val="105"/>
        </w:rPr>
        <w:t xml:space="preserve"> </w:t>
      </w:r>
      <w:r>
        <w:rPr>
          <w:w w:val="105"/>
        </w:rPr>
        <w:t>be</w:t>
      </w:r>
      <w:r>
        <w:rPr>
          <w:spacing w:val="-4"/>
          <w:w w:val="105"/>
        </w:rPr>
        <w:t xml:space="preserve"> </w:t>
      </w:r>
      <w:r>
        <w:rPr>
          <w:w w:val="105"/>
        </w:rPr>
        <w:t>to</w:t>
      </w:r>
      <w:r>
        <w:rPr>
          <w:spacing w:val="-4"/>
          <w:w w:val="105"/>
        </w:rPr>
        <w:t xml:space="preserve"> </w:t>
      </w:r>
      <w:r>
        <w:rPr>
          <w:w w:val="105"/>
        </w:rPr>
        <w:t>assign</w:t>
      </w:r>
      <w:r>
        <w:rPr>
          <w:spacing w:val="-4"/>
          <w:w w:val="105"/>
        </w:rPr>
        <w:t xml:space="preserve"> </w:t>
      </w:r>
      <w:r>
        <w:rPr>
          <w:w w:val="105"/>
        </w:rPr>
        <w:t>the</w:t>
      </w:r>
      <w:r>
        <w:rPr>
          <w:spacing w:val="-4"/>
          <w:w w:val="105"/>
        </w:rPr>
        <w:t xml:space="preserve"> </w:t>
      </w:r>
      <w:r>
        <w:rPr>
          <w:w w:val="105"/>
        </w:rPr>
        <w:t>same</w:t>
      </w:r>
      <w:r>
        <w:rPr>
          <w:spacing w:val="-4"/>
          <w:w w:val="105"/>
        </w:rPr>
        <w:t xml:space="preserve"> </w:t>
      </w:r>
      <w:r>
        <w:rPr>
          <w:w w:val="105"/>
        </w:rPr>
        <w:t>weight</w:t>
      </w:r>
      <w:r>
        <w:rPr>
          <w:spacing w:val="-4"/>
          <w:w w:val="105"/>
        </w:rPr>
        <w:t xml:space="preserve"> </w:t>
      </w:r>
      <w:r>
        <w:rPr>
          <w:w w:val="105"/>
        </w:rPr>
        <w:t>to</w:t>
      </w:r>
      <w:r>
        <w:rPr>
          <w:spacing w:val="-4"/>
          <w:w w:val="105"/>
        </w:rPr>
        <w:t xml:space="preserve"> </w:t>
      </w:r>
      <w:r>
        <w:rPr>
          <w:w w:val="105"/>
        </w:rPr>
        <w:t>each</w:t>
      </w:r>
    </w:p>
    <w:p w14:paraId="1836086A" w14:textId="77777777" w:rsidR="00E2709D" w:rsidRDefault="00462487">
      <w:pPr>
        <w:pStyle w:val="BodyText"/>
        <w:spacing w:line="289" w:lineRule="exact"/>
        <w:ind w:left="227"/>
      </w:pPr>
      <w:r>
        <w:rPr>
          <w:rFonts w:ascii="Trebuchet MS"/>
          <w:sz w:val="12"/>
        </w:rPr>
        <w:t xml:space="preserve">217    </w:t>
      </w:r>
      <w:r>
        <w:rPr>
          <w:rFonts w:ascii="Trebuchet MS"/>
          <w:spacing w:val="19"/>
          <w:sz w:val="12"/>
        </w:rPr>
        <w:t xml:space="preserve"> </w:t>
      </w:r>
      <w:proofErr w:type="gramStart"/>
      <w:r>
        <w:t>member</w:t>
      </w:r>
      <w:proofErr w:type="gramEnd"/>
      <w:r>
        <w:t>,</w:t>
      </w:r>
      <w:r>
        <w:rPr>
          <w:spacing w:val="22"/>
        </w:rPr>
        <w:t xml:space="preserve"> </w:t>
      </w:r>
      <w:r>
        <w:t>regardless</w:t>
      </w:r>
      <w:r>
        <w:rPr>
          <w:spacing w:val="18"/>
        </w:rPr>
        <w:t xml:space="preserve"> </w:t>
      </w:r>
      <w:r>
        <w:t>of</w:t>
      </w:r>
      <w:r>
        <w:rPr>
          <w:spacing w:val="19"/>
        </w:rPr>
        <w:t xml:space="preserve"> </w:t>
      </w:r>
      <w:r>
        <w:t>whether</w:t>
      </w:r>
      <w:r>
        <w:rPr>
          <w:spacing w:val="18"/>
        </w:rPr>
        <w:t xml:space="preserve"> </w:t>
      </w:r>
      <w:r>
        <w:t>it</w:t>
      </w:r>
      <w:r>
        <w:rPr>
          <w:spacing w:val="18"/>
        </w:rPr>
        <w:t xml:space="preserve"> </w:t>
      </w:r>
      <w:r>
        <w:t>belongs</w:t>
      </w:r>
      <w:r>
        <w:rPr>
          <w:spacing w:val="18"/>
        </w:rPr>
        <w:t xml:space="preserve"> </w:t>
      </w:r>
      <w:r>
        <w:t>to</w:t>
      </w:r>
      <w:r>
        <w:rPr>
          <w:spacing w:val="19"/>
        </w:rPr>
        <w:t xml:space="preserve"> </w:t>
      </w:r>
      <w:r>
        <w:t>a</w:t>
      </w:r>
      <w:r>
        <w:rPr>
          <w:spacing w:val="18"/>
        </w:rPr>
        <w:t xml:space="preserve"> </w:t>
      </w:r>
      <w:r>
        <w:t>deterministic</w:t>
      </w:r>
      <w:r>
        <w:rPr>
          <w:spacing w:val="18"/>
        </w:rPr>
        <w:t xml:space="preserve"> </w:t>
      </w:r>
      <w:r>
        <w:t>or</w:t>
      </w:r>
      <w:r>
        <w:rPr>
          <w:spacing w:val="19"/>
        </w:rPr>
        <w:t xml:space="preserve"> </w:t>
      </w:r>
      <w:r>
        <w:t>a</w:t>
      </w:r>
      <w:r>
        <w:rPr>
          <w:spacing w:val="18"/>
        </w:rPr>
        <w:t xml:space="preserve"> </w:t>
      </w:r>
      <w:r>
        <w:t>probabilistic</w:t>
      </w:r>
    </w:p>
    <w:p w14:paraId="6BED8E9E" w14:textId="77777777" w:rsidR="00E2709D" w:rsidRDefault="00462487">
      <w:pPr>
        <w:spacing w:line="289" w:lineRule="exact"/>
        <w:ind w:left="227"/>
        <w:rPr>
          <w:sz w:val="24"/>
        </w:rPr>
      </w:pPr>
      <w:r>
        <w:rPr>
          <w:rFonts w:ascii="Trebuchet MS"/>
          <w:sz w:val="12"/>
        </w:rPr>
        <w:t xml:space="preserve">218    </w:t>
      </w:r>
      <w:r>
        <w:rPr>
          <w:rFonts w:ascii="Trebuchet MS"/>
          <w:spacing w:val="19"/>
          <w:sz w:val="12"/>
        </w:rPr>
        <w:t xml:space="preserve"> </w:t>
      </w:r>
      <w:r>
        <w:rPr>
          <w:w w:val="105"/>
          <w:sz w:val="24"/>
        </w:rPr>
        <w:t>model.</w:t>
      </w:r>
      <w:r>
        <w:rPr>
          <w:spacing w:val="23"/>
          <w:w w:val="105"/>
          <w:sz w:val="24"/>
        </w:rPr>
        <w:t xml:space="preserve"> </w:t>
      </w:r>
      <w:r>
        <w:rPr>
          <w:w w:val="105"/>
          <w:sz w:val="24"/>
        </w:rPr>
        <w:t>This approach</w:t>
      </w:r>
      <w:r>
        <w:rPr>
          <w:spacing w:val="1"/>
          <w:w w:val="105"/>
          <w:sz w:val="24"/>
        </w:rPr>
        <w:t xml:space="preserve"> </w:t>
      </w:r>
      <w:r>
        <w:rPr>
          <w:w w:val="105"/>
          <w:sz w:val="24"/>
        </w:rPr>
        <w:t>will be</w:t>
      </w:r>
      <w:r>
        <w:rPr>
          <w:spacing w:val="1"/>
          <w:w w:val="105"/>
          <w:sz w:val="24"/>
        </w:rPr>
        <w:t xml:space="preserve"> </w:t>
      </w:r>
      <w:r>
        <w:rPr>
          <w:w w:val="105"/>
          <w:sz w:val="24"/>
        </w:rPr>
        <w:t>referred</w:t>
      </w:r>
      <w:r>
        <w:rPr>
          <w:spacing w:val="1"/>
          <w:w w:val="105"/>
          <w:sz w:val="24"/>
        </w:rPr>
        <w:t xml:space="preserve"> </w:t>
      </w:r>
      <w:r>
        <w:rPr>
          <w:w w:val="105"/>
          <w:sz w:val="24"/>
        </w:rPr>
        <w:t>to</w:t>
      </w:r>
      <w:r>
        <w:rPr>
          <w:spacing w:val="1"/>
          <w:w w:val="105"/>
          <w:sz w:val="24"/>
        </w:rPr>
        <w:t xml:space="preserve"> </w:t>
      </w:r>
      <w:r>
        <w:rPr>
          <w:w w:val="105"/>
          <w:sz w:val="24"/>
        </w:rPr>
        <w:t>as</w:t>
      </w:r>
      <w:r>
        <w:rPr>
          <w:spacing w:val="1"/>
          <w:w w:val="105"/>
          <w:sz w:val="24"/>
        </w:rPr>
        <w:t xml:space="preserve"> </w:t>
      </w:r>
      <w:r>
        <w:rPr>
          <w:i/>
          <w:w w:val="105"/>
          <w:sz w:val="24"/>
        </w:rPr>
        <w:t>member</w:t>
      </w:r>
      <w:r>
        <w:rPr>
          <w:i/>
          <w:spacing w:val="4"/>
          <w:w w:val="105"/>
          <w:sz w:val="24"/>
        </w:rPr>
        <w:t xml:space="preserve"> </w:t>
      </w:r>
      <w:r>
        <w:rPr>
          <w:i/>
          <w:w w:val="105"/>
          <w:sz w:val="24"/>
        </w:rPr>
        <w:t>weighted</w:t>
      </w:r>
      <w:r>
        <w:rPr>
          <w:i/>
          <w:spacing w:val="20"/>
          <w:w w:val="105"/>
          <w:sz w:val="24"/>
        </w:rPr>
        <w:t xml:space="preserve"> </w:t>
      </w:r>
      <w:r>
        <w:rPr>
          <w:w w:val="105"/>
          <w:sz w:val="24"/>
        </w:rPr>
        <w:t>(MW).</w:t>
      </w:r>
      <w:r>
        <w:rPr>
          <w:spacing w:val="1"/>
          <w:w w:val="105"/>
          <w:sz w:val="24"/>
        </w:rPr>
        <w:t xml:space="preserve"> </w:t>
      </w:r>
      <w:r>
        <w:rPr>
          <w:w w:val="105"/>
          <w:sz w:val="24"/>
        </w:rPr>
        <w:t>In</w:t>
      </w:r>
      <w:r>
        <w:rPr>
          <w:spacing w:val="1"/>
          <w:w w:val="105"/>
          <w:sz w:val="24"/>
        </w:rPr>
        <w:t xml:space="preserve"> </w:t>
      </w:r>
      <w:r>
        <w:rPr>
          <w:w w:val="105"/>
          <w:sz w:val="24"/>
        </w:rPr>
        <w:t>this</w:t>
      </w:r>
    </w:p>
    <w:p w14:paraId="13852183" w14:textId="77777777" w:rsidR="00E2709D" w:rsidRDefault="00462487">
      <w:pPr>
        <w:pStyle w:val="BodyText"/>
        <w:spacing w:line="289" w:lineRule="exact"/>
        <w:ind w:left="227"/>
      </w:pPr>
      <w:r>
        <w:rPr>
          <w:rFonts w:ascii="Trebuchet MS"/>
          <w:sz w:val="12"/>
        </w:rPr>
        <w:t xml:space="preserve">219    </w:t>
      </w:r>
      <w:r>
        <w:rPr>
          <w:rFonts w:ascii="Trebuchet MS"/>
          <w:spacing w:val="19"/>
          <w:sz w:val="12"/>
        </w:rPr>
        <w:t xml:space="preserve"> </w:t>
      </w:r>
      <w:r>
        <w:t>approach,</w:t>
      </w:r>
      <w:r>
        <w:rPr>
          <w:spacing w:val="25"/>
        </w:rPr>
        <w:t xml:space="preserve"> </w:t>
      </w:r>
      <w:r>
        <w:t>each</w:t>
      </w:r>
      <w:r>
        <w:rPr>
          <w:spacing w:val="23"/>
        </w:rPr>
        <w:t xml:space="preserve"> </w:t>
      </w:r>
      <w:r>
        <w:t>NWP</w:t>
      </w:r>
      <w:r>
        <w:rPr>
          <w:spacing w:val="24"/>
        </w:rPr>
        <w:t xml:space="preserve"> </w:t>
      </w:r>
      <w:r>
        <w:t>receives</w:t>
      </w:r>
      <w:r>
        <w:rPr>
          <w:spacing w:val="23"/>
        </w:rPr>
        <w:t xml:space="preserve"> </w:t>
      </w:r>
      <w:r>
        <w:t>a</w:t>
      </w:r>
      <w:r>
        <w:rPr>
          <w:spacing w:val="23"/>
        </w:rPr>
        <w:t xml:space="preserve"> </w:t>
      </w:r>
      <w:r>
        <w:t>weight</w:t>
      </w:r>
      <w:r>
        <w:rPr>
          <w:spacing w:val="24"/>
        </w:rPr>
        <w:t xml:space="preserve"> </w:t>
      </w:r>
      <w:r>
        <w:t>relative</w:t>
      </w:r>
      <w:r>
        <w:rPr>
          <w:spacing w:val="23"/>
        </w:rPr>
        <w:t xml:space="preserve"> </w:t>
      </w:r>
      <w:r>
        <w:t>to</w:t>
      </w:r>
      <w:r>
        <w:rPr>
          <w:spacing w:val="24"/>
        </w:rPr>
        <w:t xml:space="preserve"> </w:t>
      </w:r>
      <w:r>
        <w:t>the</w:t>
      </w:r>
      <w:r>
        <w:rPr>
          <w:spacing w:val="23"/>
        </w:rPr>
        <w:t xml:space="preserve"> </w:t>
      </w:r>
      <w:r>
        <w:t>number</w:t>
      </w:r>
      <w:r>
        <w:rPr>
          <w:spacing w:val="24"/>
        </w:rPr>
        <w:t xml:space="preserve"> </w:t>
      </w:r>
      <w:r>
        <w:t>of</w:t>
      </w:r>
      <w:r>
        <w:rPr>
          <w:spacing w:val="23"/>
        </w:rPr>
        <w:t xml:space="preserve"> </w:t>
      </w:r>
      <w:r>
        <w:t>members</w:t>
      </w:r>
      <w:r>
        <w:rPr>
          <w:spacing w:val="23"/>
        </w:rPr>
        <w:t xml:space="preserve"> </w:t>
      </w:r>
      <w:r>
        <w:t>it</w:t>
      </w:r>
    </w:p>
    <w:p w14:paraId="75635775" w14:textId="77777777" w:rsidR="00E2709D" w:rsidRDefault="00462487">
      <w:pPr>
        <w:pStyle w:val="BodyText"/>
        <w:spacing w:line="289" w:lineRule="exact"/>
        <w:ind w:left="227"/>
      </w:pPr>
      <w:r>
        <w:rPr>
          <w:rFonts w:ascii="Trebuchet MS"/>
          <w:sz w:val="12"/>
        </w:rPr>
        <w:t xml:space="preserve">220    </w:t>
      </w:r>
      <w:r>
        <w:rPr>
          <w:rFonts w:ascii="Trebuchet MS"/>
          <w:spacing w:val="19"/>
          <w:sz w:val="12"/>
        </w:rPr>
        <w:t xml:space="preserve"> </w:t>
      </w:r>
      <w:r>
        <w:t>contains,</w:t>
      </w:r>
      <w:r>
        <w:rPr>
          <w:spacing w:val="53"/>
        </w:rPr>
        <w:t xml:space="preserve"> </w:t>
      </w:r>
      <w:r>
        <w:t>meaning</w:t>
      </w:r>
      <w:r>
        <w:rPr>
          <w:spacing w:val="48"/>
        </w:rPr>
        <w:t xml:space="preserve"> </w:t>
      </w:r>
      <w:r>
        <w:t>the</w:t>
      </w:r>
      <w:r>
        <w:rPr>
          <w:spacing w:val="48"/>
        </w:rPr>
        <w:t xml:space="preserve"> </w:t>
      </w:r>
      <w:r>
        <w:t>probabilistic</w:t>
      </w:r>
      <w:r>
        <w:rPr>
          <w:spacing w:val="48"/>
        </w:rPr>
        <w:t xml:space="preserve"> </w:t>
      </w:r>
      <w:r>
        <w:t>models</w:t>
      </w:r>
      <w:r>
        <w:rPr>
          <w:spacing w:val="49"/>
        </w:rPr>
        <w:t xml:space="preserve"> </w:t>
      </w:r>
      <w:r>
        <w:t>have</w:t>
      </w:r>
      <w:r>
        <w:rPr>
          <w:spacing w:val="48"/>
        </w:rPr>
        <w:t xml:space="preserve"> </w:t>
      </w:r>
      <w:r>
        <w:t>greater</w:t>
      </w:r>
      <w:r>
        <w:rPr>
          <w:spacing w:val="48"/>
        </w:rPr>
        <w:t xml:space="preserve"> </w:t>
      </w:r>
      <w:r>
        <w:t>influence</w:t>
      </w:r>
      <w:r>
        <w:rPr>
          <w:spacing w:val="48"/>
        </w:rPr>
        <w:t xml:space="preserve"> </w:t>
      </w:r>
      <w:r>
        <w:t>than</w:t>
      </w:r>
      <w:r>
        <w:rPr>
          <w:spacing w:val="48"/>
        </w:rPr>
        <w:t xml:space="preserve"> </w:t>
      </w:r>
      <w:r>
        <w:t>the</w:t>
      </w:r>
    </w:p>
    <w:p w14:paraId="7F1F1E88" w14:textId="77777777" w:rsidR="00E2709D" w:rsidRDefault="00462487">
      <w:pPr>
        <w:pStyle w:val="BodyText"/>
        <w:spacing w:line="289" w:lineRule="exact"/>
        <w:ind w:left="227"/>
      </w:pPr>
      <w:r>
        <w:rPr>
          <w:rFonts w:ascii="Trebuchet MS"/>
          <w:sz w:val="12"/>
        </w:rPr>
        <w:t xml:space="preserve">221    </w:t>
      </w:r>
      <w:r>
        <w:rPr>
          <w:rFonts w:ascii="Trebuchet MS"/>
          <w:spacing w:val="19"/>
          <w:sz w:val="12"/>
        </w:rPr>
        <w:t xml:space="preserve"> </w:t>
      </w:r>
      <w:r>
        <w:t>deterministic</w:t>
      </w:r>
      <w:r>
        <w:rPr>
          <w:spacing w:val="33"/>
        </w:rPr>
        <w:t xml:space="preserve"> </w:t>
      </w:r>
      <w:r>
        <w:t>ones.</w:t>
      </w:r>
      <w:r>
        <w:rPr>
          <w:spacing w:val="78"/>
        </w:rPr>
        <w:t xml:space="preserve"> </w:t>
      </w:r>
      <w:r>
        <w:t>However,</w:t>
      </w:r>
      <w:r>
        <w:rPr>
          <w:spacing w:val="35"/>
        </w:rPr>
        <w:t xml:space="preserve"> </w:t>
      </w:r>
      <w:r>
        <w:t>neither</w:t>
      </w:r>
      <w:r>
        <w:rPr>
          <w:spacing w:val="33"/>
        </w:rPr>
        <w:t xml:space="preserve"> </w:t>
      </w:r>
      <w:r>
        <w:t>of</w:t>
      </w:r>
      <w:r>
        <w:rPr>
          <w:spacing w:val="32"/>
        </w:rPr>
        <w:t xml:space="preserve"> </w:t>
      </w:r>
      <w:r>
        <w:t>these</w:t>
      </w:r>
      <w:r>
        <w:rPr>
          <w:spacing w:val="33"/>
        </w:rPr>
        <w:t xml:space="preserve"> </w:t>
      </w:r>
      <w:r>
        <w:t>approaches</w:t>
      </w:r>
      <w:r>
        <w:rPr>
          <w:spacing w:val="32"/>
        </w:rPr>
        <w:t xml:space="preserve"> </w:t>
      </w:r>
      <w:proofErr w:type="gramStart"/>
      <w:r>
        <w:t>take</w:t>
      </w:r>
      <w:r>
        <w:rPr>
          <w:spacing w:val="33"/>
        </w:rPr>
        <w:t xml:space="preserve"> </w:t>
      </w:r>
      <w:r>
        <w:t>into</w:t>
      </w:r>
      <w:r>
        <w:rPr>
          <w:spacing w:val="33"/>
        </w:rPr>
        <w:t xml:space="preserve"> </w:t>
      </w:r>
      <w:r>
        <w:t>account</w:t>
      </w:r>
      <w:proofErr w:type="gramEnd"/>
    </w:p>
    <w:p w14:paraId="67E3517F" w14:textId="77777777" w:rsidR="00E2709D" w:rsidRDefault="00462487">
      <w:pPr>
        <w:spacing w:line="289" w:lineRule="exact"/>
        <w:ind w:left="227"/>
        <w:rPr>
          <w:i/>
          <w:sz w:val="24"/>
        </w:rPr>
      </w:pPr>
      <w:r>
        <w:rPr>
          <w:rFonts w:ascii="Trebuchet MS"/>
          <w:sz w:val="12"/>
        </w:rPr>
        <w:t xml:space="preserve">222    </w:t>
      </w:r>
      <w:r>
        <w:rPr>
          <w:rFonts w:ascii="Trebuchet MS"/>
          <w:spacing w:val="19"/>
          <w:sz w:val="12"/>
        </w:rPr>
        <w:t xml:space="preserve"> </w:t>
      </w:r>
      <w:r>
        <w:rPr>
          <w:w w:val="105"/>
          <w:sz w:val="24"/>
        </w:rPr>
        <w:t>the</w:t>
      </w:r>
      <w:r>
        <w:rPr>
          <w:spacing w:val="6"/>
          <w:w w:val="105"/>
          <w:sz w:val="24"/>
        </w:rPr>
        <w:t xml:space="preserve"> </w:t>
      </w:r>
      <w:r>
        <w:rPr>
          <w:w w:val="105"/>
          <w:sz w:val="24"/>
        </w:rPr>
        <w:t>performance</w:t>
      </w:r>
      <w:r>
        <w:rPr>
          <w:spacing w:val="6"/>
          <w:w w:val="105"/>
          <w:sz w:val="24"/>
        </w:rPr>
        <w:t xml:space="preserve"> </w:t>
      </w:r>
      <w:r>
        <w:rPr>
          <w:w w:val="105"/>
          <w:sz w:val="24"/>
        </w:rPr>
        <w:t>of</w:t>
      </w:r>
      <w:r>
        <w:rPr>
          <w:spacing w:val="6"/>
          <w:w w:val="105"/>
          <w:sz w:val="24"/>
        </w:rPr>
        <w:t xml:space="preserve"> </w:t>
      </w:r>
      <w:r>
        <w:rPr>
          <w:w w:val="105"/>
          <w:sz w:val="24"/>
        </w:rPr>
        <w:t>the</w:t>
      </w:r>
      <w:r>
        <w:rPr>
          <w:spacing w:val="6"/>
          <w:w w:val="105"/>
          <w:sz w:val="24"/>
        </w:rPr>
        <w:t xml:space="preserve"> </w:t>
      </w:r>
      <w:r>
        <w:rPr>
          <w:w w:val="105"/>
          <w:sz w:val="24"/>
        </w:rPr>
        <w:t>NWP.</w:t>
      </w:r>
      <w:r>
        <w:rPr>
          <w:spacing w:val="6"/>
          <w:w w:val="105"/>
          <w:sz w:val="24"/>
        </w:rPr>
        <w:t xml:space="preserve"> </w:t>
      </w:r>
      <w:r>
        <w:rPr>
          <w:w w:val="105"/>
          <w:sz w:val="24"/>
        </w:rPr>
        <w:t>To</w:t>
      </w:r>
      <w:r>
        <w:rPr>
          <w:spacing w:val="6"/>
          <w:w w:val="105"/>
          <w:sz w:val="24"/>
        </w:rPr>
        <w:t xml:space="preserve"> </w:t>
      </w:r>
      <w:r>
        <w:rPr>
          <w:w w:val="105"/>
          <w:sz w:val="24"/>
        </w:rPr>
        <w:t>address</w:t>
      </w:r>
      <w:r>
        <w:rPr>
          <w:spacing w:val="5"/>
          <w:w w:val="105"/>
          <w:sz w:val="24"/>
        </w:rPr>
        <w:t xml:space="preserve"> </w:t>
      </w:r>
      <w:r>
        <w:rPr>
          <w:w w:val="105"/>
          <w:sz w:val="24"/>
        </w:rPr>
        <w:t>this</w:t>
      </w:r>
      <w:r>
        <w:rPr>
          <w:spacing w:val="6"/>
          <w:w w:val="105"/>
          <w:sz w:val="24"/>
        </w:rPr>
        <w:t xml:space="preserve"> </w:t>
      </w:r>
      <w:r>
        <w:rPr>
          <w:w w:val="105"/>
          <w:sz w:val="24"/>
        </w:rPr>
        <w:t>limitation,</w:t>
      </w:r>
      <w:r>
        <w:rPr>
          <w:spacing w:val="6"/>
          <w:w w:val="105"/>
          <w:sz w:val="24"/>
        </w:rPr>
        <w:t xml:space="preserve"> </w:t>
      </w:r>
      <w:r>
        <w:rPr>
          <w:w w:val="105"/>
          <w:sz w:val="24"/>
        </w:rPr>
        <w:t>the</w:t>
      </w:r>
      <w:r>
        <w:rPr>
          <w:spacing w:val="6"/>
          <w:w w:val="105"/>
          <w:sz w:val="24"/>
        </w:rPr>
        <w:t xml:space="preserve"> </w:t>
      </w:r>
      <w:r>
        <w:rPr>
          <w:i/>
          <w:w w:val="105"/>
          <w:sz w:val="24"/>
        </w:rPr>
        <w:t>Brier</w:t>
      </w:r>
      <w:r>
        <w:rPr>
          <w:i/>
          <w:spacing w:val="10"/>
          <w:w w:val="105"/>
          <w:sz w:val="24"/>
        </w:rPr>
        <w:t xml:space="preserve"> </w:t>
      </w:r>
      <w:r>
        <w:rPr>
          <w:i/>
          <w:w w:val="105"/>
          <w:sz w:val="24"/>
        </w:rPr>
        <w:t>weighted</w:t>
      </w:r>
    </w:p>
    <w:p w14:paraId="16BA6C5A" w14:textId="77777777" w:rsidR="00E2709D" w:rsidRDefault="00462487">
      <w:pPr>
        <w:pStyle w:val="BodyText"/>
        <w:spacing w:line="289" w:lineRule="exact"/>
        <w:ind w:left="227"/>
      </w:pPr>
      <w:r>
        <w:rPr>
          <w:rFonts w:ascii="Trebuchet MS"/>
          <w:sz w:val="12"/>
        </w:rPr>
        <w:t xml:space="preserve">223    </w:t>
      </w:r>
      <w:r>
        <w:rPr>
          <w:rFonts w:ascii="Trebuchet MS"/>
          <w:spacing w:val="19"/>
          <w:sz w:val="12"/>
        </w:rPr>
        <w:t xml:space="preserve"> </w:t>
      </w:r>
      <w:r>
        <w:rPr>
          <w:w w:val="105"/>
        </w:rPr>
        <w:t>approach</w:t>
      </w:r>
      <w:r>
        <w:rPr>
          <w:spacing w:val="34"/>
          <w:w w:val="105"/>
        </w:rPr>
        <w:t xml:space="preserve"> </w:t>
      </w:r>
      <w:r>
        <w:rPr>
          <w:w w:val="105"/>
        </w:rPr>
        <w:t>(BW)</w:t>
      </w:r>
      <w:r>
        <w:rPr>
          <w:spacing w:val="35"/>
          <w:w w:val="105"/>
        </w:rPr>
        <w:t xml:space="preserve"> </w:t>
      </w:r>
      <w:r>
        <w:rPr>
          <w:w w:val="105"/>
        </w:rPr>
        <w:t>assigns</w:t>
      </w:r>
      <w:r>
        <w:rPr>
          <w:spacing w:val="34"/>
          <w:w w:val="105"/>
        </w:rPr>
        <w:t xml:space="preserve"> </w:t>
      </w:r>
      <w:r>
        <w:rPr>
          <w:w w:val="105"/>
        </w:rPr>
        <w:t>a</w:t>
      </w:r>
      <w:r>
        <w:rPr>
          <w:spacing w:val="34"/>
          <w:w w:val="105"/>
        </w:rPr>
        <w:t xml:space="preserve"> </w:t>
      </w:r>
      <w:r>
        <w:rPr>
          <w:w w:val="105"/>
        </w:rPr>
        <w:t>weight</w:t>
      </w:r>
      <w:r>
        <w:rPr>
          <w:spacing w:val="34"/>
          <w:w w:val="105"/>
        </w:rPr>
        <w:t xml:space="preserve"> </w:t>
      </w:r>
      <w:r>
        <w:rPr>
          <w:w w:val="105"/>
        </w:rPr>
        <w:t>to</w:t>
      </w:r>
      <w:r>
        <w:rPr>
          <w:spacing w:val="35"/>
          <w:w w:val="105"/>
        </w:rPr>
        <w:t xml:space="preserve"> </w:t>
      </w:r>
      <w:r>
        <w:rPr>
          <w:w w:val="105"/>
        </w:rPr>
        <w:t>each</w:t>
      </w:r>
      <w:r>
        <w:rPr>
          <w:spacing w:val="33"/>
          <w:w w:val="105"/>
        </w:rPr>
        <w:t xml:space="preserve"> </w:t>
      </w:r>
      <w:r>
        <w:rPr>
          <w:w w:val="105"/>
        </w:rPr>
        <w:t>model</w:t>
      </w:r>
      <w:r>
        <w:rPr>
          <w:spacing w:val="34"/>
          <w:w w:val="105"/>
        </w:rPr>
        <w:t xml:space="preserve"> </w:t>
      </w:r>
      <w:r>
        <w:rPr>
          <w:w w:val="105"/>
        </w:rPr>
        <w:t>based</w:t>
      </w:r>
      <w:r>
        <w:rPr>
          <w:spacing w:val="35"/>
          <w:w w:val="105"/>
        </w:rPr>
        <w:t xml:space="preserve"> </w:t>
      </w:r>
      <w:r>
        <w:rPr>
          <w:w w:val="105"/>
        </w:rPr>
        <w:t>on</w:t>
      </w:r>
      <w:r>
        <w:rPr>
          <w:spacing w:val="34"/>
          <w:w w:val="105"/>
        </w:rPr>
        <w:t xml:space="preserve"> </w:t>
      </w:r>
      <w:r>
        <w:rPr>
          <w:w w:val="105"/>
        </w:rPr>
        <w:t>its</w:t>
      </w:r>
      <w:r>
        <w:rPr>
          <w:spacing w:val="34"/>
          <w:w w:val="105"/>
        </w:rPr>
        <w:t xml:space="preserve"> </w:t>
      </w:r>
      <w:r>
        <w:rPr>
          <w:w w:val="105"/>
        </w:rPr>
        <w:t>probabilistic</w:t>
      </w:r>
    </w:p>
    <w:p w14:paraId="08DB6BCD" w14:textId="77777777" w:rsidR="00E2709D" w:rsidRDefault="00462487">
      <w:pPr>
        <w:pStyle w:val="BodyText"/>
        <w:spacing w:line="289" w:lineRule="exact"/>
        <w:ind w:left="227"/>
      </w:pPr>
      <w:r>
        <w:rPr>
          <w:rFonts w:ascii="Trebuchet MS" w:hAnsi="Trebuchet MS"/>
          <w:sz w:val="12"/>
        </w:rPr>
        <w:t xml:space="preserve">224    </w:t>
      </w:r>
      <w:r>
        <w:rPr>
          <w:rFonts w:ascii="Trebuchet MS" w:hAnsi="Trebuchet MS"/>
          <w:spacing w:val="19"/>
          <w:sz w:val="12"/>
        </w:rPr>
        <w:t xml:space="preserve"> </w:t>
      </w:r>
      <w:r>
        <w:rPr>
          <w:w w:val="105"/>
        </w:rPr>
        <w:t>skill.</w:t>
      </w:r>
      <w:r>
        <w:rPr>
          <w:spacing w:val="42"/>
          <w:w w:val="105"/>
        </w:rPr>
        <w:t xml:space="preserve"> </w:t>
      </w:r>
      <w:r>
        <w:rPr>
          <w:w w:val="105"/>
        </w:rPr>
        <w:t>The</w:t>
      </w:r>
      <w:r>
        <w:rPr>
          <w:spacing w:val="15"/>
          <w:w w:val="105"/>
        </w:rPr>
        <w:t xml:space="preserve"> </w:t>
      </w:r>
      <w:r>
        <w:rPr>
          <w:w w:val="105"/>
        </w:rPr>
        <w:t>Brier</w:t>
      </w:r>
      <w:r>
        <w:rPr>
          <w:spacing w:val="15"/>
          <w:w w:val="105"/>
        </w:rPr>
        <w:t xml:space="preserve"> </w:t>
      </w:r>
      <w:r>
        <w:rPr>
          <w:w w:val="105"/>
        </w:rPr>
        <w:t>score</w:t>
      </w:r>
      <w:r>
        <w:rPr>
          <w:spacing w:val="15"/>
          <w:w w:val="105"/>
        </w:rPr>
        <w:t xml:space="preserve"> </w:t>
      </w:r>
      <w:hyperlink w:anchor="_bookmark36" w:history="1">
        <w:r>
          <w:rPr>
            <w:w w:val="105"/>
          </w:rPr>
          <w:t>Brier</w:t>
        </w:r>
        <w:r>
          <w:rPr>
            <w:spacing w:val="15"/>
            <w:w w:val="105"/>
          </w:rPr>
          <w:t xml:space="preserve"> </w:t>
        </w:r>
      </w:hyperlink>
      <w:hyperlink w:anchor="_bookmark36" w:history="1">
        <w:r>
          <w:rPr>
            <w:w w:val="105"/>
          </w:rPr>
          <w:t>(1950)</w:t>
        </w:r>
        <w:r>
          <w:rPr>
            <w:spacing w:val="16"/>
            <w:w w:val="105"/>
          </w:rPr>
          <w:t xml:space="preserve"> </w:t>
        </w:r>
      </w:hyperlink>
      <w:r>
        <w:rPr>
          <w:w w:val="105"/>
        </w:rPr>
        <w:t>—a</w:t>
      </w:r>
      <w:r>
        <w:rPr>
          <w:spacing w:val="15"/>
          <w:w w:val="105"/>
        </w:rPr>
        <w:t xml:space="preserve"> </w:t>
      </w:r>
      <w:r>
        <w:rPr>
          <w:w w:val="105"/>
        </w:rPr>
        <w:t>probabilistic</w:t>
      </w:r>
      <w:r>
        <w:rPr>
          <w:spacing w:val="15"/>
          <w:w w:val="105"/>
        </w:rPr>
        <w:t xml:space="preserve"> </w:t>
      </w:r>
      <w:r>
        <w:rPr>
          <w:w w:val="105"/>
        </w:rPr>
        <w:t>error</w:t>
      </w:r>
      <w:r>
        <w:rPr>
          <w:spacing w:val="15"/>
          <w:w w:val="105"/>
        </w:rPr>
        <w:t xml:space="preserve"> </w:t>
      </w:r>
      <w:r>
        <w:rPr>
          <w:w w:val="105"/>
        </w:rPr>
        <w:t>metric</w:t>
      </w:r>
      <w:r>
        <w:rPr>
          <w:spacing w:val="15"/>
          <w:w w:val="105"/>
        </w:rPr>
        <w:t xml:space="preserve"> </w:t>
      </w:r>
      <w:r>
        <w:rPr>
          <w:w w:val="105"/>
        </w:rPr>
        <w:t>that</w:t>
      </w:r>
      <w:r>
        <w:rPr>
          <w:spacing w:val="15"/>
          <w:w w:val="105"/>
        </w:rPr>
        <w:t xml:space="preserve"> </w:t>
      </w:r>
      <w:r>
        <w:rPr>
          <w:w w:val="105"/>
        </w:rPr>
        <w:t>ranges</w:t>
      </w:r>
    </w:p>
    <w:p w14:paraId="64C3464D" w14:textId="77777777" w:rsidR="00E2709D" w:rsidRDefault="00462487">
      <w:pPr>
        <w:pStyle w:val="BodyText"/>
        <w:spacing w:line="289" w:lineRule="exact"/>
        <w:ind w:left="227"/>
      </w:pPr>
      <w:r>
        <w:rPr>
          <w:rFonts w:ascii="Trebuchet MS" w:hAnsi="Trebuchet MS"/>
          <w:sz w:val="12"/>
        </w:rPr>
        <w:t xml:space="preserve">225    </w:t>
      </w:r>
      <w:r>
        <w:rPr>
          <w:rFonts w:ascii="Trebuchet MS" w:hAnsi="Trebuchet MS"/>
          <w:spacing w:val="19"/>
          <w:sz w:val="12"/>
        </w:rPr>
        <w:t xml:space="preserve"> </w:t>
      </w:r>
      <w:r>
        <w:t>from</w:t>
      </w:r>
      <w:r>
        <w:rPr>
          <w:spacing w:val="32"/>
        </w:rPr>
        <w:t xml:space="preserve"> </w:t>
      </w:r>
      <w:r>
        <w:t>0</w:t>
      </w:r>
      <w:r>
        <w:rPr>
          <w:spacing w:val="33"/>
        </w:rPr>
        <w:t xml:space="preserve"> </w:t>
      </w:r>
      <w:r>
        <w:t>to</w:t>
      </w:r>
      <w:r>
        <w:rPr>
          <w:spacing w:val="32"/>
        </w:rPr>
        <w:t xml:space="preserve"> </w:t>
      </w:r>
      <w:r>
        <w:t>infinite,</w:t>
      </w:r>
      <w:r>
        <w:rPr>
          <w:spacing w:val="35"/>
        </w:rPr>
        <w:t xml:space="preserve"> </w:t>
      </w:r>
      <w:r>
        <w:t>with</w:t>
      </w:r>
      <w:r>
        <w:rPr>
          <w:spacing w:val="32"/>
        </w:rPr>
        <w:t xml:space="preserve"> </w:t>
      </w:r>
      <w:r>
        <w:t>0</w:t>
      </w:r>
      <w:r>
        <w:rPr>
          <w:spacing w:val="33"/>
        </w:rPr>
        <w:t xml:space="preserve"> </w:t>
      </w:r>
      <w:r>
        <w:t>being</w:t>
      </w:r>
      <w:r>
        <w:rPr>
          <w:spacing w:val="32"/>
        </w:rPr>
        <w:t xml:space="preserve"> </w:t>
      </w:r>
      <w:r>
        <w:t>the</w:t>
      </w:r>
      <w:r>
        <w:rPr>
          <w:spacing w:val="32"/>
        </w:rPr>
        <w:t xml:space="preserve"> </w:t>
      </w:r>
      <w:r>
        <w:t>optimal</w:t>
      </w:r>
      <w:r>
        <w:rPr>
          <w:spacing w:val="33"/>
        </w:rPr>
        <w:t xml:space="preserve"> </w:t>
      </w:r>
      <w:r>
        <w:t>value—</w:t>
      </w:r>
      <w:r>
        <w:rPr>
          <w:spacing w:val="33"/>
        </w:rPr>
        <w:t xml:space="preserve"> </w:t>
      </w:r>
      <w:r>
        <w:t>is</w:t>
      </w:r>
      <w:r>
        <w:rPr>
          <w:spacing w:val="32"/>
        </w:rPr>
        <w:t xml:space="preserve"> </w:t>
      </w:r>
      <w:r>
        <w:t>used</w:t>
      </w:r>
      <w:r>
        <w:rPr>
          <w:spacing w:val="32"/>
        </w:rPr>
        <w:t xml:space="preserve"> </w:t>
      </w:r>
      <w:r>
        <w:t>as</w:t>
      </w:r>
      <w:r>
        <w:rPr>
          <w:spacing w:val="33"/>
        </w:rPr>
        <w:t xml:space="preserve"> </w:t>
      </w:r>
      <w:r>
        <w:t>a</w:t>
      </w:r>
      <w:r>
        <w:rPr>
          <w:spacing w:val="32"/>
        </w:rPr>
        <w:t xml:space="preserve"> </w:t>
      </w:r>
      <w:r>
        <w:t>measure</w:t>
      </w:r>
      <w:r>
        <w:rPr>
          <w:spacing w:val="32"/>
        </w:rPr>
        <w:t xml:space="preserve"> </w:t>
      </w:r>
      <w:r>
        <w:t>of</w:t>
      </w:r>
    </w:p>
    <w:p w14:paraId="326CE5F8" w14:textId="77777777" w:rsidR="00E2709D" w:rsidRDefault="00462487">
      <w:pPr>
        <w:pStyle w:val="BodyText"/>
        <w:spacing w:line="291" w:lineRule="exact"/>
        <w:ind w:left="227"/>
      </w:pPr>
      <w:r>
        <w:rPr>
          <w:rFonts w:ascii="Trebuchet MS"/>
          <w:sz w:val="12"/>
        </w:rPr>
        <w:t xml:space="preserve">226    </w:t>
      </w:r>
      <w:r>
        <w:rPr>
          <w:rFonts w:ascii="Trebuchet MS"/>
          <w:spacing w:val="19"/>
          <w:sz w:val="12"/>
        </w:rPr>
        <w:t xml:space="preserve"> </w:t>
      </w:r>
      <w:r>
        <w:rPr>
          <w:w w:val="105"/>
        </w:rPr>
        <w:t>probabilistic</w:t>
      </w:r>
      <w:r>
        <w:rPr>
          <w:spacing w:val="14"/>
          <w:w w:val="105"/>
        </w:rPr>
        <w:t xml:space="preserve"> </w:t>
      </w:r>
      <w:r>
        <w:rPr>
          <w:w w:val="105"/>
        </w:rPr>
        <w:t>skill.</w:t>
      </w:r>
      <w:r>
        <w:rPr>
          <w:spacing w:val="38"/>
          <w:w w:val="105"/>
        </w:rPr>
        <w:t xml:space="preserve"> </w:t>
      </w:r>
      <w:r>
        <w:rPr>
          <w:w w:val="105"/>
        </w:rPr>
        <w:t>The</w:t>
      </w:r>
      <w:r>
        <w:rPr>
          <w:spacing w:val="14"/>
          <w:w w:val="105"/>
        </w:rPr>
        <w:t xml:space="preserve"> </w:t>
      </w:r>
      <w:r>
        <w:rPr>
          <w:w w:val="105"/>
        </w:rPr>
        <w:t>Brier</w:t>
      </w:r>
      <w:r>
        <w:rPr>
          <w:spacing w:val="14"/>
          <w:w w:val="105"/>
        </w:rPr>
        <w:t xml:space="preserve"> </w:t>
      </w:r>
      <w:r>
        <w:rPr>
          <w:w w:val="105"/>
        </w:rPr>
        <w:t>score</w:t>
      </w:r>
      <w:r>
        <w:rPr>
          <w:spacing w:val="14"/>
          <w:w w:val="105"/>
        </w:rPr>
        <w:t xml:space="preserve"> </w:t>
      </w:r>
      <w:r>
        <w:rPr>
          <w:w w:val="105"/>
        </w:rPr>
        <w:t>is</w:t>
      </w:r>
      <w:r>
        <w:rPr>
          <w:spacing w:val="15"/>
          <w:w w:val="105"/>
        </w:rPr>
        <w:t xml:space="preserve"> </w:t>
      </w:r>
      <w:r>
        <w:rPr>
          <w:w w:val="105"/>
        </w:rPr>
        <w:t>calculated</w:t>
      </w:r>
      <w:r>
        <w:rPr>
          <w:spacing w:val="15"/>
          <w:w w:val="105"/>
        </w:rPr>
        <w:t xml:space="preserve"> </w:t>
      </w:r>
      <w:r>
        <w:rPr>
          <w:w w:val="105"/>
        </w:rPr>
        <w:t>using</w:t>
      </w:r>
      <w:r>
        <w:rPr>
          <w:spacing w:val="14"/>
          <w:w w:val="105"/>
        </w:rPr>
        <w:t xml:space="preserve"> </w:t>
      </w:r>
      <w:r>
        <w:rPr>
          <w:w w:val="105"/>
        </w:rPr>
        <w:t>the</w:t>
      </w:r>
      <w:r>
        <w:rPr>
          <w:spacing w:val="14"/>
          <w:w w:val="105"/>
        </w:rPr>
        <w:t xml:space="preserve"> </w:t>
      </w:r>
      <w:r>
        <w:rPr>
          <w:w w:val="105"/>
        </w:rPr>
        <w:t>equation:</w:t>
      </w:r>
    </w:p>
    <w:p w14:paraId="16BF2773" w14:textId="77777777" w:rsidR="00E2709D" w:rsidRDefault="00E2709D">
      <w:pPr>
        <w:pStyle w:val="BodyText"/>
        <w:spacing w:before="8"/>
        <w:rPr>
          <w:sz w:val="12"/>
        </w:rPr>
      </w:pPr>
    </w:p>
    <w:p w14:paraId="3E591DC6" w14:textId="77777777" w:rsidR="00E2709D" w:rsidRDefault="00E2709D">
      <w:pPr>
        <w:rPr>
          <w:sz w:val="12"/>
        </w:rPr>
        <w:sectPr w:rsidR="00E2709D">
          <w:pgSz w:w="12240" w:h="15840"/>
          <w:pgMar w:top="1500" w:right="1720" w:bottom="1960" w:left="1600" w:header="0" w:footer="1777" w:gutter="0"/>
          <w:cols w:space="720"/>
        </w:sectPr>
      </w:pPr>
    </w:p>
    <w:p w14:paraId="7BD81B34" w14:textId="04022643" w:rsidR="00E2709D" w:rsidRDefault="00285D5B">
      <w:pPr>
        <w:spacing w:before="67"/>
        <w:ind w:left="4019"/>
        <w:rPr>
          <w:i/>
          <w:sz w:val="16"/>
        </w:rPr>
      </w:pPr>
      <w:r>
        <w:rPr>
          <w:noProof/>
        </w:rPr>
        <mc:AlternateContent>
          <mc:Choice Requires="wps">
            <w:drawing>
              <wp:anchor distT="0" distB="0" distL="114300" distR="114300" simplePos="0" relativeHeight="484929536" behindDoc="1" locked="0" layoutInCell="1" allowOverlap="1" wp14:anchorId="6B4BF10C" wp14:editId="33EF7256">
                <wp:simplePos x="0" y="0"/>
                <wp:positionH relativeFrom="page">
                  <wp:posOffset>3366135</wp:posOffset>
                </wp:positionH>
                <wp:positionV relativeFrom="paragraph">
                  <wp:posOffset>67310</wp:posOffset>
                </wp:positionV>
                <wp:extent cx="351155" cy="567055"/>
                <wp:effectExtent l="0" t="0" r="0" b="0"/>
                <wp:wrapNone/>
                <wp:docPr id="1581" name="Text Box 1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2B16E" w14:textId="77777777" w:rsidR="00E749F9" w:rsidRDefault="00E749F9">
                            <w:pPr>
                              <w:pStyle w:val="BodyText"/>
                              <w:spacing w:line="168" w:lineRule="auto"/>
                            </w:pPr>
                            <w:r>
                              <w:rPr>
                                <w:rFonts w:ascii="Lucida Sans Unicode" w:hAnsi="Lucida Sans Unicode"/>
                                <w:spacing w:val="-553"/>
                                <w:w w:val="242"/>
                              </w:rPr>
                              <w:t>Σ</w:t>
                            </w:r>
                            <w:r>
                              <w:rPr>
                                <w:w w:val="96"/>
                                <w:position w:val="-6"/>
                                <w:u w:val="single"/>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BF10C" id="Text Box 1577" o:spid="_x0000_s1042" type="#_x0000_t202" style="position:absolute;left:0;text-align:left;margin-left:265.05pt;margin-top:5.3pt;width:27.65pt;height:44.65pt;z-index:-183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dsgIAALU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" filled="f" stroked="f">
                <v:textbox inset="0,0,0,0">
                  <w:txbxContent>
                    <w:p w14:paraId="17D2B16E" w14:textId="77777777" w:rsidR="00E749F9" w:rsidRDefault="00E749F9">
                      <w:pPr>
                        <w:pStyle w:val="BodyText"/>
                        <w:spacing w:line="168" w:lineRule="auto"/>
                      </w:pPr>
                      <w:r>
                        <w:rPr>
                          <w:rFonts w:ascii="Lucida Sans Unicode" w:hAnsi="Lucida Sans Unicode"/>
                          <w:spacing w:val="-553"/>
                          <w:w w:val="242"/>
                        </w:rPr>
                        <w:t>Σ</w:t>
                      </w:r>
                      <w:r>
                        <w:rPr>
                          <w:w w:val="96"/>
                          <w:position w:val="-6"/>
                          <w:u w:val="single"/>
                        </w:rPr>
                        <w:t>1</w:t>
                      </w:r>
                    </w:p>
                  </w:txbxContent>
                </v:textbox>
                <w10:wrap anchorx="page"/>
              </v:shape>
            </w:pict>
          </mc:Fallback>
        </mc:AlternateContent>
      </w:r>
      <w:r w:rsidR="00462487">
        <w:rPr>
          <w:i/>
          <w:w w:val="126"/>
          <w:sz w:val="16"/>
        </w:rPr>
        <w:t>T</w:t>
      </w:r>
    </w:p>
    <w:p w14:paraId="2C9897C6" w14:textId="77777777" w:rsidR="00E2709D" w:rsidRDefault="00462487">
      <w:pPr>
        <w:tabs>
          <w:tab w:val="left" w:pos="4293"/>
        </w:tabs>
        <w:spacing w:before="128" w:line="134" w:lineRule="auto"/>
        <w:ind w:left="3674" w:hanging="635"/>
        <w:rPr>
          <w:i/>
          <w:sz w:val="24"/>
        </w:rPr>
      </w:pPr>
      <w:r>
        <w:rPr>
          <w:w w:val="130"/>
          <w:sz w:val="24"/>
        </w:rPr>
        <w:t>BS</w:t>
      </w:r>
      <w:r>
        <w:rPr>
          <w:spacing w:val="-1"/>
          <w:w w:val="130"/>
          <w:sz w:val="24"/>
        </w:rPr>
        <w:t xml:space="preserve"> </w:t>
      </w:r>
      <w:r>
        <w:rPr>
          <w:w w:val="130"/>
          <w:sz w:val="24"/>
        </w:rPr>
        <w:t>=</w:t>
      </w:r>
      <w:r>
        <w:rPr>
          <w:w w:val="130"/>
          <w:sz w:val="24"/>
        </w:rPr>
        <w:tab/>
      </w:r>
      <w:r>
        <w:rPr>
          <w:w w:val="130"/>
          <w:sz w:val="24"/>
        </w:rPr>
        <w:tab/>
      </w:r>
      <w:r>
        <w:rPr>
          <w:spacing w:val="-10"/>
          <w:w w:val="130"/>
          <w:sz w:val="24"/>
        </w:rPr>
        <w:t>(</w:t>
      </w:r>
      <w:r>
        <w:rPr>
          <w:i/>
          <w:spacing w:val="-10"/>
          <w:w w:val="130"/>
          <w:sz w:val="24"/>
        </w:rPr>
        <w:t>P</w:t>
      </w:r>
      <w:r>
        <w:rPr>
          <w:i/>
          <w:spacing w:val="-67"/>
          <w:w w:val="130"/>
          <w:sz w:val="24"/>
        </w:rPr>
        <w:t xml:space="preserve"> </w:t>
      </w:r>
      <w:r>
        <w:rPr>
          <w:i/>
          <w:w w:val="130"/>
          <w:sz w:val="24"/>
        </w:rPr>
        <w:t>T</w:t>
      </w:r>
    </w:p>
    <w:p w14:paraId="75034066" w14:textId="77777777" w:rsidR="00E2709D" w:rsidRDefault="00462487">
      <w:pPr>
        <w:spacing w:line="118" w:lineRule="exact"/>
        <w:ind w:left="3941"/>
        <w:rPr>
          <w:sz w:val="16"/>
        </w:rPr>
      </w:pPr>
      <w:r>
        <w:rPr>
          <w:i/>
          <w:w w:val="130"/>
          <w:sz w:val="16"/>
        </w:rPr>
        <w:t>t</w:t>
      </w:r>
      <w:r>
        <w:rPr>
          <w:w w:val="130"/>
          <w:sz w:val="16"/>
        </w:rPr>
        <w:t>=1</w:t>
      </w:r>
    </w:p>
    <w:p w14:paraId="18CA6F1C" w14:textId="77777777" w:rsidR="00E2709D" w:rsidRDefault="00462487">
      <w:pPr>
        <w:pStyle w:val="BodyText"/>
        <w:rPr>
          <w:sz w:val="16"/>
        </w:rPr>
      </w:pPr>
      <w:r>
        <w:br w:type="column"/>
      </w:r>
    </w:p>
    <w:p w14:paraId="291547EF" w14:textId="77777777" w:rsidR="00E2709D" w:rsidRDefault="00E2709D">
      <w:pPr>
        <w:pStyle w:val="BodyText"/>
        <w:spacing w:before="11"/>
        <w:rPr>
          <w:sz w:val="16"/>
        </w:rPr>
      </w:pPr>
    </w:p>
    <w:p w14:paraId="30756F98" w14:textId="77777777" w:rsidR="00E2709D" w:rsidRDefault="00462487">
      <w:pPr>
        <w:ind w:left="-40"/>
        <w:rPr>
          <w:i/>
          <w:sz w:val="16"/>
        </w:rPr>
      </w:pPr>
      <w:proofErr w:type="spellStart"/>
      <w:proofErr w:type="gramStart"/>
      <w:r>
        <w:rPr>
          <w:i/>
          <w:w w:val="105"/>
          <w:sz w:val="16"/>
        </w:rPr>
        <w:t>obs,t</w:t>
      </w:r>
      <w:proofErr w:type="spellEnd"/>
      <w:proofErr w:type="gramEnd"/>
    </w:p>
    <w:p w14:paraId="2446F6E8" w14:textId="77777777" w:rsidR="00E2709D" w:rsidRDefault="00462487">
      <w:pPr>
        <w:pStyle w:val="ListParagraph"/>
        <w:numPr>
          <w:ilvl w:val="0"/>
          <w:numId w:val="1"/>
        </w:numPr>
        <w:tabs>
          <w:tab w:val="left" w:pos="263"/>
        </w:tabs>
        <w:spacing w:before="286"/>
        <w:ind w:right="0"/>
        <w:rPr>
          <w:i/>
          <w:sz w:val="16"/>
        </w:rPr>
      </w:pPr>
      <w:r>
        <w:rPr>
          <w:i/>
          <w:spacing w:val="-3"/>
          <w:w w:val="121"/>
          <w:position w:val="4"/>
          <w:sz w:val="24"/>
        </w:rPr>
        <w:br w:type="column"/>
      </w:r>
      <w:proofErr w:type="gramStart"/>
      <w:r>
        <w:rPr>
          <w:i/>
          <w:spacing w:val="-1"/>
          <w:w w:val="115"/>
          <w:position w:val="4"/>
          <w:sz w:val="24"/>
        </w:rPr>
        <w:t>P</w:t>
      </w:r>
      <w:proofErr w:type="spellStart"/>
      <w:r>
        <w:rPr>
          <w:i/>
          <w:spacing w:val="-1"/>
          <w:w w:val="115"/>
          <w:sz w:val="16"/>
        </w:rPr>
        <w:t>pred,t</w:t>
      </w:r>
      <w:proofErr w:type="spellEnd"/>
      <w:proofErr w:type="gramEnd"/>
    </w:p>
    <w:p w14:paraId="517AF035" w14:textId="77777777" w:rsidR="00E2709D" w:rsidRDefault="00462487">
      <w:pPr>
        <w:pStyle w:val="BodyText"/>
        <w:spacing w:before="9"/>
        <w:rPr>
          <w:i/>
          <w:sz w:val="23"/>
        </w:rPr>
      </w:pPr>
      <w:r>
        <w:br w:type="column"/>
      </w:r>
    </w:p>
    <w:p w14:paraId="745DF77E" w14:textId="77777777" w:rsidR="00E2709D" w:rsidRDefault="00462487">
      <w:pPr>
        <w:pStyle w:val="BodyText"/>
        <w:tabs>
          <w:tab w:val="left" w:pos="2278"/>
        </w:tabs>
        <w:ind w:left="-31"/>
      </w:pPr>
      <w:r>
        <w:rPr>
          <w:w w:val="115"/>
        </w:rPr>
        <w:t>)</w:t>
      </w:r>
      <w:r>
        <w:rPr>
          <w:w w:val="115"/>
          <w:vertAlign w:val="superscript"/>
        </w:rPr>
        <w:t>2</w:t>
      </w:r>
      <w:r>
        <w:rPr>
          <w:w w:val="115"/>
        </w:rPr>
        <w:tab/>
        <w:t>(1)</w:t>
      </w:r>
    </w:p>
    <w:p w14:paraId="53EC9F99" w14:textId="77777777" w:rsidR="00E2709D" w:rsidRDefault="00E2709D">
      <w:pPr>
        <w:sectPr w:rsidR="00E2709D">
          <w:type w:val="continuous"/>
          <w:pgSz w:w="12240" w:h="15840"/>
          <w:pgMar w:top="1500" w:right="1720" w:bottom="280" w:left="1600" w:header="720" w:footer="720" w:gutter="0"/>
          <w:cols w:num="4" w:space="720" w:equalWidth="0">
            <w:col w:w="4536" w:space="40"/>
            <w:col w:w="301" w:space="39"/>
            <w:col w:w="854" w:space="40"/>
            <w:col w:w="3110"/>
          </w:cols>
        </w:sectPr>
      </w:pPr>
    </w:p>
    <w:p w14:paraId="37B3901E" w14:textId="77777777" w:rsidR="00E2709D" w:rsidRDefault="00E2709D">
      <w:pPr>
        <w:pStyle w:val="BodyText"/>
        <w:spacing w:before="4"/>
        <w:rPr>
          <w:sz w:val="10"/>
        </w:rPr>
      </w:pPr>
    </w:p>
    <w:p w14:paraId="7EAC9913" w14:textId="77777777" w:rsidR="00E2709D" w:rsidRDefault="00462487">
      <w:pPr>
        <w:pStyle w:val="BodyText"/>
        <w:spacing w:before="51" w:line="291" w:lineRule="exact"/>
        <w:ind w:left="227"/>
      </w:pPr>
      <w:r>
        <w:rPr>
          <w:rFonts w:ascii="Trebuchet MS"/>
          <w:sz w:val="12"/>
        </w:rPr>
        <w:t xml:space="preserve">227    </w:t>
      </w:r>
      <w:r>
        <w:rPr>
          <w:rFonts w:ascii="Trebuchet MS"/>
          <w:spacing w:val="19"/>
          <w:sz w:val="12"/>
        </w:rPr>
        <w:t xml:space="preserve"> </w:t>
      </w:r>
      <w:r>
        <w:rPr>
          <w:w w:val="105"/>
        </w:rPr>
        <w:t>where</w:t>
      </w:r>
      <w:r>
        <w:rPr>
          <w:spacing w:val="-3"/>
          <w:w w:val="105"/>
        </w:rPr>
        <w:t xml:space="preserve"> </w:t>
      </w:r>
      <w:r>
        <w:rPr>
          <w:i/>
          <w:w w:val="105"/>
        </w:rPr>
        <w:t>BS</w:t>
      </w:r>
      <w:r>
        <w:rPr>
          <w:i/>
          <w:spacing w:val="8"/>
          <w:w w:val="105"/>
        </w:rPr>
        <w:t xml:space="preserve"> </w:t>
      </w:r>
      <w:r>
        <w:rPr>
          <w:w w:val="105"/>
        </w:rPr>
        <w:t>is</w:t>
      </w:r>
      <w:r>
        <w:rPr>
          <w:spacing w:val="-4"/>
          <w:w w:val="105"/>
        </w:rPr>
        <w:t xml:space="preserve"> </w:t>
      </w:r>
      <w:r>
        <w:rPr>
          <w:w w:val="105"/>
        </w:rPr>
        <w:t>the</w:t>
      </w:r>
      <w:r>
        <w:rPr>
          <w:spacing w:val="-4"/>
          <w:w w:val="105"/>
        </w:rPr>
        <w:t xml:space="preserve"> </w:t>
      </w:r>
      <w:r>
        <w:rPr>
          <w:w w:val="105"/>
        </w:rPr>
        <w:t>Brier</w:t>
      </w:r>
      <w:r>
        <w:rPr>
          <w:spacing w:val="-4"/>
          <w:w w:val="105"/>
        </w:rPr>
        <w:t xml:space="preserve"> </w:t>
      </w:r>
      <w:r>
        <w:rPr>
          <w:w w:val="105"/>
        </w:rPr>
        <w:t>score</w:t>
      </w:r>
      <w:r>
        <w:rPr>
          <w:spacing w:val="-3"/>
          <w:w w:val="105"/>
        </w:rPr>
        <w:t xml:space="preserve"> </w:t>
      </w:r>
      <w:r>
        <w:rPr>
          <w:w w:val="105"/>
        </w:rPr>
        <w:t>of</w:t>
      </w:r>
      <w:r>
        <w:rPr>
          <w:spacing w:val="-4"/>
          <w:w w:val="105"/>
        </w:rPr>
        <w:t xml:space="preserve"> </w:t>
      </w:r>
      <w:r>
        <w:rPr>
          <w:w w:val="105"/>
        </w:rPr>
        <w:t>a</w:t>
      </w:r>
      <w:r>
        <w:rPr>
          <w:spacing w:val="-4"/>
          <w:w w:val="105"/>
        </w:rPr>
        <w:t xml:space="preserve"> </w:t>
      </w:r>
      <w:r>
        <w:rPr>
          <w:w w:val="105"/>
        </w:rPr>
        <w:t>single</w:t>
      </w:r>
      <w:r>
        <w:rPr>
          <w:spacing w:val="-3"/>
          <w:w w:val="105"/>
        </w:rPr>
        <w:t xml:space="preserve"> </w:t>
      </w:r>
      <w:r>
        <w:rPr>
          <w:w w:val="105"/>
        </w:rPr>
        <w:t>station,</w:t>
      </w:r>
      <w:r>
        <w:rPr>
          <w:spacing w:val="-1"/>
          <w:w w:val="105"/>
        </w:rPr>
        <w:t xml:space="preserve"> </w:t>
      </w:r>
      <w:r>
        <w:rPr>
          <w:i/>
          <w:w w:val="105"/>
        </w:rPr>
        <w:t>T</w:t>
      </w:r>
      <w:r>
        <w:rPr>
          <w:i/>
          <w:spacing w:val="24"/>
          <w:w w:val="105"/>
        </w:rPr>
        <w:t xml:space="preserve"> </w:t>
      </w:r>
      <w:r>
        <w:rPr>
          <w:w w:val="105"/>
        </w:rPr>
        <w:t>is</w:t>
      </w:r>
      <w:r>
        <w:rPr>
          <w:spacing w:val="-3"/>
          <w:w w:val="105"/>
        </w:rPr>
        <w:t xml:space="preserve"> </w:t>
      </w:r>
      <w:r>
        <w:rPr>
          <w:w w:val="105"/>
        </w:rPr>
        <w:t>the</w:t>
      </w:r>
      <w:r>
        <w:rPr>
          <w:spacing w:val="-4"/>
          <w:w w:val="105"/>
        </w:rPr>
        <w:t xml:space="preserve"> </w:t>
      </w:r>
      <w:r>
        <w:rPr>
          <w:w w:val="105"/>
        </w:rPr>
        <w:t>number</w:t>
      </w:r>
      <w:r>
        <w:rPr>
          <w:spacing w:val="-4"/>
          <w:w w:val="105"/>
        </w:rPr>
        <w:t xml:space="preserve"> </w:t>
      </w:r>
      <w:r>
        <w:rPr>
          <w:w w:val="105"/>
        </w:rPr>
        <w:t>of</w:t>
      </w:r>
      <w:r>
        <w:rPr>
          <w:spacing w:val="-4"/>
          <w:w w:val="105"/>
        </w:rPr>
        <w:t xml:space="preserve"> </w:t>
      </w:r>
      <w:r>
        <w:rPr>
          <w:w w:val="105"/>
        </w:rPr>
        <w:t>time</w:t>
      </w:r>
      <w:r>
        <w:rPr>
          <w:spacing w:val="-3"/>
          <w:w w:val="105"/>
        </w:rPr>
        <w:t xml:space="preserve"> </w:t>
      </w:r>
      <w:r>
        <w:rPr>
          <w:w w:val="105"/>
        </w:rPr>
        <w:t>steps,</w:t>
      </w:r>
    </w:p>
    <w:p w14:paraId="3E79675D" w14:textId="77777777" w:rsidR="00E2709D" w:rsidRDefault="00462487">
      <w:pPr>
        <w:spacing w:line="289" w:lineRule="exact"/>
        <w:ind w:left="227"/>
        <w:rPr>
          <w:sz w:val="24"/>
        </w:rPr>
      </w:pPr>
      <w:r>
        <w:rPr>
          <w:rFonts w:ascii="Trebuchet MS"/>
          <w:sz w:val="12"/>
        </w:rPr>
        <w:t xml:space="preserve">228    </w:t>
      </w:r>
      <w:r>
        <w:rPr>
          <w:rFonts w:ascii="Trebuchet MS"/>
          <w:spacing w:val="19"/>
          <w:sz w:val="12"/>
        </w:rPr>
        <w:t xml:space="preserve"> </w:t>
      </w:r>
      <w:proofErr w:type="spellStart"/>
      <w:proofErr w:type="gramStart"/>
      <w:r>
        <w:rPr>
          <w:i/>
          <w:w w:val="105"/>
          <w:sz w:val="24"/>
        </w:rPr>
        <w:t>P</w:t>
      </w:r>
      <w:r>
        <w:rPr>
          <w:i/>
          <w:w w:val="105"/>
          <w:sz w:val="24"/>
          <w:vertAlign w:val="subscript"/>
        </w:rPr>
        <w:t>obs,t</w:t>
      </w:r>
      <w:proofErr w:type="spellEnd"/>
      <w:proofErr w:type="gramEnd"/>
      <w:r>
        <w:rPr>
          <w:i/>
          <w:spacing w:val="26"/>
          <w:w w:val="105"/>
          <w:sz w:val="24"/>
        </w:rPr>
        <w:t xml:space="preserve"> </w:t>
      </w:r>
      <w:r>
        <w:rPr>
          <w:w w:val="105"/>
          <w:sz w:val="24"/>
        </w:rPr>
        <w:t>is</w:t>
      </w:r>
      <w:r>
        <w:rPr>
          <w:spacing w:val="17"/>
          <w:w w:val="105"/>
          <w:sz w:val="24"/>
        </w:rPr>
        <w:t xml:space="preserve"> </w:t>
      </w:r>
      <w:r>
        <w:rPr>
          <w:w w:val="105"/>
          <w:sz w:val="24"/>
        </w:rPr>
        <w:t>the</w:t>
      </w:r>
      <w:r>
        <w:rPr>
          <w:spacing w:val="17"/>
          <w:w w:val="105"/>
          <w:sz w:val="24"/>
        </w:rPr>
        <w:t xml:space="preserve"> </w:t>
      </w:r>
      <w:r>
        <w:rPr>
          <w:w w:val="105"/>
          <w:sz w:val="24"/>
        </w:rPr>
        <w:t>observed</w:t>
      </w:r>
      <w:r>
        <w:rPr>
          <w:spacing w:val="18"/>
          <w:w w:val="105"/>
          <w:sz w:val="24"/>
        </w:rPr>
        <w:t xml:space="preserve"> </w:t>
      </w:r>
      <w:r>
        <w:rPr>
          <w:w w:val="105"/>
          <w:sz w:val="24"/>
        </w:rPr>
        <w:t>probability</w:t>
      </w:r>
      <w:r>
        <w:rPr>
          <w:spacing w:val="17"/>
          <w:w w:val="105"/>
          <w:sz w:val="24"/>
        </w:rPr>
        <w:t xml:space="preserve"> </w:t>
      </w:r>
      <w:r>
        <w:rPr>
          <w:w w:val="105"/>
          <w:sz w:val="24"/>
        </w:rPr>
        <w:t>of</w:t>
      </w:r>
      <w:r>
        <w:rPr>
          <w:spacing w:val="17"/>
          <w:w w:val="105"/>
          <w:sz w:val="24"/>
        </w:rPr>
        <w:t xml:space="preserve"> </w:t>
      </w:r>
      <w:r>
        <w:rPr>
          <w:w w:val="105"/>
          <w:sz w:val="24"/>
        </w:rPr>
        <w:t>exceedance,</w:t>
      </w:r>
      <w:r>
        <w:rPr>
          <w:spacing w:val="20"/>
          <w:w w:val="105"/>
          <w:sz w:val="24"/>
        </w:rPr>
        <w:t xml:space="preserve"> </w:t>
      </w:r>
      <w:r>
        <w:rPr>
          <w:w w:val="105"/>
          <w:sz w:val="24"/>
        </w:rPr>
        <w:t>and</w:t>
      </w:r>
      <w:r>
        <w:rPr>
          <w:spacing w:val="18"/>
          <w:w w:val="105"/>
          <w:sz w:val="24"/>
        </w:rPr>
        <w:t xml:space="preserve"> </w:t>
      </w:r>
      <w:proofErr w:type="spellStart"/>
      <w:r>
        <w:rPr>
          <w:i/>
          <w:w w:val="105"/>
          <w:sz w:val="24"/>
        </w:rPr>
        <w:t>P</w:t>
      </w:r>
      <w:r>
        <w:rPr>
          <w:i/>
          <w:w w:val="105"/>
          <w:sz w:val="24"/>
          <w:vertAlign w:val="subscript"/>
        </w:rPr>
        <w:t>pred,t</w:t>
      </w:r>
      <w:proofErr w:type="spellEnd"/>
      <w:r>
        <w:rPr>
          <w:i/>
          <w:spacing w:val="26"/>
          <w:w w:val="105"/>
          <w:sz w:val="24"/>
        </w:rPr>
        <w:t xml:space="preserve"> </w:t>
      </w:r>
      <w:r>
        <w:rPr>
          <w:w w:val="105"/>
          <w:sz w:val="24"/>
        </w:rPr>
        <w:t>is</w:t>
      </w:r>
      <w:r>
        <w:rPr>
          <w:spacing w:val="17"/>
          <w:w w:val="105"/>
          <w:sz w:val="24"/>
        </w:rPr>
        <w:t xml:space="preserve"> </w:t>
      </w:r>
      <w:r>
        <w:rPr>
          <w:w w:val="105"/>
          <w:sz w:val="24"/>
        </w:rPr>
        <w:t>the</w:t>
      </w:r>
      <w:r>
        <w:rPr>
          <w:spacing w:val="17"/>
          <w:w w:val="105"/>
          <w:sz w:val="24"/>
        </w:rPr>
        <w:t xml:space="preserve"> </w:t>
      </w:r>
      <w:r>
        <w:rPr>
          <w:w w:val="105"/>
          <w:sz w:val="24"/>
        </w:rPr>
        <w:t>predicted</w:t>
      </w:r>
    </w:p>
    <w:p w14:paraId="527F1F32" w14:textId="77777777" w:rsidR="00E2709D" w:rsidRDefault="00462487">
      <w:pPr>
        <w:pStyle w:val="BodyText"/>
        <w:spacing w:line="289" w:lineRule="exact"/>
        <w:ind w:left="227"/>
      </w:pPr>
      <w:r>
        <w:rPr>
          <w:rFonts w:ascii="Trebuchet MS"/>
          <w:sz w:val="12"/>
        </w:rPr>
        <w:t xml:space="preserve">229    </w:t>
      </w:r>
      <w:r>
        <w:rPr>
          <w:rFonts w:ascii="Trebuchet MS"/>
          <w:spacing w:val="19"/>
          <w:sz w:val="12"/>
        </w:rPr>
        <w:t xml:space="preserve"> </w:t>
      </w:r>
      <w:r>
        <w:rPr>
          <w:w w:val="105"/>
        </w:rPr>
        <w:t>probability</w:t>
      </w:r>
      <w:r>
        <w:rPr>
          <w:spacing w:val="36"/>
          <w:w w:val="105"/>
        </w:rPr>
        <w:t xml:space="preserve"> </w:t>
      </w:r>
      <w:r>
        <w:rPr>
          <w:w w:val="105"/>
        </w:rPr>
        <w:t>of</w:t>
      </w:r>
      <w:r>
        <w:rPr>
          <w:spacing w:val="37"/>
          <w:w w:val="105"/>
        </w:rPr>
        <w:t xml:space="preserve"> </w:t>
      </w:r>
      <w:r>
        <w:rPr>
          <w:w w:val="105"/>
        </w:rPr>
        <w:t>exceedance</w:t>
      </w:r>
      <w:r>
        <w:rPr>
          <w:spacing w:val="36"/>
          <w:w w:val="105"/>
        </w:rPr>
        <w:t xml:space="preserve"> </w:t>
      </w:r>
      <w:r>
        <w:rPr>
          <w:w w:val="105"/>
        </w:rPr>
        <w:t>at</w:t>
      </w:r>
      <w:r>
        <w:rPr>
          <w:spacing w:val="36"/>
          <w:w w:val="105"/>
        </w:rPr>
        <w:t xml:space="preserve"> </w:t>
      </w:r>
      <w:r>
        <w:rPr>
          <w:w w:val="105"/>
        </w:rPr>
        <w:t>a</w:t>
      </w:r>
      <w:r>
        <w:rPr>
          <w:spacing w:val="36"/>
          <w:w w:val="105"/>
        </w:rPr>
        <w:t xml:space="preserve"> </w:t>
      </w:r>
      <w:r>
        <w:rPr>
          <w:w w:val="105"/>
        </w:rPr>
        <w:t>specific</w:t>
      </w:r>
      <w:r>
        <w:rPr>
          <w:spacing w:val="36"/>
          <w:w w:val="105"/>
        </w:rPr>
        <w:t xml:space="preserve"> </w:t>
      </w:r>
      <w:r>
        <w:rPr>
          <w:w w:val="105"/>
        </w:rPr>
        <w:t>time</w:t>
      </w:r>
      <w:r>
        <w:rPr>
          <w:spacing w:val="36"/>
          <w:w w:val="105"/>
        </w:rPr>
        <w:t xml:space="preserve"> </w:t>
      </w:r>
      <w:r>
        <w:rPr>
          <w:w w:val="105"/>
        </w:rPr>
        <w:t xml:space="preserve">step. </w:t>
      </w:r>
      <w:r>
        <w:rPr>
          <w:spacing w:val="51"/>
          <w:w w:val="105"/>
        </w:rPr>
        <w:t xml:space="preserve"> </w:t>
      </w:r>
      <w:r>
        <w:rPr>
          <w:w w:val="105"/>
        </w:rPr>
        <w:t>The</w:t>
      </w:r>
      <w:r>
        <w:rPr>
          <w:spacing w:val="36"/>
          <w:w w:val="105"/>
        </w:rPr>
        <w:t xml:space="preserve"> </w:t>
      </w:r>
      <w:r>
        <w:rPr>
          <w:w w:val="105"/>
        </w:rPr>
        <w:t>results</w:t>
      </w:r>
      <w:r>
        <w:rPr>
          <w:spacing w:val="36"/>
          <w:w w:val="105"/>
        </w:rPr>
        <w:t xml:space="preserve"> </w:t>
      </w:r>
      <w:r>
        <w:rPr>
          <w:w w:val="105"/>
        </w:rPr>
        <w:t>of</w:t>
      </w:r>
      <w:r>
        <w:rPr>
          <w:spacing w:val="37"/>
          <w:w w:val="105"/>
        </w:rPr>
        <w:t xml:space="preserve"> </w:t>
      </w:r>
      <w:r>
        <w:rPr>
          <w:w w:val="105"/>
        </w:rPr>
        <w:t>the</w:t>
      </w:r>
      <w:r>
        <w:rPr>
          <w:spacing w:val="36"/>
          <w:w w:val="105"/>
        </w:rPr>
        <w:t xml:space="preserve"> </w:t>
      </w:r>
      <w:r>
        <w:rPr>
          <w:w w:val="105"/>
        </w:rPr>
        <w:t>BW</w:t>
      </w:r>
    </w:p>
    <w:p w14:paraId="71DC94C8" w14:textId="77777777" w:rsidR="00E2709D" w:rsidRDefault="00462487">
      <w:pPr>
        <w:pStyle w:val="BodyText"/>
        <w:spacing w:line="289" w:lineRule="exact"/>
        <w:ind w:left="227"/>
      </w:pPr>
      <w:r>
        <w:rPr>
          <w:rFonts w:ascii="Trebuchet MS"/>
          <w:sz w:val="12"/>
        </w:rPr>
        <w:t xml:space="preserve">230    </w:t>
      </w:r>
      <w:r>
        <w:rPr>
          <w:rFonts w:ascii="Trebuchet MS"/>
          <w:spacing w:val="19"/>
          <w:sz w:val="12"/>
        </w:rPr>
        <w:t xml:space="preserve"> </w:t>
      </w:r>
      <w:r>
        <w:t>approach</w:t>
      </w:r>
      <w:r>
        <w:rPr>
          <w:spacing w:val="22"/>
        </w:rPr>
        <w:t xml:space="preserve"> </w:t>
      </w:r>
      <w:r>
        <w:t>are</w:t>
      </w:r>
      <w:r>
        <w:rPr>
          <w:spacing w:val="22"/>
        </w:rPr>
        <w:t xml:space="preserve"> </w:t>
      </w:r>
      <w:r>
        <w:t>highly</w:t>
      </w:r>
      <w:r>
        <w:rPr>
          <w:spacing w:val="22"/>
        </w:rPr>
        <w:t xml:space="preserve"> </w:t>
      </w:r>
      <w:r>
        <w:t>sensitive</w:t>
      </w:r>
      <w:r>
        <w:rPr>
          <w:spacing w:val="22"/>
        </w:rPr>
        <w:t xml:space="preserve"> </w:t>
      </w:r>
      <w:r>
        <w:t>to</w:t>
      </w:r>
      <w:r>
        <w:rPr>
          <w:spacing w:val="21"/>
        </w:rPr>
        <w:t xml:space="preserve"> </w:t>
      </w:r>
      <w:r>
        <w:t>how</w:t>
      </w:r>
      <w:r>
        <w:rPr>
          <w:spacing w:val="22"/>
        </w:rPr>
        <w:t xml:space="preserve"> </w:t>
      </w:r>
      <w:r>
        <w:t>Brier</w:t>
      </w:r>
      <w:r>
        <w:rPr>
          <w:spacing w:val="22"/>
        </w:rPr>
        <w:t xml:space="preserve"> </w:t>
      </w:r>
      <w:r>
        <w:t>scores</w:t>
      </w:r>
      <w:r>
        <w:rPr>
          <w:spacing w:val="22"/>
        </w:rPr>
        <w:t xml:space="preserve"> </w:t>
      </w:r>
      <w:r>
        <w:t>are</w:t>
      </w:r>
      <w:r>
        <w:rPr>
          <w:spacing w:val="22"/>
        </w:rPr>
        <w:t xml:space="preserve"> </w:t>
      </w:r>
      <w:r>
        <w:t>converted</w:t>
      </w:r>
      <w:r>
        <w:rPr>
          <w:spacing w:val="21"/>
        </w:rPr>
        <w:t xml:space="preserve"> </w:t>
      </w:r>
      <w:r>
        <w:t>into</w:t>
      </w:r>
      <w:r>
        <w:rPr>
          <w:spacing w:val="22"/>
        </w:rPr>
        <w:t xml:space="preserve"> </w:t>
      </w:r>
      <w:r>
        <w:t>weights.</w:t>
      </w:r>
    </w:p>
    <w:p w14:paraId="3644B1C5" w14:textId="77777777" w:rsidR="00E2709D" w:rsidRDefault="00462487">
      <w:pPr>
        <w:pStyle w:val="BodyText"/>
        <w:spacing w:line="289" w:lineRule="exact"/>
        <w:ind w:left="227"/>
      </w:pPr>
      <w:r>
        <w:rPr>
          <w:rFonts w:ascii="Trebuchet MS"/>
          <w:sz w:val="12"/>
        </w:rPr>
        <w:t xml:space="preserve">231    </w:t>
      </w:r>
      <w:r>
        <w:rPr>
          <w:rFonts w:ascii="Trebuchet MS"/>
          <w:spacing w:val="19"/>
          <w:sz w:val="12"/>
        </w:rPr>
        <w:t xml:space="preserve"> </w:t>
      </w:r>
      <w:r>
        <w:t>The</w:t>
      </w:r>
      <w:r>
        <w:rPr>
          <w:spacing w:val="70"/>
        </w:rPr>
        <w:t xml:space="preserve"> </w:t>
      </w:r>
      <w:r>
        <w:t>conversion</w:t>
      </w:r>
      <w:r>
        <w:rPr>
          <w:spacing w:val="70"/>
        </w:rPr>
        <w:t xml:space="preserve"> </w:t>
      </w:r>
      <w:r>
        <w:t>function</w:t>
      </w:r>
      <w:r>
        <w:rPr>
          <w:spacing w:val="70"/>
        </w:rPr>
        <w:t xml:space="preserve"> </w:t>
      </w:r>
      <w:r>
        <w:t>must</w:t>
      </w:r>
      <w:r>
        <w:rPr>
          <w:spacing w:val="70"/>
        </w:rPr>
        <w:t xml:space="preserve"> </w:t>
      </w:r>
      <w:r>
        <w:t>transform</w:t>
      </w:r>
      <w:r>
        <w:rPr>
          <w:spacing w:val="69"/>
        </w:rPr>
        <w:t xml:space="preserve"> </w:t>
      </w:r>
      <w:r>
        <w:t>the</w:t>
      </w:r>
      <w:r>
        <w:rPr>
          <w:spacing w:val="70"/>
        </w:rPr>
        <w:t xml:space="preserve"> </w:t>
      </w:r>
      <w:r>
        <w:t>values</w:t>
      </w:r>
      <w:r>
        <w:rPr>
          <w:spacing w:val="70"/>
        </w:rPr>
        <w:t xml:space="preserve"> </w:t>
      </w:r>
      <w:r>
        <w:t>from</w:t>
      </w:r>
      <w:r>
        <w:rPr>
          <w:spacing w:val="70"/>
        </w:rPr>
        <w:t xml:space="preserve"> </w:t>
      </w:r>
      <w:r>
        <w:t>a</w:t>
      </w:r>
      <w:r>
        <w:rPr>
          <w:spacing w:val="70"/>
        </w:rPr>
        <w:t xml:space="preserve"> </w:t>
      </w:r>
      <w:r>
        <w:t>metric</w:t>
      </w:r>
      <w:r>
        <w:rPr>
          <w:spacing w:val="69"/>
        </w:rPr>
        <w:t xml:space="preserve"> </w:t>
      </w:r>
      <w:r>
        <w:t>whose</w:t>
      </w:r>
    </w:p>
    <w:p w14:paraId="0464A8D0" w14:textId="77777777" w:rsidR="00E2709D" w:rsidRDefault="00462487">
      <w:pPr>
        <w:pStyle w:val="BodyText"/>
        <w:spacing w:line="289" w:lineRule="exact"/>
        <w:ind w:left="227"/>
      </w:pPr>
      <w:r>
        <w:rPr>
          <w:rFonts w:ascii="Trebuchet MS"/>
          <w:sz w:val="12"/>
        </w:rPr>
        <w:t xml:space="preserve">232    </w:t>
      </w:r>
      <w:r>
        <w:rPr>
          <w:rFonts w:ascii="Trebuchet MS"/>
          <w:spacing w:val="19"/>
          <w:sz w:val="12"/>
        </w:rPr>
        <w:t xml:space="preserve"> </w:t>
      </w:r>
      <w:r>
        <w:t>optimal</w:t>
      </w:r>
      <w:r>
        <w:rPr>
          <w:spacing w:val="50"/>
        </w:rPr>
        <w:t xml:space="preserve"> </w:t>
      </w:r>
      <w:r>
        <w:t>value</w:t>
      </w:r>
      <w:r>
        <w:rPr>
          <w:spacing w:val="51"/>
        </w:rPr>
        <w:t xml:space="preserve"> </w:t>
      </w:r>
      <w:r>
        <w:t>is</w:t>
      </w:r>
      <w:r>
        <w:rPr>
          <w:spacing w:val="50"/>
        </w:rPr>
        <w:t xml:space="preserve"> </w:t>
      </w:r>
      <w:r>
        <w:t>0</w:t>
      </w:r>
      <w:r>
        <w:rPr>
          <w:spacing w:val="50"/>
        </w:rPr>
        <w:t xml:space="preserve"> </w:t>
      </w:r>
      <w:r>
        <w:t>to</w:t>
      </w:r>
      <w:r>
        <w:rPr>
          <w:spacing w:val="50"/>
        </w:rPr>
        <w:t xml:space="preserve"> </w:t>
      </w:r>
      <w:r>
        <w:t>a</w:t>
      </w:r>
      <w:r>
        <w:rPr>
          <w:spacing w:val="50"/>
        </w:rPr>
        <w:t xml:space="preserve"> </w:t>
      </w:r>
      <w:r>
        <w:t>weight</w:t>
      </w:r>
      <w:r>
        <w:rPr>
          <w:spacing w:val="51"/>
        </w:rPr>
        <w:t xml:space="preserve"> </w:t>
      </w:r>
      <w:r>
        <w:t>with</w:t>
      </w:r>
      <w:r>
        <w:rPr>
          <w:spacing w:val="50"/>
        </w:rPr>
        <w:t xml:space="preserve"> </w:t>
      </w:r>
      <w:r>
        <w:t>an</w:t>
      </w:r>
      <w:r>
        <w:rPr>
          <w:spacing w:val="50"/>
        </w:rPr>
        <w:t xml:space="preserve"> </w:t>
      </w:r>
      <w:r>
        <w:t>optimal</w:t>
      </w:r>
      <w:r>
        <w:rPr>
          <w:spacing w:val="50"/>
        </w:rPr>
        <w:t xml:space="preserve"> </w:t>
      </w:r>
      <w:r>
        <w:t>value</w:t>
      </w:r>
      <w:r>
        <w:rPr>
          <w:spacing w:val="50"/>
        </w:rPr>
        <w:t xml:space="preserve"> </w:t>
      </w:r>
      <w:r>
        <w:t>of</w:t>
      </w:r>
      <w:r>
        <w:rPr>
          <w:spacing w:val="50"/>
        </w:rPr>
        <w:t xml:space="preserve"> </w:t>
      </w:r>
      <w:r>
        <w:t xml:space="preserve">1.  </w:t>
      </w:r>
      <w:r>
        <w:rPr>
          <w:spacing w:val="3"/>
        </w:rPr>
        <w:t xml:space="preserve"> </w:t>
      </w:r>
      <w:r>
        <w:t>Additionally,</w:t>
      </w:r>
      <w:r>
        <w:rPr>
          <w:spacing w:val="55"/>
        </w:rPr>
        <w:t xml:space="preserve"> </w:t>
      </w:r>
      <w:r>
        <w:t>it</w:t>
      </w:r>
    </w:p>
    <w:p w14:paraId="24ACE9AA" w14:textId="77777777" w:rsidR="00E2709D" w:rsidRDefault="00462487">
      <w:pPr>
        <w:pStyle w:val="BodyText"/>
        <w:spacing w:line="289" w:lineRule="exact"/>
        <w:ind w:left="227"/>
      </w:pPr>
      <w:r>
        <w:rPr>
          <w:rFonts w:ascii="Trebuchet MS"/>
          <w:sz w:val="12"/>
        </w:rPr>
        <w:t xml:space="preserve">233    </w:t>
      </w:r>
      <w:r>
        <w:rPr>
          <w:rFonts w:ascii="Trebuchet MS"/>
          <w:spacing w:val="19"/>
          <w:sz w:val="12"/>
        </w:rPr>
        <w:t xml:space="preserve"> </w:t>
      </w:r>
      <w:r>
        <w:t>should</w:t>
      </w:r>
      <w:r>
        <w:rPr>
          <w:spacing w:val="14"/>
        </w:rPr>
        <w:t xml:space="preserve"> </w:t>
      </w:r>
      <w:r>
        <w:t>be</w:t>
      </w:r>
      <w:r>
        <w:rPr>
          <w:spacing w:val="13"/>
        </w:rPr>
        <w:t xml:space="preserve"> </w:t>
      </w:r>
      <w:r>
        <w:t>exponential</w:t>
      </w:r>
      <w:r>
        <w:rPr>
          <w:spacing w:val="13"/>
        </w:rPr>
        <w:t xml:space="preserve"> </w:t>
      </w:r>
      <w:r>
        <w:t>to</w:t>
      </w:r>
      <w:r>
        <w:rPr>
          <w:spacing w:val="13"/>
        </w:rPr>
        <w:t xml:space="preserve"> </w:t>
      </w:r>
      <w:r>
        <w:t>amplify</w:t>
      </w:r>
      <w:r>
        <w:rPr>
          <w:spacing w:val="14"/>
        </w:rPr>
        <w:t xml:space="preserve"> </w:t>
      </w:r>
      <w:r>
        <w:t>the</w:t>
      </w:r>
      <w:r>
        <w:rPr>
          <w:spacing w:val="13"/>
        </w:rPr>
        <w:t xml:space="preserve"> </w:t>
      </w:r>
      <w:r>
        <w:t>differences</w:t>
      </w:r>
      <w:r>
        <w:rPr>
          <w:spacing w:val="13"/>
        </w:rPr>
        <w:t xml:space="preserve"> </w:t>
      </w:r>
      <w:r>
        <w:t>among</w:t>
      </w:r>
      <w:r>
        <w:rPr>
          <w:spacing w:val="13"/>
        </w:rPr>
        <w:t xml:space="preserve"> </w:t>
      </w:r>
      <w:r>
        <w:t>NWP,</w:t>
      </w:r>
      <w:r>
        <w:rPr>
          <w:spacing w:val="14"/>
        </w:rPr>
        <w:t xml:space="preserve"> </w:t>
      </w:r>
      <w:r>
        <w:t>considering</w:t>
      </w:r>
      <w:r>
        <w:rPr>
          <w:spacing w:val="13"/>
        </w:rPr>
        <w:t xml:space="preserve"> </w:t>
      </w:r>
      <w:r>
        <w:t>the</w:t>
      </w:r>
    </w:p>
    <w:p w14:paraId="188CD7C8" w14:textId="77777777" w:rsidR="00E2709D" w:rsidRDefault="00462487">
      <w:pPr>
        <w:pStyle w:val="BodyText"/>
        <w:spacing w:line="289" w:lineRule="exact"/>
        <w:ind w:left="227"/>
      </w:pPr>
      <w:r>
        <w:rPr>
          <w:rFonts w:ascii="Trebuchet MS"/>
          <w:sz w:val="12"/>
        </w:rPr>
        <w:t xml:space="preserve">234    </w:t>
      </w:r>
      <w:r>
        <w:rPr>
          <w:rFonts w:ascii="Trebuchet MS"/>
          <w:spacing w:val="19"/>
          <w:sz w:val="12"/>
        </w:rPr>
        <w:t xml:space="preserve"> </w:t>
      </w:r>
      <w:r>
        <w:rPr>
          <w:w w:val="105"/>
        </w:rPr>
        <w:t>extremely</w:t>
      </w:r>
      <w:r>
        <w:rPr>
          <w:spacing w:val="-11"/>
          <w:w w:val="105"/>
        </w:rPr>
        <w:t xml:space="preserve"> </w:t>
      </w:r>
      <w:r>
        <w:rPr>
          <w:w w:val="105"/>
        </w:rPr>
        <w:t>low</w:t>
      </w:r>
      <w:r>
        <w:rPr>
          <w:spacing w:val="-11"/>
          <w:w w:val="105"/>
        </w:rPr>
        <w:t xml:space="preserve"> </w:t>
      </w:r>
      <w:r>
        <w:rPr>
          <w:w w:val="105"/>
        </w:rPr>
        <w:t>BS</w:t>
      </w:r>
      <w:r>
        <w:rPr>
          <w:spacing w:val="-12"/>
          <w:w w:val="105"/>
        </w:rPr>
        <w:t xml:space="preserve"> </w:t>
      </w:r>
      <w:r>
        <w:rPr>
          <w:w w:val="105"/>
        </w:rPr>
        <w:t>values</w:t>
      </w:r>
      <w:r>
        <w:rPr>
          <w:spacing w:val="-11"/>
          <w:w w:val="105"/>
        </w:rPr>
        <w:t xml:space="preserve"> </w:t>
      </w:r>
      <w:r>
        <w:rPr>
          <w:w w:val="105"/>
        </w:rPr>
        <w:t>that</w:t>
      </w:r>
      <w:r>
        <w:rPr>
          <w:spacing w:val="-12"/>
          <w:w w:val="105"/>
        </w:rPr>
        <w:t xml:space="preserve"> </w:t>
      </w:r>
      <w:r>
        <w:rPr>
          <w:w w:val="105"/>
        </w:rPr>
        <w:t>are</w:t>
      </w:r>
      <w:r>
        <w:rPr>
          <w:spacing w:val="-11"/>
          <w:w w:val="105"/>
        </w:rPr>
        <w:t xml:space="preserve"> </w:t>
      </w:r>
      <w:r>
        <w:rPr>
          <w:w w:val="105"/>
        </w:rPr>
        <w:t>characteristic</w:t>
      </w:r>
      <w:r>
        <w:rPr>
          <w:spacing w:val="-11"/>
          <w:w w:val="105"/>
        </w:rPr>
        <w:t xml:space="preserve"> </w:t>
      </w:r>
      <w:r>
        <w:rPr>
          <w:w w:val="105"/>
        </w:rPr>
        <w:t>in</w:t>
      </w:r>
      <w:r>
        <w:rPr>
          <w:spacing w:val="-11"/>
          <w:w w:val="105"/>
        </w:rPr>
        <w:t xml:space="preserve"> </w:t>
      </w:r>
      <w:r>
        <w:rPr>
          <w:w w:val="105"/>
        </w:rPr>
        <w:t>rare</w:t>
      </w:r>
      <w:r>
        <w:rPr>
          <w:spacing w:val="-12"/>
          <w:w w:val="105"/>
        </w:rPr>
        <w:t xml:space="preserve"> </w:t>
      </w:r>
      <w:r>
        <w:rPr>
          <w:w w:val="105"/>
        </w:rPr>
        <w:t>events</w:t>
      </w:r>
      <w:r>
        <w:rPr>
          <w:spacing w:val="-11"/>
          <w:w w:val="105"/>
        </w:rPr>
        <w:t xml:space="preserve"> </w:t>
      </w:r>
      <w:r>
        <w:rPr>
          <w:w w:val="105"/>
        </w:rPr>
        <w:t>where</w:t>
      </w:r>
      <w:r>
        <w:rPr>
          <w:spacing w:val="-11"/>
          <w:w w:val="105"/>
        </w:rPr>
        <w:t xml:space="preserve"> </w:t>
      </w:r>
      <w:r>
        <w:rPr>
          <w:w w:val="105"/>
        </w:rPr>
        <w:t>both</w:t>
      </w:r>
      <w:r>
        <w:rPr>
          <w:spacing w:val="-12"/>
          <w:w w:val="105"/>
        </w:rPr>
        <w:t xml:space="preserve"> </w:t>
      </w:r>
      <w:r>
        <w:rPr>
          <w:w w:val="105"/>
        </w:rPr>
        <w:t>the</w:t>
      </w:r>
    </w:p>
    <w:p w14:paraId="6E3ECFE5" w14:textId="77777777" w:rsidR="00E2709D" w:rsidRDefault="00462487">
      <w:pPr>
        <w:pStyle w:val="BodyText"/>
        <w:spacing w:line="289" w:lineRule="exact"/>
        <w:ind w:left="227"/>
      </w:pPr>
      <w:r>
        <w:rPr>
          <w:rFonts w:ascii="Trebuchet MS"/>
          <w:sz w:val="12"/>
        </w:rPr>
        <w:t xml:space="preserve">235    </w:t>
      </w:r>
      <w:r>
        <w:rPr>
          <w:rFonts w:ascii="Trebuchet MS"/>
          <w:spacing w:val="19"/>
          <w:sz w:val="12"/>
        </w:rPr>
        <w:t xml:space="preserve"> </w:t>
      </w:r>
      <w:r>
        <w:t>observed</w:t>
      </w:r>
      <w:r>
        <w:rPr>
          <w:spacing w:val="19"/>
        </w:rPr>
        <w:t xml:space="preserve"> </w:t>
      </w:r>
      <w:r>
        <w:t>and</w:t>
      </w:r>
      <w:r>
        <w:rPr>
          <w:spacing w:val="19"/>
        </w:rPr>
        <w:t xml:space="preserve"> </w:t>
      </w:r>
      <w:r>
        <w:t>predicted</w:t>
      </w:r>
      <w:r>
        <w:rPr>
          <w:spacing w:val="18"/>
        </w:rPr>
        <w:t xml:space="preserve"> </w:t>
      </w:r>
      <w:r>
        <w:t>probabilities</w:t>
      </w:r>
      <w:r>
        <w:rPr>
          <w:spacing w:val="19"/>
        </w:rPr>
        <w:t xml:space="preserve"> </w:t>
      </w:r>
      <w:r>
        <w:t>are</w:t>
      </w:r>
      <w:r>
        <w:rPr>
          <w:spacing w:val="18"/>
        </w:rPr>
        <w:t xml:space="preserve"> </w:t>
      </w:r>
      <w:r>
        <w:t>0</w:t>
      </w:r>
      <w:r>
        <w:rPr>
          <w:spacing w:val="19"/>
        </w:rPr>
        <w:t xml:space="preserve"> </w:t>
      </w:r>
      <w:r>
        <w:t>most</w:t>
      </w:r>
      <w:r>
        <w:rPr>
          <w:spacing w:val="19"/>
        </w:rPr>
        <w:t xml:space="preserve"> </w:t>
      </w:r>
      <w:r>
        <w:t>of</w:t>
      </w:r>
      <w:r>
        <w:rPr>
          <w:spacing w:val="18"/>
        </w:rPr>
        <w:t xml:space="preserve"> </w:t>
      </w:r>
      <w:r>
        <w:t>the</w:t>
      </w:r>
      <w:r>
        <w:rPr>
          <w:spacing w:val="19"/>
        </w:rPr>
        <w:t xml:space="preserve"> </w:t>
      </w:r>
      <w:r>
        <w:t>time.</w:t>
      </w:r>
      <w:r>
        <w:rPr>
          <w:spacing w:val="53"/>
        </w:rPr>
        <w:t xml:space="preserve"> </w:t>
      </w:r>
      <w:r>
        <w:t>Inverse</w:t>
      </w:r>
      <w:r>
        <w:rPr>
          <w:spacing w:val="19"/>
        </w:rPr>
        <w:t xml:space="preserve"> </w:t>
      </w:r>
      <w:r>
        <w:t>distance</w:t>
      </w:r>
    </w:p>
    <w:p w14:paraId="7ABA85E4" w14:textId="77777777" w:rsidR="00E2709D" w:rsidRDefault="00462487">
      <w:pPr>
        <w:pStyle w:val="BodyText"/>
        <w:spacing w:line="291" w:lineRule="exact"/>
        <w:ind w:left="227"/>
      </w:pPr>
      <w:r>
        <w:rPr>
          <w:rFonts w:ascii="Trebuchet MS"/>
          <w:sz w:val="12"/>
        </w:rPr>
        <w:t xml:space="preserve">236    </w:t>
      </w:r>
      <w:r>
        <w:rPr>
          <w:rFonts w:ascii="Trebuchet MS"/>
          <w:spacing w:val="19"/>
          <w:sz w:val="12"/>
        </w:rPr>
        <w:t xml:space="preserve"> </w:t>
      </w:r>
      <w:r>
        <w:t>weighing</w:t>
      </w:r>
      <w:r>
        <w:rPr>
          <w:spacing w:val="34"/>
        </w:rPr>
        <w:t xml:space="preserve"> </w:t>
      </w:r>
      <w:r>
        <w:t>(eq.</w:t>
      </w:r>
      <w:r>
        <w:rPr>
          <w:spacing w:val="68"/>
        </w:rPr>
        <w:t xml:space="preserve"> </w:t>
      </w:r>
      <w:hyperlink w:anchor="_bookmark6" w:history="1">
        <w:r>
          <w:t>2)</w:t>
        </w:r>
      </w:hyperlink>
      <w:r>
        <w:rPr>
          <w:spacing w:val="34"/>
        </w:rPr>
        <w:t xml:space="preserve"> </w:t>
      </w:r>
      <w:r>
        <w:t>fulfils</w:t>
      </w:r>
      <w:r>
        <w:rPr>
          <w:spacing w:val="33"/>
        </w:rPr>
        <w:t xml:space="preserve"> </w:t>
      </w:r>
      <w:r>
        <w:t>both</w:t>
      </w:r>
      <w:r>
        <w:rPr>
          <w:spacing w:val="33"/>
        </w:rPr>
        <w:t xml:space="preserve"> </w:t>
      </w:r>
      <w:r>
        <w:t>conditions.</w:t>
      </w:r>
      <w:r>
        <w:rPr>
          <w:spacing w:val="69"/>
        </w:rPr>
        <w:t xml:space="preserve"> </w:t>
      </w:r>
      <w:r>
        <w:t>Values</w:t>
      </w:r>
      <w:r>
        <w:rPr>
          <w:spacing w:val="34"/>
        </w:rPr>
        <w:t xml:space="preserve"> </w:t>
      </w:r>
      <w:r>
        <w:t>of</w:t>
      </w:r>
      <w:r>
        <w:rPr>
          <w:spacing w:val="33"/>
        </w:rPr>
        <w:t xml:space="preserve"> </w:t>
      </w:r>
      <w:r>
        <w:t>the</w:t>
      </w:r>
      <w:r>
        <w:rPr>
          <w:spacing w:val="33"/>
        </w:rPr>
        <w:t xml:space="preserve"> </w:t>
      </w:r>
      <w:r>
        <w:t>exponent</w:t>
      </w:r>
      <w:r>
        <w:rPr>
          <w:spacing w:val="37"/>
        </w:rPr>
        <w:t xml:space="preserve"> </w:t>
      </w:r>
      <w:proofErr w:type="spellStart"/>
      <w:r>
        <w:rPr>
          <w:i/>
        </w:rPr>
        <w:t>p</w:t>
      </w:r>
      <w:proofErr w:type="spellEnd"/>
      <w:r>
        <w:rPr>
          <w:i/>
          <w:spacing w:val="33"/>
        </w:rPr>
        <w:t xml:space="preserve"> </w:t>
      </w:r>
      <w:r>
        <w:t>from</w:t>
      </w:r>
      <w:r>
        <w:rPr>
          <w:spacing w:val="33"/>
        </w:rPr>
        <w:t xml:space="preserve"> </w:t>
      </w:r>
      <w:r>
        <w:t>1</w:t>
      </w:r>
      <w:r>
        <w:rPr>
          <w:spacing w:val="34"/>
        </w:rPr>
        <w:t xml:space="preserve"> </w:t>
      </w:r>
      <w:r>
        <w:t>to</w:t>
      </w:r>
    </w:p>
    <w:p w14:paraId="60AF65DA"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3E336EF" w14:textId="77777777" w:rsidR="00E2709D" w:rsidRDefault="00E2709D">
      <w:pPr>
        <w:pStyle w:val="BodyText"/>
        <w:rPr>
          <w:sz w:val="20"/>
        </w:rPr>
      </w:pPr>
    </w:p>
    <w:p w14:paraId="7EBF4763" w14:textId="77777777" w:rsidR="00E2709D" w:rsidRDefault="00E2709D">
      <w:pPr>
        <w:pStyle w:val="BodyText"/>
        <w:rPr>
          <w:sz w:val="20"/>
        </w:rPr>
      </w:pPr>
    </w:p>
    <w:p w14:paraId="0B2295A2" w14:textId="77777777" w:rsidR="00E2709D" w:rsidRDefault="00E2709D">
      <w:pPr>
        <w:pStyle w:val="BodyText"/>
        <w:rPr>
          <w:sz w:val="20"/>
        </w:rPr>
      </w:pPr>
    </w:p>
    <w:p w14:paraId="48D31449" w14:textId="77777777" w:rsidR="00E2709D" w:rsidRDefault="00E2709D">
      <w:pPr>
        <w:pStyle w:val="BodyText"/>
        <w:spacing w:before="6"/>
        <w:rPr>
          <w:sz w:val="16"/>
        </w:rPr>
      </w:pPr>
    </w:p>
    <w:p w14:paraId="64BE0358" w14:textId="77777777" w:rsidR="00E2709D" w:rsidRDefault="00462487">
      <w:pPr>
        <w:spacing w:before="63" w:line="235" w:lineRule="auto"/>
        <w:ind w:left="617" w:right="525"/>
        <w:rPr>
          <w:sz w:val="20"/>
        </w:rPr>
      </w:pPr>
      <w:bookmarkStart w:id="151" w:name="_bookmark5"/>
      <w:bookmarkEnd w:id="151"/>
      <w:r>
        <w:rPr>
          <w:w w:val="110"/>
          <w:sz w:val="20"/>
        </w:rPr>
        <w:t>Table</w:t>
      </w:r>
      <w:r>
        <w:rPr>
          <w:spacing w:val="1"/>
          <w:w w:val="110"/>
          <w:sz w:val="20"/>
        </w:rPr>
        <w:t xml:space="preserve"> </w:t>
      </w:r>
      <w:r>
        <w:rPr>
          <w:w w:val="110"/>
          <w:sz w:val="20"/>
        </w:rPr>
        <w:t>2:</w:t>
      </w:r>
      <w:r>
        <w:rPr>
          <w:spacing w:val="22"/>
          <w:w w:val="110"/>
          <w:sz w:val="20"/>
        </w:rPr>
        <w:t xml:space="preserve"> </w:t>
      </w:r>
      <w:r>
        <w:rPr>
          <w:w w:val="110"/>
          <w:sz w:val="20"/>
        </w:rPr>
        <w:t>Contingency</w:t>
      </w:r>
      <w:r>
        <w:rPr>
          <w:spacing w:val="2"/>
          <w:w w:val="110"/>
          <w:sz w:val="20"/>
        </w:rPr>
        <w:t xml:space="preserve"> </w:t>
      </w:r>
      <w:r>
        <w:rPr>
          <w:w w:val="110"/>
          <w:sz w:val="20"/>
        </w:rPr>
        <w:t>table</w:t>
      </w:r>
      <w:r>
        <w:rPr>
          <w:spacing w:val="2"/>
          <w:w w:val="110"/>
          <w:sz w:val="20"/>
        </w:rPr>
        <w:t xml:space="preserve"> </w:t>
      </w:r>
      <w:r>
        <w:rPr>
          <w:w w:val="110"/>
          <w:sz w:val="20"/>
        </w:rPr>
        <w:t>in</w:t>
      </w:r>
      <w:r>
        <w:rPr>
          <w:spacing w:val="3"/>
          <w:w w:val="110"/>
          <w:sz w:val="20"/>
        </w:rPr>
        <w:t xml:space="preserve"> </w:t>
      </w:r>
      <w:r>
        <w:rPr>
          <w:w w:val="110"/>
          <w:sz w:val="20"/>
        </w:rPr>
        <w:t>a</w:t>
      </w:r>
      <w:r>
        <w:rPr>
          <w:spacing w:val="1"/>
          <w:w w:val="110"/>
          <w:sz w:val="20"/>
        </w:rPr>
        <w:t xml:space="preserve"> </w:t>
      </w:r>
      <w:r>
        <w:rPr>
          <w:w w:val="110"/>
          <w:sz w:val="20"/>
        </w:rPr>
        <w:t>binary</w:t>
      </w:r>
      <w:r>
        <w:rPr>
          <w:spacing w:val="3"/>
          <w:w w:val="110"/>
          <w:sz w:val="20"/>
        </w:rPr>
        <w:t xml:space="preserve"> </w:t>
      </w:r>
      <w:r>
        <w:rPr>
          <w:w w:val="110"/>
          <w:sz w:val="20"/>
        </w:rPr>
        <w:t>classification.</w:t>
      </w:r>
      <w:r>
        <w:rPr>
          <w:spacing w:val="24"/>
          <w:w w:val="110"/>
          <w:sz w:val="20"/>
        </w:rPr>
        <w:t xml:space="preserve"> </w:t>
      </w:r>
      <w:proofErr w:type="spellStart"/>
      <w:r>
        <w:rPr>
          <w:i/>
          <w:w w:val="110"/>
          <w:sz w:val="20"/>
        </w:rPr>
        <w:t>E</w:t>
      </w:r>
      <w:r>
        <w:rPr>
          <w:i/>
          <w:w w:val="110"/>
          <w:sz w:val="20"/>
          <w:vertAlign w:val="subscript"/>
        </w:rPr>
        <w:t>obs</w:t>
      </w:r>
      <w:proofErr w:type="spellEnd"/>
      <w:r>
        <w:rPr>
          <w:i/>
          <w:spacing w:val="9"/>
          <w:w w:val="110"/>
          <w:sz w:val="20"/>
        </w:rPr>
        <w:t xml:space="preserve"> </w:t>
      </w:r>
      <w:r>
        <w:rPr>
          <w:w w:val="110"/>
          <w:sz w:val="20"/>
        </w:rPr>
        <w:t>is</w:t>
      </w:r>
      <w:r>
        <w:rPr>
          <w:spacing w:val="3"/>
          <w:w w:val="110"/>
          <w:sz w:val="20"/>
        </w:rPr>
        <w:t xml:space="preserve"> </w:t>
      </w:r>
      <w:r>
        <w:rPr>
          <w:w w:val="110"/>
          <w:sz w:val="20"/>
        </w:rPr>
        <w:t>the</w:t>
      </w:r>
      <w:r>
        <w:rPr>
          <w:spacing w:val="2"/>
          <w:w w:val="110"/>
          <w:sz w:val="20"/>
        </w:rPr>
        <w:t xml:space="preserve"> </w:t>
      </w:r>
      <w:r>
        <w:rPr>
          <w:w w:val="110"/>
          <w:sz w:val="20"/>
        </w:rPr>
        <w:t>sum</w:t>
      </w:r>
      <w:r>
        <w:rPr>
          <w:spacing w:val="2"/>
          <w:w w:val="110"/>
          <w:sz w:val="20"/>
        </w:rPr>
        <w:t xml:space="preserve"> </w:t>
      </w:r>
      <w:r>
        <w:rPr>
          <w:w w:val="110"/>
          <w:sz w:val="20"/>
        </w:rPr>
        <w:t>of</w:t>
      </w:r>
      <w:r>
        <w:rPr>
          <w:spacing w:val="2"/>
          <w:w w:val="110"/>
          <w:sz w:val="20"/>
        </w:rPr>
        <w:t xml:space="preserve"> </w:t>
      </w:r>
      <w:r>
        <w:rPr>
          <w:w w:val="110"/>
          <w:sz w:val="20"/>
        </w:rPr>
        <w:t>observed</w:t>
      </w:r>
      <w:r>
        <w:rPr>
          <w:spacing w:val="1"/>
          <w:w w:val="110"/>
          <w:sz w:val="20"/>
        </w:rPr>
        <w:t xml:space="preserve"> </w:t>
      </w:r>
      <w:r>
        <w:rPr>
          <w:w w:val="110"/>
          <w:sz w:val="20"/>
        </w:rPr>
        <w:t>events</w:t>
      </w:r>
      <w:r>
        <w:rPr>
          <w:spacing w:val="-46"/>
          <w:w w:val="110"/>
          <w:sz w:val="20"/>
        </w:rPr>
        <w:t xml:space="preserve"> </w:t>
      </w:r>
      <w:r>
        <w:rPr>
          <w:w w:val="110"/>
          <w:sz w:val="20"/>
        </w:rPr>
        <w:t>and</w:t>
      </w:r>
      <w:r>
        <w:rPr>
          <w:spacing w:val="15"/>
          <w:w w:val="110"/>
          <w:sz w:val="20"/>
        </w:rPr>
        <w:t xml:space="preserve"> </w:t>
      </w:r>
      <w:proofErr w:type="spellStart"/>
      <w:r>
        <w:rPr>
          <w:i/>
          <w:w w:val="110"/>
          <w:sz w:val="20"/>
        </w:rPr>
        <w:t>E</w:t>
      </w:r>
      <w:r>
        <w:rPr>
          <w:i/>
          <w:w w:val="110"/>
          <w:sz w:val="20"/>
          <w:vertAlign w:val="subscript"/>
        </w:rPr>
        <w:t>pred</w:t>
      </w:r>
      <w:proofErr w:type="spellEnd"/>
      <w:r>
        <w:rPr>
          <w:i/>
          <w:spacing w:val="24"/>
          <w:w w:val="110"/>
          <w:sz w:val="20"/>
        </w:rPr>
        <w:t xml:space="preserve"> </w:t>
      </w:r>
      <w:r>
        <w:rPr>
          <w:w w:val="110"/>
          <w:sz w:val="20"/>
        </w:rPr>
        <w:t>the</w:t>
      </w:r>
      <w:r>
        <w:rPr>
          <w:spacing w:val="15"/>
          <w:w w:val="110"/>
          <w:sz w:val="20"/>
        </w:rPr>
        <w:t xml:space="preserve"> </w:t>
      </w:r>
      <w:r>
        <w:rPr>
          <w:w w:val="110"/>
          <w:sz w:val="20"/>
        </w:rPr>
        <w:t>sum</w:t>
      </w:r>
      <w:r>
        <w:rPr>
          <w:spacing w:val="15"/>
          <w:w w:val="110"/>
          <w:sz w:val="20"/>
        </w:rPr>
        <w:t xml:space="preserve"> </w:t>
      </w:r>
      <w:r>
        <w:rPr>
          <w:w w:val="110"/>
          <w:sz w:val="20"/>
        </w:rPr>
        <w:t>of</w:t>
      </w:r>
      <w:r>
        <w:rPr>
          <w:spacing w:val="15"/>
          <w:w w:val="110"/>
          <w:sz w:val="20"/>
        </w:rPr>
        <w:t xml:space="preserve"> </w:t>
      </w:r>
      <w:r>
        <w:rPr>
          <w:w w:val="110"/>
          <w:sz w:val="20"/>
        </w:rPr>
        <w:t>predicted</w:t>
      </w:r>
      <w:r>
        <w:rPr>
          <w:spacing w:val="15"/>
          <w:w w:val="110"/>
          <w:sz w:val="20"/>
        </w:rPr>
        <w:t xml:space="preserve"> </w:t>
      </w:r>
      <w:r>
        <w:rPr>
          <w:w w:val="110"/>
          <w:sz w:val="20"/>
        </w:rPr>
        <w:t>events.</w:t>
      </w:r>
    </w:p>
    <w:p w14:paraId="6893241A" w14:textId="243985CB" w:rsidR="00E2709D" w:rsidRDefault="00285D5B">
      <w:pPr>
        <w:pStyle w:val="BodyText"/>
        <w:spacing w:before="7"/>
        <w:rPr>
          <w:sz w:val="14"/>
        </w:rPr>
      </w:pPr>
      <w:r>
        <w:rPr>
          <w:noProof/>
        </w:rPr>
        <mc:AlternateContent>
          <mc:Choice Requires="wps">
            <w:drawing>
              <wp:anchor distT="0" distB="0" distL="0" distR="0" simplePos="0" relativeHeight="487589888" behindDoc="1" locked="0" layoutInCell="1" allowOverlap="1" wp14:anchorId="5B6B4448" wp14:editId="227CAE5A">
                <wp:simplePos x="0" y="0"/>
                <wp:positionH relativeFrom="page">
                  <wp:posOffset>2400935</wp:posOffset>
                </wp:positionH>
                <wp:positionV relativeFrom="paragraph">
                  <wp:posOffset>144780</wp:posOffset>
                </wp:positionV>
                <wp:extent cx="2905760" cy="1270"/>
                <wp:effectExtent l="0" t="0" r="0" b="0"/>
                <wp:wrapTopAndBottom/>
                <wp:docPr id="1580" name="Freeform 1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5760" cy="1270"/>
                        </a:xfrm>
                        <a:custGeom>
                          <a:avLst/>
                          <a:gdLst>
                            <a:gd name="T0" fmla="+- 0 3781 3781"/>
                            <a:gd name="T1" fmla="*/ T0 w 4576"/>
                            <a:gd name="T2" fmla="+- 0 8357 3781"/>
                            <a:gd name="T3" fmla="*/ T2 w 4576"/>
                          </a:gdLst>
                          <a:ahLst/>
                          <a:cxnLst>
                            <a:cxn ang="0">
                              <a:pos x="T1" y="0"/>
                            </a:cxn>
                            <a:cxn ang="0">
                              <a:pos x="T3" y="0"/>
                            </a:cxn>
                          </a:cxnLst>
                          <a:rect l="0" t="0" r="r" b="b"/>
                          <a:pathLst>
                            <a:path w="4576">
                              <a:moveTo>
                                <a:pt x="0" y="0"/>
                              </a:moveTo>
                              <a:lnTo>
                                <a:pt x="457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58F96" id="Freeform 1576" o:spid="_x0000_s1026" style="position:absolute;margin-left:189.05pt;margin-top:11.4pt;width:228.8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" path="m,l4576,e" filled="f" strokeweight=".33019mm">
                <v:path arrowok="t" o:connecttype="custom" o:connectlocs="0,0;2905760,0" o:connectangles="0,0"/>
                <w10:wrap type="topAndBottom" anchorx="page"/>
              </v:shape>
            </w:pict>
          </mc:Fallback>
        </mc:AlternateContent>
      </w:r>
    </w:p>
    <w:p w14:paraId="6FDCF12E" w14:textId="77777777" w:rsidR="00E2709D" w:rsidRDefault="00462487">
      <w:pPr>
        <w:spacing w:before="14"/>
        <w:ind w:left="1614" w:right="474"/>
        <w:jc w:val="center"/>
        <w:rPr>
          <w:sz w:val="20"/>
        </w:rPr>
      </w:pPr>
      <w:r>
        <w:rPr>
          <w:w w:val="105"/>
          <w:sz w:val="20"/>
        </w:rPr>
        <w:t>Observed</w:t>
      </w:r>
    </w:p>
    <w:p w14:paraId="0A1D5598" w14:textId="77777777" w:rsidR="00E2709D" w:rsidRDefault="00E2709D">
      <w:pPr>
        <w:pStyle w:val="BodyText"/>
        <w:spacing w:before="1"/>
        <w:rPr>
          <w:sz w:val="5"/>
        </w:rPr>
      </w:pPr>
    </w:p>
    <w:tbl>
      <w:tblPr>
        <w:tblW w:w="0" w:type="auto"/>
        <w:tblInd w:w="2188" w:type="dxa"/>
        <w:tblLayout w:type="fixed"/>
        <w:tblCellMar>
          <w:left w:w="0" w:type="dxa"/>
          <w:right w:w="0" w:type="dxa"/>
        </w:tblCellMar>
        <w:tblLook w:val="01E0" w:firstRow="1" w:lastRow="1" w:firstColumn="1" w:lastColumn="1" w:noHBand="0" w:noVBand="0"/>
      </w:tblPr>
      <w:tblGrid>
        <w:gridCol w:w="1837"/>
        <w:gridCol w:w="643"/>
        <w:gridCol w:w="2095"/>
      </w:tblGrid>
      <w:tr w:rsidR="00E2709D" w14:paraId="1741C376" w14:textId="77777777">
        <w:trPr>
          <w:trHeight w:val="344"/>
        </w:trPr>
        <w:tc>
          <w:tcPr>
            <w:tcW w:w="1837" w:type="dxa"/>
            <w:tcBorders>
              <w:bottom w:val="single" w:sz="6" w:space="0" w:color="000000"/>
            </w:tcBorders>
          </w:tcPr>
          <w:p w14:paraId="226960A4" w14:textId="77777777" w:rsidR="00E2709D" w:rsidRDefault="00E2709D">
            <w:pPr>
              <w:pStyle w:val="TableParagraph"/>
              <w:spacing w:line="240" w:lineRule="auto"/>
              <w:jc w:val="left"/>
              <w:rPr>
                <w:rFonts w:ascii="Times New Roman"/>
              </w:rPr>
            </w:pPr>
          </w:p>
        </w:tc>
        <w:tc>
          <w:tcPr>
            <w:tcW w:w="643" w:type="dxa"/>
            <w:tcBorders>
              <w:top w:val="single" w:sz="4" w:space="0" w:color="000000"/>
              <w:bottom w:val="single" w:sz="6" w:space="0" w:color="000000"/>
            </w:tcBorders>
          </w:tcPr>
          <w:p w14:paraId="3FAD44CD" w14:textId="77777777" w:rsidR="00E2709D" w:rsidRDefault="00462487">
            <w:pPr>
              <w:pStyle w:val="TableParagraph"/>
              <w:spacing w:before="42" w:line="240" w:lineRule="auto"/>
              <w:ind w:left="87" w:right="87"/>
              <w:rPr>
                <w:sz w:val="20"/>
              </w:rPr>
            </w:pPr>
            <w:r>
              <w:rPr>
                <w:w w:val="115"/>
                <w:sz w:val="20"/>
              </w:rPr>
              <w:t>True</w:t>
            </w:r>
          </w:p>
        </w:tc>
        <w:tc>
          <w:tcPr>
            <w:tcW w:w="2095" w:type="dxa"/>
            <w:tcBorders>
              <w:top w:val="single" w:sz="4" w:space="0" w:color="000000"/>
              <w:bottom w:val="single" w:sz="6" w:space="0" w:color="000000"/>
            </w:tcBorders>
          </w:tcPr>
          <w:p w14:paraId="7535426A" w14:textId="77777777" w:rsidR="00E2709D" w:rsidRDefault="00462487">
            <w:pPr>
              <w:pStyle w:val="TableParagraph"/>
              <w:spacing w:before="42" w:line="240" w:lineRule="auto"/>
              <w:ind w:left="472"/>
              <w:jc w:val="left"/>
              <w:rPr>
                <w:sz w:val="20"/>
              </w:rPr>
            </w:pPr>
            <w:r>
              <w:rPr>
                <w:w w:val="110"/>
                <w:sz w:val="20"/>
              </w:rPr>
              <w:t>False</w:t>
            </w:r>
          </w:p>
        </w:tc>
      </w:tr>
      <w:tr w:rsidR="00E2709D" w14:paraId="6B83D656" w14:textId="77777777">
        <w:trPr>
          <w:trHeight w:val="309"/>
        </w:trPr>
        <w:tc>
          <w:tcPr>
            <w:tcW w:w="1837" w:type="dxa"/>
            <w:tcBorders>
              <w:top w:val="single" w:sz="6" w:space="0" w:color="000000"/>
            </w:tcBorders>
          </w:tcPr>
          <w:p w14:paraId="50F44F85" w14:textId="77777777" w:rsidR="00E2709D" w:rsidRDefault="00462487">
            <w:pPr>
              <w:pStyle w:val="TableParagraph"/>
              <w:tabs>
                <w:tab w:val="left" w:pos="1177"/>
              </w:tabs>
              <w:spacing w:before="42" w:line="240" w:lineRule="auto"/>
              <w:ind w:right="133"/>
              <w:jc w:val="right"/>
              <w:rPr>
                <w:sz w:val="20"/>
              </w:rPr>
            </w:pPr>
            <w:r>
              <w:rPr>
                <w:w w:val="110"/>
                <w:sz w:val="20"/>
              </w:rPr>
              <w:t>Forecasted</w:t>
            </w:r>
            <w:r>
              <w:rPr>
                <w:w w:val="110"/>
                <w:sz w:val="20"/>
              </w:rPr>
              <w:tab/>
              <w:t>True</w:t>
            </w:r>
          </w:p>
        </w:tc>
        <w:tc>
          <w:tcPr>
            <w:tcW w:w="643" w:type="dxa"/>
            <w:tcBorders>
              <w:top w:val="single" w:sz="6" w:space="0" w:color="000000"/>
            </w:tcBorders>
          </w:tcPr>
          <w:p w14:paraId="479B905C" w14:textId="77777777" w:rsidR="00E2709D" w:rsidRDefault="00462487">
            <w:pPr>
              <w:pStyle w:val="TableParagraph"/>
              <w:spacing w:before="42" w:line="240" w:lineRule="auto"/>
              <w:ind w:left="87" w:right="87"/>
              <w:rPr>
                <w:sz w:val="20"/>
              </w:rPr>
            </w:pPr>
            <w:r>
              <w:rPr>
                <w:w w:val="110"/>
                <w:sz w:val="20"/>
              </w:rPr>
              <w:t>hit</w:t>
            </w:r>
          </w:p>
        </w:tc>
        <w:tc>
          <w:tcPr>
            <w:tcW w:w="2095" w:type="dxa"/>
            <w:tcBorders>
              <w:top w:val="single" w:sz="6" w:space="0" w:color="000000"/>
            </w:tcBorders>
          </w:tcPr>
          <w:p w14:paraId="35FDFA9B" w14:textId="77777777" w:rsidR="00E2709D" w:rsidRDefault="00462487">
            <w:pPr>
              <w:pStyle w:val="TableParagraph"/>
              <w:tabs>
                <w:tab w:val="left" w:pos="1499"/>
              </w:tabs>
              <w:spacing w:before="42" w:line="240" w:lineRule="auto"/>
              <w:ind w:left="215"/>
              <w:jc w:val="left"/>
              <w:rPr>
                <w:i/>
                <w:sz w:val="20"/>
              </w:rPr>
            </w:pPr>
            <w:r>
              <w:rPr>
                <w:w w:val="110"/>
                <w:sz w:val="20"/>
              </w:rPr>
              <w:t>false</w:t>
            </w:r>
            <w:r>
              <w:rPr>
                <w:spacing w:val="-2"/>
                <w:w w:val="110"/>
                <w:sz w:val="20"/>
              </w:rPr>
              <w:t xml:space="preserve"> </w:t>
            </w:r>
            <w:r>
              <w:rPr>
                <w:w w:val="110"/>
                <w:sz w:val="20"/>
              </w:rPr>
              <w:t>alarm</w:t>
            </w:r>
            <w:r>
              <w:rPr>
                <w:w w:val="110"/>
                <w:sz w:val="20"/>
              </w:rPr>
              <w:tab/>
            </w:r>
            <w:proofErr w:type="spellStart"/>
            <w:r>
              <w:rPr>
                <w:i/>
                <w:w w:val="115"/>
                <w:sz w:val="20"/>
              </w:rPr>
              <w:t>E</w:t>
            </w:r>
            <w:r>
              <w:rPr>
                <w:i/>
                <w:w w:val="115"/>
                <w:sz w:val="20"/>
                <w:vertAlign w:val="subscript"/>
              </w:rPr>
              <w:t>pred</w:t>
            </w:r>
            <w:proofErr w:type="spellEnd"/>
          </w:p>
        </w:tc>
      </w:tr>
      <w:tr w:rsidR="00E2709D" w14:paraId="581164C1" w14:textId="77777777">
        <w:trPr>
          <w:trHeight w:val="231"/>
        </w:trPr>
        <w:tc>
          <w:tcPr>
            <w:tcW w:w="1837" w:type="dxa"/>
          </w:tcPr>
          <w:p w14:paraId="3BC28CC4" w14:textId="77777777" w:rsidR="00E2709D" w:rsidRDefault="00462487">
            <w:pPr>
              <w:pStyle w:val="TableParagraph"/>
              <w:spacing w:line="212" w:lineRule="exact"/>
              <w:ind w:right="117"/>
              <w:jc w:val="right"/>
              <w:rPr>
                <w:sz w:val="20"/>
              </w:rPr>
            </w:pPr>
            <w:r>
              <w:rPr>
                <w:w w:val="110"/>
                <w:sz w:val="20"/>
              </w:rPr>
              <w:t>False</w:t>
            </w:r>
          </w:p>
        </w:tc>
        <w:tc>
          <w:tcPr>
            <w:tcW w:w="643" w:type="dxa"/>
          </w:tcPr>
          <w:p w14:paraId="319F07DB" w14:textId="77777777" w:rsidR="00E2709D" w:rsidRDefault="00462487">
            <w:pPr>
              <w:pStyle w:val="TableParagraph"/>
              <w:spacing w:line="212" w:lineRule="exact"/>
              <w:ind w:left="87" w:right="87"/>
              <w:rPr>
                <w:sz w:val="20"/>
              </w:rPr>
            </w:pPr>
            <w:r>
              <w:rPr>
                <w:w w:val="105"/>
                <w:sz w:val="20"/>
              </w:rPr>
              <w:t>miss</w:t>
            </w:r>
          </w:p>
        </w:tc>
        <w:tc>
          <w:tcPr>
            <w:tcW w:w="2095" w:type="dxa"/>
          </w:tcPr>
          <w:p w14:paraId="3CFD2F6E" w14:textId="77777777" w:rsidR="00E2709D" w:rsidRDefault="00462487">
            <w:pPr>
              <w:pStyle w:val="TableParagraph"/>
              <w:spacing w:line="212" w:lineRule="exact"/>
              <w:ind w:left="119"/>
              <w:jc w:val="left"/>
              <w:rPr>
                <w:sz w:val="20"/>
              </w:rPr>
            </w:pPr>
            <w:r>
              <w:rPr>
                <w:w w:val="105"/>
                <w:sz w:val="20"/>
              </w:rPr>
              <w:t>true</w:t>
            </w:r>
            <w:r>
              <w:rPr>
                <w:spacing w:val="9"/>
                <w:w w:val="105"/>
                <w:sz w:val="20"/>
              </w:rPr>
              <w:t xml:space="preserve"> </w:t>
            </w:r>
            <w:r>
              <w:rPr>
                <w:w w:val="105"/>
                <w:sz w:val="20"/>
              </w:rPr>
              <w:t>negative</w:t>
            </w:r>
          </w:p>
        </w:tc>
      </w:tr>
      <w:tr w:rsidR="00E2709D" w14:paraId="59E7EB22" w14:textId="77777777">
        <w:trPr>
          <w:trHeight w:val="281"/>
        </w:trPr>
        <w:tc>
          <w:tcPr>
            <w:tcW w:w="1837" w:type="dxa"/>
            <w:tcBorders>
              <w:bottom w:val="single" w:sz="8" w:space="0" w:color="000000"/>
            </w:tcBorders>
          </w:tcPr>
          <w:p w14:paraId="2E531921" w14:textId="77777777" w:rsidR="00E2709D" w:rsidRDefault="00E2709D">
            <w:pPr>
              <w:pStyle w:val="TableParagraph"/>
              <w:spacing w:line="240" w:lineRule="auto"/>
              <w:jc w:val="left"/>
              <w:rPr>
                <w:rFonts w:ascii="Times New Roman"/>
                <w:sz w:val="20"/>
              </w:rPr>
            </w:pPr>
          </w:p>
        </w:tc>
        <w:tc>
          <w:tcPr>
            <w:tcW w:w="643" w:type="dxa"/>
            <w:tcBorders>
              <w:bottom w:val="single" w:sz="8" w:space="0" w:color="000000"/>
            </w:tcBorders>
          </w:tcPr>
          <w:p w14:paraId="44F7D8BC" w14:textId="77777777" w:rsidR="00E2709D" w:rsidRDefault="00462487">
            <w:pPr>
              <w:pStyle w:val="TableParagraph"/>
              <w:spacing w:line="237" w:lineRule="exact"/>
              <w:ind w:left="80" w:right="87"/>
              <w:rPr>
                <w:i/>
                <w:sz w:val="14"/>
              </w:rPr>
            </w:pPr>
            <w:r>
              <w:rPr>
                <w:i/>
                <w:w w:val="120"/>
                <w:position w:val="3"/>
                <w:sz w:val="20"/>
              </w:rPr>
              <w:t>E</w:t>
            </w:r>
            <w:proofErr w:type="spellStart"/>
            <w:r>
              <w:rPr>
                <w:i/>
                <w:w w:val="120"/>
                <w:sz w:val="14"/>
              </w:rPr>
              <w:t>obs</w:t>
            </w:r>
            <w:proofErr w:type="spellEnd"/>
          </w:p>
        </w:tc>
        <w:tc>
          <w:tcPr>
            <w:tcW w:w="2095" w:type="dxa"/>
            <w:tcBorders>
              <w:bottom w:val="single" w:sz="8" w:space="0" w:color="000000"/>
            </w:tcBorders>
          </w:tcPr>
          <w:p w14:paraId="734284A7" w14:textId="77777777" w:rsidR="00E2709D" w:rsidRDefault="00E2709D">
            <w:pPr>
              <w:pStyle w:val="TableParagraph"/>
              <w:spacing w:line="240" w:lineRule="auto"/>
              <w:jc w:val="left"/>
              <w:rPr>
                <w:rFonts w:ascii="Times New Roman"/>
                <w:sz w:val="20"/>
              </w:rPr>
            </w:pPr>
          </w:p>
        </w:tc>
      </w:tr>
    </w:tbl>
    <w:p w14:paraId="313469EB" w14:textId="77777777" w:rsidR="00E2709D" w:rsidRDefault="00E2709D">
      <w:pPr>
        <w:pStyle w:val="BodyText"/>
        <w:spacing w:before="10"/>
        <w:rPr>
          <w:sz w:val="25"/>
        </w:rPr>
      </w:pPr>
    </w:p>
    <w:p w14:paraId="42D02BCC" w14:textId="77777777" w:rsidR="00E2709D" w:rsidRDefault="00E2709D">
      <w:pPr>
        <w:rPr>
          <w:sz w:val="25"/>
        </w:rPr>
        <w:sectPr w:rsidR="00E2709D">
          <w:pgSz w:w="12240" w:h="15840"/>
          <w:pgMar w:top="1500" w:right="1720" w:bottom="1960" w:left="1600" w:header="0" w:footer="1777" w:gutter="0"/>
          <w:cols w:space="720"/>
        </w:sectPr>
      </w:pPr>
    </w:p>
    <w:p w14:paraId="472CF944" w14:textId="77777777" w:rsidR="00E2709D" w:rsidRDefault="00E2709D">
      <w:pPr>
        <w:pStyle w:val="BodyText"/>
        <w:spacing w:before="8"/>
        <w:rPr>
          <w:sz w:val="13"/>
        </w:rPr>
      </w:pPr>
    </w:p>
    <w:p w14:paraId="23637C79" w14:textId="77777777" w:rsidR="00E2709D" w:rsidRDefault="00462487">
      <w:pPr>
        <w:ind w:left="227"/>
        <w:rPr>
          <w:rFonts w:ascii="Trebuchet MS"/>
          <w:sz w:val="12"/>
        </w:rPr>
      </w:pPr>
      <w:r>
        <w:rPr>
          <w:rFonts w:ascii="Trebuchet MS"/>
          <w:sz w:val="12"/>
        </w:rPr>
        <w:t>237</w:t>
      </w:r>
    </w:p>
    <w:p w14:paraId="3AAAEE79" w14:textId="77777777" w:rsidR="00E2709D" w:rsidRDefault="00E2709D">
      <w:pPr>
        <w:pStyle w:val="BodyText"/>
        <w:rPr>
          <w:rFonts w:ascii="Trebuchet MS"/>
          <w:sz w:val="12"/>
        </w:rPr>
      </w:pPr>
    </w:p>
    <w:p w14:paraId="4A8B5A7E" w14:textId="77777777" w:rsidR="00E2709D" w:rsidRDefault="00E2709D">
      <w:pPr>
        <w:pStyle w:val="BodyText"/>
        <w:rPr>
          <w:rFonts w:ascii="Trebuchet MS"/>
          <w:sz w:val="12"/>
        </w:rPr>
      </w:pPr>
    </w:p>
    <w:p w14:paraId="5F1B7900" w14:textId="77777777" w:rsidR="00E2709D" w:rsidRDefault="00E2709D">
      <w:pPr>
        <w:pStyle w:val="BodyText"/>
        <w:rPr>
          <w:rFonts w:ascii="Trebuchet MS"/>
          <w:sz w:val="12"/>
        </w:rPr>
      </w:pPr>
    </w:p>
    <w:p w14:paraId="3BFDDE0D" w14:textId="77777777" w:rsidR="00E2709D" w:rsidRDefault="00E2709D">
      <w:pPr>
        <w:pStyle w:val="BodyText"/>
        <w:rPr>
          <w:rFonts w:ascii="Trebuchet MS"/>
          <w:sz w:val="12"/>
        </w:rPr>
      </w:pPr>
    </w:p>
    <w:p w14:paraId="153C6587" w14:textId="77777777" w:rsidR="00E2709D" w:rsidRDefault="00E2709D">
      <w:pPr>
        <w:pStyle w:val="BodyText"/>
        <w:rPr>
          <w:rFonts w:ascii="Trebuchet MS"/>
          <w:sz w:val="12"/>
        </w:rPr>
      </w:pPr>
    </w:p>
    <w:p w14:paraId="490FA67D" w14:textId="77777777" w:rsidR="00E2709D" w:rsidRDefault="00E2709D">
      <w:pPr>
        <w:pStyle w:val="BodyText"/>
        <w:rPr>
          <w:rFonts w:ascii="Trebuchet MS"/>
          <w:sz w:val="12"/>
        </w:rPr>
      </w:pPr>
    </w:p>
    <w:p w14:paraId="7872D6F5" w14:textId="77777777" w:rsidR="00E2709D" w:rsidRDefault="00E2709D">
      <w:pPr>
        <w:pStyle w:val="BodyText"/>
        <w:spacing w:before="7"/>
        <w:rPr>
          <w:rFonts w:ascii="Trebuchet MS"/>
          <w:sz w:val="17"/>
        </w:rPr>
      </w:pPr>
    </w:p>
    <w:p w14:paraId="68AD7521" w14:textId="77777777" w:rsidR="00E2709D" w:rsidRDefault="00462487">
      <w:pPr>
        <w:ind w:left="227"/>
        <w:rPr>
          <w:rFonts w:ascii="Trebuchet MS"/>
          <w:sz w:val="12"/>
        </w:rPr>
      </w:pPr>
      <w:r>
        <w:rPr>
          <w:rFonts w:ascii="Trebuchet MS"/>
          <w:sz w:val="12"/>
        </w:rPr>
        <w:t>238</w:t>
      </w:r>
    </w:p>
    <w:p w14:paraId="61736434" w14:textId="77777777" w:rsidR="00E2709D" w:rsidRDefault="00E2709D">
      <w:pPr>
        <w:pStyle w:val="BodyText"/>
        <w:spacing w:before="10"/>
        <w:rPr>
          <w:rFonts w:ascii="Trebuchet MS"/>
          <w:sz w:val="12"/>
        </w:rPr>
      </w:pPr>
    </w:p>
    <w:p w14:paraId="22D80A57" w14:textId="77777777" w:rsidR="00E2709D" w:rsidRDefault="00462487">
      <w:pPr>
        <w:ind w:left="227"/>
        <w:rPr>
          <w:rFonts w:ascii="Trebuchet MS"/>
          <w:sz w:val="12"/>
        </w:rPr>
      </w:pPr>
      <w:r>
        <w:rPr>
          <w:rFonts w:ascii="Trebuchet MS"/>
          <w:sz w:val="12"/>
        </w:rPr>
        <w:t>239</w:t>
      </w:r>
    </w:p>
    <w:p w14:paraId="55117137" w14:textId="77777777" w:rsidR="00E2709D" w:rsidRDefault="00462487">
      <w:pPr>
        <w:pStyle w:val="BodyText"/>
        <w:spacing w:before="51"/>
        <w:ind w:left="159"/>
      </w:pPr>
      <w:r>
        <w:br w:type="column"/>
      </w:r>
      <w:r>
        <w:t>9</w:t>
      </w:r>
      <w:r>
        <w:rPr>
          <w:spacing w:val="21"/>
        </w:rPr>
        <w:t xml:space="preserve"> </w:t>
      </w:r>
      <w:r>
        <w:t>were</w:t>
      </w:r>
      <w:r>
        <w:rPr>
          <w:spacing w:val="22"/>
        </w:rPr>
        <w:t xml:space="preserve"> </w:t>
      </w:r>
      <w:r>
        <w:t>tested,</w:t>
      </w:r>
      <w:r>
        <w:rPr>
          <w:spacing w:val="22"/>
        </w:rPr>
        <w:t xml:space="preserve"> </w:t>
      </w:r>
      <w:r>
        <w:t>and</w:t>
      </w:r>
      <w:r>
        <w:rPr>
          <w:spacing w:val="22"/>
        </w:rPr>
        <w:t xml:space="preserve"> </w:t>
      </w:r>
      <w:r>
        <w:t>7</w:t>
      </w:r>
      <w:r>
        <w:rPr>
          <w:spacing w:val="21"/>
        </w:rPr>
        <w:t xml:space="preserve"> </w:t>
      </w:r>
      <w:r>
        <w:t>was</w:t>
      </w:r>
      <w:r>
        <w:rPr>
          <w:spacing w:val="23"/>
        </w:rPr>
        <w:t xml:space="preserve"> </w:t>
      </w:r>
      <w:r>
        <w:t>found</w:t>
      </w:r>
      <w:r>
        <w:rPr>
          <w:spacing w:val="21"/>
        </w:rPr>
        <w:t xml:space="preserve"> </w:t>
      </w:r>
      <w:r>
        <w:t>to</w:t>
      </w:r>
      <w:r>
        <w:rPr>
          <w:spacing w:val="22"/>
        </w:rPr>
        <w:t xml:space="preserve"> </w:t>
      </w:r>
      <w:r>
        <w:t>be</w:t>
      </w:r>
      <w:r>
        <w:rPr>
          <w:spacing w:val="21"/>
        </w:rPr>
        <w:t xml:space="preserve"> </w:t>
      </w:r>
      <w:r>
        <w:t>the</w:t>
      </w:r>
      <w:r>
        <w:rPr>
          <w:spacing w:val="22"/>
        </w:rPr>
        <w:t xml:space="preserve"> </w:t>
      </w:r>
      <w:r>
        <w:t>optimal</w:t>
      </w:r>
      <w:r>
        <w:rPr>
          <w:spacing w:val="22"/>
        </w:rPr>
        <w:t xml:space="preserve"> </w:t>
      </w:r>
      <w:r>
        <w:t>value.</w:t>
      </w:r>
    </w:p>
    <w:p w14:paraId="19311B02" w14:textId="39A34388" w:rsidR="00E2709D" w:rsidRDefault="00285D5B">
      <w:pPr>
        <w:spacing w:before="186" w:line="134" w:lineRule="auto"/>
        <w:ind w:left="3993" w:right="3888"/>
        <w:jc w:val="center"/>
        <w:rPr>
          <w:i/>
          <w:sz w:val="16"/>
        </w:rPr>
      </w:pPr>
      <w:r>
        <w:rPr>
          <w:noProof/>
        </w:rPr>
        <mc:AlternateContent>
          <mc:Choice Requires="wps">
            <w:drawing>
              <wp:anchor distT="0" distB="0" distL="114300" distR="114300" simplePos="0" relativeHeight="484931072" behindDoc="1" locked="0" layoutInCell="1" allowOverlap="1" wp14:anchorId="3D275FCA" wp14:editId="3184404B">
                <wp:simplePos x="0" y="0"/>
                <wp:positionH relativeFrom="page">
                  <wp:posOffset>3730625</wp:posOffset>
                </wp:positionH>
                <wp:positionV relativeFrom="paragraph">
                  <wp:posOffset>207010</wp:posOffset>
                </wp:positionV>
                <wp:extent cx="160655" cy="567055"/>
                <wp:effectExtent l="0" t="0" r="0" b="0"/>
                <wp:wrapNone/>
                <wp:docPr id="1579" name="Text Box 1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F27F8" w14:textId="77777777" w:rsidR="00E749F9" w:rsidRDefault="00E749F9">
                            <w:pPr>
                              <w:pStyle w:val="BodyText"/>
                              <w:spacing w:line="290" w:lineRule="exact"/>
                              <w:rPr>
                                <w:rFonts w:ascii="Lucida Sans Unicode" w:hAnsi="Lucida Sans Unicode"/>
                              </w:rPr>
                            </w:pPr>
                            <w:r>
                              <w:rPr>
                                <w:rFonts w:ascii="Lucida Sans Unicode" w:hAnsi="Lucida Sans Unicode"/>
                                <w:w w:val="177"/>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75FCA" id="Text Box 1575" o:spid="_x0000_s1043" type="#_x0000_t202" style="position:absolute;left:0;text-align:left;margin-left:293.75pt;margin-top:16.3pt;width:12.65pt;height:44.65pt;z-index:-1838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" filled="f" stroked="f">
                <v:textbox inset="0,0,0,0">
                  <w:txbxContent>
                    <w:p w14:paraId="1C6F27F8" w14:textId="77777777" w:rsidR="00E749F9" w:rsidRDefault="00E749F9">
                      <w:pPr>
                        <w:pStyle w:val="BodyText"/>
                        <w:spacing w:line="290" w:lineRule="exact"/>
                        <w:rPr>
                          <w:rFonts w:ascii="Lucida Sans Unicode" w:hAnsi="Lucida Sans Unicode"/>
                        </w:rPr>
                      </w:pPr>
                      <w:r>
                        <w:rPr>
                          <w:rFonts w:ascii="Lucida Sans Unicode" w:hAnsi="Lucida Sans Unicode"/>
                          <w:w w:val="177"/>
                        </w:rPr>
                        <w:t>Σ</w:t>
                      </w:r>
                    </w:p>
                  </w:txbxContent>
                </v:textbox>
                <w10:wrap anchorx="page"/>
              </v:shape>
            </w:pict>
          </mc:Fallback>
        </mc:AlternateContent>
      </w:r>
      <w:bookmarkStart w:id="152" w:name="_bookmark6"/>
      <w:bookmarkEnd w:id="152"/>
      <w:r w:rsidR="00462487">
        <w:rPr>
          <w:i/>
          <w:w w:val="130"/>
          <w:position w:val="-8"/>
          <w:sz w:val="24"/>
        </w:rPr>
        <w:t>BS</w:t>
      </w:r>
      <w:r w:rsidR="00462487">
        <w:rPr>
          <w:rFonts w:ascii="Arial" w:hAnsi="Arial"/>
          <w:i/>
          <w:w w:val="130"/>
          <w:sz w:val="16"/>
        </w:rPr>
        <w:t>−</w:t>
      </w:r>
      <w:r w:rsidR="00462487">
        <w:rPr>
          <w:i/>
          <w:w w:val="130"/>
          <w:sz w:val="16"/>
        </w:rPr>
        <w:t>p</w:t>
      </w:r>
    </w:p>
    <w:p w14:paraId="0BE5CEE8" w14:textId="15EE29B3" w:rsidR="00E2709D" w:rsidRDefault="00285D5B">
      <w:pPr>
        <w:tabs>
          <w:tab w:val="left" w:pos="4109"/>
          <w:tab w:val="left" w:pos="7630"/>
        </w:tabs>
        <w:spacing w:line="168" w:lineRule="auto"/>
        <w:ind w:left="3304"/>
        <w:rPr>
          <w:sz w:val="24"/>
        </w:rPr>
      </w:pPr>
      <w:r>
        <w:rPr>
          <w:noProof/>
        </w:rPr>
        <mc:AlternateContent>
          <mc:Choice Requires="wps">
            <w:drawing>
              <wp:anchor distT="0" distB="0" distL="114300" distR="114300" simplePos="0" relativeHeight="484930560" behindDoc="1" locked="0" layoutInCell="1" allowOverlap="1" wp14:anchorId="2A9295DC" wp14:editId="1D95C689">
                <wp:simplePos x="0" y="0"/>
                <wp:positionH relativeFrom="page">
                  <wp:posOffset>3730625</wp:posOffset>
                </wp:positionH>
                <wp:positionV relativeFrom="paragraph">
                  <wp:posOffset>94615</wp:posOffset>
                </wp:positionV>
                <wp:extent cx="599440" cy="0"/>
                <wp:effectExtent l="0" t="0" r="0" b="0"/>
                <wp:wrapNone/>
                <wp:docPr id="1578" name="Line 1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44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8679C" id="Line 1574" o:spid="_x0000_s1026" style="position:absolute;z-index:-183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75pt,7.45pt" to="340.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" strokeweight=".16864mm">
                <w10:wrap anchorx="page"/>
              </v:line>
            </w:pict>
          </mc:Fallback>
        </mc:AlternateContent>
      </w:r>
      <w:r w:rsidR="00462487">
        <w:rPr>
          <w:i/>
          <w:w w:val="120"/>
          <w:sz w:val="24"/>
        </w:rPr>
        <w:t>w</w:t>
      </w:r>
      <w:r w:rsidR="00462487">
        <w:rPr>
          <w:i/>
          <w:spacing w:val="5"/>
          <w:w w:val="120"/>
          <w:sz w:val="24"/>
        </w:rPr>
        <w:t xml:space="preserve"> </w:t>
      </w:r>
      <w:r w:rsidR="00462487">
        <w:rPr>
          <w:w w:val="125"/>
          <w:sz w:val="24"/>
        </w:rPr>
        <w:t>=</w:t>
      </w:r>
      <w:r w:rsidR="00462487">
        <w:rPr>
          <w:w w:val="125"/>
          <w:sz w:val="24"/>
        </w:rPr>
        <w:tab/>
      </w:r>
      <w:r w:rsidR="00462487">
        <w:rPr>
          <w:i/>
          <w:w w:val="120"/>
          <w:position w:val="-15"/>
          <w:sz w:val="24"/>
        </w:rPr>
        <w:t>BS</w:t>
      </w:r>
      <w:r w:rsidR="00462487">
        <w:rPr>
          <w:rFonts w:ascii="Cambria" w:hAnsi="Cambria"/>
          <w:w w:val="120"/>
          <w:position w:val="-15"/>
          <w:sz w:val="24"/>
        </w:rPr>
        <w:t>−</w:t>
      </w:r>
      <w:r w:rsidR="00462487">
        <w:rPr>
          <w:i/>
          <w:w w:val="120"/>
          <w:position w:val="-15"/>
          <w:sz w:val="24"/>
        </w:rPr>
        <w:t>p</w:t>
      </w:r>
      <w:r w:rsidR="00462487">
        <w:rPr>
          <w:i/>
          <w:w w:val="120"/>
          <w:position w:val="-15"/>
          <w:sz w:val="24"/>
        </w:rPr>
        <w:tab/>
      </w:r>
      <w:r w:rsidR="00462487">
        <w:rPr>
          <w:w w:val="120"/>
          <w:sz w:val="24"/>
        </w:rPr>
        <w:t>(2)</w:t>
      </w:r>
    </w:p>
    <w:p w14:paraId="0A3F5015" w14:textId="77777777" w:rsidR="00E2709D" w:rsidRDefault="00462487">
      <w:pPr>
        <w:pStyle w:val="BodyText"/>
        <w:spacing w:before="157" w:line="237" w:lineRule="auto"/>
        <w:ind w:left="159" w:right="438"/>
      </w:pPr>
      <w:r>
        <w:t>The</w:t>
      </w:r>
      <w:r>
        <w:rPr>
          <w:spacing w:val="8"/>
        </w:rPr>
        <w:t xml:space="preserve"> </w:t>
      </w:r>
      <w:r>
        <w:t>weights</w:t>
      </w:r>
      <w:r>
        <w:rPr>
          <w:spacing w:val="9"/>
        </w:rPr>
        <w:t xml:space="preserve"> </w:t>
      </w:r>
      <w:r>
        <w:t>in</w:t>
      </w:r>
      <w:r>
        <w:rPr>
          <w:spacing w:val="9"/>
        </w:rPr>
        <w:t xml:space="preserve"> </w:t>
      </w:r>
      <w:r>
        <w:t>the</w:t>
      </w:r>
      <w:r>
        <w:rPr>
          <w:spacing w:val="9"/>
        </w:rPr>
        <w:t xml:space="preserve"> </w:t>
      </w:r>
      <w:r>
        <w:t>BW</w:t>
      </w:r>
      <w:r>
        <w:rPr>
          <w:spacing w:val="8"/>
        </w:rPr>
        <w:t xml:space="preserve"> </w:t>
      </w:r>
      <w:r>
        <w:t>method</w:t>
      </w:r>
      <w:r>
        <w:rPr>
          <w:spacing w:val="9"/>
        </w:rPr>
        <w:t xml:space="preserve"> </w:t>
      </w:r>
      <w:r>
        <w:t>are</w:t>
      </w:r>
      <w:r>
        <w:rPr>
          <w:spacing w:val="9"/>
        </w:rPr>
        <w:t xml:space="preserve"> </w:t>
      </w:r>
      <w:r>
        <w:t>specific</w:t>
      </w:r>
      <w:r>
        <w:rPr>
          <w:spacing w:val="8"/>
        </w:rPr>
        <w:t xml:space="preserve"> </w:t>
      </w:r>
      <w:r>
        <w:t>to</w:t>
      </w:r>
      <w:r>
        <w:rPr>
          <w:spacing w:val="9"/>
        </w:rPr>
        <w:t xml:space="preserve"> </w:t>
      </w:r>
      <w:r>
        <w:t>each</w:t>
      </w:r>
      <w:r>
        <w:rPr>
          <w:spacing w:val="9"/>
        </w:rPr>
        <w:t xml:space="preserve"> </w:t>
      </w:r>
      <w:r>
        <w:t>NWP</w:t>
      </w:r>
      <w:r>
        <w:rPr>
          <w:spacing w:val="8"/>
        </w:rPr>
        <w:t xml:space="preserve"> </w:t>
      </w:r>
      <w:r>
        <w:t>and</w:t>
      </w:r>
      <w:r>
        <w:rPr>
          <w:spacing w:val="9"/>
        </w:rPr>
        <w:t xml:space="preserve"> </w:t>
      </w:r>
      <w:r>
        <w:t>lead</w:t>
      </w:r>
      <w:r>
        <w:rPr>
          <w:spacing w:val="9"/>
        </w:rPr>
        <w:t xml:space="preserve"> </w:t>
      </w:r>
      <w:r>
        <w:t>time,</w:t>
      </w:r>
      <w:r>
        <w:rPr>
          <w:spacing w:val="-52"/>
        </w:rPr>
        <w:t xml:space="preserve"> </w:t>
      </w:r>
      <w:r>
        <w:t>whereas</w:t>
      </w:r>
      <w:r>
        <w:rPr>
          <w:spacing w:val="28"/>
        </w:rPr>
        <w:t xml:space="preserve"> </w:t>
      </w:r>
      <w:r>
        <w:t>in</w:t>
      </w:r>
      <w:r>
        <w:rPr>
          <w:spacing w:val="29"/>
        </w:rPr>
        <w:t xml:space="preserve"> </w:t>
      </w:r>
      <w:r>
        <w:t>the</w:t>
      </w:r>
      <w:r>
        <w:rPr>
          <w:spacing w:val="28"/>
        </w:rPr>
        <w:t xml:space="preserve"> </w:t>
      </w:r>
      <w:r>
        <w:t>MM</w:t>
      </w:r>
      <w:r>
        <w:rPr>
          <w:spacing w:val="28"/>
        </w:rPr>
        <w:t xml:space="preserve"> </w:t>
      </w:r>
      <w:r>
        <w:t>and</w:t>
      </w:r>
      <w:r>
        <w:rPr>
          <w:spacing w:val="29"/>
        </w:rPr>
        <w:t xml:space="preserve"> </w:t>
      </w:r>
      <w:r>
        <w:t>MW</w:t>
      </w:r>
      <w:r>
        <w:rPr>
          <w:spacing w:val="28"/>
        </w:rPr>
        <w:t xml:space="preserve"> </w:t>
      </w:r>
      <w:r>
        <w:t>methods</w:t>
      </w:r>
      <w:r>
        <w:rPr>
          <w:spacing w:val="30"/>
        </w:rPr>
        <w:t xml:space="preserve"> </w:t>
      </w:r>
      <w:r>
        <w:t>they</w:t>
      </w:r>
      <w:r>
        <w:rPr>
          <w:spacing w:val="28"/>
        </w:rPr>
        <w:t xml:space="preserve"> </w:t>
      </w:r>
      <w:r>
        <w:t>remain</w:t>
      </w:r>
      <w:r>
        <w:rPr>
          <w:spacing w:val="28"/>
        </w:rPr>
        <w:t xml:space="preserve"> </w:t>
      </w:r>
      <w:r>
        <w:t>stable</w:t>
      </w:r>
      <w:r>
        <w:rPr>
          <w:spacing w:val="28"/>
        </w:rPr>
        <w:t xml:space="preserve"> </w:t>
      </w:r>
      <w:r>
        <w:t>over</w:t>
      </w:r>
      <w:r>
        <w:rPr>
          <w:spacing w:val="28"/>
        </w:rPr>
        <w:t xml:space="preserve"> </w:t>
      </w:r>
      <w:r>
        <w:t>lead</w:t>
      </w:r>
      <w:r>
        <w:rPr>
          <w:spacing w:val="29"/>
        </w:rPr>
        <w:t xml:space="preserve"> </w:t>
      </w:r>
      <w:r>
        <w:t>time.</w:t>
      </w:r>
    </w:p>
    <w:p w14:paraId="39EFF924" w14:textId="77777777" w:rsidR="00E2709D" w:rsidRDefault="00E2709D">
      <w:pPr>
        <w:spacing w:line="237" w:lineRule="auto"/>
        <w:sectPr w:rsidR="00E2709D">
          <w:type w:val="continuous"/>
          <w:pgSz w:w="12240" w:h="15840"/>
          <w:pgMar w:top="1500" w:right="1720" w:bottom="280" w:left="1600" w:header="720" w:footer="720" w:gutter="0"/>
          <w:cols w:num="2" w:space="720" w:equalWidth="0">
            <w:col w:w="418" w:space="40"/>
            <w:col w:w="8462"/>
          </w:cols>
        </w:sectPr>
      </w:pPr>
    </w:p>
    <w:p w14:paraId="4635A6CE" w14:textId="77777777" w:rsidR="00E2709D" w:rsidRDefault="00E2709D">
      <w:pPr>
        <w:pStyle w:val="BodyText"/>
        <w:spacing w:before="11"/>
        <w:rPr>
          <w:sz w:val="12"/>
        </w:rPr>
      </w:pPr>
    </w:p>
    <w:p w14:paraId="134D06AE" w14:textId="77777777" w:rsidR="00E2709D" w:rsidRDefault="00462487">
      <w:pPr>
        <w:spacing w:before="51"/>
        <w:ind w:left="227"/>
        <w:rPr>
          <w:i/>
          <w:sz w:val="24"/>
        </w:rPr>
      </w:pPr>
      <w:r>
        <w:rPr>
          <w:rFonts w:ascii="Trebuchet MS"/>
          <w:sz w:val="12"/>
        </w:rPr>
        <w:t xml:space="preserve">240    </w:t>
      </w:r>
      <w:r>
        <w:rPr>
          <w:rFonts w:ascii="Trebuchet MS"/>
          <w:spacing w:val="19"/>
          <w:sz w:val="12"/>
        </w:rPr>
        <w:t xml:space="preserve"> </w:t>
      </w:r>
      <w:bookmarkStart w:id="153" w:name="Contingency_table"/>
      <w:bookmarkEnd w:id="153"/>
      <w:r>
        <w:rPr>
          <w:i/>
          <w:w w:val="105"/>
          <w:sz w:val="24"/>
        </w:rPr>
        <w:t>3.2.</w:t>
      </w:r>
      <w:r>
        <w:rPr>
          <w:i/>
          <w:spacing w:val="42"/>
          <w:w w:val="105"/>
          <w:sz w:val="24"/>
        </w:rPr>
        <w:t xml:space="preserve"> </w:t>
      </w:r>
      <w:r>
        <w:rPr>
          <w:i/>
          <w:w w:val="105"/>
          <w:sz w:val="24"/>
        </w:rPr>
        <w:t>Contingency</w:t>
      </w:r>
      <w:r>
        <w:rPr>
          <w:i/>
          <w:spacing w:val="13"/>
          <w:w w:val="105"/>
          <w:sz w:val="24"/>
        </w:rPr>
        <w:t xml:space="preserve"> </w:t>
      </w:r>
      <w:r>
        <w:rPr>
          <w:i/>
          <w:w w:val="105"/>
          <w:sz w:val="24"/>
        </w:rPr>
        <w:t>table</w:t>
      </w:r>
    </w:p>
    <w:p w14:paraId="0D05EC86" w14:textId="77777777" w:rsidR="00E2709D" w:rsidRDefault="00462487">
      <w:pPr>
        <w:pStyle w:val="BodyText"/>
        <w:tabs>
          <w:tab w:val="left" w:pos="968"/>
        </w:tabs>
        <w:spacing w:before="30" w:line="291" w:lineRule="exact"/>
        <w:ind w:left="227"/>
      </w:pPr>
      <w:r>
        <w:rPr>
          <w:rFonts w:ascii="Trebuchet MS"/>
          <w:w w:val="105"/>
          <w:sz w:val="12"/>
        </w:rPr>
        <w:t>241</w:t>
      </w:r>
      <w:r>
        <w:rPr>
          <w:rFonts w:ascii="Trebuchet MS"/>
          <w:w w:val="105"/>
          <w:sz w:val="12"/>
        </w:rPr>
        <w:tab/>
      </w:r>
      <w:r>
        <w:rPr>
          <w:w w:val="105"/>
        </w:rPr>
        <w:t>The</w:t>
      </w:r>
      <w:r>
        <w:rPr>
          <w:spacing w:val="9"/>
          <w:w w:val="105"/>
        </w:rPr>
        <w:t xml:space="preserve"> </w:t>
      </w:r>
      <w:r>
        <w:rPr>
          <w:w w:val="105"/>
        </w:rPr>
        <w:t>skill</w:t>
      </w:r>
      <w:r>
        <w:rPr>
          <w:spacing w:val="9"/>
          <w:w w:val="105"/>
        </w:rPr>
        <w:t xml:space="preserve"> </w:t>
      </w:r>
      <w:r>
        <w:rPr>
          <w:w w:val="105"/>
        </w:rPr>
        <w:t>assessment</w:t>
      </w:r>
      <w:r>
        <w:rPr>
          <w:spacing w:val="9"/>
          <w:w w:val="105"/>
        </w:rPr>
        <w:t xml:space="preserve"> </w:t>
      </w:r>
      <w:r>
        <w:rPr>
          <w:w w:val="105"/>
        </w:rPr>
        <w:t>of</w:t>
      </w:r>
      <w:r>
        <w:rPr>
          <w:spacing w:val="9"/>
          <w:w w:val="105"/>
        </w:rPr>
        <w:t xml:space="preserve"> </w:t>
      </w:r>
      <w:r>
        <w:rPr>
          <w:w w:val="105"/>
        </w:rPr>
        <w:t>a</w:t>
      </w:r>
      <w:r>
        <w:rPr>
          <w:spacing w:val="9"/>
          <w:w w:val="105"/>
        </w:rPr>
        <w:t xml:space="preserve"> </w:t>
      </w:r>
      <w:r>
        <w:rPr>
          <w:w w:val="105"/>
        </w:rPr>
        <w:t>warning</w:t>
      </w:r>
      <w:r>
        <w:rPr>
          <w:spacing w:val="10"/>
          <w:w w:val="105"/>
        </w:rPr>
        <w:t xml:space="preserve"> </w:t>
      </w:r>
      <w:r>
        <w:rPr>
          <w:w w:val="105"/>
        </w:rPr>
        <w:t>system</w:t>
      </w:r>
      <w:r>
        <w:rPr>
          <w:spacing w:val="9"/>
          <w:w w:val="105"/>
        </w:rPr>
        <w:t xml:space="preserve"> </w:t>
      </w:r>
      <w:r>
        <w:rPr>
          <w:w w:val="105"/>
        </w:rPr>
        <w:t>involves</w:t>
      </w:r>
      <w:r>
        <w:rPr>
          <w:spacing w:val="9"/>
          <w:w w:val="105"/>
        </w:rPr>
        <w:t xml:space="preserve"> </w:t>
      </w:r>
      <w:r>
        <w:rPr>
          <w:w w:val="105"/>
        </w:rPr>
        <w:t>a</w:t>
      </w:r>
      <w:r>
        <w:rPr>
          <w:spacing w:val="9"/>
          <w:w w:val="105"/>
        </w:rPr>
        <w:t xml:space="preserve"> </w:t>
      </w:r>
      <w:r>
        <w:rPr>
          <w:w w:val="105"/>
        </w:rPr>
        <w:t>binary</w:t>
      </w:r>
      <w:r>
        <w:rPr>
          <w:spacing w:val="9"/>
          <w:w w:val="105"/>
        </w:rPr>
        <w:t xml:space="preserve"> </w:t>
      </w:r>
      <w:r>
        <w:rPr>
          <w:w w:val="105"/>
        </w:rPr>
        <w:t>classification</w:t>
      </w:r>
    </w:p>
    <w:p w14:paraId="374F83B5" w14:textId="77777777" w:rsidR="00E2709D" w:rsidRDefault="00462487">
      <w:pPr>
        <w:pStyle w:val="BodyText"/>
        <w:spacing w:line="289" w:lineRule="exact"/>
        <w:ind w:left="227"/>
      </w:pPr>
      <w:r>
        <w:rPr>
          <w:rFonts w:ascii="Trebuchet MS"/>
          <w:sz w:val="12"/>
        </w:rPr>
        <w:t xml:space="preserve">242    </w:t>
      </w:r>
      <w:r>
        <w:rPr>
          <w:rFonts w:ascii="Trebuchet MS"/>
          <w:spacing w:val="19"/>
          <w:sz w:val="12"/>
        </w:rPr>
        <w:t xml:space="preserve"> </w:t>
      </w:r>
      <w:r>
        <w:t>task</w:t>
      </w:r>
      <w:r>
        <w:rPr>
          <w:spacing w:val="19"/>
        </w:rPr>
        <w:t xml:space="preserve"> </w:t>
      </w:r>
      <w:r>
        <w:t>that</w:t>
      </w:r>
      <w:r>
        <w:rPr>
          <w:spacing w:val="19"/>
        </w:rPr>
        <w:t xml:space="preserve"> </w:t>
      </w:r>
      <w:r>
        <w:t>compares</w:t>
      </w:r>
      <w:r>
        <w:rPr>
          <w:spacing w:val="19"/>
        </w:rPr>
        <w:t xml:space="preserve"> </w:t>
      </w:r>
      <w:r>
        <w:t>two</w:t>
      </w:r>
      <w:r>
        <w:rPr>
          <w:spacing w:val="19"/>
        </w:rPr>
        <w:t xml:space="preserve"> </w:t>
      </w:r>
      <w:r>
        <w:t>time</w:t>
      </w:r>
      <w:r>
        <w:rPr>
          <w:spacing w:val="19"/>
        </w:rPr>
        <w:t xml:space="preserve"> </w:t>
      </w:r>
      <w:r>
        <w:t>series:</w:t>
      </w:r>
      <w:r>
        <w:rPr>
          <w:spacing w:val="53"/>
        </w:rPr>
        <w:t xml:space="preserve"> </w:t>
      </w:r>
      <w:r>
        <w:t>the</w:t>
      </w:r>
      <w:r>
        <w:rPr>
          <w:spacing w:val="19"/>
        </w:rPr>
        <w:t xml:space="preserve"> </w:t>
      </w:r>
      <w:r>
        <w:t>predicted</w:t>
      </w:r>
      <w:r>
        <w:rPr>
          <w:spacing w:val="19"/>
        </w:rPr>
        <w:t xml:space="preserve"> </w:t>
      </w:r>
      <w:r>
        <w:t>and</w:t>
      </w:r>
      <w:r>
        <w:rPr>
          <w:spacing w:val="19"/>
        </w:rPr>
        <w:t xml:space="preserve"> </w:t>
      </w:r>
      <w:r>
        <w:t>observed</w:t>
      </w:r>
      <w:r>
        <w:rPr>
          <w:spacing w:val="18"/>
        </w:rPr>
        <w:t xml:space="preserve"> </w:t>
      </w:r>
      <w:r>
        <w:t>events.</w:t>
      </w:r>
      <w:r>
        <w:rPr>
          <w:spacing w:val="56"/>
        </w:rPr>
        <w:t xml:space="preserve"> </w:t>
      </w:r>
      <w:proofErr w:type="spellStart"/>
      <w:r>
        <w:t>Typ</w:t>
      </w:r>
      <w:proofErr w:type="spellEnd"/>
      <w:r>
        <w:t>-</w:t>
      </w:r>
    </w:p>
    <w:p w14:paraId="007C84FC" w14:textId="77777777" w:rsidR="00E2709D" w:rsidRDefault="00462487">
      <w:pPr>
        <w:pStyle w:val="BodyText"/>
        <w:spacing w:line="289" w:lineRule="exact"/>
        <w:ind w:left="227"/>
      </w:pPr>
      <w:r>
        <w:rPr>
          <w:rFonts w:ascii="Trebuchet MS"/>
          <w:sz w:val="12"/>
        </w:rPr>
        <w:t xml:space="preserve">243    </w:t>
      </w:r>
      <w:r>
        <w:rPr>
          <w:rFonts w:ascii="Trebuchet MS"/>
          <w:spacing w:val="19"/>
          <w:sz w:val="12"/>
        </w:rPr>
        <w:t xml:space="preserve"> </w:t>
      </w:r>
      <w:proofErr w:type="spellStart"/>
      <w:r>
        <w:rPr>
          <w:w w:val="105"/>
        </w:rPr>
        <w:t>ically</w:t>
      </w:r>
      <w:proofErr w:type="spellEnd"/>
      <w:r>
        <w:rPr>
          <w:w w:val="105"/>
        </w:rPr>
        <w:t>,</w:t>
      </w:r>
      <w:r>
        <w:rPr>
          <w:spacing w:val="10"/>
          <w:w w:val="105"/>
        </w:rPr>
        <w:t xml:space="preserve"> </w:t>
      </w:r>
      <w:r>
        <w:rPr>
          <w:w w:val="105"/>
        </w:rPr>
        <w:t>the</w:t>
      </w:r>
      <w:r>
        <w:rPr>
          <w:spacing w:val="9"/>
          <w:w w:val="105"/>
        </w:rPr>
        <w:t xml:space="preserve"> </w:t>
      </w:r>
      <w:r>
        <w:rPr>
          <w:w w:val="105"/>
        </w:rPr>
        <w:t>contingency</w:t>
      </w:r>
      <w:r>
        <w:rPr>
          <w:spacing w:val="8"/>
          <w:w w:val="105"/>
        </w:rPr>
        <w:t xml:space="preserve"> </w:t>
      </w:r>
      <w:r>
        <w:rPr>
          <w:w w:val="105"/>
        </w:rPr>
        <w:t>table</w:t>
      </w:r>
      <w:r>
        <w:rPr>
          <w:spacing w:val="8"/>
          <w:w w:val="105"/>
        </w:rPr>
        <w:t xml:space="preserve"> </w:t>
      </w:r>
      <w:r>
        <w:rPr>
          <w:w w:val="105"/>
        </w:rPr>
        <w:t>(Table</w:t>
      </w:r>
      <w:r>
        <w:rPr>
          <w:spacing w:val="9"/>
          <w:w w:val="105"/>
        </w:rPr>
        <w:t xml:space="preserve"> </w:t>
      </w:r>
      <w:hyperlink w:anchor="_bookmark5" w:history="1">
        <w:r>
          <w:rPr>
            <w:w w:val="105"/>
          </w:rPr>
          <w:t>2)</w:t>
        </w:r>
      </w:hyperlink>
      <w:r>
        <w:rPr>
          <w:spacing w:val="8"/>
          <w:w w:val="105"/>
        </w:rPr>
        <w:t xml:space="preserve"> </w:t>
      </w:r>
      <w:r>
        <w:rPr>
          <w:w w:val="105"/>
        </w:rPr>
        <w:t>is</w:t>
      </w:r>
      <w:r>
        <w:rPr>
          <w:spacing w:val="9"/>
          <w:w w:val="105"/>
        </w:rPr>
        <w:t xml:space="preserve"> </w:t>
      </w:r>
      <w:r>
        <w:rPr>
          <w:w w:val="105"/>
        </w:rPr>
        <w:t>used</w:t>
      </w:r>
      <w:r>
        <w:rPr>
          <w:spacing w:val="8"/>
          <w:w w:val="105"/>
        </w:rPr>
        <w:t xml:space="preserve"> </w:t>
      </w:r>
      <w:r>
        <w:rPr>
          <w:w w:val="105"/>
        </w:rPr>
        <w:t>to</w:t>
      </w:r>
      <w:r>
        <w:rPr>
          <w:spacing w:val="8"/>
          <w:w w:val="105"/>
        </w:rPr>
        <w:t xml:space="preserve"> </w:t>
      </w:r>
      <w:r>
        <w:rPr>
          <w:w w:val="105"/>
        </w:rPr>
        <w:t>summarize</w:t>
      </w:r>
      <w:r>
        <w:rPr>
          <w:spacing w:val="9"/>
          <w:w w:val="105"/>
        </w:rPr>
        <w:t xml:space="preserve"> </w:t>
      </w:r>
      <w:r>
        <w:rPr>
          <w:w w:val="105"/>
        </w:rPr>
        <w:t>performance</w:t>
      </w:r>
      <w:r>
        <w:rPr>
          <w:spacing w:val="8"/>
          <w:w w:val="105"/>
        </w:rPr>
        <w:t xml:space="preserve"> </w:t>
      </w:r>
      <w:r>
        <w:rPr>
          <w:w w:val="105"/>
        </w:rPr>
        <w:t>in</w:t>
      </w:r>
    </w:p>
    <w:p w14:paraId="44065CF0" w14:textId="77777777" w:rsidR="00E2709D" w:rsidRDefault="00462487">
      <w:pPr>
        <w:pStyle w:val="BodyText"/>
        <w:spacing w:line="289" w:lineRule="exact"/>
        <w:ind w:left="227"/>
      </w:pPr>
      <w:r>
        <w:rPr>
          <w:rFonts w:ascii="Trebuchet MS"/>
          <w:sz w:val="12"/>
        </w:rPr>
        <w:t xml:space="preserve">244    </w:t>
      </w:r>
      <w:r>
        <w:rPr>
          <w:rFonts w:ascii="Trebuchet MS"/>
          <w:spacing w:val="19"/>
          <w:sz w:val="12"/>
        </w:rPr>
        <w:t xml:space="preserve"> </w:t>
      </w:r>
      <w:r>
        <w:rPr>
          <w:w w:val="105"/>
        </w:rPr>
        <w:t>this</w:t>
      </w:r>
      <w:r>
        <w:rPr>
          <w:spacing w:val="27"/>
          <w:w w:val="105"/>
        </w:rPr>
        <w:t xml:space="preserve"> </w:t>
      </w:r>
      <w:r>
        <w:rPr>
          <w:w w:val="105"/>
        </w:rPr>
        <w:t>type</w:t>
      </w:r>
      <w:r>
        <w:rPr>
          <w:spacing w:val="27"/>
          <w:w w:val="105"/>
        </w:rPr>
        <w:t xml:space="preserve"> </w:t>
      </w:r>
      <w:r>
        <w:rPr>
          <w:w w:val="105"/>
        </w:rPr>
        <w:t>of</w:t>
      </w:r>
      <w:r>
        <w:rPr>
          <w:spacing w:val="27"/>
          <w:w w:val="105"/>
        </w:rPr>
        <w:t xml:space="preserve"> </w:t>
      </w:r>
      <w:r>
        <w:rPr>
          <w:w w:val="105"/>
        </w:rPr>
        <w:t>classification</w:t>
      </w:r>
      <w:r>
        <w:rPr>
          <w:spacing w:val="27"/>
          <w:w w:val="105"/>
        </w:rPr>
        <w:t xml:space="preserve"> </w:t>
      </w:r>
      <w:r>
        <w:rPr>
          <w:w w:val="105"/>
        </w:rPr>
        <w:t xml:space="preserve">problem. </w:t>
      </w:r>
      <w:r>
        <w:rPr>
          <w:spacing w:val="30"/>
          <w:w w:val="105"/>
        </w:rPr>
        <w:t xml:space="preserve"> </w:t>
      </w:r>
      <w:r>
        <w:rPr>
          <w:w w:val="105"/>
        </w:rPr>
        <w:t>Given</w:t>
      </w:r>
      <w:r>
        <w:rPr>
          <w:spacing w:val="27"/>
          <w:w w:val="105"/>
        </w:rPr>
        <w:t xml:space="preserve"> </w:t>
      </w:r>
      <w:r>
        <w:rPr>
          <w:w w:val="105"/>
        </w:rPr>
        <w:t>that</w:t>
      </w:r>
      <w:r>
        <w:rPr>
          <w:spacing w:val="27"/>
          <w:w w:val="105"/>
        </w:rPr>
        <w:t xml:space="preserve"> </w:t>
      </w:r>
      <w:r>
        <w:rPr>
          <w:w w:val="105"/>
        </w:rPr>
        <w:t>floods</w:t>
      </w:r>
      <w:r>
        <w:rPr>
          <w:spacing w:val="27"/>
          <w:w w:val="105"/>
        </w:rPr>
        <w:t xml:space="preserve"> </w:t>
      </w:r>
      <w:r>
        <w:rPr>
          <w:w w:val="105"/>
        </w:rPr>
        <w:t>are</w:t>
      </w:r>
      <w:r>
        <w:rPr>
          <w:spacing w:val="27"/>
          <w:w w:val="105"/>
        </w:rPr>
        <w:t xml:space="preserve"> </w:t>
      </w:r>
      <w:r>
        <w:rPr>
          <w:w w:val="105"/>
        </w:rPr>
        <w:t>rare</w:t>
      </w:r>
      <w:r>
        <w:rPr>
          <w:spacing w:val="26"/>
          <w:w w:val="105"/>
        </w:rPr>
        <w:t xml:space="preserve"> </w:t>
      </w:r>
      <w:r>
        <w:rPr>
          <w:w w:val="105"/>
        </w:rPr>
        <w:t>events,</w:t>
      </w:r>
      <w:r>
        <w:rPr>
          <w:spacing w:val="32"/>
          <w:w w:val="105"/>
        </w:rPr>
        <w:t xml:space="preserve"> </w:t>
      </w:r>
      <w:r>
        <w:rPr>
          <w:w w:val="105"/>
        </w:rPr>
        <w:t>the</w:t>
      </w:r>
    </w:p>
    <w:p w14:paraId="43282F2B" w14:textId="77777777" w:rsidR="00E2709D" w:rsidRDefault="00462487">
      <w:pPr>
        <w:pStyle w:val="BodyText"/>
        <w:spacing w:line="289" w:lineRule="exact"/>
        <w:ind w:left="227"/>
      </w:pPr>
      <w:r>
        <w:rPr>
          <w:rFonts w:ascii="Trebuchet MS"/>
          <w:sz w:val="12"/>
        </w:rPr>
        <w:t xml:space="preserve">245    </w:t>
      </w:r>
      <w:r>
        <w:rPr>
          <w:rFonts w:ascii="Trebuchet MS"/>
          <w:spacing w:val="19"/>
          <w:sz w:val="12"/>
        </w:rPr>
        <w:t xml:space="preserve"> </w:t>
      </w:r>
      <w:r>
        <w:rPr>
          <w:w w:val="105"/>
        </w:rPr>
        <w:t>classification</w:t>
      </w:r>
      <w:r>
        <w:rPr>
          <w:spacing w:val="4"/>
          <w:w w:val="105"/>
        </w:rPr>
        <w:t xml:space="preserve"> </w:t>
      </w:r>
      <w:proofErr w:type="gramStart"/>
      <w:r>
        <w:rPr>
          <w:w w:val="105"/>
        </w:rPr>
        <w:t>task</w:t>
      </w:r>
      <w:proofErr w:type="gramEnd"/>
      <w:r>
        <w:rPr>
          <w:spacing w:val="5"/>
          <w:w w:val="105"/>
        </w:rPr>
        <w:t xml:space="preserve"> </w:t>
      </w:r>
      <w:r>
        <w:rPr>
          <w:w w:val="105"/>
        </w:rPr>
        <w:t>is</w:t>
      </w:r>
      <w:r>
        <w:rPr>
          <w:spacing w:val="4"/>
          <w:w w:val="105"/>
        </w:rPr>
        <w:t xml:space="preserve"> </w:t>
      </w:r>
      <w:r>
        <w:rPr>
          <w:w w:val="105"/>
        </w:rPr>
        <w:t>highly</w:t>
      </w:r>
      <w:r>
        <w:rPr>
          <w:spacing w:val="5"/>
          <w:w w:val="105"/>
        </w:rPr>
        <w:t xml:space="preserve"> </w:t>
      </w:r>
      <w:r>
        <w:rPr>
          <w:w w:val="105"/>
        </w:rPr>
        <w:t>imbalanced,</w:t>
      </w:r>
      <w:r>
        <w:rPr>
          <w:spacing w:val="4"/>
          <w:w w:val="105"/>
        </w:rPr>
        <w:t xml:space="preserve"> </w:t>
      </w:r>
      <w:r>
        <w:rPr>
          <w:w w:val="105"/>
        </w:rPr>
        <w:t>resulting</w:t>
      </w:r>
      <w:r>
        <w:rPr>
          <w:spacing w:val="4"/>
          <w:w w:val="105"/>
        </w:rPr>
        <w:t xml:space="preserve"> </w:t>
      </w:r>
      <w:r>
        <w:rPr>
          <w:w w:val="105"/>
        </w:rPr>
        <w:t>in</w:t>
      </w:r>
      <w:r>
        <w:rPr>
          <w:spacing w:val="5"/>
          <w:w w:val="105"/>
        </w:rPr>
        <w:t xml:space="preserve"> </w:t>
      </w:r>
      <w:r>
        <w:rPr>
          <w:w w:val="105"/>
        </w:rPr>
        <w:t>the</w:t>
      </w:r>
      <w:r>
        <w:rPr>
          <w:spacing w:val="3"/>
          <w:w w:val="105"/>
        </w:rPr>
        <w:t xml:space="preserve"> </w:t>
      </w:r>
      <w:r>
        <w:rPr>
          <w:w w:val="105"/>
        </w:rPr>
        <w:t>number</w:t>
      </w:r>
      <w:r>
        <w:rPr>
          <w:spacing w:val="5"/>
          <w:w w:val="105"/>
        </w:rPr>
        <w:t xml:space="preserve"> </w:t>
      </w:r>
      <w:r>
        <w:rPr>
          <w:w w:val="105"/>
        </w:rPr>
        <w:t>of</w:t>
      </w:r>
      <w:r>
        <w:rPr>
          <w:spacing w:val="4"/>
          <w:w w:val="105"/>
        </w:rPr>
        <w:t xml:space="preserve"> </w:t>
      </w:r>
      <w:r>
        <w:rPr>
          <w:w w:val="105"/>
        </w:rPr>
        <w:t>true</w:t>
      </w:r>
      <w:r>
        <w:rPr>
          <w:spacing w:val="4"/>
          <w:w w:val="105"/>
        </w:rPr>
        <w:t xml:space="preserve"> </w:t>
      </w:r>
      <w:r>
        <w:rPr>
          <w:w w:val="105"/>
        </w:rPr>
        <w:t>neg-</w:t>
      </w:r>
    </w:p>
    <w:p w14:paraId="77A64A9A" w14:textId="77777777" w:rsidR="00E2709D" w:rsidRDefault="00462487">
      <w:pPr>
        <w:pStyle w:val="BodyText"/>
        <w:spacing w:line="289" w:lineRule="exact"/>
        <w:ind w:left="227"/>
      </w:pPr>
      <w:r>
        <w:rPr>
          <w:rFonts w:ascii="Trebuchet MS"/>
          <w:sz w:val="12"/>
        </w:rPr>
        <w:t xml:space="preserve">246    </w:t>
      </w:r>
      <w:r>
        <w:rPr>
          <w:rFonts w:ascii="Trebuchet MS"/>
          <w:spacing w:val="19"/>
          <w:sz w:val="12"/>
        </w:rPr>
        <w:t xml:space="preserve"> </w:t>
      </w:r>
      <w:proofErr w:type="spellStart"/>
      <w:r>
        <w:t>atives</w:t>
      </w:r>
      <w:proofErr w:type="spellEnd"/>
      <w:r>
        <w:rPr>
          <w:spacing w:val="43"/>
        </w:rPr>
        <w:t xml:space="preserve"> </w:t>
      </w:r>
      <w:r>
        <w:t>being</w:t>
      </w:r>
      <w:r>
        <w:rPr>
          <w:spacing w:val="42"/>
        </w:rPr>
        <w:t xml:space="preserve"> </w:t>
      </w:r>
      <w:r>
        <w:t>orders</w:t>
      </w:r>
      <w:r>
        <w:rPr>
          <w:spacing w:val="42"/>
        </w:rPr>
        <w:t xml:space="preserve"> </w:t>
      </w:r>
      <w:r>
        <w:t>of</w:t>
      </w:r>
      <w:r>
        <w:rPr>
          <w:spacing w:val="42"/>
        </w:rPr>
        <w:t xml:space="preserve"> </w:t>
      </w:r>
      <w:r>
        <w:t>magnitude</w:t>
      </w:r>
      <w:r>
        <w:rPr>
          <w:spacing w:val="43"/>
        </w:rPr>
        <w:t xml:space="preserve"> </w:t>
      </w:r>
      <w:r>
        <w:t>larger</w:t>
      </w:r>
      <w:r>
        <w:rPr>
          <w:spacing w:val="42"/>
        </w:rPr>
        <w:t xml:space="preserve"> </w:t>
      </w:r>
      <w:r>
        <w:t>than</w:t>
      </w:r>
      <w:r>
        <w:rPr>
          <w:spacing w:val="42"/>
        </w:rPr>
        <w:t xml:space="preserve"> </w:t>
      </w:r>
      <w:r>
        <w:t>any</w:t>
      </w:r>
      <w:r>
        <w:rPr>
          <w:spacing w:val="42"/>
        </w:rPr>
        <w:t xml:space="preserve"> </w:t>
      </w:r>
      <w:r>
        <w:t>of</w:t>
      </w:r>
      <w:r>
        <w:rPr>
          <w:spacing w:val="43"/>
        </w:rPr>
        <w:t xml:space="preserve"> </w:t>
      </w:r>
      <w:r>
        <w:t>the</w:t>
      </w:r>
      <w:r>
        <w:rPr>
          <w:spacing w:val="42"/>
        </w:rPr>
        <w:t xml:space="preserve"> </w:t>
      </w:r>
      <w:r>
        <w:t>other</w:t>
      </w:r>
      <w:r>
        <w:rPr>
          <w:spacing w:val="42"/>
        </w:rPr>
        <w:t xml:space="preserve"> </w:t>
      </w:r>
      <w:r>
        <w:t>terms</w:t>
      </w:r>
      <w:r>
        <w:rPr>
          <w:spacing w:val="42"/>
        </w:rPr>
        <w:t xml:space="preserve"> </w:t>
      </w:r>
      <w:r>
        <w:t>in</w:t>
      </w:r>
      <w:r>
        <w:rPr>
          <w:spacing w:val="43"/>
        </w:rPr>
        <w:t xml:space="preserve"> </w:t>
      </w:r>
      <w:r>
        <w:t>the</w:t>
      </w:r>
    </w:p>
    <w:p w14:paraId="4188E8D0" w14:textId="77777777" w:rsidR="00E2709D" w:rsidRDefault="00462487">
      <w:pPr>
        <w:pStyle w:val="BodyText"/>
        <w:spacing w:line="289" w:lineRule="exact"/>
        <w:ind w:left="227"/>
      </w:pPr>
      <w:r>
        <w:rPr>
          <w:rFonts w:ascii="Trebuchet MS"/>
          <w:sz w:val="12"/>
        </w:rPr>
        <w:t xml:space="preserve">247    </w:t>
      </w:r>
      <w:r>
        <w:rPr>
          <w:rFonts w:ascii="Trebuchet MS"/>
          <w:spacing w:val="19"/>
          <w:sz w:val="12"/>
        </w:rPr>
        <w:t xml:space="preserve"> </w:t>
      </w:r>
      <w:r>
        <w:rPr>
          <w:spacing w:val="-1"/>
          <w:w w:val="105"/>
        </w:rPr>
        <w:t>contingency</w:t>
      </w:r>
      <w:r>
        <w:rPr>
          <w:spacing w:val="-13"/>
          <w:w w:val="105"/>
        </w:rPr>
        <w:t xml:space="preserve"> </w:t>
      </w:r>
      <w:r>
        <w:rPr>
          <w:spacing w:val="-1"/>
          <w:w w:val="105"/>
        </w:rPr>
        <w:t>table.</w:t>
      </w:r>
      <w:r>
        <w:rPr>
          <w:spacing w:val="10"/>
          <w:w w:val="105"/>
        </w:rPr>
        <w:t xml:space="preserve"> </w:t>
      </w:r>
      <w:r>
        <w:rPr>
          <w:spacing w:val="-1"/>
          <w:w w:val="105"/>
        </w:rPr>
        <w:t>Consequently,</w:t>
      </w:r>
      <w:r>
        <w:rPr>
          <w:spacing w:val="-12"/>
          <w:w w:val="105"/>
        </w:rPr>
        <w:t xml:space="preserve"> </w:t>
      </w:r>
      <w:r>
        <w:rPr>
          <w:spacing w:val="-1"/>
          <w:w w:val="105"/>
        </w:rPr>
        <w:t>we</w:t>
      </w:r>
      <w:r>
        <w:rPr>
          <w:spacing w:val="-13"/>
          <w:w w:val="105"/>
        </w:rPr>
        <w:t xml:space="preserve"> </w:t>
      </w:r>
      <w:r>
        <w:rPr>
          <w:w w:val="105"/>
        </w:rPr>
        <w:t>must</w:t>
      </w:r>
      <w:r>
        <w:rPr>
          <w:spacing w:val="-13"/>
          <w:w w:val="105"/>
        </w:rPr>
        <w:t xml:space="preserve"> </w:t>
      </w:r>
      <w:r>
        <w:rPr>
          <w:w w:val="105"/>
        </w:rPr>
        <w:t>omit</w:t>
      </w:r>
      <w:r>
        <w:rPr>
          <w:spacing w:val="-13"/>
          <w:w w:val="105"/>
        </w:rPr>
        <w:t xml:space="preserve"> </w:t>
      </w:r>
      <w:r>
        <w:rPr>
          <w:w w:val="105"/>
        </w:rPr>
        <w:t>the</w:t>
      </w:r>
      <w:r>
        <w:rPr>
          <w:spacing w:val="-13"/>
          <w:w w:val="105"/>
        </w:rPr>
        <w:t xml:space="preserve"> </w:t>
      </w:r>
      <w:r>
        <w:rPr>
          <w:w w:val="105"/>
        </w:rPr>
        <w:t>true</w:t>
      </w:r>
      <w:r>
        <w:rPr>
          <w:spacing w:val="-14"/>
          <w:w w:val="105"/>
        </w:rPr>
        <w:t xml:space="preserve"> </w:t>
      </w:r>
      <w:r>
        <w:rPr>
          <w:w w:val="105"/>
        </w:rPr>
        <w:t>negatives</w:t>
      </w:r>
      <w:r>
        <w:rPr>
          <w:spacing w:val="-13"/>
          <w:w w:val="105"/>
        </w:rPr>
        <w:t xml:space="preserve"> </w:t>
      </w:r>
      <w:r>
        <w:rPr>
          <w:w w:val="105"/>
        </w:rPr>
        <w:t>from</w:t>
      </w:r>
      <w:r>
        <w:rPr>
          <w:spacing w:val="-13"/>
          <w:w w:val="105"/>
        </w:rPr>
        <w:t xml:space="preserve"> </w:t>
      </w:r>
      <w:r>
        <w:rPr>
          <w:w w:val="105"/>
        </w:rPr>
        <w:t>both</w:t>
      </w:r>
    </w:p>
    <w:p w14:paraId="3C583892" w14:textId="77777777" w:rsidR="00E2709D" w:rsidRDefault="00462487">
      <w:pPr>
        <w:pStyle w:val="BodyText"/>
        <w:spacing w:line="289" w:lineRule="exact"/>
        <w:ind w:left="227"/>
      </w:pPr>
      <w:r>
        <w:rPr>
          <w:rFonts w:ascii="Trebuchet MS"/>
          <w:sz w:val="12"/>
        </w:rPr>
        <w:t xml:space="preserve">248    </w:t>
      </w:r>
      <w:r>
        <w:rPr>
          <w:rFonts w:ascii="Trebuchet MS"/>
          <w:spacing w:val="19"/>
          <w:sz w:val="12"/>
        </w:rPr>
        <w:t xml:space="preserve"> </w:t>
      </w:r>
      <w:r>
        <w:t>the</w:t>
      </w:r>
      <w:r>
        <w:rPr>
          <w:spacing w:val="22"/>
        </w:rPr>
        <w:t xml:space="preserve"> </w:t>
      </w:r>
      <w:r>
        <w:t>computation</w:t>
      </w:r>
      <w:r>
        <w:rPr>
          <w:spacing w:val="21"/>
        </w:rPr>
        <w:t xml:space="preserve"> </w:t>
      </w:r>
      <w:r>
        <w:t>of</w:t>
      </w:r>
      <w:r>
        <w:rPr>
          <w:spacing w:val="21"/>
        </w:rPr>
        <w:t xml:space="preserve"> </w:t>
      </w:r>
      <w:r>
        <w:t>the</w:t>
      </w:r>
      <w:r>
        <w:rPr>
          <w:spacing w:val="21"/>
        </w:rPr>
        <w:t xml:space="preserve"> </w:t>
      </w:r>
      <w:r>
        <w:t>contingency</w:t>
      </w:r>
      <w:r>
        <w:rPr>
          <w:spacing w:val="23"/>
        </w:rPr>
        <w:t xml:space="preserve"> </w:t>
      </w:r>
      <w:r>
        <w:t>table</w:t>
      </w:r>
      <w:r>
        <w:rPr>
          <w:spacing w:val="22"/>
        </w:rPr>
        <w:t xml:space="preserve"> </w:t>
      </w:r>
      <w:r>
        <w:t>and</w:t>
      </w:r>
      <w:r>
        <w:rPr>
          <w:spacing w:val="21"/>
        </w:rPr>
        <w:t xml:space="preserve"> </w:t>
      </w:r>
      <w:r>
        <w:t>the</w:t>
      </w:r>
      <w:r>
        <w:rPr>
          <w:spacing w:val="23"/>
        </w:rPr>
        <w:t xml:space="preserve"> </w:t>
      </w:r>
      <w:r>
        <w:t>selection</w:t>
      </w:r>
      <w:r>
        <w:rPr>
          <w:spacing w:val="21"/>
        </w:rPr>
        <w:t xml:space="preserve"> </w:t>
      </w:r>
      <w:r>
        <w:t>of</w:t>
      </w:r>
      <w:r>
        <w:rPr>
          <w:spacing w:val="21"/>
        </w:rPr>
        <w:t xml:space="preserve"> </w:t>
      </w:r>
      <w:r>
        <w:t>the</w:t>
      </w:r>
      <w:r>
        <w:rPr>
          <w:spacing w:val="22"/>
        </w:rPr>
        <w:t xml:space="preserve"> </w:t>
      </w:r>
      <w:r>
        <w:t>target</w:t>
      </w:r>
      <w:r>
        <w:rPr>
          <w:spacing w:val="22"/>
        </w:rPr>
        <w:t xml:space="preserve"> </w:t>
      </w:r>
      <w:r>
        <w:t>skill</w:t>
      </w:r>
    </w:p>
    <w:p w14:paraId="1F7F1E0B" w14:textId="77777777" w:rsidR="00E2709D" w:rsidRDefault="00462487">
      <w:pPr>
        <w:pStyle w:val="BodyText"/>
        <w:spacing w:line="289" w:lineRule="exact"/>
        <w:ind w:left="227"/>
      </w:pPr>
      <w:r>
        <w:rPr>
          <w:rFonts w:ascii="Trebuchet MS"/>
          <w:sz w:val="12"/>
        </w:rPr>
        <w:t xml:space="preserve">249    </w:t>
      </w:r>
      <w:r>
        <w:rPr>
          <w:rFonts w:ascii="Trebuchet MS"/>
          <w:spacing w:val="19"/>
          <w:sz w:val="12"/>
        </w:rPr>
        <w:t xml:space="preserve"> </w:t>
      </w:r>
      <w:proofErr w:type="gramStart"/>
      <w:r>
        <w:t>metric</w:t>
      </w:r>
      <w:proofErr w:type="gramEnd"/>
      <w:r>
        <w:rPr>
          <w:spacing w:val="40"/>
        </w:rPr>
        <w:t xml:space="preserve"> </w:t>
      </w:r>
      <w:r>
        <w:t>not</w:t>
      </w:r>
      <w:r>
        <w:rPr>
          <w:spacing w:val="40"/>
        </w:rPr>
        <w:t xml:space="preserve"> </w:t>
      </w:r>
      <w:r>
        <w:t>to</w:t>
      </w:r>
      <w:r>
        <w:rPr>
          <w:spacing w:val="40"/>
        </w:rPr>
        <w:t xml:space="preserve"> </w:t>
      </w:r>
      <w:r>
        <w:t>overestimate</w:t>
      </w:r>
      <w:r>
        <w:rPr>
          <w:spacing w:val="39"/>
        </w:rPr>
        <w:t xml:space="preserve"> </w:t>
      </w:r>
      <w:r>
        <w:t>skill</w:t>
      </w:r>
      <w:r>
        <w:rPr>
          <w:spacing w:val="40"/>
        </w:rPr>
        <w:t xml:space="preserve"> </w:t>
      </w:r>
      <w:r>
        <w:t>(Section</w:t>
      </w:r>
      <w:r>
        <w:rPr>
          <w:spacing w:val="39"/>
        </w:rPr>
        <w:t xml:space="preserve"> </w:t>
      </w:r>
      <w:hyperlink w:anchor="_bookmark8" w:history="1">
        <w:r>
          <w:t>3.3).</w:t>
        </w:r>
      </w:hyperlink>
    </w:p>
    <w:p w14:paraId="6AB06023" w14:textId="77777777" w:rsidR="00E2709D" w:rsidRDefault="00462487">
      <w:pPr>
        <w:pStyle w:val="BodyText"/>
        <w:tabs>
          <w:tab w:val="left" w:pos="968"/>
        </w:tabs>
        <w:spacing w:line="289" w:lineRule="exact"/>
        <w:ind w:left="227"/>
      </w:pPr>
      <w:r>
        <w:rPr>
          <w:rFonts w:ascii="Trebuchet MS"/>
          <w:w w:val="105"/>
          <w:sz w:val="12"/>
        </w:rPr>
        <w:t>250</w:t>
      </w:r>
      <w:r>
        <w:rPr>
          <w:rFonts w:ascii="Trebuchet MS"/>
          <w:w w:val="105"/>
          <w:sz w:val="12"/>
        </w:rPr>
        <w:tab/>
      </w:r>
      <w:r>
        <w:rPr>
          <w:w w:val="105"/>
        </w:rPr>
        <w:t>The</w:t>
      </w:r>
      <w:r>
        <w:rPr>
          <w:spacing w:val="28"/>
          <w:w w:val="105"/>
        </w:rPr>
        <w:t xml:space="preserve"> </w:t>
      </w:r>
      <w:r>
        <w:rPr>
          <w:w w:val="105"/>
        </w:rPr>
        <w:t>derivation</w:t>
      </w:r>
      <w:r>
        <w:rPr>
          <w:spacing w:val="28"/>
          <w:w w:val="105"/>
        </w:rPr>
        <w:t xml:space="preserve"> </w:t>
      </w:r>
      <w:r>
        <w:rPr>
          <w:w w:val="105"/>
        </w:rPr>
        <w:t>of</w:t>
      </w:r>
      <w:r>
        <w:rPr>
          <w:spacing w:val="28"/>
          <w:w w:val="105"/>
        </w:rPr>
        <w:t xml:space="preserve"> </w:t>
      </w:r>
      <w:r>
        <w:rPr>
          <w:w w:val="105"/>
        </w:rPr>
        <w:t>the</w:t>
      </w:r>
      <w:r>
        <w:rPr>
          <w:spacing w:val="29"/>
          <w:w w:val="105"/>
        </w:rPr>
        <w:t xml:space="preserve"> </w:t>
      </w:r>
      <w:r>
        <w:rPr>
          <w:w w:val="105"/>
        </w:rPr>
        <w:t>binary</w:t>
      </w:r>
      <w:r>
        <w:rPr>
          <w:spacing w:val="28"/>
          <w:w w:val="105"/>
        </w:rPr>
        <w:t xml:space="preserve"> </w:t>
      </w:r>
      <w:r>
        <w:rPr>
          <w:w w:val="105"/>
        </w:rPr>
        <w:t>time</w:t>
      </w:r>
      <w:r>
        <w:rPr>
          <w:spacing w:val="28"/>
          <w:w w:val="105"/>
        </w:rPr>
        <w:t xml:space="preserve"> </w:t>
      </w:r>
      <w:r>
        <w:rPr>
          <w:w w:val="105"/>
        </w:rPr>
        <w:t>series</w:t>
      </w:r>
      <w:r>
        <w:rPr>
          <w:spacing w:val="28"/>
          <w:w w:val="105"/>
        </w:rPr>
        <w:t xml:space="preserve"> </w:t>
      </w:r>
      <w:r>
        <w:rPr>
          <w:w w:val="105"/>
        </w:rPr>
        <w:t>of</w:t>
      </w:r>
      <w:r>
        <w:rPr>
          <w:spacing w:val="29"/>
          <w:w w:val="105"/>
        </w:rPr>
        <w:t xml:space="preserve"> </w:t>
      </w:r>
      <w:r>
        <w:rPr>
          <w:w w:val="105"/>
        </w:rPr>
        <w:t>observed</w:t>
      </w:r>
      <w:r>
        <w:rPr>
          <w:spacing w:val="28"/>
          <w:w w:val="105"/>
        </w:rPr>
        <w:t xml:space="preserve"> </w:t>
      </w:r>
      <w:r>
        <w:rPr>
          <w:w w:val="105"/>
        </w:rPr>
        <w:t>events</w:t>
      </w:r>
      <w:r>
        <w:rPr>
          <w:spacing w:val="29"/>
          <w:w w:val="105"/>
        </w:rPr>
        <w:t xml:space="preserve"> </w:t>
      </w:r>
      <w:r>
        <w:rPr>
          <w:w w:val="105"/>
        </w:rPr>
        <w:t>is</w:t>
      </w:r>
      <w:r>
        <w:rPr>
          <w:spacing w:val="28"/>
          <w:w w:val="105"/>
        </w:rPr>
        <w:t xml:space="preserve"> </w:t>
      </w:r>
      <w:r>
        <w:rPr>
          <w:w w:val="105"/>
        </w:rPr>
        <w:t>straight</w:t>
      </w:r>
    </w:p>
    <w:p w14:paraId="0B651E3F" w14:textId="77777777" w:rsidR="00E2709D" w:rsidRDefault="00462487">
      <w:pPr>
        <w:pStyle w:val="BodyText"/>
        <w:spacing w:line="289" w:lineRule="exact"/>
        <w:ind w:left="227"/>
      </w:pPr>
      <w:r>
        <w:rPr>
          <w:rFonts w:ascii="Trebuchet MS"/>
          <w:sz w:val="12"/>
        </w:rPr>
        <w:t xml:space="preserve">251    </w:t>
      </w:r>
      <w:r>
        <w:rPr>
          <w:rFonts w:ascii="Trebuchet MS"/>
          <w:spacing w:val="19"/>
          <w:sz w:val="12"/>
        </w:rPr>
        <w:t xml:space="preserve"> </w:t>
      </w:r>
      <w:r>
        <w:rPr>
          <w:w w:val="105"/>
        </w:rPr>
        <w:t>forward</w:t>
      </w:r>
      <w:r>
        <w:rPr>
          <w:spacing w:val="25"/>
          <w:w w:val="105"/>
        </w:rPr>
        <w:t xml:space="preserve"> </w:t>
      </w:r>
      <w:r>
        <w:rPr>
          <w:w w:val="105"/>
        </w:rPr>
        <w:t>by</w:t>
      </w:r>
      <w:r>
        <w:rPr>
          <w:spacing w:val="25"/>
          <w:w w:val="105"/>
        </w:rPr>
        <w:t xml:space="preserve"> </w:t>
      </w:r>
      <w:r>
        <w:rPr>
          <w:w w:val="105"/>
        </w:rPr>
        <w:t>application</w:t>
      </w:r>
      <w:r>
        <w:rPr>
          <w:spacing w:val="25"/>
          <w:w w:val="105"/>
        </w:rPr>
        <w:t xml:space="preserve"> </w:t>
      </w:r>
      <w:r>
        <w:rPr>
          <w:w w:val="105"/>
        </w:rPr>
        <w:t>of</w:t>
      </w:r>
      <w:r>
        <w:rPr>
          <w:spacing w:val="25"/>
          <w:w w:val="105"/>
        </w:rPr>
        <w:t xml:space="preserve"> </w:t>
      </w:r>
      <w:r>
        <w:rPr>
          <w:w w:val="105"/>
        </w:rPr>
        <w:t>the</w:t>
      </w:r>
      <w:r>
        <w:rPr>
          <w:spacing w:val="25"/>
          <w:w w:val="105"/>
        </w:rPr>
        <w:t xml:space="preserve"> </w:t>
      </w:r>
      <w:r>
        <w:rPr>
          <w:w w:val="105"/>
        </w:rPr>
        <w:t>discharge</w:t>
      </w:r>
      <w:r>
        <w:rPr>
          <w:spacing w:val="25"/>
          <w:w w:val="105"/>
        </w:rPr>
        <w:t xml:space="preserve"> </w:t>
      </w:r>
      <w:r>
        <w:rPr>
          <w:w w:val="105"/>
        </w:rPr>
        <w:t>threshold</w:t>
      </w:r>
      <w:r>
        <w:rPr>
          <w:spacing w:val="25"/>
          <w:w w:val="105"/>
        </w:rPr>
        <w:t xml:space="preserve"> </w:t>
      </w:r>
      <w:r>
        <w:rPr>
          <w:w w:val="105"/>
        </w:rPr>
        <w:t>(</w:t>
      </w:r>
      <w:r>
        <w:rPr>
          <w:i/>
          <w:w w:val="105"/>
        </w:rPr>
        <w:t>Q</w:t>
      </w:r>
      <w:r>
        <w:rPr>
          <w:w w:val="105"/>
          <w:vertAlign w:val="subscript"/>
        </w:rPr>
        <w:t>5</w:t>
      </w:r>
      <w:r>
        <w:rPr>
          <w:w w:val="105"/>
        </w:rPr>
        <w:t>)</w:t>
      </w:r>
      <w:r>
        <w:rPr>
          <w:spacing w:val="25"/>
          <w:w w:val="105"/>
        </w:rPr>
        <w:t xml:space="preserve"> </w:t>
      </w:r>
      <w:r>
        <w:rPr>
          <w:w w:val="105"/>
        </w:rPr>
        <w:t>over</w:t>
      </w:r>
      <w:r>
        <w:rPr>
          <w:spacing w:val="25"/>
          <w:w w:val="105"/>
        </w:rPr>
        <w:t xml:space="preserve"> </w:t>
      </w:r>
      <w:r>
        <w:rPr>
          <w:w w:val="105"/>
        </w:rPr>
        <w:t>the</w:t>
      </w:r>
      <w:r>
        <w:rPr>
          <w:spacing w:val="25"/>
          <w:w w:val="105"/>
        </w:rPr>
        <w:t xml:space="preserve"> </w:t>
      </w:r>
      <w:r>
        <w:rPr>
          <w:w w:val="105"/>
        </w:rPr>
        <w:t>reanalysis</w:t>
      </w:r>
    </w:p>
    <w:p w14:paraId="41461035" w14:textId="77777777" w:rsidR="00E2709D" w:rsidRDefault="00462487">
      <w:pPr>
        <w:pStyle w:val="BodyText"/>
        <w:spacing w:line="289" w:lineRule="exact"/>
        <w:ind w:left="227"/>
      </w:pPr>
      <w:r>
        <w:rPr>
          <w:rFonts w:ascii="Trebuchet MS"/>
          <w:sz w:val="12"/>
        </w:rPr>
        <w:t xml:space="preserve">252    </w:t>
      </w:r>
      <w:r>
        <w:rPr>
          <w:rFonts w:ascii="Trebuchet MS"/>
          <w:spacing w:val="19"/>
          <w:sz w:val="12"/>
        </w:rPr>
        <w:t xml:space="preserve"> </w:t>
      </w:r>
      <w:r>
        <w:t>time</w:t>
      </w:r>
      <w:r>
        <w:rPr>
          <w:spacing w:val="43"/>
        </w:rPr>
        <w:t xml:space="preserve"> </w:t>
      </w:r>
      <w:r>
        <w:t>series.</w:t>
      </w:r>
      <w:r>
        <w:rPr>
          <w:spacing w:val="98"/>
        </w:rPr>
        <w:t xml:space="preserve"> </w:t>
      </w:r>
      <w:r>
        <w:t>Conversely,</w:t>
      </w:r>
      <w:r>
        <w:rPr>
          <w:spacing w:val="47"/>
        </w:rPr>
        <w:t xml:space="preserve"> </w:t>
      </w:r>
      <w:r>
        <w:t>deriving</w:t>
      </w:r>
      <w:r>
        <w:rPr>
          <w:spacing w:val="42"/>
        </w:rPr>
        <w:t xml:space="preserve"> </w:t>
      </w:r>
      <w:r>
        <w:t>the</w:t>
      </w:r>
      <w:r>
        <w:rPr>
          <w:spacing w:val="43"/>
        </w:rPr>
        <w:t xml:space="preserve"> </w:t>
      </w:r>
      <w:r>
        <w:t>binary</w:t>
      </w:r>
      <w:r>
        <w:rPr>
          <w:spacing w:val="42"/>
        </w:rPr>
        <w:t xml:space="preserve"> </w:t>
      </w:r>
      <w:r>
        <w:t>time</w:t>
      </w:r>
      <w:r>
        <w:rPr>
          <w:spacing w:val="42"/>
        </w:rPr>
        <w:t xml:space="preserve"> </w:t>
      </w:r>
      <w:r>
        <w:t>series</w:t>
      </w:r>
      <w:r>
        <w:rPr>
          <w:spacing w:val="43"/>
        </w:rPr>
        <w:t xml:space="preserve"> </w:t>
      </w:r>
      <w:r>
        <w:t>of</w:t>
      </w:r>
      <w:r>
        <w:rPr>
          <w:spacing w:val="42"/>
        </w:rPr>
        <w:t xml:space="preserve"> </w:t>
      </w:r>
      <w:r>
        <w:t>predicted</w:t>
      </w:r>
      <w:r>
        <w:rPr>
          <w:spacing w:val="44"/>
        </w:rPr>
        <w:t xml:space="preserve"> </w:t>
      </w:r>
      <w:r>
        <w:t>events</w:t>
      </w:r>
    </w:p>
    <w:p w14:paraId="37E8995F" w14:textId="77777777" w:rsidR="00E2709D" w:rsidRDefault="00462487">
      <w:pPr>
        <w:pStyle w:val="BodyText"/>
        <w:spacing w:line="289" w:lineRule="exact"/>
        <w:ind w:left="227"/>
      </w:pPr>
      <w:r>
        <w:rPr>
          <w:rFonts w:ascii="Trebuchet MS"/>
          <w:sz w:val="12"/>
        </w:rPr>
        <w:t xml:space="preserve">253    </w:t>
      </w:r>
      <w:r>
        <w:rPr>
          <w:rFonts w:ascii="Trebuchet MS"/>
          <w:spacing w:val="19"/>
          <w:sz w:val="12"/>
        </w:rPr>
        <w:t xml:space="preserve"> </w:t>
      </w:r>
      <w:r>
        <w:rPr>
          <w:w w:val="105"/>
        </w:rPr>
        <w:t>involves</w:t>
      </w:r>
      <w:r>
        <w:rPr>
          <w:spacing w:val="16"/>
          <w:w w:val="105"/>
        </w:rPr>
        <w:t xml:space="preserve"> </w:t>
      </w:r>
      <w:r>
        <w:rPr>
          <w:w w:val="105"/>
        </w:rPr>
        <w:t>applying</w:t>
      </w:r>
      <w:r>
        <w:rPr>
          <w:spacing w:val="17"/>
          <w:w w:val="105"/>
        </w:rPr>
        <w:t xml:space="preserve"> </w:t>
      </w:r>
      <w:r>
        <w:rPr>
          <w:w w:val="105"/>
        </w:rPr>
        <w:t>two</w:t>
      </w:r>
      <w:r>
        <w:rPr>
          <w:spacing w:val="16"/>
          <w:w w:val="105"/>
        </w:rPr>
        <w:t xml:space="preserve"> </w:t>
      </w:r>
      <w:r>
        <w:rPr>
          <w:w w:val="105"/>
        </w:rPr>
        <w:t>notification</w:t>
      </w:r>
      <w:r>
        <w:rPr>
          <w:spacing w:val="16"/>
          <w:w w:val="105"/>
        </w:rPr>
        <w:t xml:space="preserve"> </w:t>
      </w:r>
      <w:r>
        <w:rPr>
          <w:w w:val="105"/>
        </w:rPr>
        <w:t>criteria</w:t>
      </w:r>
      <w:r>
        <w:rPr>
          <w:spacing w:val="16"/>
          <w:w w:val="105"/>
        </w:rPr>
        <w:t xml:space="preserve"> </w:t>
      </w:r>
      <w:r>
        <w:rPr>
          <w:w w:val="105"/>
        </w:rPr>
        <w:t>to</w:t>
      </w:r>
      <w:r>
        <w:rPr>
          <w:spacing w:val="16"/>
          <w:w w:val="105"/>
        </w:rPr>
        <w:t xml:space="preserve"> </w:t>
      </w:r>
      <w:r>
        <w:rPr>
          <w:w w:val="105"/>
        </w:rPr>
        <w:t>the</w:t>
      </w:r>
      <w:r>
        <w:rPr>
          <w:spacing w:val="16"/>
          <w:w w:val="105"/>
        </w:rPr>
        <w:t xml:space="preserve"> </w:t>
      </w:r>
      <w:r>
        <w:rPr>
          <w:w w:val="105"/>
        </w:rPr>
        <w:t>matrix</w:t>
      </w:r>
      <w:r>
        <w:rPr>
          <w:spacing w:val="16"/>
          <w:w w:val="105"/>
        </w:rPr>
        <w:t xml:space="preserve"> </w:t>
      </w:r>
      <w:r>
        <w:rPr>
          <w:w w:val="105"/>
        </w:rPr>
        <w:t>of</w:t>
      </w:r>
      <w:r>
        <w:rPr>
          <w:spacing w:val="17"/>
          <w:w w:val="105"/>
        </w:rPr>
        <w:t xml:space="preserve"> </w:t>
      </w:r>
      <w:r>
        <w:rPr>
          <w:w w:val="105"/>
        </w:rPr>
        <w:t>total</w:t>
      </w:r>
      <w:r>
        <w:rPr>
          <w:spacing w:val="16"/>
          <w:w w:val="105"/>
        </w:rPr>
        <w:t xml:space="preserve"> </w:t>
      </w:r>
      <w:r>
        <w:rPr>
          <w:w w:val="105"/>
        </w:rPr>
        <w:t>probability</w:t>
      </w:r>
    </w:p>
    <w:p w14:paraId="71509C5D" w14:textId="77777777" w:rsidR="00E2709D" w:rsidRDefault="00462487">
      <w:pPr>
        <w:pStyle w:val="BodyText"/>
        <w:spacing w:line="289" w:lineRule="exact"/>
        <w:ind w:left="227"/>
      </w:pPr>
      <w:r>
        <w:rPr>
          <w:rFonts w:ascii="Trebuchet MS"/>
          <w:sz w:val="12"/>
        </w:rPr>
        <w:t xml:space="preserve">254    </w:t>
      </w:r>
      <w:r>
        <w:rPr>
          <w:rFonts w:ascii="Trebuchet MS"/>
          <w:spacing w:val="19"/>
          <w:sz w:val="12"/>
        </w:rPr>
        <w:t xml:space="preserve"> </w:t>
      </w:r>
      <w:r>
        <w:t>of</w:t>
      </w:r>
      <w:r>
        <w:rPr>
          <w:spacing w:val="32"/>
        </w:rPr>
        <w:t xml:space="preserve"> </w:t>
      </w:r>
      <w:r>
        <w:t>exceedance</w:t>
      </w:r>
      <w:r>
        <w:rPr>
          <w:spacing w:val="30"/>
        </w:rPr>
        <w:t xml:space="preserve"> </w:t>
      </w:r>
      <w:r>
        <w:t>(or</w:t>
      </w:r>
      <w:r>
        <w:rPr>
          <w:spacing w:val="32"/>
        </w:rPr>
        <w:t xml:space="preserve"> </w:t>
      </w:r>
      <w:r>
        <w:t>the</w:t>
      </w:r>
      <w:r>
        <w:rPr>
          <w:spacing w:val="31"/>
        </w:rPr>
        <w:t xml:space="preserve"> </w:t>
      </w:r>
      <w:r>
        <w:t>individual</w:t>
      </w:r>
      <w:r>
        <w:rPr>
          <w:spacing w:val="32"/>
        </w:rPr>
        <w:t xml:space="preserve"> </w:t>
      </w:r>
      <w:r>
        <w:t>matrices</w:t>
      </w:r>
      <w:r>
        <w:rPr>
          <w:spacing w:val="31"/>
        </w:rPr>
        <w:t xml:space="preserve"> </w:t>
      </w:r>
      <w:r>
        <w:t>of</w:t>
      </w:r>
      <w:r>
        <w:rPr>
          <w:spacing w:val="32"/>
        </w:rPr>
        <w:t xml:space="preserve"> </w:t>
      </w:r>
      <w:r>
        <w:t>exceedance</w:t>
      </w:r>
      <w:r>
        <w:rPr>
          <w:spacing w:val="30"/>
        </w:rPr>
        <w:t xml:space="preserve"> </w:t>
      </w:r>
      <w:r>
        <w:t>probability</w:t>
      </w:r>
      <w:r>
        <w:rPr>
          <w:spacing w:val="32"/>
        </w:rPr>
        <w:t xml:space="preserve"> </w:t>
      </w:r>
      <w:r>
        <w:t>for</w:t>
      </w:r>
      <w:r>
        <w:rPr>
          <w:spacing w:val="30"/>
        </w:rPr>
        <w:t xml:space="preserve"> </w:t>
      </w:r>
      <w:r>
        <w:t>each</w:t>
      </w:r>
    </w:p>
    <w:p w14:paraId="3C8B873C" w14:textId="77777777" w:rsidR="00E2709D" w:rsidRDefault="00462487">
      <w:pPr>
        <w:pStyle w:val="BodyText"/>
        <w:spacing w:line="289" w:lineRule="exact"/>
        <w:ind w:left="227"/>
      </w:pPr>
      <w:r>
        <w:rPr>
          <w:rFonts w:ascii="Trebuchet MS"/>
          <w:sz w:val="12"/>
        </w:rPr>
        <w:t xml:space="preserve">255    </w:t>
      </w:r>
      <w:r>
        <w:rPr>
          <w:rFonts w:ascii="Trebuchet MS"/>
          <w:spacing w:val="19"/>
          <w:sz w:val="12"/>
        </w:rPr>
        <w:t xml:space="preserve"> </w:t>
      </w:r>
      <w:r>
        <w:rPr>
          <w:w w:val="105"/>
        </w:rPr>
        <w:t>NWP</w:t>
      </w:r>
      <w:r>
        <w:rPr>
          <w:spacing w:val="12"/>
          <w:w w:val="105"/>
        </w:rPr>
        <w:t xml:space="preserve"> </w:t>
      </w:r>
      <w:r>
        <w:rPr>
          <w:w w:val="105"/>
        </w:rPr>
        <w:t>in</w:t>
      </w:r>
      <w:r>
        <w:rPr>
          <w:spacing w:val="13"/>
          <w:w w:val="105"/>
        </w:rPr>
        <w:t xml:space="preserve"> </w:t>
      </w:r>
      <w:r>
        <w:rPr>
          <w:w w:val="105"/>
        </w:rPr>
        <w:t>the</w:t>
      </w:r>
      <w:r>
        <w:rPr>
          <w:spacing w:val="12"/>
          <w:w w:val="105"/>
        </w:rPr>
        <w:t xml:space="preserve"> </w:t>
      </w:r>
      <w:r>
        <w:rPr>
          <w:w w:val="105"/>
        </w:rPr>
        <w:t>1D+1P</w:t>
      </w:r>
      <w:r>
        <w:rPr>
          <w:spacing w:val="12"/>
          <w:w w:val="105"/>
        </w:rPr>
        <w:t xml:space="preserve"> </w:t>
      </w:r>
      <w:r>
        <w:rPr>
          <w:w w:val="105"/>
        </w:rPr>
        <w:t>approach).</w:t>
      </w:r>
      <w:r>
        <w:rPr>
          <w:spacing w:val="48"/>
          <w:w w:val="105"/>
        </w:rPr>
        <w:t xml:space="preserve"> </w:t>
      </w:r>
      <w:r>
        <w:rPr>
          <w:w w:val="105"/>
        </w:rPr>
        <w:t>The</w:t>
      </w:r>
      <w:r>
        <w:rPr>
          <w:spacing w:val="12"/>
          <w:w w:val="105"/>
        </w:rPr>
        <w:t xml:space="preserve"> </w:t>
      </w:r>
      <w:r>
        <w:rPr>
          <w:w w:val="105"/>
        </w:rPr>
        <w:t>probability</w:t>
      </w:r>
      <w:r>
        <w:rPr>
          <w:spacing w:val="13"/>
          <w:w w:val="105"/>
        </w:rPr>
        <w:t xml:space="preserve"> </w:t>
      </w:r>
      <w:r>
        <w:rPr>
          <w:w w:val="105"/>
        </w:rPr>
        <w:t>threshold</w:t>
      </w:r>
      <w:r>
        <w:rPr>
          <w:spacing w:val="12"/>
          <w:w w:val="105"/>
        </w:rPr>
        <w:t xml:space="preserve"> </w:t>
      </w:r>
      <w:r>
        <w:rPr>
          <w:w w:val="105"/>
        </w:rPr>
        <w:t>sets</w:t>
      </w:r>
      <w:r>
        <w:rPr>
          <w:spacing w:val="12"/>
          <w:w w:val="105"/>
        </w:rPr>
        <w:t xml:space="preserve"> </w:t>
      </w:r>
      <w:r>
        <w:rPr>
          <w:w w:val="105"/>
        </w:rPr>
        <w:t>the</w:t>
      </w:r>
      <w:r>
        <w:rPr>
          <w:spacing w:val="12"/>
          <w:w w:val="105"/>
        </w:rPr>
        <w:t xml:space="preserve"> </w:t>
      </w:r>
      <w:r>
        <w:rPr>
          <w:w w:val="105"/>
        </w:rPr>
        <w:t>minimum</w:t>
      </w:r>
    </w:p>
    <w:p w14:paraId="4FCFCE8E" w14:textId="77777777" w:rsidR="00E2709D" w:rsidRDefault="00462487">
      <w:pPr>
        <w:pStyle w:val="BodyText"/>
        <w:spacing w:line="289" w:lineRule="exact"/>
        <w:ind w:left="227"/>
      </w:pPr>
      <w:r>
        <w:rPr>
          <w:rFonts w:ascii="Trebuchet MS"/>
          <w:sz w:val="12"/>
        </w:rPr>
        <w:t xml:space="preserve">256    </w:t>
      </w:r>
      <w:r>
        <w:rPr>
          <w:rFonts w:ascii="Trebuchet MS"/>
          <w:spacing w:val="19"/>
          <w:sz w:val="12"/>
        </w:rPr>
        <w:t xml:space="preserve"> </w:t>
      </w:r>
      <w:r>
        <w:rPr>
          <w:w w:val="105"/>
        </w:rPr>
        <w:t>value</w:t>
      </w:r>
      <w:r>
        <w:rPr>
          <w:spacing w:val="15"/>
          <w:w w:val="105"/>
        </w:rPr>
        <w:t xml:space="preserve"> </w:t>
      </w:r>
      <w:r>
        <w:rPr>
          <w:w w:val="105"/>
        </w:rPr>
        <w:t>of</w:t>
      </w:r>
      <w:r>
        <w:rPr>
          <w:spacing w:val="15"/>
          <w:w w:val="105"/>
        </w:rPr>
        <w:t xml:space="preserve"> </w:t>
      </w:r>
      <w:r>
        <w:rPr>
          <w:w w:val="105"/>
        </w:rPr>
        <w:t>the</w:t>
      </w:r>
      <w:r>
        <w:rPr>
          <w:spacing w:val="16"/>
          <w:w w:val="105"/>
        </w:rPr>
        <w:t xml:space="preserve"> </w:t>
      </w:r>
      <w:r>
        <w:rPr>
          <w:w w:val="105"/>
        </w:rPr>
        <w:t>exceedance</w:t>
      </w:r>
      <w:r>
        <w:rPr>
          <w:spacing w:val="15"/>
          <w:w w:val="105"/>
        </w:rPr>
        <w:t xml:space="preserve"> </w:t>
      </w:r>
      <w:r>
        <w:rPr>
          <w:w w:val="105"/>
        </w:rPr>
        <w:t>probability</w:t>
      </w:r>
      <w:r>
        <w:rPr>
          <w:spacing w:val="15"/>
          <w:w w:val="105"/>
        </w:rPr>
        <w:t xml:space="preserve"> </w:t>
      </w:r>
      <w:r>
        <w:rPr>
          <w:w w:val="105"/>
        </w:rPr>
        <w:t>at</w:t>
      </w:r>
      <w:r>
        <w:rPr>
          <w:spacing w:val="16"/>
          <w:w w:val="105"/>
        </w:rPr>
        <w:t xml:space="preserve"> </w:t>
      </w:r>
      <w:r>
        <w:rPr>
          <w:w w:val="105"/>
        </w:rPr>
        <w:t>which</w:t>
      </w:r>
      <w:r>
        <w:rPr>
          <w:spacing w:val="16"/>
          <w:w w:val="105"/>
        </w:rPr>
        <w:t xml:space="preserve"> </w:t>
      </w:r>
      <w:r>
        <w:rPr>
          <w:w w:val="105"/>
        </w:rPr>
        <w:t>a</w:t>
      </w:r>
      <w:r>
        <w:rPr>
          <w:spacing w:val="15"/>
          <w:w w:val="105"/>
        </w:rPr>
        <w:t xml:space="preserve"> </w:t>
      </w:r>
      <w:r>
        <w:rPr>
          <w:w w:val="105"/>
        </w:rPr>
        <w:t>high</w:t>
      </w:r>
      <w:r>
        <w:rPr>
          <w:spacing w:val="16"/>
          <w:w w:val="105"/>
        </w:rPr>
        <w:t xml:space="preserve"> </w:t>
      </w:r>
      <w:r>
        <w:rPr>
          <w:w w:val="105"/>
        </w:rPr>
        <w:t>risk</w:t>
      </w:r>
      <w:r>
        <w:rPr>
          <w:spacing w:val="15"/>
          <w:w w:val="105"/>
        </w:rPr>
        <w:t xml:space="preserve"> </w:t>
      </w:r>
      <w:r>
        <w:rPr>
          <w:w w:val="105"/>
        </w:rPr>
        <w:t>of</w:t>
      </w:r>
      <w:r>
        <w:rPr>
          <w:spacing w:val="15"/>
          <w:w w:val="105"/>
        </w:rPr>
        <w:t xml:space="preserve"> </w:t>
      </w:r>
      <w:r>
        <w:rPr>
          <w:w w:val="105"/>
        </w:rPr>
        <w:t>flooding</w:t>
      </w:r>
      <w:r>
        <w:rPr>
          <w:spacing w:val="15"/>
          <w:w w:val="105"/>
        </w:rPr>
        <w:t xml:space="preserve"> </w:t>
      </w:r>
      <w:r>
        <w:rPr>
          <w:w w:val="105"/>
        </w:rPr>
        <w:t>is</w:t>
      </w:r>
      <w:r>
        <w:rPr>
          <w:spacing w:val="15"/>
          <w:w w:val="105"/>
        </w:rPr>
        <w:t xml:space="preserve"> </w:t>
      </w:r>
      <w:r>
        <w:rPr>
          <w:w w:val="105"/>
        </w:rPr>
        <w:t>con-</w:t>
      </w:r>
    </w:p>
    <w:p w14:paraId="7233FB8B" w14:textId="77777777" w:rsidR="00E2709D" w:rsidRDefault="00462487">
      <w:pPr>
        <w:pStyle w:val="BodyText"/>
        <w:spacing w:line="289" w:lineRule="exact"/>
        <w:ind w:left="227"/>
      </w:pPr>
      <w:r>
        <w:rPr>
          <w:rFonts w:ascii="Trebuchet MS"/>
          <w:sz w:val="12"/>
        </w:rPr>
        <w:t xml:space="preserve">257    </w:t>
      </w:r>
      <w:r>
        <w:rPr>
          <w:rFonts w:ascii="Trebuchet MS"/>
          <w:spacing w:val="19"/>
          <w:sz w:val="12"/>
        </w:rPr>
        <w:t xml:space="preserve"> </w:t>
      </w:r>
      <w:proofErr w:type="spellStart"/>
      <w:r>
        <w:rPr>
          <w:spacing w:val="-1"/>
          <w:w w:val="110"/>
        </w:rPr>
        <w:t>sidered</w:t>
      </w:r>
      <w:proofErr w:type="spellEnd"/>
      <w:r>
        <w:rPr>
          <w:spacing w:val="1"/>
          <w:w w:val="110"/>
        </w:rPr>
        <w:t xml:space="preserve"> </w:t>
      </w:r>
      <w:r>
        <w:rPr>
          <w:spacing w:val="-1"/>
          <w:w w:val="110"/>
        </w:rPr>
        <w:t>and</w:t>
      </w:r>
      <w:r>
        <w:rPr>
          <w:w w:val="110"/>
        </w:rPr>
        <w:t xml:space="preserve"> </w:t>
      </w:r>
      <w:r>
        <w:rPr>
          <w:spacing w:val="-1"/>
          <w:w w:val="110"/>
        </w:rPr>
        <w:t>a</w:t>
      </w:r>
      <w:r>
        <w:rPr>
          <w:spacing w:val="1"/>
          <w:w w:val="110"/>
        </w:rPr>
        <w:t xml:space="preserve"> </w:t>
      </w:r>
      <w:r>
        <w:rPr>
          <w:spacing w:val="-1"/>
          <w:w w:val="110"/>
        </w:rPr>
        <w:t>notification</w:t>
      </w:r>
      <w:r>
        <w:rPr>
          <w:w w:val="110"/>
        </w:rPr>
        <w:t xml:space="preserve"> </w:t>
      </w:r>
      <w:r>
        <w:rPr>
          <w:spacing w:val="-1"/>
          <w:w w:val="110"/>
        </w:rPr>
        <w:t>must</w:t>
      </w:r>
      <w:r>
        <w:rPr>
          <w:spacing w:val="1"/>
          <w:w w:val="110"/>
        </w:rPr>
        <w:t xml:space="preserve"> </w:t>
      </w:r>
      <w:r>
        <w:rPr>
          <w:w w:val="110"/>
        </w:rPr>
        <w:t>be issued.</w:t>
      </w:r>
      <w:r>
        <w:rPr>
          <w:spacing w:val="38"/>
          <w:w w:val="110"/>
        </w:rPr>
        <w:t xml:space="preserve"> </w:t>
      </w:r>
      <w:r>
        <w:rPr>
          <w:w w:val="110"/>
        </w:rPr>
        <w:t>In the</w:t>
      </w:r>
      <w:r>
        <w:rPr>
          <w:spacing w:val="1"/>
          <w:w w:val="110"/>
        </w:rPr>
        <w:t xml:space="preserve"> </w:t>
      </w:r>
      <w:r>
        <w:rPr>
          <w:w w:val="110"/>
        </w:rPr>
        <w:t>current EFAS</w:t>
      </w:r>
      <w:r>
        <w:rPr>
          <w:spacing w:val="1"/>
          <w:w w:val="110"/>
        </w:rPr>
        <w:t xml:space="preserve"> </w:t>
      </w:r>
      <w:r>
        <w:rPr>
          <w:w w:val="110"/>
        </w:rPr>
        <w:t>setup,</w:t>
      </w:r>
      <w:r>
        <w:rPr>
          <w:spacing w:val="3"/>
          <w:w w:val="110"/>
        </w:rPr>
        <w:t xml:space="preserve"> </w:t>
      </w:r>
      <w:r>
        <w:rPr>
          <w:w w:val="110"/>
        </w:rPr>
        <w:t>the</w:t>
      </w:r>
    </w:p>
    <w:p w14:paraId="4F45FB28" w14:textId="77777777" w:rsidR="00E2709D" w:rsidRDefault="00462487">
      <w:pPr>
        <w:pStyle w:val="BodyText"/>
        <w:spacing w:line="289" w:lineRule="exact"/>
        <w:ind w:left="227"/>
      </w:pPr>
      <w:r>
        <w:rPr>
          <w:rFonts w:ascii="Trebuchet MS"/>
          <w:sz w:val="12"/>
        </w:rPr>
        <w:t xml:space="preserve">258    </w:t>
      </w:r>
      <w:r>
        <w:rPr>
          <w:rFonts w:ascii="Trebuchet MS"/>
          <w:spacing w:val="19"/>
          <w:sz w:val="12"/>
        </w:rPr>
        <w:t xml:space="preserve"> </w:t>
      </w:r>
      <w:proofErr w:type="gramStart"/>
      <w:r>
        <w:rPr>
          <w:w w:val="105"/>
        </w:rPr>
        <w:t>threshold</w:t>
      </w:r>
      <w:proofErr w:type="gramEnd"/>
      <w:r>
        <w:rPr>
          <w:spacing w:val="25"/>
          <w:w w:val="105"/>
        </w:rPr>
        <w:t xml:space="preserve"> </w:t>
      </w:r>
      <w:r>
        <w:rPr>
          <w:w w:val="105"/>
        </w:rPr>
        <w:t>is</w:t>
      </w:r>
      <w:r>
        <w:rPr>
          <w:spacing w:val="25"/>
          <w:w w:val="105"/>
        </w:rPr>
        <w:t xml:space="preserve"> </w:t>
      </w:r>
      <w:r>
        <w:rPr>
          <w:w w:val="105"/>
        </w:rPr>
        <w:t>30%</w:t>
      </w:r>
      <w:r>
        <w:rPr>
          <w:spacing w:val="24"/>
          <w:w w:val="105"/>
        </w:rPr>
        <w:t xml:space="preserve"> </w:t>
      </w:r>
      <w:r>
        <w:rPr>
          <w:w w:val="105"/>
        </w:rPr>
        <w:t>and</w:t>
      </w:r>
      <w:r>
        <w:rPr>
          <w:spacing w:val="25"/>
          <w:w w:val="105"/>
        </w:rPr>
        <w:t xml:space="preserve"> </w:t>
      </w:r>
      <w:r>
        <w:rPr>
          <w:w w:val="105"/>
        </w:rPr>
        <w:t>applies</w:t>
      </w:r>
      <w:r>
        <w:rPr>
          <w:spacing w:val="25"/>
          <w:w w:val="105"/>
        </w:rPr>
        <w:t xml:space="preserve"> </w:t>
      </w:r>
      <w:r>
        <w:rPr>
          <w:w w:val="105"/>
        </w:rPr>
        <w:t>only</w:t>
      </w:r>
      <w:r>
        <w:rPr>
          <w:spacing w:val="25"/>
          <w:w w:val="105"/>
        </w:rPr>
        <w:t xml:space="preserve"> </w:t>
      </w:r>
      <w:r>
        <w:rPr>
          <w:w w:val="105"/>
        </w:rPr>
        <w:t>to</w:t>
      </w:r>
      <w:r>
        <w:rPr>
          <w:spacing w:val="24"/>
          <w:w w:val="105"/>
        </w:rPr>
        <w:t xml:space="preserve"> </w:t>
      </w:r>
      <w:r>
        <w:rPr>
          <w:w w:val="105"/>
        </w:rPr>
        <w:t>the</w:t>
      </w:r>
      <w:r>
        <w:rPr>
          <w:spacing w:val="25"/>
          <w:w w:val="105"/>
        </w:rPr>
        <w:t xml:space="preserve"> </w:t>
      </w:r>
      <w:r>
        <w:rPr>
          <w:w w:val="105"/>
        </w:rPr>
        <w:t>probabilistic</w:t>
      </w:r>
      <w:r>
        <w:rPr>
          <w:spacing w:val="25"/>
          <w:w w:val="105"/>
        </w:rPr>
        <w:t xml:space="preserve"> </w:t>
      </w:r>
      <w:r>
        <w:rPr>
          <w:w w:val="105"/>
        </w:rPr>
        <w:t xml:space="preserve">forecasts. </w:t>
      </w:r>
      <w:r>
        <w:rPr>
          <w:spacing w:val="17"/>
          <w:w w:val="105"/>
        </w:rPr>
        <w:t xml:space="preserve"> </w:t>
      </w:r>
      <w:r>
        <w:rPr>
          <w:w w:val="105"/>
        </w:rPr>
        <w:t>Addition-</w:t>
      </w:r>
    </w:p>
    <w:p w14:paraId="4AC10A84" w14:textId="77777777" w:rsidR="00E2709D" w:rsidRDefault="00462487">
      <w:pPr>
        <w:pStyle w:val="BodyText"/>
        <w:spacing w:line="289" w:lineRule="exact"/>
        <w:ind w:left="227"/>
      </w:pPr>
      <w:r>
        <w:rPr>
          <w:rFonts w:ascii="Trebuchet MS"/>
          <w:sz w:val="12"/>
        </w:rPr>
        <w:t xml:space="preserve">259    </w:t>
      </w:r>
      <w:r>
        <w:rPr>
          <w:rFonts w:ascii="Trebuchet MS"/>
          <w:spacing w:val="19"/>
          <w:sz w:val="12"/>
        </w:rPr>
        <w:t xml:space="preserve"> </w:t>
      </w:r>
      <w:proofErr w:type="gramStart"/>
      <w:r>
        <w:t>ally</w:t>
      </w:r>
      <w:proofErr w:type="gramEnd"/>
      <w:r>
        <w:t>,</w:t>
      </w:r>
      <w:r>
        <w:rPr>
          <w:spacing w:val="37"/>
        </w:rPr>
        <w:t xml:space="preserve"> </w:t>
      </w:r>
      <w:r>
        <w:t>the</w:t>
      </w:r>
      <w:r>
        <w:rPr>
          <w:spacing w:val="34"/>
        </w:rPr>
        <w:t xml:space="preserve"> </w:t>
      </w:r>
      <w:r>
        <w:t>persistence</w:t>
      </w:r>
      <w:r>
        <w:rPr>
          <w:spacing w:val="33"/>
        </w:rPr>
        <w:t xml:space="preserve"> </w:t>
      </w:r>
      <w:r>
        <w:t>criterion</w:t>
      </w:r>
      <w:r>
        <w:rPr>
          <w:spacing w:val="35"/>
        </w:rPr>
        <w:t xml:space="preserve"> </w:t>
      </w:r>
      <w:r>
        <w:t>was</w:t>
      </w:r>
      <w:r>
        <w:rPr>
          <w:spacing w:val="34"/>
        </w:rPr>
        <w:t xml:space="preserve"> </w:t>
      </w:r>
      <w:r>
        <w:t>introduced</w:t>
      </w:r>
      <w:r>
        <w:rPr>
          <w:spacing w:val="35"/>
        </w:rPr>
        <w:t xml:space="preserve"> </w:t>
      </w:r>
      <w:r>
        <w:t>to</w:t>
      </w:r>
      <w:r>
        <w:rPr>
          <w:spacing w:val="34"/>
        </w:rPr>
        <w:t xml:space="preserve"> </w:t>
      </w:r>
      <w:r>
        <w:t>remove</w:t>
      </w:r>
      <w:r>
        <w:rPr>
          <w:spacing w:val="33"/>
        </w:rPr>
        <w:t xml:space="preserve"> </w:t>
      </w:r>
      <w:r>
        <w:t>false</w:t>
      </w:r>
      <w:r>
        <w:rPr>
          <w:spacing w:val="35"/>
        </w:rPr>
        <w:t xml:space="preserve"> </w:t>
      </w:r>
      <w:r>
        <w:t>alarms</w:t>
      </w:r>
      <w:r>
        <w:rPr>
          <w:spacing w:val="33"/>
        </w:rPr>
        <w:t xml:space="preserve"> </w:t>
      </w:r>
      <w:r>
        <w:t>caused</w:t>
      </w:r>
    </w:p>
    <w:p w14:paraId="6ABD53C0" w14:textId="77777777" w:rsidR="00E2709D" w:rsidRDefault="00462487">
      <w:pPr>
        <w:pStyle w:val="BodyText"/>
        <w:spacing w:line="289" w:lineRule="exact"/>
        <w:ind w:left="227"/>
      </w:pPr>
      <w:r>
        <w:rPr>
          <w:rFonts w:ascii="Trebuchet MS"/>
          <w:sz w:val="12"/>
        </w:rPr>
        <w:t xml:space="preserve">260    </w:t>
      </w:r>
      <w:r>
        <w:rPr>
          <w:rFonts w:ascii="Trebuchet MS"/>
          <w:spacing w:val="19"/>
          <w:sz w:val="12"/>
        </w:rPr>
        <w:t xml:space="preserve"> </w:t>
      </w:r>
      <w:r>
        <w:rPr>
          <w:w w:val="105"/>
        </w:rPr>
        <w:t>by</w:t>
      </w:r>
      <w:r>
        <w:rPr>
          <w:spacing w:val="29"/>
          <w:w w:val="105"/>
        </w:rPr>
        <w:t xml:space="preserve"> </w:t>
      </w:r>
      <w:r>
        <w:rPr>
          <w:w w:val="105"/>
        </w:rPr>
        <w:t>the</w:t>
      </w:r>
      <w:r>
        <w:rPr>
          <w:spacing w:val="29"/>
          <w:w w:val="105"/>
        </w:rPr>
        <w:t xml:space="preserve"> </w:t>
      </w:r>
      <w:r>
        <w:rPr>
          <w:w w:val="105"/>
        </w:rPr>
        <w:t>erratic</w:t>
      </w:r>
      <w:r>
        <w:rPr>
          <w:spacing w:val="29"/>
          <w:w w:val="105"/>
        </w:rPr>
        <w:t xml:space="preserve"> </w:t>
      </w:r>
      <w:proofErr w:type="spellStart"/>
      <w:r>
        <w:rPr>
          <w:w w:val="105"/>
        </w:rPr>
        <w:t>behaviour</w:t>
      </w:r>
      <w:proofErr w:type="spellEnd"/>
      <w:r>
        <w:rPr>
          <w:spacing w:val="29"/>
          <w:w w:val="105"/>
        </w:rPr>
        <w:t xml:space="preserve"> </w:t>
      </w:r>
      <w:r>
        <w:rPr>
          <w:w w:val="105"/>
        </w:rPr>
        <w:t>of</w:t>
      </w:r>
      <w:r>
        <w:rPr>
          <w:spacing w:val="28"/>
          <w:w w:val="105"/>
        </w:rPr>
        <w:t xml:space="preserve"> </w:t>
      </w:r>
      <w:r>
        <w:rPr>
          <w:w w:val="105"/>
        </w:rPr>
        <w:t>some</w:t>
      </w:r>
      <w:r>
        <w:rPr>
          <w:spacing w:val="29"/>
          <w:w w:val="105"/>
        </w:rPr>
        <w:t xml:space="preserve"> </w:t>
      </w:r>
      <w:r>
        <w:rPr>
          <w:w w:val="105"/>
        </w:rPr>
        <w:t>NWP</w:t>
      </w:r>
      <w:r>
        <w:rPr>
          <w:spacing w:val="28"/>
          <w:w w:val="105"/>
        </w:rPr>
        <w:t xml:space="preserve"> </w:t>
      </w:r>
      <w:hyperlink w:anchor="_bookmark33" w:history="1">
        <w:proofErr w:type="spellStart"/>
        <w:r>
          <w:rPr>
            <w:w w:val="105"/>
          </w:rPr>
          <w:t>Bartholmes</w:t>
        </w:r>
        <w:proofErr w:type="spellEnd"/>
        <w:r>
          <w:rPr>
            <w:spacing w:val="29"/>
            <w:w w:val="105"/>
          </w:rPr>
          <w:t xml:space="preserve"> </w:t>
        </w:r>
        <w:r>
          <w:rPr>
            <w:w w:val="105"/>
          </w:rPr>
          <w:t>et</w:t>
        </w:r>
        <w:r>
          <w:rPr>
            <w:spacing w:val="28"/>
            <w:w w:val="105"/>
          </w:rPr>
          <w:t xml:space="preserve"> </w:t>
        </w:r>
        <w:r>
          <w:rPr>
            <w:w w:val="105"/>
          </w:rPr>
          <w:t>al.</w:t>
        </w:r>
      </w:hyperlink>
      <w:r>
        <w:rPr>
          <w:spacing w:val="29"/>
          <w:w w:val="105"/>
        </w:rPr>
        <w:t xml:space="preserve"> </w:t>
      </w:r>
      <w:hyperlink w:anchor="_bookmark33" w:history="1">
        <w:r>
          <w:rPr>
            <w:w w:val="105"/>
          </w:rPr>
          <w:t>(2009).</w:t>
        </w:r>
      </w:hyperlink>
      <w:r>
        <w:rPr>
          <w:w w:val="105"/>
        </w:rPr>
        <w:t xml:space="preserve"> </w:t>
      </w:r>
      <w:r>
        <w:rPr>
          <w:spacing w:val="21"/>
          <w:w w:val="105"/>
        </w:rPr>
        <w:t xml:space="preserve"> </w:t>
      </w:r>
      <w:r>
        <w:rPr>
          <w:w w:val="105"/>
        </w:rPr>
        <w:t>This</w:t>
      </w:r>
      <w:r>
        <w:rPr>
          <w:spacing w:val="28"/>
          <w:w w:val="105"/>
        </w:rPr>
        <w:t xml:space="preserve"> </w:t>
      </w:r>
      <w:r>
        <w:rPr>
          <w:w w:val="105"/>
        </w:rPr>
        <w:t>cri-</w:t>
      </w:r>
    </w:p>
    <w:p w14:paraId="7C42D8DE" w14:textId="77777777" w:rsidR="00E2709D" w:rsidRDefault="00462487">
      <w:pPr>
        <w:pStyle w:val="BodyText"/>
        <w:spacing w:line="291" w:lineRule="exact"/>
        <w:ind w:left="227"/>
      </w:pPr>
      <w:r>
        <w:rPr>
          <w:rFonts w:ascii="Trebuchet MS"/>
          <w:sz w:val="12"/>
        </w:rPr>
        <w:t xml:space="preserve">261    </w:t>
      </w:r>
      <w:r>
        <w:rPr>
          <w:rFonts w:ascii="Trebuchet MS"/>
          <w:spacing w:val="19"/>
          <w:sz w:val="12"/>
        </w:rPr>
        <w:t xml:space="preserve"> </w:t>
      </w:r>
      <w:proofErr w:type="spellStart"/>
      <w:r>
        <w:t>terion</w:t>
      </w:r>
      <w:proofErr w:type="spellEnd"/>
      <w:r>
        <w:rPr>
          <w:spacing w:val="55"/>
        </w:rPr>
        <w:t xml:space="preserve"> </w:t>
      </w:r>
      <w:r>
        <w:t>aims</w:t>
      </w:r>
      <w:r>
        <w:rPr>
          <w:spacing w:val="53"/>
        </w:rPr>
        <w:t xml:space="preserve"> </w:t>
      </w:r>
      <w:r>
        <w:t>to</w:t>
      </w:r>
      <w:r>
        <w:rPr>
          <w:spacing w:val="54"/>
        </w:rPr>
        <w:t xml:space="preserve"> </w:t>
      </w:r>
      <w:r>
        <w:t>replicate</w:t>
      </w:r>
      <w:r>
        <w:rPr>
          <w:spacing w:val="55"/>
        </w:rPr>
        <w:t xml:space="preserve"> </w:t>
      </w:r>
      <w:r>
        <w:t>the</w:t>
      </w:r>
      <w:r>
        <w:rPr>
          <w:spacing w:val="53"/>
        </w:rPr>
        <w:t xml:space="preserve"> </w:t>
      </w:r>
      <w:proofErr w:type="spellStart"/>
      <w:r>
        <w:t>behaviour</w:t>
      </w:r>
      <w:proofErr w:type="spellEnd"/>
      <w:r>
        <w:rPr>
          <w:spacing w:val="54"/>
        </w:rPr>
        <w:t xml:space="preserve"> </w:t>
      </w:r>
      <w:r>
        <w:t>of</w:t>
      </w:r>
      <w:r>
        <w:rPr>
          <w:spacing w:val="54"/>
        </w:rPr>
        <w:t xml:space="preserve"> </w:t>
      </w:r>
      <w:r>
        <w:t>a</w:t>
      </w:r>
      <w:r>
        <w:rPr>
          <w:spacing w:val="54"/>
        </w:rPr>
        <w:t xml:space="preserve"> </w:t>
      </w:r>
      <w:r>
        <w:t>forecaster,</w:t>
      </w:r>
      <w:r>
        <w:rPr>
          <w:spacing w:val="60"/>
        </w:rPr>
        <w:t xml:space="preserve"> </w:t>
      </w:r>
      <w:r>
        <w:t>who</w:t>
      </w:r>
      <w:r>
        <w:rPr>
          <w:spacing w:val="53"/>
        </w:rPr>
        <w:t xml:space="preserve"> </w:t>
      </w:r>
      <w:r>
        <w:t>would</w:t>
      </w:r>
      <w:r>
        <w:rPr>
          <w:spacing w:val="55"/>
        </w:rPr>
        <w:t xml:space="preserve"> </w:t>
      </w:r>
      <w:r>
        <w:t>wait</w:t>
      </w:r>
      <w:r>
        <w:rPr>
          <w:spacing w:val="54"/>
        </w:rPr>
        <w:t xml:space="preserve"> </w:t>
      </w:r>
      <w:r>
        <w:t>to</w:t>
      </w:r>
    </w:p>
    <w:p w14:paraId="2B86C0F9"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6BA5E1E7" w14:textId="77777777" w:rsidR="00E2709D" w:rsidRDefault="00E2709D">
      <w:pPr>
        <w:pStyle w:val="BodyText"/>
        <w:rPr>
          <w:sz w:val="20"/>
        </w:rPr>
      </w:pPr>
    </w:p>
    <w:p w14:paraId="55D845C4" w14:textId="77777777" w:rsidR="00E2709D" w:rsidRDefault="00E2709D">
      <w:pPr>
        <w:pStyle w:val="BodyText"/>
        <w:rPr>
          <w:sz w:val="20"/>
        </w:rPr>
      </w:pPr>
    </w:p>
    <w:p w14:paraId="64F94AF0" w14:textId="77777777" w:rsidR="00E2709D" w:rsidRDefault="00E2709D">
      <w:pPr>
        <w:pStyle w:val="BodyText"/>
        <w:rPr>
          <w:sz w:val="20"/>
        </w:rPr>
      </w:pPr>
    </w:p>
    <w:p w14:paraId="4ABCD81E" w14:textId="77777777" w:rsidR="00E2709D" w:rsidRDefault="00E2709D">
      <w:pPr>
        <w:pStyle w:val="BodyText"/>
        <w:spacing w:before="11"/>
        <w:rPr>
          <w:sz w:val="19"/>
        </w:rPr>
      </w:pPr>
    </w:p>
    <w:p w14:paraId="49BBC533" w14:textId="77777777" w:rsidR="00E2709D" w:rsidRDefault="00E2709D">
      <w:pPr>
        <w:rPr>
          <w:sz w:val="19"/>
        </w:rPr>
        <w:sectPr w:rsidR="00E2709D">
          <w:pgSz w:w="12240" w:h="15840"/>
          <w:pgMar w:top="1500" w:right="1720" w:bottom="1960" w:left="1600" w:header="0" w:footer="1777" w:gutter="0"/>
          <w:cols w:space="720"/>
        </w:sectPr>
      </w:pPr>
    </w:p>
    <w:p w14:paraId="43890840" w14:textId="77777777" w:rsidR="00E2709D" w:rsidRDefault="00E2709D">
      <w:pPr>
        <w:pStyle w:val="BodyText"/>
        <w:spacing w:before="8"/>
        <w:rPr>
          <w:sz w:val="13"/>
        </w:rPr>
      </w:pPr>
    </w:p>
    <w:p w14:paraId="7B0E471A" w14:textId="77777777" w:rsidR="00E2709D" w:rsidRDefault="00462487">
      <w:pPr>
        <w:ind w:left="227"/>
        <w:rPr>
          <w:rFonts w:ascii="Trebuchet MS"/>
          <w:sz w:val="12"/>
        </w:rPr>
      </w:pPr>
      <w:r>
        <w:rPr>
          <w:rFonts w:ascii="Trebuchet MS"/>
          <w:sz w:val="12"/>
        </w:rPr>
        <w:t>262</w:t>
      </w:r>
    </w:p>
    <w:p w14:paraId="6DCAB810" w14:textId="77777777" w:rsidR="00E2709D" w:rsidRDefault="00E2709D">
      <w:pPr>
        <w:pStyle w:val="BodyText"/>
        <w:spacing w:before="10"/>
        <w:rPr>
          <w:rFonts w:ascii="Trebuchet MS"/>
          <w:sz w:val="12"/>
        </w:rPr>
      </w:pPr>
    </w:p>
    <w:p w14:paraId="15043553" w14:textId="77777777" w:rsidR="00E2709D" w:rsidRDefault="00462487">
      <w:pPr>
        <w:ind w:left="227"/>
        <w:rPr>
          <w:rFonts w:ascii="Trebuchet MS"/>
          <w:sz w:val="12"/>
        </w:rPr>
      </w:pPr>
      <w:r>
        <w:rPr>
          <w:rFonts w:ascii="Trebuchet MS"/>
          <w:sz w:val="12"/>
        </w:rPr>
        <w:t>263</w:t>
      </w:r>
    </w:p>
    <w:p w14:paraId="5D7E8033" w14:textId="77777777" w:rsidR="00E2709D" w:rsidRDefault="00E2709D">
      <w:pPr>
        <w:pStyle w:val="BodyText"/>
        <w:spacing w:before="10"/>
        <w:rPr>
          <w:rFonts w:ascii="Trebuchet MS"/>
          <w:sz w:val="12"/>
        </w:rPr>
      </w:pPr>
    </w:p>
    <w:p w14:paraId="59091691" w14:textId="77777777" w:rsidR="00E2709D" w:rsidRDefault="00462487">
      <w:pPr>
        <w:spacing w:before="1"/>
        <w:ind w:left="227"/>
        <w:rPr>
          <w:rFonts w:ascii="Trebuchet MS"/>
          <w:sz w:val="12"/>
        </w:rPr>
      </w:pPr>
      <w:r>
        <w:rPr>
          <w:rFonts w:ascii="Trebuchet MS"/>
          <w:sz w:val="12"/>
        </w:rPr>
        <w:t>264</w:t>
      </w:r>
    </w:p>
    <w:p w14:paraId="4CB3A40C" w14:textId="77777777" w:rsidR="00E2709D" w:rsidRDefault="00E2709D">
      <w:pPr>
        <w:pStyle w:val="BodyText"/>
        <w:spacing w:before="10"/>
        <w:rPr>
          <w:rFonts w:ascii="Trebuchet MS"/>
          <w:sz w:val="12"/>
        </w:rPr>
      </w:pPr>
    </w:p>
    <w:p w14:paraId="22A9455D" w14:textId="77777777" w:rsidR="00E2709D" w:rsidRDefault="00462487">
      <w:pPr>
        <w:ind w:left="227"/>
        <w:rPr>
          <w:rFonts w:ascii="Trebuchet MS"/>
          <w:sz w:val="12"/>
        </w:rPr>
      </w:pPr>
      <w:r>
        <w:rPr>
          <w:rFonts w:ascii="Trebuchet MS"/>
          <w:sz w:val="12"/>
        </w:rPr>
        <w:t>265</w:t>
      </w:r>
    </w:p>
    <w:p w14:paraId="52D6D4EE" w14:textId="77777777" w:rsidR="00E2709D" w:rsidRDefault="00E2709D">
      <w:pPr>
        <w:pStyle w:val="BodyText"/>
        <w:spacing w:before="10"/>
        <w:rPr>
          <w:rFonts w:ascii="Trebuchet MS"/>
          <w:sz w:val="12"/>
        </w:rPr>
      </w:pPr>
    </w:p>
    <w:p w14:paraId="16B387A1" w14:textId="77777777" w:rsidR="00E2709D" w:rsidRDefault="00462487">
      <w:pPr>
        <w:ind w:left="227"/>
        <w:rPr>
          <w:rFonts w:ascii="Trebuchet MS"/>
          <w:sz w:val="12"/>
        </w:rPr>
      </w:pPr>
      <w:r>
        <w:rPr>
          <w:rFonts w:ascii="Trebuchet MS"/>
          <w:sz w:val="12"/>
        </w:rPr>
        <w:t>266</w:t>
      </w:r>
    </w:p>
    <w:p w14:paraId="0066E4D0" w14:textId="77777777" w:rsidR="00E2709D" w:rsidRDefault="00E2709D">
      <w:pPr>
        <w:pStyle w:val="BodyText"/>
        <w:spacing w:before="10"/>
        <w:rPr>
          <w:rFonts w:ascii="Trebuchet MS"/>
          <w:sz w:val="12"/>
        </w:rPr>
      </w:pPr>
    </w:p>
    <w:p w14:paraId="0664B152" w14:textId="77777777" w:rsidR="00E2709D" w:rsidRDefault="00462487">
      <w:pPr>
        <w:ind w:left="227"/>
        <w:rPr>
          <w:rFonts w:ascii="Trebuchet MS"/>
          <w:sz w:val="12"/>
        </w:rPr>
      </w:pPr>
      <w:r>
        <w:rPr>
          <w:rFonts w:ascii="Trebuchet MS"/>
          <w:sz w:val="12"/>
        </w:rPr>
        <w:t>267</w:t>
      </w:r>
    </w:p>
    <w:p w14:paraId="5FF33B47" w14:textId="77777777" w:rsidR="00E2709D" w:rsidRDefault="00E2709D">
      <w:pPr>
        <w:pStyle w:val="BodyText"/>
        <w:spacing w:before="10"/>
        <w:rPr>
          <w:rFonts w:ascii="Trebuchet MS"/>
          <w:sz w:val="12"/>
        </w:rPr>
      </w:pPr>
    </w:p>
    <w:p w14:paraId="11360C9E" w14:textId="77777777" w:rsidR="00E2709D" w:rsidRDefault="00462487">
      <w:pPr>
        <w:spacing w:before="1"/>
        <w:ind w:left="227"/>
        <w:rPr>
          <w:rFonts w:ascii="Trebuchet MS"/>
          <w:sz w:val="12"/>
        </w:rPr>
      </w:pPr>
      <w:r>
        <w:rPr>
          <w:rFonts w:ascii="Trebuchet MS"/>
          <w:sz w:val="12"/>
        </w:rPr>
        <w:t>268</w:t>
      </w:r>
    </w:p>
    <w:p w14:paraId="618EB35B" w14:textId="77777777" w:rsidR="00E2709D" w:rsidRDefault="00E2709D">
      <w:pPr>
        <w:pStyle w:val="BodyText"/>
        <w:spacing w:before="10"/>
        <w:rPr>
          <w:rFonts w:ascii="Trebuchet MS"/>
          <w:sz w:val="12"/>
        </w:rPr>
      </w:pPr>
    </w:p>
    <w:p w14:paraId="3A839F79" w14:textId="77777777" w:rsidR="00E2709D" w:rsidRDefault="00462487">
      <w:pPr>
        <w:ind w:left="227"/>
        <w:rPr>
          <w:rFonts w:ascii="Trebuchet MS"/>
          <w:sz w:val="12"/>
        </w:rPr>
      </w:pPr>
      <w:r>
        <w:rPr>
          <w:rFonts w:ascii="Trebuchet MS"/>
          <w:sz w:val="12"/>
        </w:rPr>
        <w:t>269</w:t>
      </w:r>
    </w:p>
    <w:p w14:paraId="6689B0A2" w14:textId="77777777" w:rsidR="00E2709D" w:rsidRDefault="00E2709D">
      <w:pPr>
        <w:pStyle w:val="BodyText"/>
        <w:spacing w:before="10"/>
        <w:rPr>
          <w:rFonts w:ascii="Trebuchet MS"/>
          <w:sz w:val="12"/>
        </w:rPr>
      </w:pPr>
    </w:p>
    <w:p w14:paraId="4B4A2239" w14:textId="77777777" w:rsidR="00E2709D" w:rsidRDefault="00462487">
      <w:pPr>
        <w:ind w:left="227"/>
        <w:rPr>
          <w:rFonts w:ascii="Trebuchet MS"/>
          <w:sz w:val="12"/>
        </w:rPr>
      </w:pPr>
      <w:r>
        <w:rPr>
          <w:rFonts w:ascii="Trebuchet MS"/>
          <w:sz w:val="12"/>
        </w:rPr>
        <w:t>270</w:t>
      </w:r>
    </w:p>
    <w:p w14:paraId="760FC9B5" w14:textId="77777777" w:rsidR="00E2709D" w:rsidRDefault="00E2709D">
      <w:pPr>
        <w:pStyle w:val="BodyText"/>
        <w:spacing w:before="10"/>
        <w:rPr>
          <w:rFonts w:ascii="Trebuchet MS"/>
          <w:sz w:val="12"/>
        </w:rPr>
      </w:pPr>
    </w:p>
    <w:p w14:paraId="56BA1F43" w14:textId="77777777" w:rsidR="00E2709D" w:rsidRDefault="00462487">
      <w:pPr>
        <w:ind w:left="227"/>
        <w:rPr>
          <w:rFonts w:ascii="Trebuchet MS"/>
          <w:sz w:val="12"/>
        </w:rPr>
      </w:pPr>
      <w:r>
        <w:rPr>
          <w:rFonts w:ascii="Trebuchet MS"/>
          <w:sz w:val="12"/>
        </w:rPr>
        <w:t>271</w:t>
      </w:r>
    </w:p>
    <w:p w14:paraId="3D4E2694" w14:textId="77777777" w:rsidR="00E2709D" w:rsidRDefault="00E2709D">
      <w:pPr>
        <w:pStyle w:val="BodyText"/>
        <w:spacing w:before="10"/>
        <w:rPr>
          <w:rFonts w:ascii="Trebuchet MS"/>
          <w:sz w:val="12"/>
        </w:rPr>
      </w:pPr>
    </w:p>
    <w:p w14:paraId="7A2AE26A" w14:textId="77777777" w:rsidR="00E2709D" w:rsidRDefault="00462487">
      <w:pPr>
        <w:ind w:left="227"/>
        <w:rPr>
          <w:rFonts w:ascii="Trebuchet MS"/>
          <w:sz w:val="12"/>
        </w:rPr>
      </w:pPr>
      <w:r>
        <w:rPr>
          <w:rFonts w:ascii="Trebuchet MS"/>
          <w:sz w:val="12"/>
        </w:rPr>
        <w:t>272</w:t>
      </w:r>
    </w:p>
    <w:p w14:paraId="5A3CF6DD" w14:textId="77777777" w:rsidR="00E2709D" w:rsidRDefault="00E2709D">
      <w:pPr>
        <w:pStyle w:val="BodyText"/>
        <w:spacing w:before="11"/>
        <w:rPr>
          <w:rFonts w:ascii="Trebuchet MS"/>
          <w:sz w:val="12"/>
        </w:rPr>
      </w:pPr>
    </w:p>
    <w:p w14:paraId="6FD76DF3" w14:textId="77777777" w:rsidR="00E2709D" w:rsidRDefault="00462487">
      <w:pPr>
        <w:ind w:left="227"/>
        <w:rPr>
          <w:rFonts w:ascii="Trebuchet MS"/>
          <w:sz w:val="12"/>
        </w:rPr>
      </w:pPr>
      <w:r>
        <w:rPr>
          <w:rFonts w:ascii="Trebuchet MS"/>
          <w:sz w:val="12"/>
        </w:rPr>
        <w:t>273</w:t>
      </w:r>
    </w:p>
    <w:p w14:paraId="36A1F22C" w14:textId="77777777" w:rsidR="00E2709D" w:rsidRDefault="00E2709D">
      <w:pPr>
        <w:pStyle w:val="BodyText"/>
        <w:rPr>
          <w:rFonts w:ascii="Trebuchet MS"/>
          <w:sz w:val="12"/>
        </w:rPr>
      </w:pPr>
    </w:p>
    <w:p w14:paraId="7DD4553A" w14:textId="77777777" w:rsidR="00E2709D" w:rsidRDefault="00E2709D">
      <w:pPr>
        <w:pStyle w:val="BodyText"/>
        <w:rPr>
          <w:rFonts w:ascii="Trebuchet MS"/>
          <w:sz w:val="12"/>
        </w:rPr>
      </w:pPr>
    </w:p>
    <w:p w14:paraId="55D68AB4" w14:textId="77777777" w:rsidR="00E2709D" w:rsidRDefault="00E2709D">
      <w:pPr>
        <w:pStyle w:val="BodyText"/>
        <w:rPr>
          <w:rFonts w:ascii="Trebuchet MS"/>
          <w:sz w:val="12"/>
        </w:rPr>
      </w:pPr>
    </w:p>
    <w:p w14:paraId="22940651" w14:textId="77777777" w:rsidR="00E2709D" w:rsidRDefault="00E2709D">
      <w:pPr>
        <w:pStyle w:val="BodyText"/>
        <w:rPr>
          <w:rFonts w:ascii="Trebuchet MS"/>
          <w:sz w:val="12"/>
        </w:rPr>
      </w:pPr>
    </w:p>
    <w:p w14:paraId="23C30C9F" w14:textId="77777777" w:rsidR="00E2709D" w:rsidRDefault="00E2709D">
      <w:pPr>
        <w:pStyle w:val="BodyText"/>
        <w:rPr>
          <w:rFonts w:ascii="Trebuchet MS"/>
          <w:sz w:val="12"/>
        </w:rPr>
      </w:pPr>
    </w:p>
    <w:p w14:paraId="0CC7F646" w14:textId="77777777" w:rsidR="00E2709D" w:rsidRDefault="00E2709D">
      <w:pPr>
        <w:pStyle w:val="BodyText"/>
        <w:rPr>
          <w:rFonts w:ascii="Trebuchet MS"/>
          <w:sz w:val="12"/>
        </w:rPr>
      </w:pPr>
    </w:p>
    <w:p w14:paraId="6E3F8BFB" w14:textId="77777777" w:rsidR="00E2709D" w:rsidRDefault="00E2709D">
      <w:pPr>
        <w:pStyle w:val="BodyText"/>
        <w:rPr>
          <w:rFonts w:ascii="Trebuchet MS"/>
          <w:sz w:val="12"/>
        </w:rPr>
      </w:pPr>
    </w:p>
    <w:p w14:paraId="16EA1100" w14:textId="77777777" w:rsidR="00E2709D" w:rsidRDefault="00E2709D">
      <w:pPr>
        <w:pStyle w:val="BodyText"/>
        <w:rPr>
          <w:rFonts w:ascii="Trebuchet MS"/>
          <w:sz w:val="12"/>
        </w:rPr>
      </w:pPr>
    </w:p>
    <w:p w14:paraId="2C9AE75F" w14:textId="77777777" w:rsidR="00E2709D" w:rsidRDefault="00E2709D">
      <w:pPr>
        <w:pStyle w:val="BodyText"/>
        <w:spacing w:before="11"/>
        <w:rPr>
          <w:rFonts w:ascii="Trebuchet MS"/>
          <w:sz w:val="12"/>
        </w:rPr>
      </w:pPr>
    </w:p>
    <w:p w14:paraId="4DAAEE18" w14:textId="77777777" w:rsidR="00E2709D" w:rsidRDefault="00462487">
      <w:pPr>
        <w:ind w:left="227"/>
        <w:rPr>
          <w:rFonts w:ascii="Trebuchet MS"/>
          <w:sz w:val="12"/>
        </w:rPr>
      </w:pPr>
      <w:r>
        <w:rPr>
          <w:rFonts w:ascii="Trebuchet MS"/>
          <w:sz w:val="12"/>
        </w:rPr>
        <w:t>274</w:t>
      </w:r>
    </w:p>
    <w:p w14:paraId="317CEC9B" w14:textId="77777777" w:rsidR="00E2709D" w:rsidRDefault="00E2709D">
      <w:pPr>
        <w:pStyle w:val="BodyText"/>
        <w:spacing w:before="10"/>
        <w:rPr>
          <w:rFonts w:ascii="Trebuchet MS"/>
          <w:sz w:val="12"/>
        </w:rPr>
      </w:pPr>
    </w:p>
    <w:p w14:paraId="208DC0A4" w14:textId="77777777" w:rsidR="00E2709D" w:rsidRDefault="00462487">
      <w:pPr>
        <w:ind w:left="227"/>
        <w:rPr>
          <w:rFonts w:ascii="Trebuchet MS"/>
          <w:sz w:val="12"/>
        </w:rPr>
      </w:pPr>
      <w:r>
        <w:rPr>
          <w:rFonts w:ascii="Trebuchet MS"/>
          <w:sz w:val="12"/>
        </w:rPr>
        <w:t>275</w:t>
      </w:r>
    </w:p>
    <w:p w14:paraId="79240E3E" w14:textId="77777777" w:rsidR="00E2709D" w:rsidRDefault="00E2709D">
      <w:pPr>
        <w:pStyle w:val="BodyText"/>
        <w:spacing w:before="10"/>
        <w:rPr>
          <w:rFonts w:ascii="Trebuchet MS"/>
          <w:sz w:val="12"/>
        </w:rPr>
      </w:pPr>
    </w:p>
    <w:p w14:paraId="77436957" w14:textId="77777777" w:rsidR="00E2709D" w:rsidRDefault="00462487">
      <w:pPr>
        <w:spacing w:before="1"/>
        <w:ind w:left="227"/>
        <w:rPr>
          <w:rFonts w:ascii="Trebuchet MS"/>
          <w:sz w:val="12"/>
        </w:rPr>
      </w:pPr>
      <w:r>
        <w:rPr>
          <w:rFonts w:ascii="Trebuchet MS"/>
          <w:sz w:val="12"/>
        </w:rPr>
        <w:t>276</w:t>
      </w:r>
    </w:p>
    <w:p w14:paraId="702D2284" w14:textId="77777777" w:rsidR="00E2709D" w:rsidRDefault="00E2709D">
      <w:pPr>
        <w:pStyle w:val="BodyText"/>
        <w:spacing w:before="10"/>
        <w:rPr>
          <w:rFonts w:ascii="Trebuchet MS"/>
          <w:sz w:val="12"/>
        </w:rPr>
      </w:pPr>
    </w:p>
    <w:p w14:paraId="0E922229" w14:textId="77777777" w:rsidR="00E2709D" w:rsidRDefault="00462487">
      <w:pPr>
        <w:ind w:left="227"/>
        <w:rPr>
          <w:rFonts w:ascii="Trebuchet MS"/>
          <w:sz w:val="12"/>
        </w:rPr>
      </w:pPr>
      <w:r>
        <w:rPr>
          <w:rFonts w:ascii="Trebuchet MS"/>
          <w:sz w:val="12"/>
        </w:rPr>
        <w:t>277</w:t>
      </w:r>
    </w:p>
    <w:p w14:paraId="17352A48" w14:textId="77777777" w:rsidR="00E2709D" w:rsidRDefault="00E2709D">
      <w:pPr>
        <w:pStyle w:val="BodyText"/>
        <w:spacing w:before="10"/>
        <w:rPr>
          <w:rFonts w:ascii="Trebuchet MS"/>
          <w:sz w:val="12"/>
        </w:rPr>
      </w:pPr>
    </w:p>
    <w:p w14:paraId="6DA3C626" w14:textId="77777777" w:rsidR="00E2709D" w:rsidRDefault="00462487">
      <w:pPr>
        <w:ind w:left="227"/>
        <w:rPr>
          <w:rFonts w:ascii="Trebuchet MS"/>
          <w:sz w:val="12"/>
        </w:rPr>
      </w:pPr>
      <w:r>
        <w:rPr>
          <w:rFonts w:ascii="Trebuchet MS"/>
          <w:sz w:val="12"/>
        </w:rPr>
        <w:t>278</w:t>
      </w:r>
    </w:p>
    <w:p w14:paraId="3EF59046" w14:textId="77777777" w:rsidR="00E2709D" w:rsidRDefault="00E2709D">
      <w:pPr>
        <w:pStyle w:val="BodyText"/>
        <w:spacing w:before="10"/>
        <w:rPr>
          <w:rFonts w:ascii="Trebuchet MS"/>
          <w:sz w:val="12"/>
        </w:rPr>
      </w:pPr>
    </w:p>
    <w:p w14:paraId="6DAC99A1" w14:textId="77777777" w:rsidR="00E2709D" w:rsidRDefault="00462487">
      <w:pPr>
        <w:ind w:left="227"/>
        <w:rPr>
          <w:rFonts w:ascii="Trebuchet MS"/>
          <w:sz w:val="12"/>
        </w:rPr>
      </w:pPr>
      <w:r>
        <w:rPr>
          <w:rFonts w:ascii="Trebuchet MS"/>
          <w:sz w:val="12"/>
        </w:rPr>
        <w:t>279</w:t>
      </w:r>
    </w:p>
    <w:p w14:paraId="118EAB47" w14:textId="77777777" w:rsidR="00E2709D" w:rsidRDefault="00E2709D">
      <w:pPr>
        <w:pStyle w:val="BodyText"/>
        <w:spacing w:before="10"/>
        <w:rPr>
          <w:rFonts w:ascii="Trebuchet MS"/>
          <w:sz w:val="12"/>
        </w:rPr>
      </w:pPr>
    </w:p>
    <w:p w14:paraId="294D8AF3" w14:textId="77777777" w:rsidR="00E2709D" w:rsidRDefault="00462487">
      <w:pPr>
        <w:spacing w:before="1"/>
        <w:ind w:left="227"/>
        <w:rPr>
          <w:rFonts w:ascii="Trebuchet MS"/>
          <w:sz w:val="12"/>
        </w:rPr>
      </w:pPr>
      <w:r>
        <w:rPr>
          <w:rFonts w:ascii="Trebuchet MS"/>
          <w:sz w:val="12"/>
        </w:rPr>
        <w:t>280</w:t>
      </w:r>
    </w:p>
    <w:p w14:paraId="1ED8630C" w14:textId="77777777" w:rsidR="00E2709D" w:rsidRDefault="00462487">
      <w:pPr>
        <w:pStyle w:val="BodyText"/>
        <w:spacing w:before="53" w:line="237" w:lineRule="auto"/>
        <w:ind w:left="100" w:right="528"/>
        <w:jc w:val="right"/>
      </w:pPr>
      <w:r>
        <w:br w:type="column"/>
      </w:r>
      <w:r>
        <w:rPr>
          <w:w w:val="105"/>
        </w:rPr>
        <w:t>send</w:t>
      </w:r>
      <w:r>
        <w:rPr>
          <w:spacing w:val="14"/>
          <w:w w:val="105"/>
        </w:rPr>
        <w:t xml:space="preserve"> </w:t>
      </w:r>
      <w:r>
        <w:rPr>
          <w:w w:val="105"/>
        </w:rPr>
        <w:t>the</w:t>
      </w:r>
      <w:r>
        <w:rPr>
          <w:spacing w:val="15"/>
          <w:w w:val="105"/>
        </w:rPr>
        <w:t xml:space="preserve"> </w:t>
      </w:r>
      <w:r>
        <w:rPr>
          <w:w w:val="105"/>
        </w:rPr>
        <w:t>warning</w:t>
      </w:r>
      <w:r>
        <w:rPr>
          <w:spacing w:val="15"/>
          <w:w w:val="105"/>
        </w:rPr>
        <w:t xml:space="preserve"> </w:t>
      </w:r>
      <w:r>
        <w:rPr>
          <w:w w:val="105"/>
        </w:rPr>
        <w:t>until</w:t>
      </w:r>
      <w:r>
        <w:rPr>
          <w:spacing w:val="15"/>
          <w:w w:val="105"/>
        </w:rPr>
        <w:t xml:space="preserve"> </w:t>
      </w:r>
      <w:r>
        <w:rPr>
          <w:w w:val="105"/>
        </w:rPr>
        <w:t>consecutive</w:t>
      </w:r>
      <w:r>
        <w:rPr>
          <w:spacing w:val="14"/>
          <w:w w:val="105"/>
        </w:rPr>
        <w:t xml:space="preserve"> </w:t>
      </w:r>
      <w:r>
        <w:rPr>
          <w:w w:val="105"/>
        </w:rPr>
        <w:t>forecasts</w:t>
      </w:r>
      <w:r>
        <w:rPr>
          <w:spacing w:val="15"/>
          <w:w w:val="105"/>
        </w:rPr>
        <w:t xml:space="preserve"> </w:t>
      </w:r>
      <w:r>
        <w:rPr>
          <w:w w:val="105"/>
        </w:rPr>
        <w:t>predict</w:t>
      </w:r>
      <w:r>
        <w:rPr>
          <w:spacing w:val="15"/>
          <w:w w:val="105"/>
        </w:rPr>
        <w:t xml:space="preserve"> </w:t>
      </w:r>
      <w:r>
        <w:rPr>
          <w:w w:val="105"/>
        </w:rPr>
        <w:t>the</w:t>
      </w:r>
      <w:r>
        <w:rPr>
          <w:spacing w:val="15"/>
          <w:w w:val="105"/>
        </w:rPr>
        <w:t xml:space="preserve"> </w:t>
      </w:r>
      <w:r>
        <w:rPr>
          <w:w w:val="105"/>
        </w:rPr>
        <w:t>event.</w:t>
      </w:r>
      <w:r>
        <w:rPr>
          <w:spacing w:val="56"/>
          <w:w w:val="105"/>
        </w:rPr>
        <w:t xml:space="preserve"> </w:t>
      </w:r>
      <w:r>
        <w:rPr>
          <w:w w:val="105"/>
        </w:rPr>
        <w:t>In</w:t>
      </w:r>
      <w:r>
        <w:rPr>
          <w:spacing w:val="15"/>
          <w:w w:val="105"/>
        </w:rPr>
        <w:t xml:space="preserve"> </w:t>
      </w:r>
      <w:r>
        <w:rPr>
          <w:w w:val="105"/>
        </w:rPr>
        <w:t>the</w:t>
      </w:r>
      <w:r>
        <w:rPr>
          <w:spacing w:val="15"/>
          <w:w w:val="105"/>
        </w:rPr>
        <w:t xml:space="preserve"> </w:t>
      </w:r>
      <w:r>
        <w:rPr>
          <w:w w:val="105"/>
        </w:rPr>
        <w:t>cur-</w:t>
      </w:r>
      <w:r>
        <w:rPr>
          <w:spacing w:val="-54"/>
          <w:w w:val="105"/>
        </w:rPr>
        <w:t xml:space="preserve"> </w:t>
      </w:r>
      <w:r>
        <w:rPr>
          <w:w w:val="105"/>
        </w:rPr>
        <w:t>rent</w:t>
      </w:r>
      <w:r>
        <w:rPr>
          <w:spacing w:val="10"/>
          <w:w w:val="105"/>
        </w:rPr>
        <w:t xml:space="preserve"> </w:t>
      </w:r>
      <w:r>
        <w:rPr>
          <w:w w:val="105"/>
        </w:rPr>
        <w:t>procedure,</w:t>
      </w:r>
      <w:r>
        <w:rPr>
          <w:spacing w:val="14"/>
          <w:w w:val="105"/>
        </w:rPr>
        <w:t xml:space="preserve"> </w:t>
      </w:r>
      <w:r>
        <w:rPr>
          <w:w w:val="105"/>
        </w:rPr>
        <w:t>notifications</w:t>
      </w:r>
      <w:r>
        <w:rPr>
          <w:spacing w:val="10"/>
          <w:w w:val="105"/>
        </w:rPr>
        <w:t xml:space="preserve"> </w:t>
      </w:r>
      <w:r>
        <w:rPr>
          <w:w w:val="105"/>
        </w:rPr>
        <w:t>are</w:t>
      </w:r>
      <w:r>
        <w:rPr>
          <w:spacing w:val="11"/>
          <w:w w:val="105"/>
        </w:rPr>
        <w:t xml:space="preserve"> </w:t>
      </w:r>
      <w:r>
        <w:rPr>
          <w:w w:val="105"/>
        </w:rPr>
        <w:t>sent</w:t>
      </w:r>
      <w:r>
        <w:rPr>
          <w:spacing w:val="10"/>
          <w:w w:val="105"/>
        </w:rPr>
        <w:t xml:space="preserve"> </w:t>
      </w:r>
      <w:r>
        <w:rPr>
          <w:w w:val="105"/>
        </w:rPr>
        <w:t>if</w:t>
      </w:r>
      <w:r>
        <w:rPr>
          <w:spacing w:val="10"/>
          <w:w w:val="105"/>
        </w:rPr>
        <w:t xml:space="preserve"> </w:t>
      </w:r>
      <w:r>
        <w:rPr>
          <w:w w:val="105"/>
        </w:rPr>
        <w:t>3</w:t>
      </w:r>
      <w:r>
        <w:rPr>
          <w:spacing w:val="10"/>
          <w:w w:val="105"/>
        </w:rPr>
        <w:t xml:space="preserve"> </w:t>
      </w:r>
      <w:r>
        <w:rPr>
          <w:w w:val="105"/>
        </w:rPr>
        <w:t>consecutive</w:t>
      </w:r>
      <w:r>
        <w:rPr>
          <w:spacing w:val="11"/>
          <w:w w:val="105"/>
        </w:rPr>
        <w:t xml:space="preserve"> </w:t>
      </w:r>
      <w:r>
        <w:rPr>
          <w:w w:val="105"/>
        </w:rPr>
        <w:t>forecasts</w:t>
      </w:r>
      <w:r>
        <w:rPr>
          <w:spacing w:val="10"/>
          <w:w w:val="105"/>
        </w:rPr>
        <w:t xml:space="preserve"> </w:t>
      </w:r>
      <w:r>
        <w:rPr>
          <w:w w:val="105"/>
        </w:rPr>
        <w:t>exceed</w:t>
      </w:r>
      <w:r>
        <w:rPr>
          <w:spacing w:val="10"/>
          <w:w w:val="105"/>
        </w:rPr>
        <w:t xml:space="preserve"> </w:t>
      </w:r>
      <w:r>
        <w:rPr>
          <w:w w:val="105"/>
        </w:rPr>
        <w:t>the</w:t>
      </w:r>
      <w:r>
        <w:rPr>
          <w:spacing w:val="-54"/>
          <w:w w:val="105"/>
        </w:rPr>
        <w:t xml:space="preserve"> </w:t>
      </w:r>
      <w:r>
        <w:rPr>
          <w:w w:val="105"/>
        </w:rPr>
        <w:t>probability threshold (hereafter referred to as 3/3 persistence).</w:t>
      </w:r>
      <w:r>
        <w:rPr>
          <w:spacing w:val="1"/>
          <w:w w:val="105"/>
        </w:rPr>
        <w:t xml:space="preserve"> </w:t>
      </w:r>
      <w:r>
        <w:rPr>
          <w:w w:val="105"/>
        </w:rPr>
        <w:t>Panel (b) in</w:t>
      </w:r>
      <w:r>
        <w:rPr>
          <w:spacing w:val="-54"/>
          <w:w w:val="105"/>
        </w:rPr>
        <w:t xml:space="preserve"> </w:t>
      </w:r>
      <w:r>
        <w:rPr>
          <w:w w:val="105"/>
        </w:rPr>
        <w:t>Figure</w:t>
      </w:r>
      <w:r>
        <w:rPr>
          <w:spacing w:val="17"/>
          <w:w w:val="105"/>
        </w:rPr>
        <w:t xml:space="preserve"> </w:t>
      </w:r>
      <w:hyperlink w:anchor="_bookmark2" w:history="1">
        <w:r>
          <w:rPr>
            <w:w w:val="105"/>
          </w:rPr>
          <w:t>1</w:t>
        </w:r>
      </w:hyperlink>
      <w:r>
        <w:rPr>
          <w:spacing w:val="18"/>
          <w:w w:val="105"/>
        </w:rPr>
        <w:t xml:space="preserve"> </w:t>
      </w:r>
      <w:r>
        <w:rPr>
          <w:w w:val="105"/>
        </w:rPr>
        <w:t>illustrates</w:t>
      </w:r>
      <w:r>
        <w:rPr>
          <w:spacing w:val="18"/>
          <w:w w:val="105"/>
        </w:rPr>
        <w:t xml:space="preserve"> </w:t>
      </w:r>
      <w:r>
        <w:rPr>
          <w:w w:val="105"/>
        </w:rPr>
        <w:t>the</w:t>
      </w:r>
      <w:r>
        <w:rPr>
          <w:spacing w:val="17"/>
          <w:w w:val="105"/>
        </w:rPr>
        <w:t xml:space="preserve"> </w:t>
      </w:r>
      <w:r>
        <w:rPr>
          <w:w w:val="105"/>
        </w:rPr>
        <w:t>application</w:t>
      </w:r>
      <w:r>
        <w:rPr>
          <w:spacing w:val="18"/>
          <w:w w:val="105"/>
        </w:rPr>
        <w:t xml:space="preserve"> </w:t>
      </w:r>
      <w:r>
        <w:rPr>
          <w:w w:val="105"/>
        </w:rPr>
        <w:t>of</w:t>
      </w:r>
      <w:r>
        <w:rPr>
          <w:spacing w:val="18"/>
          <w:w w:val="105"/>
        </w:rPr>
        <w:t xml:space="preserve"> </w:t>
      </w:r>
      <w:r>
        <w:rPr>
          <w:w w:val="105"/>
        </w:rPr>
        <w:t>these</w:t>
      </w:r>
      <w:r>
        <w:rPr>
          <w:spacing w:val="18"/>
          <w:w w:val="105"/>
        </w:rPr>
        <w:t xml:space="preserve"> </w:t>
      </w:r>
      <w:r>
        <w:rPr>
          <w:w w:val="105"/>
        </w:rPr>
        <w:t>two</w:t>
      </w:r>
      <w:r>
        <w:rPr>
          <w:spacing w:val="17"/>
          <w:w w:val="105"/>
        </w:rPr>
        <w:t xml:space="preserve"> </w:t>
      </w:r>
      <w:r>
        <w:rPr>
          <w:w w:val="105"/>
        </w:rPr>
        <w:t>notification</w:t>
      </w:r>
      <w:r>
        <w:rPr>
          <w:spacing w:val="18"/>
          <w:w w:val="105"/>
        </w:rPr>
        <w:t xml:space="preserve"> </w:t>
      </w:r>
      <w:r>
        <w:rPr>
          <w:w w:val="105"/>
        </w:rPr>
        <w:t>criteria</w:t>
      </w:r>
      <w:r>
        <w:rPr>
          <w:spacing w:val="18"/>
          <w:w w:val="105"/>
        </w:rPr>
        <w:t xml:space="preserve"> </w:t>
      </w:r>
      <w:r>
        <w:rPr>
          <w:w w:val="105"/>
        </w:rPr>
        <w:t>on</w:t>
      </w:r>
      <w:r>
        <w:rPr>
          <w:spacing w:val="17"/>
          <w:w w:val="105"/>
        </w:rPr>
        <w:t xml:space="preserve"> </w:t>
      </w:r>
      <w:r>
        <w:rPr>
          <w:w w:val="105"/>
        </w:rPr>
        <w:t>the</w:t>
      </w:r>
      <w:r>
        <w:rPr>
          <w:spacing w:val="-54"/>
          <w:w w:val="105"/>
        </w:rPr>
        <w:t xml:space="preserve"> </w:t>
      </w:r>
      <w:r>
        <w:rPr>
          <w:w w:val="105"/>
        </w:rPr>
        <w:t>matrix</w:t>
      </w:r>
      <w:r>
        <w:rPr>
          <w:spacing w:val="8"/>
          <w:w w:val="105"/>
        </w:rPr>
        <w:t xml:space="preserve"> </w:t>
      </w:r>
      <w:r>
        <w:rPr>
          <w:w w:val="105"/>
        </w:rPr>
        <w:t>of</w:t>
      </w:r>
      <w:r>
        <w:rPr>
          <w:spacing w:val="9"/>
          <w:w w:val="105"/>
        </w:rPr>
        <w:t xml:space="preserve"> </w:t>
      </w:r>
      <w:r>
        <w:rPr>
          <w:w w:val="105"/>
        </w:rPr>
        <w:t>exceedance</w:t>
      </w:r>
      <w:r>
        <w:rPr>
          <w:spacing w:val="9"/>
          <w:w w:val="105"/>
        </w:rPr>
        <w:t xml:space="preserve"> </w:t>
      </w:r>
      <w:r>
        <w:rPr>
          <w:w w:val="105"/>
        </w:rPr>
        <w:t>probability.</w:t>
      </w:r>
      <w:r>
        <w:rPr>
          <w:spacing w:val="41"/>
          <w:w w:val="105"/>
        </w:rPr>
        <w:t xml:space="preserve"> </w:t>
      </w:r>
      <w:r>
        <w:rPr>
          <w:w w:val="105"/>
        </w:rPr>
        <w:t>For</w:t>
      </w:r>
      <w:r>
        <w:rPr>
          <w:spacing w:val="9"/>
          <w:w w:val="105"/>
        </w:rPr>
        <w:t xml:space="preserve"> </w:t>
      </w:r>
      <w:r>
        <w:rPr>
          <w:w w:val="105"/>
        </w:rPr>
        <w:t>every</w:t>
      </w:r>
      <w:r>
        <w:rPr>
          <w:spacing w:val="8"/>
          <w:w w:val="105"/>
        </w:rPr>
        <w:t xml:space="preserve"> </w:t>
      </w:r>
      <w:r>
        <w:rPr>
          <w:w w:val="105"/>
        </w:rPr>
        <w:t>time</w:t>
      </w:r>
      <w:r>
        <w:rPr>
          <w:spacing w:val="9"/>
          <w:w w:val="105"/>
        </w:rPr>
        <w:t xml:space="preserve"> </w:t>
      </w:r>
      <w:r>
        <w:rPr>
          <w:w w:val="105"/>
        </w:rPr>
        <w:t>step</w:t>
      </w:r>
      <w:r>
        <w:rPr>
          <w:spacing w:val="9"/>
          <w:w w:val="105"/>
        </w:rPr>
        <w:t xml:space="preserve"> </w:t>
      </w:r>
      <w:r>
        <w:rPr>
          <w:w w:val="105"/>
        </w:rPr>
        <w:t>(columns),</w:t>
      </w:r>
      <w:r>
        <w:rPr>
          <w:spacing w:val="11"/>
          <w:w w:val="105"/>
        </w:rPr>
        <w:t xml:space="preserve"> </w:t>
      </w:r>
      <w:r>
        <w:rPr>
          <w:w w:val="105"/>
        </w:rPr>
        <w:t>the</w:t>
      </w:r>
      <w:r>
        <w:rPr>
          <w:spacing w:val="9"/>
          <w:w w:val="105"/>
        </w:rPr>
        <w:t xml:space="preserve"> </w:t>
      </w:r>
      <w:r>
        <w:rPr>
          <w:w w:val="105"/>
        </w:rPr>
        <w:t>white</w:t>
      </w:r>
      <w:r>
        <w:rPr>
          <w:spacing w:val="-54"/>
          <w:w w:val="105"/>
        </w:rPr>
        <w:t xml:space="preserve"> </w:t>
      </w:r>
      <w:r>
        <w:rPr>
          <w:w w:val="105"/>
        </w:rPr>
        <w:t>dots identify the lead times that meet the criteria.</w:t>
      </w:r>
      <w:r>
        <w:rPr>
          <w:spacing w:val="1"/>
          <w:w w:val="105"/>
        </w:rPr>
        <w:t xml:space="preserve"> </w:t>
      </w:r>
      <w:r>
        <w:rPr>
          <w:w w:val="105"/>
        </w:rPr>
        <w:t>Eventually, a flood event</w:t>
      </w:r>
      <w:r>
        <w:rPr>
          <w:spacing w:val="-54"/>
          <w:w w:val="105"/>
        </w:rPr>
        <w:t xml:space="preserve"> </w:t>
      </w:r>
      <w:r>
        <w:t>is</w:t>
      </w:r>
      <w:r>
        <w:rPr>
          <w:spacing w:val="12"/>
        </w:rPr>
        <w:t xml:space="preserve"> </w:t>
      </w:r>
      <w:r>
        <w:t>predicted</w:t>
      </w:r>
      <w:r>
        <w:rPr>
          <w:spacing w:val="13"/>
        </w:rPr>
        <w:t xml:space="preserve"> </w:t>
      </w:r>
      <w:r>
        <w:t>at</w:t>
      </w:r>
      <w:r>
        <w:rPr>
          <w:spacing w:val="11"/>
        </w:rPr>
        <w:t xml:space="preserve"> </w:t>
      </w:r>
      <w:r>
        <w:t>a</w:t>
      </w:r>
      <w:r>
        <w:rPr>
          <w:spacing w:val="13"/>
        </w:rPr>
        <w:t xml:space="preserve"> </w:t>
      </w:r>
      <w:r>
        <w:t>particular</w:t>
      </w:r>
      <w:r>
        <w:rPr>
          <w:spacing w:val="12"/>
        </w:rPr>
        <w:t xml:space="preserve"> </w:t>
      </w:r>
      <w:r>
        <w:t>time</w:t>
      </w:r>
      <w:r>
        <w:rPr>
          <w:spacing w:val="13"/>
        </w:rPr>
        <w:t xml:space="preserve"> </w:t>
      </w:r>
      <w:r>
        <w:t>step</w:t>
      </w:r>
      <w:r>
        <w:rPr>
          <w:spacing w:val="11"/>
        </w:rPr>
        <w:t xml:space="preserve"> </w:t>
      </w:r>
      <w:r>
        <w:t>if</w:t>
      </w:r>
      <w:r>
        <w:rPr>
          <w:spacing w:val="13"/>
        </w:rPr>
        <w:t xml:space="preserve"> </w:t>
      </w:r>
      <w:r>
        <w:t>any</w:t>
      </w:r>
      <w:r>
        <w:rPr>
          <w:spacing w:val="12"/>
        </w:rPr>
        <w:t xml:space="preserve"> </w:t>
      </w:r>
      <w:r>
        <w:t>of</w:t>
      </w:r>
      <w:r>
        <w:rPr>
          <w:spacing w:val="12"/>
        </w:rPr>
        <w:t xml:space="preserve"> </w:t>
      </w:r>
      <w:r>
        <w:t>the</w:t>
      </w:r>
      <w:r>
        <w:rPr>
          <w:spacing w:val="12"/>
        </w:rPr>
        <w:t xml:space="preserve"> </w:t>
      </w:r>
      <w:r>
        <w:t>lead</w:t>
      </w:r>
      <w:r>
        <w:rPr>
          <w:spacing w:val="13"/>
        </w:rPr>
        <w:t xml:space="preserve"> </w:t>
      </w:r>
      <w:r>
        <w:t>times</w:t>
      </w:r>
      <w:r>
        <w:rPr>
          <w:spacing w:val="12"/>
        </w:rPr>
        <w:t xml:space="preserve"> </w:t>
      </w:r>
      <w:r>
        <w:t>meet</w:t>
      </w:r>
      <w:r>
        <w:rPr>
          <w:spacing w:val="13"/>
        </w:rPr>
        <w:t xml:space="preserve"> </w:t>
      </w:r>
      <w:r>
        <w:t>the</w:t>
      </w:r>
      <w:r>
        <w:rPr>
          <w:spacing w:val="13"/>
        </w:rPr>
        <w:t xml:space="preserve"> </w:t>
      </w:r>
      <w:r>
        <w:t>criteria.</w:t>
      </w:r>
      <w:r>
        <w:rPr>
          <w:spacing w:val="-52"/>
        </w:rPr>
        <w:t xml:space="preserve"> </w:t>
      </w:r>
      <w:r>
        <w:rPr>
          <w:w w:val="105"/>
        </w:rPr>
        <w:t>The</w:t>
      </w:r>
      <w:r>
        <w:rPr>
          <w:spacing w:val="10"/>
          <w:w w:val="105"/>
        </w:rPr>
        <w:t xml:space="preserve"> </w:t>
      </w:r>
      <w:r>
        <w:rPr>
          <w:w w:val="105"/>
        </w:rPr>
        <w:t>terms</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contingency</w:t>
      </w:r>
      <w:r>
        <w:rPr>
          <w:spacing w:val="10"/>
          <w:w w:val="105"/>
        </w:rPr>
        <w:t xml:space="preserve"> </w:t>
      </w:r>
      <w:r>
        <w:rPr>
          <w:w w:val="105"/>
        </w:rPr>
        <w:t>table</w:t>
      </w:r>
      <w:r>
        <w:rPr>
          <w:spacing w:val="10"/>
          <w:w w:val="105"/>
        </w:rPr>
        <w:t xml:space="preserve"> </w:t>
      </w:r>
      <w:r>
        <w:rPr>
          <w:w w:val="105"/>
        </w:rPr>
        <w:t>result</w:t>
      </w:r>
      <w:r>
        <w:rPr>
          <w:spacing w:val="11"/>
          <w:w w:val="105"/>
        </w:rPr>
        <w:t xml:space="preserve"> </w:t>
      </w:r>
      <w:r>
        <w:rPr>
          <w:w w:val="105"/>
        </w:rPr>
        <w:t>from</w:t>
      </w:r>
      <w:r>
        <w:rPr>
          <w:spacing w:val="10"/>
          <w:w w:val="105"/>
        </w:rPr>
        <w:t xml:space="preserve"> </w:t>
      </w:r>
      <w:r>
        <w:rPr>
          <w:w w:val="105"/>
        </w:rPr>
        <w:t>comparing</w:t>
      </w:r>
      <w:r>
        <w:rPr>
          <w:spacing w:val="10"/>
          <w:w w:val="105"/>
        </w:rPr>
        <w:t xml:space="preserve"> </w:t>
      </w:r>
      <w:r>
        <w:rPr>
          <w:w w:val="105"/>
        </w:rPr>
        <w:t>the</w:t>
      </w:r>
      <w:r>
        <w:rPr>
          <w:spacing w:val="10"/>
          <w:w w:val="105"/>
        </w:rPr>
        <w:t xml:space="preserve"> </w:t>
      </w:r>
      <w:r>
        <w:rPr>
          <w:w w:val="105"/>
        </w:rPr>
        <w:t>predicted</w:t>
      </w:r>
      <w:r>
        <w:rPr>
          <w:spacing w:val="1"/>
          <w:w w:val="105"/>
        </w:rPr>
        <w:t xml:space="preserve"> </w:t>
      </w:r>
      <w:r>
        <w:rPr>
          <w:w w:val="105"/>
        </w:rPr>
        <w:t>and</w:t>
      </w:r>
      <w:r>
        <w:rPr>
          <w:spacing w:val="-7"/>
          <w:w w:val="105"/>
        </w:rPr>
        <w:t xml:space="preserve"> </w:t>
      </w:r>
      <w:r>
        <w:rPr>
          <w:w w:val="105"/>
        </w:rPr>
        <w:t>observed</w:t>
      </w:r>
      <w:r>
        <w:rPr>
          <w:spacing w:val="-6"/>
          <w:w w:val="105"/>
        </w:rPr>
        <w:t xml:space="preserve"> </w:t>
      </w:r>
      <w:r>
        <w:rPr>
          <w:w w:val="105"/>
        </w:rPr>
        <w:t>events.</w:t>
      </w:r>
      <w:r>
        <w:rPr>
          <w:spacing w:val="13"/>
          <w:w w:val="105"/>
        </w:rPr>
        <w:t xml:space="preserve"> </w:t>
      </w:r>
      <w:r>
        <w:rPr>
          <w:w w:val="105"/>
        </w:rPr>
        <w:t>We</w:t>
      </w:r>
      <w:r>
        <w:rPr>
          <w:spacing w:val="-7"/>
          <w:w w:val="105"/>
        </w:rPr>
        <w:t xml:space="preserve"> </w:t>
      </w:r>
      <w:r>
        <w:rPr>
          <w:w w:val="105"/>
        </w:rPr>
        <w:t>consider</w:t>
      </w:r>
      <w:r>
        <w:rPr>
          <w:spacing w:val="-7"/>
          <w:w w:val="105"/>
        </w:rPr>
        <w:t xml:space="preserve"> </w:t>
      </w:r>
      <w:r>
        <w:rPr>
          <w:w w:val="105"/>
        </w:rPr>
        <w:t>a</w:t>
      </w:r>
      <w:r>
        <w:rPr>
          <w:spacing w:val="-6"/>
          <w:w w:val="105"/>
        </w:rPr>
        <w:t xml:space="preserve"> </w:t>
      </w:r>
      <w:r>
        <w:rPr>
          <w:w w:val="105"/>
        </w:rPr>
        <w:t>hit</w:t>
      </w:r>
      <w:r>
        <w:rPr>
          <w:spacing w:val="-7"/>
          <w:w w:val="105"/>
        </w:rPr>
        <w:t xml:space="preserve"> </w:t>
      </w:r>
      <w:r>
        <w:rPr>
          <w:w w:val="105"/>
        </w:rPr>
        <w:t>any</w:t>
      </w:r>
      <w:r>
        <w:rPr>
          <w:spacing w:val="-6"/>
          <w:w w:val="105"/>
        </w:rPr>
        <w:t xml:space="preserve"> </w:t>
      </w:r>
      <w:r>
        <w:rPr>
          <w:w w:val="105"/>
        </w:rPr>
        <w:t>observed</w:t>
      </w:r>
      <w:r>
        <w:rPr>
          <w:spacing w:val="-6"/>
          <w:w w:val="105"/>
        </w:rPr>
        <w:t xml:space="preserve"> </w:t>
      </w:r>
      <w:r>
        <w:rPr>
          <w:w w:val="105"/>
        </w:rPr>
        <w:t>event</w:t>
      </w:r>
      <w:r>
        <w:rPr>
          <w:spacing w:val="-7"/>
          <w:w w:val="105"/>
        </w:rPr>
        <w:t xml:space="preserve"> </w:t>
      </w:r>
      <w:r>
        <w:rPr>
          <w:w w:val="105"/>
        </w:rPr>
        <w:t>in</w:t>
      </w:r>
      <w:r>
        <w:rPr>
          <w:spacing w:val="-6"/>
          <w:w w:val="105"/>
        </w:rPr>
        <w:t xml:space="preserve"> </w:t>
      </w:r>
      <w:r>
        <w:rPr>
          <w:w w:val="105"/>
        </w:rPr>
        <w:t>which</w:t>
      </w:r>
      <w:r>
        <w:rPr>
          <w:spacing w:val="-7"/>
          <w:w w:val="105"/>
        </w:rPr>
        <w:t xml:space="preserve"> </w:t>
      </w:r>
      <w:r>
        <w:rPr>
          <w:w w:val="105"/>
        </w:rPr>
        <w:t>at</w:t>
      </w:r>
      <w:r>
        <w:rPr>
          <w:spacing w:val="-6"/>
          <w:w w:val="105"/>
        </w:rPr>
        <w:t xml:space="preserve"> </w:t>
      </w:r>
      <w:r>
        <w:rPr>
          <w:w w:val="105"/>
        </w:rPr>
        <w:t>least</w:t>
      </w:r>
      <w:r>
        <w:rPr>
          <w:spacing w:val="-54"/>
          <w:w w:val="105"/>
        </w:rPr>
        <w:t xml:space="preserve"> </w:t>
      </w:r>
      <w:proofErr w:type="gramStart"/>
      <w:r>
        <w:t>one</w:t>
      </w:r>
      <w:r>
        <w:rPr>
          <w:spacing w:val="9"/>
        </w:rPr>
        <w:t xml:space="preserve"> </w:t>
      </w:r>
      <w:r>
        <w:t>time</w:t>
      </w:r>
      <w:proofErr w:type="gramEnd"/>
      <w:r>
        <w:rPr>
          <w:spacing w:val="10"/>
        </w:rPr>
        <w:t xml:space="preserve"> </w:t>
      </w:r>
      <w:r>
        <w:t>step</w:t>
      </w:r>
      <w:r>
        <w:rPr>
          <w:spacing w:val="10"/>
        </w:rPr>
        <w:t xml:space="preserve"> </w:t>
      </w:r>
      <w:r>
        <w:t>was</w:t>
      </w:r>
      <w:r>
        <w:rPr>
          <w:spacing w:val="10"/>
        </w:rPr>
        <w:t xml:space="preserve"> </w:t>
      </w:r>
      <w:r>
        <w:t>correctly</w:t>
      </w:r>
      <w:r>
        <w:rPr>
          <w:spacing w:val="10"/>
        </w:rPr>
        <w:t xml:space="preserve"> </w:t>
      </w:r>
      <w:r>
        <w:t>predicted.</w:t>
      </w:r>
      <w:r>
        <w:rPr>
          <w:spacing w:val="51"/>
        </w:rPr>
        <w:t xml:space="preserve"> </w:t>
      </w:r>
      <w:r>
        <w:t>The</w:t>
      </w:r>
      <w:r>
        <w:rPr>
          <w:spacing w:val="10"/>
        </w:rPr>
        <w:t xml:space="preserve"> </w:t>
      </w:r>
      <w:r>
        <w:t>number</w:t>
      </w:r>
      <w:r>
        <w:rPr>
          <w:spacing w:val="10"/>
        </w:rPr>
        <w:t xml:space="preserve"> </w:t>
      </w:r>
      <w:r>
        <w:t>of</w:t>
      </w:r>
      <w:r>
        <w:rPr>
          <w:spacing w:val="10"/>
        </w:rPr>
        <w:t xml:space="preserve"> </w:t>
      </w:r>
      <w:r>
        <w:t>misses</w:t>
      </w:r>
      <w:r>
        <w:rPr>
          <w:spacing w:val="11"/>
        </w:rPr>
        <w:t xml:space="preserve"> </w:t>
      </w:r>
      <w:r>
        <w:t>and</w:t>
      </w:r>
      <w:r>
        <w:rPr>
          <w:spacing w:val="9"/>
        </w:rPr>
        <w:t xml:space="preserve"> </w:t>
      </w:r>
      <w:r>
        <w:t>false</w:t>
      </w:r>
      <w:r>
        <w:rPr>
          <w:spacing w:val="10"/>
        </w:rPr>
        <w:t xml:space="preserve"> </w:t>
      </w:r>
      <w:r>
        <w:t>alarms</w:t>
      </w:r>
      <w:r>
        <w:rPr>
          <w:spacing w:val="-51"/>
        </w:rPr>
        <w:t xml:space="preserve"> </w:t>
      </w:r>
      <w:r>
        <w:rPr>
          <w:spacing w:val="-1"/>
          <w:w w:val="105"/>
        </w:rPr>
        <w:t>are</w:t>
      </w:r>
      <w:r>
        <w:rPr>
          <w:spacing w:val="-6"/>
          <w:w w:val="105"/>
        </w:rPr>
        <w:t xml:space="preserve"> </w:t>
      </w:r>
      <w:r>
        <w:rPr>
          <w:spacing w:val="-1"/>
          <w:w w:val="105"/>
        </w:rPr>
        <w:t>calculated,</w:t>
      </w:r>
      <w:r>
        <w:rPr>
          <w:spacing w:val="-6"/>
          <w:w w:val="105"/>
        </w:rPr>
        <w:t xml:space="preserve"> </w:t>
      </w:r>
      <w:r>
        <w:rPr>
          <w:spacing w:val="-1"/>
          <w:w w:val="105"/>
        </w:rPr>
        <w:t>respectively,</w:t>
      </w:r>
      <w:r>
        <w:rPr>
          <w:spacing w:val="-5"/>
          <w:w w:val="105"/>
        </w:rPr>
        <w:t xml:space="preserve"> </w:t>
      </w:r>
      <w:r>
        <w:rPr>
          <w:w w:val="105"/>
        </w:rPr>
        <w:t>as</w:t>
      </w:r>
      <w:r>
        <w:rPr>
          <w:spacing w:val="-6"/>
          <w:w w:val="105"/>
        </w:rPr>
        <w:t xml:space="preserve"> </w:t>
      </w:r>
      <w:r>
        <w:rPr>
          <w:w w:val="105"/>
        </w:rPr>
        <w:t>the</w:t>
      </w:r>
      <w:r>
        <w:rPr>
          <w:spacing w:val="-5"/>
          <w:w w:val="105"/>
        </w:rPr>
        <w:t xml:space="preserve"> </w:t>
      </w:r>
      <w:r>
        <w:rPr>
          <w:w w:val="105"/>
        </w:rPr>
        <w:t>difference</w:t>
      </w:r>
      <w:r>
        <w:rPr>
          <w:spacing w:val="-6"/>
          <w:w w:val="105"/>
        </w:rPr>
        <w:t xml:space="preserve"> </w:t>
      </w:r>
      <w:r>
        <w:rPr>
          <w:w w:val="105"/>
        </w:rPr>
        <w:t>between</w:t>
      </w:r>
      <w:r>
        <w:rPr>
          <w:spacing w:val="-6"/>
          <w:w w:val="105"/>
        </w:rPr>
        <w:t xml:space="preserve"> </w:t>
      </w:r>
      <w:r>
        <w:rPr>
          <w:w w:val="105"/>
        </w:rPr>
        <w:t>the</w:t>
      </w:r>
      <w:r>
        <w:rPr>
          <w:spacing w:val="-5"/>
          <w:w w:val="105"/>
        </w:rPr>
        <w:t xml:space="preserve"> </w:t>
      </w:r>
      <w:r>
        <w:rPr>
          <w:w w:val="105"/>
        </w:rPr>
        <w:t>observed</w:t>
      </w:r>
      <w:r>
        <w:rPr>
          <w:spacing w:val="-6"/>
          <w:w w:val="105"/>
        </w:rPr>
        <w:t xml:space="preserve"> </w:t>
      </w:r>
      <w:r>
        <w:rPr>
          <w:w w:val="105"/>
        </w:rPr>
        <w:t>(</w:t>
      </w:r>
      <w:proofErr w:type="spellStart"/>
      <w:r>
        <w:rPr>
          <w:i/>
          <w:w w:val="105"/>
        </w:rPr>
        <w:t>E</w:t>
      </w:r>
      <w:r>
        <w:rPr>
          <w:i/>
          <w:w w:val="105"/>
          <w:vertAlign w:val="subscript"/>
        </w:rPr>
        <w:t>obs</w:t>
      </w:r>
      <w:proofErr w:type="spellEnd"/>
      <w:r>
        <w:rPr>
          <w:w w:val="105"/>
        </w:rPr>
        <w:t>)</w:t>
      </w:r>
      <w:r>
        <w:rPr>
          <w:spacing w:val="-6"/>
          <w:w w:val="105"/>
        </w:rPr>
        <w:t xml:space="preserve"> </w:t>
      </w:r>
      <w:r>
        <w:rPr>
          <w:w w:val="105"/>
        </w:rPr>
        <w:t>or</w:t>
      </w:r>
    </w:p>
    <w:p w14:paraId="6E5C83DF" w14:textId="77777777" w:rsidR="00E2709D" w:rsidRDefault="00462487">
      <w:pPr>
        <w:pStyle w:val="BodyText"/>
        <w:spacing w:line="278" w:lineRule="exact"/>
        <w:ind w:left="159"/>
        <w:jc w:val="both"/>
      </w:pPr>
      <w:r>
        <w:rPr>
          <w:w w:val="105"/>
        </w:rPr>
        <w:t>predicted</w:t>
      </w:r>
      <w:r>
        <w:rPr>
          <w:spacing w:val="18"/>
          <w:w w:val="105"/>
        </w:rPr>
        <w:t xml:space="preserve"> </w:t>
      </w:r>
      <w:r>
        <w:rPr>
          <w:w w:val="105"/>
        </w:rPr>
        <w:t>(</w:t>
      </w:r>
      <w:proofErr w:type="spellStart"/>
      <w:r>
        <w:rPr>
          <w:i/>
          <w:w w:val="105"/>
        </w:rPr>
        <w:t>E</w:t>
      </w:r>
      <w:r>
        <w:rPr>
          <w:i/>
          <w:w w:val="105"/>
          <w:vertAlign w:val="subscript"/>
        </w:rPr>
        <w:t>pred</w:t>
      </w:r>
      <w:proofErr w:type="spellEnd"/>
      <w:r>
        <w:rPr>
          <w:w w:val="105"/>
        </w:rPr>
        <w:t>)</w:t>
      </w:r>
      <w:r>
        <w:rPr>
          <w:spacing w:val="19"/>
          <w:w w:val="105"/>
        </w:rPr>
        <w:t xml:space="preserve"> </w:t>
      </w:r>
      <w:r>
        <w:rPr>
          <w:w w:val="105"/>
        </w:rPr>
        <w:t>events</w:t>
      </w:r>
      <w:r>
        <w:rPr>
          <w:spacing w:val="19"/>
          <w:w w:val="105"/>
        </w:rPr>
        <w:t xml:space="preserve"> </w:t>
      </w:r>
      <w:r>
        <w:rPr>
          <w:w w:val="105"/>
        </w:rPr>
        <w:t>and</w:t>
      </w:r>
      <w:r>
        <w:rPr>
          <w:spacing w:val="20"/>
          <w:w w:val="105"/>
        </w:rPr>
        <w:t xml:space="preserve"> </w:t>
      </w:r>
      <w:r>
        <w:rPr>
          <w:w w:val="105"/>
        </w:rPr>
        <w:t>the</w:t>
      </w:r>
      <w:r>
        <w:rPr>
          <w:spacing w:val="19"/>
          <w:w w:val="105"/>
        </w:rPr>
        <w:t xml:space="preserve"> </w:t>
      </w:r>
      <w:r>
        <w:rPr>
          <w:w w:val="105"/>
        </w:rPr>
        <w:t>hits</w:t>
      </w:r>
      <w:r>
        <w:rPr>
          <w:spacing w:val="19"/>
          <w:w w:val="105"/>
        </w:rPr>
        <w:t xml:space="preserve"> </w:t>
      </w:r>
      <w:r>
        <w:rPr>
          <w:w w:val="105"/>
        </w:rPr>
        <w:t>(eq.</w:t>
      </w:r>
      <w:r>
        <w:rPr>
          <w:spacing w:val="44"/>
          <w:w w:val="105"/>
        </w:rPr>
        <w:t xml:space="preserve"> </w:t>
      </w:r>
      <w:hyperlink w:anchor="_bookmark7" w:history="1">
        <w:r>
          <w:rPr>
            <w:w w:val="105"/>
          </w:rPr>
          <w:t>3).</w:t>
        </w:r>
      </w:hyperlink>
    </w:p>
    <w:p w14:paraId="6E3BEAE9" w14:textId="77777777" w:rsidR="00E2709D" w:rsidRDefault="00E2709D">
      <w:pPr>
        <w:pStyle w:val="BodyText"/>
        <w:spacing w:before="3"/>
        <w:rPr>
          <w:sz w:val="19"/>
        </w:rPr>
      </w:pPr>
    </w:p>
    <w:p w14:paraId="0BAFD1E0" w14:textId="77777777" w:rsidR="00E2709D" w:rsidRDefault="00462487">
      <w:pPr>
        <w:tabs>
          <w:tab w:val="left" w:pos="4375"/>
        </w:tabs>
        <w:ind w:right="529"/>
        <w:jc w:val="right"/>
        <w:rPr>
          <w:sz w:val="24"/>
        </w:rPr>
      </w:pPr>
      <w:r>
        <w:rPr>
          <w:w w:val="105"/>
          <w:sz w:val="24"/>
        </w:rPr>
        <w:t>misses</w:t>
      </w:r>
      <w:r>
        <w:rPr>
          <w:spacing w:val="9"/>
          <w:w w:val="105"/>
          <w:sz w:val="24"/>
        </w:rPr>
        <w:t xml:space="preserve"> </w:t>
      </w:r>
      <w:r>
        <w:rPr>
          <w:w w:val="125"/>
          <w:sz w:val="24"/>
        </w:rPr>
        <w:t>=</w:t>
      </w:r>
      <w:r>
        <w:rPr>
          <w:spacing w:val="-1"/>
          <w:w w:val="125"/>
          <w:sz w:val="24"/>
        </w:rPr>
        <w:t xml:space="preserve"> </w:t>
      </w:r>
      <w:proofErr w:type="spellStart"/>
      <w:r>
        <w:rPr>
          <w:i/>
          <w:w w:val="105"/>
          <w:sz w:val="24"/>
        </w:rPr>
        <w:t>E</w:t>
      </w:r>
      <w:r>
        <w:rPr>
          <w:i/>
          <w:w w:val="105"/>
          <w:sz w:val="24"/>
          <w:vertAlign w:val="subscript"/>
        </w:rPr>
        <w:t>obs</w:t>
      </w:r>
      <w:proofErr w:type="spellEnd"/>
      <w:r>
        <w:rPr>
          <w:i/>
          <w:spacing w:val="6"/>
          <w:w w:val="105"/>
          <w:sz w:val="24"/>
        </w:rPr>
        <w:t xml:space="preserve"> </w:t>
      </w:r>
      <w:r>
        <w:rPr>
          <w:rFonts w:ascii="Cambria" w:hAnsi="Cambria"/>
          <w:w w:val="105"/>
          <w:sz w:val="24"/>
        </w:rPr>
        <w:t>−</w:t>
      </w:r>
      <w:r>
        <w:rPr>
          <w:rFonts w:ascii="Cambria" w:hAnsi="Cambria"/>
          <w:spacing w:val="-3"/>
          <w:w w:val="105"/>
          <w:sz w:val="24"/>
        </w:rPr>
        <w:t xml:space="preserve"> </w:t>
      </w:r>
      <w:r>
        <w:rPr>
          <w:w w:val="105"/>
          <w:sz w:val="24"/>
        </w:rPr>
        <w:t>hits</w:t>
      </w:r>
      <w:r>
        <w:rPr>
          <w:w w:val="105"/>
          <w:sz w:val="24"/>
        </w:rPr>
        <w:tab/>
      </w:r>
      <w:bookmarkStart w:id="154" w:name="_bookmark7"/>
      <w:bookmarkEnd w:id="154"/>
      <w:r>
        <w:rPr>
          <w:w w:val="105"/>
          <w:sz w:val="24"/>
        </w:rPr>
        <w:t>(3)</w:t>
      </w:r>
    </w:p>
    <w:p w14:paraId="73134122" w14:textId="77777777" w:rsidR="00E2709D" w:rsidRDefault="00462487">
      <w:pPr>
        <w:pStyle w:val="BodyText"/>
        <w:tabs>
          <w:tab w:val="left" w:pos="4939"/>
        </w:tabs>
        <w:spacing w:before="56"/>
        <w:ind w:right="529"/>
        <w:jc w:val="right"/>
      </w:pPr>
      <w:r>
        <w:rPr>
          <w:w w:val="105"/>
        </w:rPr>
        <w:t>false</w:t>
      </w:r>
      <w:r>
        <w:rPr>
          <w:spacing w:val="24"/>
          <w:w w:val="105"/>
        </w:rPr>
        <w:t xml:space="preserve"> </w:t>
      </w:r>
      <w:r>
        <w:rPr>
          <w:w w:val="105"/>
        </w:rPr>
        <w:t>alarms</w:t>
      </w:r>
      <w:r>
        <w:rPr>
          <w:spacing w:val="14"/>
          <w:w w:val="105"/>
        </w:rPr>
        <w:t xml:space="preserve"> </w:t>
      </w:r>
      <w:r>
        <w:rPr>
          <w:w w:val="125"/>
        </w:rPr>
        <w:t>=</w:t>
      </w:r>
      <w:r>
        <w:rPr>
          <w:spacing w:val="2"/>
          <w:w w:val="125"/>
        </w:rPr>
        <w:t xml:space="preserve"> </w:t>
      </w:r>
      <w:proofErr w:type="spellStart"/>
      <w:r>
        <w:rPr>
          <w:i/>
          <w:w w:val="105"/>
        </w:rPr>
        <w:t>E</w:t>
      </w:r>
      <w:r>
        <w:rPr>
          <w:i/>
          <w:w w:val="105"/>
          <w:vertAlign w:val="subscript"/>
        </w:rPr>
        <w:t>pred</w:t>
      </w:r>
      <w:proofErr w:type="spellEnd"/>
      <w:r>
        <w:rPr>
          <w:i/>
          <w:spacing w:val="9"/>
          <w:w w:val="105"/>
        </w:rPr>
        <w:t xml:space="preserve"> </w:t>
      </w:r>
      <w:r>
        <w:rPr>
          <w:rFonts w:ascii="Cambria" w:hAnsi="Cambria"/>
          <w:w w:val="105"/>
        </w:rPr>
        <w:t xml:space="preserve">− </w:t>
      </w:r>
      <w:r>
        <w:rPr>
          <w:w w:val="105"/>
        </w:rPr>
        <w:t>hits</w:t>
      </w:r>
      <w:r>
        <w:rPr>
          <w:w w:val="105"/>
        </w:rPr>
        <w:tab/>
        <w:t>(4)</w:t>
      </w:r>
    </w:p>
    <w:p w14:paraId="44B6AF7C" w14:textId="77777777" w:rsidR="00E2709D" w:rsidRDefault="00462487">
      <w:pPr>
        <w:pStyle w:val="BodyText"/>
        <w:spacing w:before="237" w:line="237" w:lineRule="auto"/>
        <w:ind w:left="159" w:right="531"/>
        <w:jc w:val="both"/>
      </w:pPr>
      <w:r>
        <w:rPr>
          <w:w w:val="105"/>
        </w:rPr>
        <w:t>The process is repeated for all possible combinations of the two criteria and</w:t>
      </w:r>
      <w:r>
        <w:rPr>
          <w:spacing w:val="-54"/>
          <w:w w:val="105"/>
        </w:rPr>
        <w:t xml:space="preserve"> </w:t>
      </w:r>
      <w:r>
        <w:rPr>
          <w:w w:val="105"/>
        </w:rPr>
        <w:t>across all stations. We tested probability threshold values ranging from 5%</w:t>
      </w:r>
      <w:r>
        <w:rPr>
          <w:spacing w:val="1"/>
          <w:w w:val="105"/>
        </w:rPr>
        <w:t xml:space="preserve"> </w:t>
      </w:r>
      <w:r>
        <w:rPr>
          <w:w w:val="105"/>
        </w:rPr>
        <w:t>to 95% and six persistence values: 1/1 (no persistence), 2/4, 2/3, 2/2, 3/4</w:t>
      </w:r>
      <w:r>
        <w:rPr>
          <w:spacing w:val="1"/>
          <w:w w:val="105"/>
        </w:rPr>
        <w:t xml:space="preserve"> </w:t>
      </w:r>
      <w:r>
        <w:rPr>
          <w:w w:val="105"/>
        </w:rPr>
        <w:t>and 3/3 (the current persistence criterion). The outputs of this process are</w:t>
      </w:r>
      <w:r>
        <w:rPr>
          <w:spacing w:val="1"/>
          <w:w w:val="105"/>
        </w:rPr>
        <w:t xml:space="preserve"> </w:t>
      </w:r>
      <w:r>
        <w:rPr>
          <w:w w:val="105"/>
        </w:rPr>
        <w:t xml:space="preserve">matrices of hits, misses and false alarms for each station </w:t>
      </w:r>
      <w:proofErr w:type="gramStart"/>
      <w:r>
        <w:rPr>
          <w:w w:val="105"/>
        </w:rPr>
        <w:t>an</w:t>
      </w:r>
      <w:proofErr w:type="gramEnd"/>
      <w:r>
        <w:rPr>
          <w:w w:val="105"/>
        </w:rPr>
        <w:t xml:space="preserve"> combination of</w:t>
      </w:r>
      <w:r>
        <w:rPr>
          <w:spacing w:val="1"/>
          <w:w w:val="105"/>
        </w:rPr>
        <w:t xml:space="preserve"> </w:t>
      </w:r>
      <w:r>
        <w:rPr>
          <w:w w:val="105"/>
        </w:rPr>
        <w:t>the</w:t>
      </w:r>
      <w:r>
        <w:rPr>
          <w:spacing w:val="-11"/>
          <w:w w:val="105"/>
        </w:rPr>
        <w:t xml:space="preserve"> </w:t>
      </w:r>
      <w:r>
        <w:rPr>
          <w:w w:val="105"/>
        </w:rPr>
        <w:t>probability</w:t>
      </w:r>
      <w:r>
        <w:rPr>
          <w:spacing w:val="-10"/>
          <w:w w:val="105"/>
        </w:rPr>
        <w:t xml:space="preserve"> </w:t>
      </w:r>
      <w:r>
        <w:rPr>
          <w:w w:val="105"/>
        </w:rPr>
        <w:t>threshold</w:t>
      </w:r>
      <w:r>
        <w:rPr>
          <w:spacing w:val="-10"/>
          <w:w w:val="105"/>
        </w:rPr>
        <w:t xml:space="preserve"> </w:t>
      </w:r>
      <w:r>
        <w:rPr>
          <w:w w:val="105"/>
        </w:rPr>
        <w:t>and</w:t>
      </w:r>
      <w:r>
        <w:rPr>
          <w:spacing w:val="-10"/>
          <w:w w:val="105"/>
        </w:rPr>
        <w:t xml:space="preserve"> </w:t>
      </w:r>
      <w:r>
        <w:rPr>
          <w:w w:val="105"/>
        </w:rPr>
        <w:t>persistence</w:t>
      </w:r>
      <w:r>
        <w:rPr>
          <w:spacing w:val="-10"/>
          <w:w w:val="105"/>
        </w:rPr>
        <w:t xml:space="preserve"> </w:t>
      </w:r>
      <w:r>
        <w:rPr>
          <w:w w:val="105"/>
        </w:rPr>
        <w:t>that</w:t>
      </w:r>
      <w:r>
        <w:rPr>
          <w:spacing w:val="-10"/>
          <w:w w:val="105"/>
        </w:rPr>
        <w:t xml:space="preserve"> </w:t>
      </w:r>
      <w:r>
        <w:rPr>
          <w:w w:val="105"/>
        </w:rPr>
        <w:t>will</w:t>
      </w:r>
      <w:r>
        <w:rPr>
          <w:spacing w:val="-10"/>
          <w:w w:val="105"/>
        </w:rPr>
        <w:t xml:space="preserve"> </w:t>
      </w:r>
      <w:r>
        <w:rPr>
          <w:w w:val="105"/>
        </w:rPr>
        <w:t>be</w:t>
      </w:r>
      <w:r>
        <w:rPr>
          <w:spacing w:val="-11"/>
          <w:w w:val="105"/>
        </w:rPr>
        <w:t xml:space="preserve"> </w:t>
      </w:r>
      <w:r>
        <w:rPr>
          <w:w w:val="105"/>
        </w:rPr>
        <w:t>used</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subsequent</w:t>
      </w:r>
      <w:r>
        <w:rPr>
          <w:spacing w:val="-55"/>
          <w:w w:val="105"/>
        </w:rPr>
        <w:t xml:space="preserve"> </w:t>
      </w:r>
      <w:r>
        <w:rPr>
          <w:w w:val="105"/>
        </w:rPr>
        <w:t>section</w:t>
      </w:r>
      <w:r>
        <w:rPr>
          <w:spacing w:val="18"/>
          <w:w w:val="105"/>
        </w:rPr>
        <w:t xml:space="preserve"> </w:t>
      </w:r>
      <w:r>
        <w:rPr>
          <w:w w:val="105"/>
        </w:rPr>
        <w:t>to</w:t>
      </w:r>
      <w:r>
        <w:rPr>
          <w:spacing w:val="20"/>
          <w:w w:val="105"/>
        </w:rPr>
        <w:t xml:space="preserve"> </w:t>
      </w:r>
      <w:r>
        <w:rPr>
          <w:w w:val="105"/>
        </w:rPr>
        <w:t>compute</w:t>
      </w:r>
      <w:r>
        <w:rPr>
          <w:spacing w:val="19"/>
          <w:w w:val="105"/>
        </w:rPr>
        <w:t xml:space="preserve"> </w:t>
      </w:r>
      <w:r>
        <w:rPr>
          <w:w w:val="105"/>
        </w:rPr>
        <w:t>skill</w:t>
      </w:r>
      <w:r>
        <w:rPr>
          <w:spacing w:val="19"/>
          <w:w w:val="105"/>
        </w:rPr>
        <w:t xml:space="preserve"> </w:t>
      </w:r>
      <w:r>
        <w:rPr>
          <w:w w:val="105"/>
        </w:rPr>
        <w:t>metrics.</w:t>
      </w:r>
    </w:p>
    <w:p w14:paraId="2F7704E2" w14:textId="77777777" w:rsidR="00E2709D" w:rsidRDefault="00E2709D">
      <w:pPr>
        <w:spacing w:line="237" w:lineRule="auto"/>
        <w:jc w:val="both"/>
        <w:sectPr w:rsidR="00E2709D">
          <w:type w:val="continuous"/>
          <w:pgSz w:w="12240" w:h="15840"/>
          <w:pgMar w:top="1500" w:right="1720" w:bottom="280" w:left="1600" w:header="720" w:footer="720" w:gutter="0"/>
          <w:cols w:num="2" w:space="720" w:equalWidth="0">
            <w:col w:w="418" w:space="40"/>
            <w:col w:w="8462"/>
          </w:cols>
        </w:sectPr>
      </w:pPr>
    </w:p>
    <w:p w14:paraId="04032DF8" w14:textId="77777777" w:rsidR="00E2709D" w:rsidRDefault="00E2709D">
      <w:pPr>
        <w:pStyle w:val="BodyText"/>
        <w:spacing w:before="7"/>
        <w:rPr>
          <w:sz w:val="14"/>
        </w:rPr>
      </w:pPr>
    </w:p>
    <w:p w14:paraId="09072ABC" w14:textId="77777777" w:rsidR="00E2709D" w:rsidRDefault="00462487">
      <w:pPr>
        <w:spacing w:before="51"/>
        <w:ind w:left="227"/>
        <w:rPr>
          <w:i/>
          <w:sz w:val="24"/>
        </w:rPr>
      </w:pPr>
      <w:r>
        <w:rPr>
          <w:rFonts w:ascii="Trebuchet MS"/>
          <w:sz w:val="12"/>
        </w:rPr>
        <w:t xml:space="preserve">281    </w:t>
      </w:r>
      <w:bookmarkStart w:id="155" w:name="Skill_metrics"/>
      <w:bookmarkEnd w:id="155"/>
      <w:r>
        <w:rPr>
          <w:rFonts w:ascii="Trebuchet MS"/>
          <w:spacing w:val="19"/>
          <w:sz w:val="12"/>
        </w:rPr>
        <w:t xml:space="preserve"> </w:t>
      </w:r>
      <w:bookmarkStart w:id="156" w:name="_bookmark8"/>
      <w:bookmarkEnd w:id="156"/>
      <w:r>
        <w:rPr>
          <w:i/>
          <w:w w:val="105"/>
          <w:sz w:val="24"/>
        </w:rPr>
        <w:t xml:space="preserve">3.3. </w:t>
      </w:r>
      <w:r>
        <w:rPr>
          <w:i/>
          <w:spacing w:val="25"/>
          <w:w w:val="105"/>
          <w:sz w:val="24"/>
        </w:rPr>
        <w:t xml:space="preserve"> </w:t>
      </w:r>
      <w:r>
        <w:rPr>
          <w:i/>
          <w:w w:val="105"/>
          <w:sz w:val="24"/>
        </w:rPr>
        <w:t>Skill</w:t>
      </w:r>
      <w:r>
        <w:rPr>
          <w:i/>
          <w:spacing w:val="39"/>
          <w:w w:val="105"/>
          <w:sz w:val="24"/>
        </w:rPr>
        <w:t xml:space="preserve"> </w:t>
      </w:r>
      <w:r>
        <w:rPr>
          <w:i/>
          <w:w w:val="105"/>
          <w:sz w:val="24"/>
        </w:rPr>
        <w:t>metrics</w:t>
      </w:r>
    </w:p>
    <w:p w14:paraId="72FF2524" w14:textId="77777777" w:rsidR="00E2709D" w:rsidRDefault="00462487">
      <w:pPr>
        <w:pStyle w:val="BodyText"/>
        <w:tabs>
          <w:tab w:val="left" w:pos="968"/>
        </w:tabs>
        <w:spacing w:before="56" w:line="291" w:lineRule="exact"/>
        <w:ind w:left="227"/>
      </w:pPr>
      <w:r>
        <w:rPr>
          <w:rFonts w:ascii="Trebuchet MS"/>
          <w:w w:val="105"/>
          <w:sz w:val="12"/>
        </w:rPr>
        <w:t>282</w:t>
      </w:r>
      <w:r>
        <w:rPr>
          <w:rFonts w:ascii="Trebuchet MS"/>
          <w:w w:val="105"/>
          <w:sz w:val="12"/>
        </w:rPr>
        <w:tab/>
      </w:r>
      <w:r>
        <w:rPr>
          <w:w w:val="105"/>
        </w:rPr>
        <w:t>The</w:t>
      </w:r>
      <w:r>
        <w:rPr>
          <w:spacing w:val="16"/>
          <w:w w:val="105"/>
        </w:rPr>
        <w:t xml:space="preserve"> </w:t>
      </w:r>
      <w:r>
        <w:rPr>
          <w:w w:val="105"/>
        </w:rPr>
        <w:t>fact</w:t>
      </w:r>
      <w:r>
        <w:rPr>
          <w:spacing w:val="16"/>
          <w:w w:val="105"/>
        </w:rPr>
        <w:t xml:space="preserve"> </w:t>
      </w:r>
      <w:r>
        <w:rPr>
          <w:w w:val="105"/>
        </w:rPr>
        <w:t>that</w:t>
      </w:r>
      <w:r>
        <w:rPr>
          <w:spacing w:val="16"/>
          <w:w w:val="105"/>
        </w:rPr>
        <w:t xml:space="preserve"> </w:t>
      </w:r>
      <w:r>
        <w:rPr>
          <w:w w:val="105"/>
        </w:rPr>
        <w:t>the</w:t>
      </w:r>
      <w:r>
        <w:rPr>
          <w:spacing w:val="16"/>
          <w:w w:val="105"/>
        </w:rPr>
        <w:t xml:space="preserve"> </w:t>
      </w:r>
      <w:r>
        <w:rPr>
          <w:w w:val="105"/>
        </w:rPr>
        <w:t>classification</w:t>
      </w:r>
      <w:r>
        <w:rPr>
          <w:spacing w:val="16"/>
          <w:w w:val="105"/>
        </w:rPr>
        <w:t xml:space="preserve"> </w:t>
      </w:r>
      <w:r>
        <w:rPr>
          <w:w w:val="105"/>
        </w:rPr>
        <w:t>task</w:t>
      </w:r>
      <w:r>
        <w:rPr>
          <w:spacing w:val="16"/>
          <w:w w:val="105"/>
        </w:rPr>
        <w:t xml:space="preserve"> </w:t>
      </w:r>
      <w:r>
        <w:rPr>
          <w:w w:val="105"/>
        </w:rPr>
        <w:t>we</w:t>
      </w:r>
      <w:r>
        <w:rPr>
          <w:spacing w:val="16"/>
          <w:w w:val="105"/>
        </w:rPr>
        <w:t xml:space="preserve"> </w:t>
      </w:r>
      <w:r>
        <w:rPr>
          <w:w w:val="105"/>
        </w:rPr>
        <w:t>face</w:t>
      </w:r>
      <w:r>
        <w:rPr>
          <w:spacing w:val="16"/>
          <w:w w:val="105"/>
        </w:rPr>
        <w:t xml:space="preserve"> </w:t>
      </w:r>
      <w:r>
        <w:rPr>
          <w:w w:val="105"/>
        </w:rPr>
        <w:t>is</w:t>
      </w:r>
      <w:r>
        <w:rPr>
          <w:spacing w:val="16"/>
          <w:w w:val="105"/>
        </w:rPr>
        <w:t xml:space="preserve"> </w:t>
      </w:r>
      <w:r>
        <w:rPr>
          <w:w w:val="105"/>
        </w:rPr>
        <w:t>highly</w:t>
      </w:r>
      <w:r>
        <w:rPr>
          <w:spacing w:val="16"/>
          <w:w w:val="105"/>
        </w:rPr>
        <w:t xml:space="preserve"> </w:t>
      </w:r>
      <w:r>
        <w:rPr>
          <w:w w:val="105"/>
        </w:rPr>
        <w:t>imbalanced</w:t>
      </w:r>
      <w:r>
        <w:rPr>
          <w:spacing w:val="16"/>
          <w:w w:val="105"/>
        </w:rPr>
        <w:t xml:space="preserve"> </w:t>
      </w:r>
      <w:r>
        <w:rPr>
          <w:w w:val="105"/>
        </w:rPr>
        <w:t>is</w:t>
      </w:r>
      <w:r>
        <w:rPr>
          <w:spacing w:val="16"/>
          <w:w w:val="105"/>
        </w:rPr>
        <w:t xml:space="preserve"> </w:t>
      </w:r>
      <w:r>
        <w:rPr>
          <w:w w:val="105"/>
        </w:rPr>
        <w:t>fun-</w:t>
      </w:r>
    </w:p>
    <w:p w14:paraId="4140D4C8" w14:textId="77777777" w:rsidR="00E2709D" w:rsidRDefault="00462487">
      <w:pPr>
        <w:pStyle w:val="BodyText"/>
        <w:spacing w:line="289" w:lineRule="exact"/>
        <w:ind w:left="227"/>
      </w:pPr>
      <w:r>
        <w:rPr>
          <w:rFonts w:ascii="Trebuchet MS"/>
          <w:sz w:val="12"/>
        </w:rPr>
        <w:t xml:space="preserve">283    </w:t>
      </w:r>
      <w:r>
        <w:rPr>
          <w:rFonts w:ascii="Trebuchet MS"/>
          <w:spacing w:val="19"/>
          <w:sz w:val="12"/>
        </w:rPr>
        <w:t xml:space="preserve"> </w:t>
      </w:r>
      <w:proofErr w:type="spellStart"/>
      <w:r>
        <w:t>damental</w:t>
      </w:r>
      <w:proofErr w:type="spellEnd"/>
      <w:r>
        <w:rPr>
          <w:spacing w:val="30"/>
        </w:rPr>
        <w:t xml:space="preserve"> </w:t>
      </w:r>
      <w:r>
        <w:t>in</w:t>
      </w:r>
      <w:r>
        <w:rPr>
          <w:spacing w:val="30"/>
        </w:rPr>
        <w:t xml:space="preserve"> </w:t>
      </w:r>
      <w:r>
        <w:t>the</w:t>
      </w:r>
      <w:r>
        <w:rPr>
          <w:spacing w:val="29"/>
        </w:rPr>
        <w:t xml:space="preserve"> </w:t>
      </w:r>
      <w:r>
        <w:t>selection</w:t>
      </w:r>
      <w:r>
        <w:rPr>
          <w:spacing w:val="30"/>
        </w:rPr>
        <w:t xml:space="preserve"> </w:t>
      </w:r>
      <w:r>
        <w:t>of</w:t>
      </w:r>
      <w:r>
        <w:rPr>
          <w:spacing w:val="30"/>
        </w:rPr>
        <w:t xml:space="preserve"> </w:t>
      </w:r>
      <w:r>
        <w:t>the</w:t>
      </w:r>
      <w:r>
        <w:rPr>
          <w:spacing w:val="30"/>
        </w:rPr>
        <w:t xml:space="preserve"> </w:t>
      </w:r>
      <w:r>
        <w:t>skill</w:t>
      </w:r>
      <w:r>
        <w:rPr>
          <w:spacing w:val="29"/>
        </w:rPr>
        <w:t xml:space="preserve"> </w:t>
      </w:r>
      <w:r>
        <w:t>metric</w:t>
      </w:r>
      <w:r>
        <w:rPr>
          <w:spacing w:val="30"/>
        </w:rPr>
        <w:t xml:space="preserve"> </w:t>
      </w:r>
      <w:r>
        <w:t>from</w:t>
      </w:r>
      <w:r>
        <w:rPr>
          <w:spacing w:val="30"/>
        </w:rPr>
        <w:t xml:space="preserve"> </w:t>
      </w:r>
      <w:r>
        <w:t>the</w:t>
      </w:r>
      <w:r>
        <w:rPr>
          <w:spacing w:val="30"/>
        </w:rPr>
        <w:t xml:space="preserve"> </w:t>
      </w:r>
      <w:r>
        <w:t>myriad</w:t>
      </w:r>
      <w:r>
        <w:rPr>
          <w:spacing w:val="29"/>
        </w:rPr>
        <w:t xml:space="preserve"> </w:t>
      </w:r>
      <w:r>
        <w:t>of</w:t>
      </w:r>
      <w:r>
        <w:rPr>
          <w:spacing w:val="30"/>
        </w:rPr>
        <w:t xml:space="preserve"> </w:t>
      </w:r>
      <w:r>
        <w:t>options.</w:t>
      </w:r>
      <w:r>
        <w:rPr>
          <w:spacing w:val="60"/>
        </w:rPr>
        <w:t xml:space="preserve"> </w:t>
      </w:r>
      <w:r>
        <w:t>For</w:t>
      </w:r>
    </w:p>
    <w:p w14:paraId="6F2FDC7D" w14:textId="77777777" w:rsidR="00E2709D" w:rsidRDefault="00462487">
      <w:pPr>
        <w:pStyle w:val="BodyText"/>
        <w:spacing w:line="289" w:lineRule="exact"/>
        <w:ind w:left="227"/>
      </w:pPr>
      <w:r>
        <w:rPr>
          <w:rFonts w:ascii="Trebuchet MS"/>
          <w:sz w:val="12"/>
        </w:rPr>
        <w:t xml:space="preserve">284    </w:t>
      </w:r>
      <w:r>
        <w:rPr>
          <w:rFonts w:ascii="Trebuchet MS"/>
          <w:spacing w:val="19"/>
          <w:sz w:val="12"/>
        </w:rPr>
        <w:t xml:space="preserve"> </w:t>
      </w:r>
      <w:proofErr w:type="gramStart"/>
      <w:r>
        <w:rPr>
          <w:w w:val="105"/>
        </w:rPr>
        <w:t>instance</w:t>
      </w:r>
      <w:proofErr w:type="gramEnd"/>
      <w:r>
        <w:rPr>
          <w:w w:val="105"/>
        </w:rPr>
        <w:t>,</w:t>
      </w:r>
      <w:r>
        <w:rPr>
          <w:spacing w:val="28"/>
          <w:w w:val="105"/>
        </w:rPr>
        <w:t xml:space="preserve"> </w:t>
      </w:r>
      <w:r>
        <w:rPr>
          <w:w w:val="105"/>
        </w:rPr>
        <w:t>the</w:t>
      </w:r>
      <w:r>
        <w:rPr>
          <w:spacing w:val="27"/>
          <w:w w:val="105"/>
        </w:rPr>
        <w:t xml:space="preserve"> </w:t>
      </w:r>
      <w:r>
        <w:rPr>
          <w:w w:val="105"/>
        </w:rPr>
        <w:t>odds</w:t>
      </w:r>
      <w:r>
        <w:rPr>
          <w:spacing w:val="27"/>
          <w:w w:val="105"/>
        </w:rPr>
        <w:t xml:space="preserve"> </w:t>
      </w:r>
      <w:r>
        <w:rPr>
          <w:w w:val="105"/>
        </w:rPr>
        <w:t>ratio</w:t>
      </w:r>
      <w:r>
        <w:rPr>
          <w:spacing w:val="26"/>
          <w:w w:val="105"/>
        </w:rPr>
        <w:t xml:space="preserve"> </w:t>
      </w:r>
      <w:r>
        <w:rPr>
          <w:w w:val="105"/>
        </w:rPr>
        <w:t>and</w:t>
      </w:r>
      <w:r>
        <w:rPr>
          <w:spacing w:val="27"/>
          <w:w w:val="105"/>
        </w:rPr>
        <w:t xml:space="preserve"> </w:t>
      </w:r>
      <w:r>
        <w:rPr>
          <w:w w:val="105"/>
        </w:rPr>
        <w:t>the</w:t>
      </w:r>
      <w:r>
        <w:rPr>
          <w:spacing w:val="27"/>
          <w:w w:val="105"/>
        </w:rPr>
        <w:t xml:space="preserve"> </w:t>
      </w:r>
      <w:r>
        <w:rPr>
          <w:w w:val="105"/>
        </w:rPr>
        <w:t>Hanssen-</w:t>
      </w:r>
      <w:proofErr w:type="spellStart"/>
      <w:r>
        <w:rPr>
          <w:w w:val="105"/>
        </w:rPr>
        <w:t>Kuipers</w:t>
      </w:r>
      <w:proofErr w:type="spellEnd"/>
      <w:r>
        <w:rPr>
          <w:spacing w:val="27"/>
          <w:w w:val="105"/>
        </w:rPr>
        <w:t xml:space="preserve"> </w:t>
      </w:r>
      <w:r>
        <w:rPr>
          <w:w w:val="105"/>
        </w:rPr>
        <w:t>score</w:t>
      </w:r>
      <w:r>
        <w:rPr>
          <w:spacing w:val="26"/>
          <w:w w:val="105"/>
        </w:rPr>
        <w:t xml:space="preserve"> </w:t>
      </w:r>
      <w:r>
        <w:rPr>
          <w:w w:val="105"/>
        </w:rPr>
        <w:t>(</w:t>
      </w:r>
      <w:r>
        <w:rPr>
          <w:i/>
          <w:w w:val="105"/>
        </w:rPr>
        <w:t>HK</w:t>
      </w:r>
      <w:r>
        <w:rPr>
          <w:w w:val="105"/>
        </w:rPr>
        <w:t>)</w:t>
      </w:r>
      <w:r>
        <w:rPr>
          <w:spacing w:val="27"/>
          <w:w w:val="105"/>
        </w:rPr>
        <w:t xml:space="preserve"> </w:t>
      </w:r>
      <w:hyperlink w:anchor="_bookmark45" w:history="1">
        <w:r>
          <w:rPr>
            <w:w w:val="105"/>
          </w:rPr>
          <w:t>Hanssen</w:t>
        </w:r>
        <w:r>
          <w:rPr>
            <w:spacing w:val="27"/>
            <w:w w:val="105"/>
          </w:rPr>
          <w:t xml:space="preserve"> </w:t>
        </w:r>
        <w:r>
          <w:rPr>
            <w:w w:val="105"/>
          </w:rPr>
          <w:t>and</w:t>
        </w:r>
      </w:hyperlink>
    </w:p>
    <w:p w14:paraId="1A2A8D77" w14:textId="77777777" w:rsidR="00E2709D" w:rsidRDefault="00462487">
      <w:pPr>
        <w:pStyle w:val="BodyText"/>
        <w:spacing w:line="289" w:lineRule="exact"/>
        <w:ind w:left="227"/>
      </w:pPr>
      <w:r>
        <w:rPr>
          <w:rFonts w:ascii="Trebuchet MS"/>
          <w:sz w:val="12"/>
        </w:rPr>
        <w:t xml:space="preserve">285    </w:t>
      </w:r>
      <w:r>
        <w:rPr>
          <w:rFonts w:ascii="Trebuchet MS"/>
          <w:spacing w:val="19"/>
          <w:sz w:val="12"/>
        </w:rPr>
        <w:t xml:space="preserve"> </w:t>
      </w:r>
      <w:hyperlink w:anchor="_bookmark45" w:history="1">
        <w:proofErr w:type="spellStart"/>
        <w:r>
          <w:t>Kuipers</w:t>
        </w:r>
        <w:proofErr w:type="spellEnd"/>
        <w:r>
          <w:rPr>
            <w:spacing w:val="12"/>
          </w:rPr>
          <w:t xml:space="preserve"> </w:t>
        </w:r>
      </w:hyperlink>
      <w:hyperlink w:anchor="_bookmark45" w:history="1">
        <w:r>
          <w:t>(1965)</w:t>
        </w:r>
        <w:r>
          <w:rPr>
            <w:spacing w:val="14"/>
          </w:rPr>
          <w:t xml:space="preserve"> </w:t>
        </w:r>
      </w:hyperlink>
      <w:r>
        <w:t>were</w:t>
      </w:r>
      <w:r>
        <w:rPr>
          <w:spacing w:val="12"/>
        </w:rPr>
        <w:t xml:space="preserve"> </w:t>
      </w:r>
      <w:r>
        <w:t>discarded</w:t>
      </w:r>
      <w:r>
        <w:rPr>
          <w:spacing w:val="13"/>
        </w:rPr>
        <w:t xml:space="preserve"> </w:t>
      </w:r>
      <w:r>
        <w:t>because</w:t>
      </w:r>
      <w:r>
        <w:rPr>
          <w:spacing w:val="12"/>
        </w:rPr>
        <w:t xml:space="preserve"> </w:t>
      </w:r>
      <w:r>
        <w:t>both</w:t>
      </w:r>
      <w:r>
        <w:rPr>
          <w:spacing w:val="13"/>
        </w:rPr>
        <w:t xml:space="preserve"> </w:t>
      </w:r>
      <w:r>
        <w:t>include</w:t>
      </w:r>
      <w:r>
        <w:rPr>
          <w:spacing w:val="13"/>
        </w:rPr>
        <w:t xml:space="preserve"> </w:t>
      </w:r>
      <w:r>
        <w:t>the</w:t>
      </w:r>
      <w:r>
        <w:rPr>
          <w:spacing w:val="14"/>
        </w:rPr>
        <w:t xml:space="preserve"> </w:t>
      </w:r>
      <w:r>
        <w:t>true</w:t>
      </w:r>
      <w:r>
        <w:rPr>
          <w:spacing w:val="13"/>
        </w:rPr>
        <w:t xml:space="preserve"> </w:t>
      </w:r>
      <w:r>
        <w:t>negatives,</w:t>
      </w:r>
      <w:r>
        <w:rPr>
          <w:spacing w:val="18"/>
        </w:rPr>
        <w:t xml:space="preserve"> </w:t>
      </w:r>
      <w:r>
        <w:t>which</w:t>
      </w:r>
    </w:p>
    <w:p w14:paraId="6D81D0FD" w14:textId="77777777" w:rsidR="00E2709D" w:rsidRDefault="00462487">
      <w:pPr>
        <w:pStyle w:val="BodyText"/>
        <w:spacing w:line="289" w:lineRule="exact"/>
        <w:ind w:left="227"/>
      </w:pPr>
      <w:r>
        <w:rPr>
          <w:rFonts w:ascii="Trebuchet MS"/>
          <w:sz w:val="12"/>
        </w:rPr>
        <w:t xml:space="preserve">286    </w:t>
      </w:r>
      <w:r>
        <w:rPr>
          <w:rFonts w:ascii="Trebuchet MS"/>
          <w:spacing w:val="19"/>
          <w:sz w:val="12"/>
        </w:rPr>
        <w:t xml:space="preserve"> </w:t>
      </w:r>
      <w:r>
        <w:rPr>
          <w:w w:val="105"/>
        </w:rPr>
        <w:t>is</w:t>
      </w:r>
      <w:r>
        <w:rPr>
          <w:spacing w:val="19"/>
          <w:w w:val="105"/>
        </w:rPr>
        <w:t xml:space="preserve"> </w:t>
      </w:r>
      <w:r>
        <w:rPr>
          <w:w w:val="105"/>
        </w:rPr>
        <w:t>a</w:t>
      </w:r>
      <w:r>
        <w:rPr>
          <w:spacing w:val="19"/>
          <w:w w:val="105"/>
        </w:rPr>
        <w:t xml:space="preserve"> </w:t>
      </w:r>
      <w:r>
        <w:rPr>
          <w:w w:val="105"/>
        </w:rPr>
        <w:t>term</w:t>
      </w:r>
      <w:r>
        <w:rPr>
          <w:spacing w:val="19"/>
          <w:w w:val="105"/>
        </w:rPr>
        <w:t xml:space="preserve"> </w:t>
      </w:r>
      <w:r>
        <w:rPr>
          <w:w w:val="105"/>
        </w:rPr>
        <w:t>to</w:t>
      </w:r>
      <w:r>
        <w:rPr>
          <w:spacing w:val="19"/>
          <w:w w:val="105"/>
        </w:rPr>
        <w:t xml:space="preserve"> </w:t>
      </w:r>
      <w:r>
        <w:rPr>
          <w:w w:val="105"/>
        </w:rPr>
        <w:t>be</w:t>
      </w:r>
      <w:r>
        <w:rPr>
          <w:spacing w:val="20"/>
          <w:w w:val="105"/>
        </w:rPr>
        <w:t xml:space="preserve"> </w:t>
      </w:r>
      <w:r>
        <w:rPr>
          <w:w w:val="105"/>
        </w:rPr>
        <w:t>excluded</w:t>
      </w:r>
      <w:r>
        <w:rPr>
          <w:spacing w:val="19"/>
          <w:w w:val="105"/>
        </w:rPr>
        <w:t xml:space="preserve"> </w:t>
      </w:r>
      <w:r>
        <w:rPr>
          <w:w w:val="105"/>
        </w:rPr>
        <w:t>in</w:t>
      </w:r>
      <w:r>
        <w:rPr>
          <w:spacing w:val="19"/>
          <w:w w:val="105"/>
        </w:rPr>
        <w:t xml:space="preserve"> </w:t>
      </w:r>
      <w:r>
        <w:rPr>
          <w:w w:val="105"/>
        </w:rPr>
        <w:t>an</w:t>
      </w:r>
      <w:r>
        <w:rPr>
          <w:spacing w:val="19"/>
          <w:w w:val="105"/>
        </w:rPr>
        <w:t xml:space="preserve"> </w:t>
      </w:r>
      <w:r>
        <w:rPr>
          <w:w w:val="105"/>
        </w:rPr>
        <w:t>imbalanced</w:t>
      </w:r>
      <w:r>
        <w:rPr>
          <w:spacing w:val="19"/>
          <w:w w:val="105"/>
        </w:rPr>
        <w:t xml:space="preserve"> </w:t>
      </w:r>
      <w:r>
        <w:rPr>
          <w:w w:val="105"/>
        </w:rPr>
        <w:t xml:space="preserve">classification. </w:t>
      </w:r>
      <w:r>
        <w:rPr>
          <w:spacing w:val="7"/>
          <w:w w:val="105"/>
        </w:rPr>
        <w:t xml:space="preserve"> </w:t>
      </w:r>
      <w:r>
        <w:rPr>
          <w:w w:val="105"/>
        </w:rPr>
        <w:t>Instead,</w:t>
      </w:r>
      <w:r>
        <w:rPr>
          <w:spacing w:val="23"/>
          <w:w w:val="105"/>
        </w:rPr>
        <w:t xml:space="preserve"> </w:t>
      </w:r>
      <w:r>
        <w:rPr>
          <w:w w:val="105"/>
        </w:rPr>
        <w:t>we</w:t>
      </w:r>
      <w:r>
        <w:rPr>
          <w:spacing w:val="19"/>
          <w:w w:val="105"/>
        </w:rPr>
        <w:t xml:space="preserve"> </w:t>
      </w:r>
      <w:r>
        <w:rPr>
          <w:w w:val="105"/>
        </w:rPr>
        <w:t>have</w:t>
      </w:r>
    </w:p>
    <w:p w14:paraId="283B740C" w14:textId="77777777" w:rsidR="00E2709D" w:rsidRDefault="00462487">
      <w:pPr>
        <w:pStyle w:val="BodyText"/>
        <w:spacing w:line="289" w:lineRule="exact"/>
        <w:ind w:left="227"/>
      </w:pPr>
      <w:r>
        <w:rPr>
          <w:rFonts w:ascii="Trebuchet MS"/>
          <w:sz w:val="12"/>
        </w:rPr>
        <w:t xml:space="preserve">287    </w:t>
      </w:r>
      <w:r>
        <w:rPr>
          <w:rFonts w:ascii="Trebuchet MS"/>
          <w:spacing w:val="19"/>
          <w:sz w:val="12"/>
        </w:rPr>
        <w:t xml:space="preserve"> </w:t>
      </w:r>
      <w:r>
        <w:rPr>
          <w:w w:val="105"/>
        </w:rPr>
        <w:t>selected</w:t>
      </w:r>
      <w:r>
        <w:rPr>
          <w:spacing w:val="29"/>
          <w:w w:val="105"/>
        </w:rPr>
        <w:t xml:space="preserve"> </w:t>
      </w:r>
      <w:r>
        <w:rPr>
          <w:w w:val="105"/>
        </w:rPr>
        <w:t>three</w:t>
      </w:r>
      <w:r>
        <w:rPr>
          <w:spacing w:val="28"/>
          <w:w w:val="105"/>
        </w:rPr>
        <w:t xml:space="preserve"> </w:t>
      </w:r>
      <w:r>
        <w:rPr>
          <w:w w:val="105"/>
        </w:rPr>
        <w:t>skill</w:t>
      </w:r>
      <w:r>
        <w:rPr>
          <w:spacing w:val="29"/>
          <w:w w:val="105"/>
        </w:rPr>
        <w:t xml:space="preserve"> </w:t>
      </w:r>
      <w:r>
        <w:rPr>
          <w:w w:val="105"/>
        </w:rPr>
        <w:t>metrics</w:t>
      </w:r>
      <w:r>
        <w:rPr>
          <w:spacing w:val="28"/>
          <w:w w:val="105"/>
        </w:rPr>
        <w:t xml:space="preserve"> </w:t>
      </w:r>
      <w:r>
        <w:rPr>
          <w:w w:val="105"/>
        </w:rPr>
        <w:t>specific</w:t>
      </w:r>
      <w:r>
        <w:rPr>
          <w:spacing w:val="29"/>
          <w:w w:val="105"/>
        </w:rPr>
        <w:t xml:space="preserve"> </w:t>
      </w:r>
      <w:r>
        <w:rPr>
          <w:w w:val="105"/>
        </w:rPr>
        <w:t>for</w:t>
      </w:r>
      <w:r>
        <w:rPr>
          <w:spacing w:val="28"/>
          <w:w w:val="105"/>
        </w:rPr>
        <w:t xml:space="preserve"> </w:t>
      </w:r>
      <w:r>
        <w:rPr>
          <w:w w:val="105"/>
        </w:rPr>
        <w:t>imbalanced</w:t>
      </w:r>
      <w:r>
        <w:rPr>
          <w:spacing w:val="29"/>
          <w:w w:val="105"/>
        </w:rPr>
        <w:t xml:space="preserve"> </w:t>
      </w:r>
      <w:r>
        <w:rPr>
          <w:w w:val="105"/>
        </w:rPr>
        <w:t>classification,</w:t>
      </w:r>
      <w:r>
        <w:rPr>
          <w:spacing w:val="34"/>
          <w:w w:val="105"/>
        </w:rPr>
        <w:t xml:space="preserve"> </w:t>
      </w:r>
      <w:r>
        <w:rPr>
          <w:w w:val="105"/>
        </w:rPr>
        <w:t>i.e.,</w:t>
      </w:r>
      <w:r>
        <w:rPr>
          <w:spacing w:val="35"/>
          <w:w w:val="105"/>
        </w:rPr>
        <w:t xml:space="preserve"> </w:t>
      </w:r>
      <w:r>
        <w:rPr>
          <w:w w:val="105"/>
        </w:rPr>
        <w:t>that</w:t>
      </w:r>
    </w:p>
    <w:p w14:paraId="0BDFA6D6" w14:textId="77777777" w:rsidR="00E2709D" w:rsidRDefault="00462487">
      <w:pPr>
        <w:spacing w:line="289" w:lineRule="exact"/>
        <w:ind w:left="227"/>
        <w:rPr>
          <w:sz w:val="24"/>
        </w:rPr>
      </w:pPr>
      <w:r>
        <w:rPr>
          <w:rFonts w:ascii="Trebuchet MS"/>
          <w:sz w:val="12"/>
        </w:rPr>
        <w:t xml:space="preserve">288    </w:t>
      </w:r>
      <w:r>
        <w:rPr>
          <w:rFonts w:ascii="Trebuchet MS"/>
          <w:spacing w:val="19"/>
          <w:sz w:val="12"/>
        </w:rPr>
        <w:t xml:space="preserve"> </w:t>
      </w:r>
      <w:r>
        <w:rPr>
          <w:sz w:val="24"/>
        </w:rPr>
        <w:t>exclude</w:t>
      </w:r>
      <w:r>
        <w:rPr>
          <w:spacing w:val="30"/>
          <w:sz w:val="24"/>
        </w:rPr>
        <w:t xml:space="preserve"> </w:t>
      </w:r>
      <w:r>
        <w:rPr>
          <w:sz w:val="24"/>
        </w:rPr>
        <w:t>the</w:t>
      </w:r>
      <w:r>
        <w:rPr>
          <w:spacing w:val="30"/>
          <w:sz w:val="24"/>
        </w:rPr>
        <w:t xml:space="preserve"> </w:t>
      </w:r>
      <w:r>
        <w:rPr>
          <w:sz w:val="24"/>
        </w:rPr>
        <w:t>true</w:t>
      </w:r>
      <w:r>
        <w:rPr>
          <w:spacing w:val="30"/>
          <w:sz w:val="24"/>
        </w:rPr>
        <w:t xml:space="preserve"> </w:t>
      </w:r>
      <w:r>
        <w:rPr>
          <w:sz w:val="24"/>
        </w:rPr>
        <w:t>negatives.</w:t>
      </w:r>
    </w:p>
    <w:p w14:paraId="1E10153E" w14:textId="77777777" w:rsidR="00E2709D" w:rsidRDefault="00462487">
      <w:pPr>
        <w:pStyle w:val="BodyText"/>
        <w:tabs>
          <w:tab w:val="left" w:pos="968"/>
        </w:tabs>
        <w:spacing w:line="289" w:lineRule="exact"/>
        <w:ind w:left="227"/>
      </w:pPr>
      <w:r>
        <w:rPr>
          <w:rFonts w:ascii="Trebuchet MS"/>
          <w:sz w:val="12"/>
        </w:rPr>
        <w:t>289</w:t>
      </w:r>
      <w:r>
        <w:rPr>
          <w:rFonts w:ascii="Trebuchet MS"/>
          <w:sz w:val="12"/>
        </w:rPr>
        <w:tab/>
      </w:r>
      <w:r>
        <w:t>Recall</w:t>
      </w:r>
      <w:r>
        <w:rPr>
          <w:spacing w:val="48"/>
        </w:rPr>
        <w:t xml:space="preserve"> </w:t>
      </w:r>
      <w:r>
        <w:t>is</w:t>
      </w:r>
      <w:r>
        <w:rPr>
          <w:spacing w:val="48"/>
        </w:rPr>
        <w:t xml:space="preserve"> </w:t>
      </w:r>
      <w:r>
        <w:t>the</w:t>
      </w:r>
      <w:r>
        <w:rPr>
          <w:spacing w:val="49"/>
        </w:rPr>
        <w:t xml:space="preserve"> </w:t>
      </w:r>
      <w:r>
        <w:t>proportion</w:t>
      </w:r>
      <w:r>
        <w:rPr>
          <w:spacing w:val="48"/>
        </w:rPr>
        <w:t xml:space="preserve"> </w:t>
      </w:r>
      <w:r>
        <w:t>of</w:t>
      </w:r>
      <w:r>
        <w:rPr>
          <w:spacing w:val="49"/>
        </w:rPr>
        <w:t xml:space="preserve"> </w:t>
      </w:r>
      <w:r>
        <w:t>observed</w:t>
      </w:r>
      <w:r>
        <w:rPr>
          <w:spacing w:val="48"/>
        </w:rPr>
        <w:t xml:space="preserve"> </w:t>
      </w:r>
      <w:r>
        <w:t>events</w:t>
      </w:r>
      <w:r>
        <w:rPr>
          <w:spacing w:val="49"/>
        </w:rPr>
        <w:t xml:space="preserve"> </w:t>
      </w:r>
      <w:r>
        <w:t>that</w:t>
      </w:r>
      <w:r>
        <w:rPr>
          <w:spacing w:val="48"/>
        </w:rPr>
        <w:t xml:space="preserve"> </w:t>
      </w:r>
      <w:r>
        <w:t>are</w:t>
      </w:r>
      <w:r>
        <w:rPr>
          <w:spacing w:val="49"/>
        </w:rPr>
        <w:t xml:space="preserve"> </w:t>
      </w:r>
      <w:r>
        <w:t>correctly</w:t>
      </w:r>
      <w:r>
        <w:rPr>
          <w:spacing w:val="48"/>
        </w:rPr>
        <w:t xml:space="preserve"> </w:t>
      </w:r>
      <w:r>
        <w:t>predicted</w:t>
      </w:r>
    </w:p>
    <w:p w14:paraId="6A0BB986" w14:textId="77777777" w:rsidR="00E2709D" w:rsidRDefault="00462487">
      <w:pPr>
        <w:pStyle w:val="BodyText"/>
        <w:spacing w:line="289" w:lineRule="exact"/>
        <w:ind w:left="227"/>
      </w:pPr>
      <w:r>
        <w:rPr>
          <w:rFonts w:ascii="Trebuchet MS"/>
          <w:sz w:val="12"/>
        </w:rPr>
        <w:t xml:space="preserve">290  </w:t>
      </w:r>
      <w:proofErr w:type="gramStart"/>
      <w:r>
        <w:rPr>
          <w:rFonts w:ascii="Trebuchet MS"/>
          <w:sz w:val="12"/>
        </w:rPr>
        <w:t xml:space="preserve">  </w:t>
      </w:r>
      <w:r>
        <w:rPr>
          <w:rFonts w:ascii="Trebuchet MS"/>
          <w:spacing w:val="19"/>
          <w:sz w:val="12"/>
        </w:rPr>
        <w:t xml:space="preserve"> </w:t>
      </w:r>
      <w:r>
        <w:rPr>
          <w:w w:val="105"/>
        </w:rPr>
        <w:t>(</w:t>
      </w:r>
      <w:proofErr w:type="gramEnd"/>
      <w:r>
        <w:rPr>
          <w:w w:val="105"/>
        </w:rPr>
        <w:t>eq.</w:t>
      </w:r>
      <w:r>
        <w:rPr>
          <w:spacing w:val="23"/>
          <w:w w:val="105"/>
        </w:rPr>
        <w:t xml:space="preserve"> </w:t>
      </w:r>
      <w:hyperlink w:anchor="_bookmark9" w:history="1">
        <w:r>
          <w:rPr>
            <w:w w:val="105"/>
          </w:rPr>
          <w:t xml:space="preserve">5); </w:t>
        </w:r>
      </w:hyperlink>
      <w:r>
        <w:rPr>
          <w:w w:val="105"/>
        </w:rPr>
        <w:t>in</w:t>
      </w:r>
      <w:r>
        <w:rPr>
          <w:spacing w:val="-3"/>
          <w:w w:val="105"/>
        </w:rPr>
        <w:t xml:space="preserve"> </w:t>
      </w:r>
      <w:r>
        <w:rPr>
          <w:w w:val="105"/>
        </w:rPr>
        <w:t>some</w:t>
      </w:r>
      <w:r>
        <w:rPr>
          <w:spacing w:val="-3"/>
          <w:w w:val="105"/>
        </w:rPr>
        <w:t xml:space="preserve"> </w:t>
      </w:r>
      <w:r>
        <w:rPr>
          <w:w w:val="105"/>
        </w:rPr>
        <w:t>contexts</w:t>
      </w:r>
      <w:r>
        <w:rPr>
          <w:spacing w:val="-4"/>
          <w:w w:val="105"/>
        </w:rPr>
        <w:t xml:space="preserve"> </w:t>
      </w:r>
      <w:r>
        <w:rPr>
          <w:w w:val="105"/>
        </w:rPr>
        <w:t>it</w:t>
      </w:r>
      <w:r>
        <w:rPr>
          <w:spacing w:val="-3"/>
          <w:w w:val="105"/>
        </w:rPr>
        <w:t xml:space="preserve"> </w:t>
      </w:r>
      <w:r>
        <w:rPr>
          <w:w w:val="105"/>
        </w:rPr>
        <w:t>is</w:t>
      </w:r>
      <w:r>
        <w:rPr>
          <w:spacing w:val="-3"/>
          <w:w w:val="105"/>
        </w:rPr>
        <w:t xml:space="preserve"> </w:t>
      </w:r>
      <w:r>
        <w:rPr>
          <w:w w:val="105"/>
        </w:rPr>
        <w:t>also</w:t>
      </w:r>
      <w:r>
        <w:rPr>
          <w:spacing w:val="-4"/>
          <w:w w:val="105"/>
        </w:rPr>
        <w:t xml:space="preserve"> </w:t>
      </w:r>
      <w:r>
        <w:rPr>
          <w:w w:val="105"/>
        </w:rPr>
        <w:t>known</w:t>
      </w:r>
      <w:r>
        <w:rPr>
          <w:spacing w:val="-3"/>
          <w:w w:val="105"/>
        </w:rPr>
        <w:t xml:space="preserve"> </w:t>
      </w:r>
      <w:r>
        <w:rPr>
          <w:w w:val="105"/>
        </w:rPr>
        <w:t>as</w:t>
      </w:r>
      <w:r>
        <w:rPr>
          <w:spacing w:val="-4"/>
          <w:w w:val="105"/>
        </w:rPr>
        <w:t xml:space="preserve"> </w:t>
      </w:r>
      <w:r>
        <w:rPr>
          <w:w w:val="105"/>
        </w:rPr>
        <w:t>hit</w:t>
      </w:r>
      <w:r>
        <w:rPr>
          <w:spacing w:val="-3"/>
          <w:w w:val="105"/>
        </w:rPr>
        <w:t xml:space="preserve"> </w:t>
      </w:r>
      <w:r>
        <w:rPr>
          <w:w w:val="105"/>
        </w:rPr>
        <w:t>rate,</w:t>
      </w:r>
      <w:r>
        <w:rPr>
          <w:spacing w:val="-2"/>
          <w:w w:val="105"/>
        </w:rPr>
        <w:t xml:space="preserve"> </w:t>
      </w:r>
      <w:r>
        <w:rPr>
          <w:w w:val="105"/>
        </w:rPr>
        <w:t>probability</w:t>
      </w:r>
      <w:r>
        <w:rPr>
          <w:spacing w:val="-3"/>
          <w:w w:val="105"/>
        </w:rPr>
        <w:t xml:space="preserve"> </w:t>
      </w:r>
      <w:r>
        <w:rPr>
          <w:w w:val="105"/>
        </w:rPr>
        <w:t>of</w:t>
      </w:r>
      <w:r>
        <w:rPr>
          <w:spacing w:val="-3"/>
          <w:w w:val="105"/>
        </w:rPr>
        <w:t xml:space="preserve"> </w:t>
      </w:r>
      <w:r>
        <w:rPr>
          <w:w w:val="105"/>
        </w:rPr>
        <w:t>detection</w:t>
      </w:r>
    </w:p>
    <w:p w14:paraId="5ED926E4" w14:textId="77777777" w:rsidR="00E2709D" w:rsidRDefault="00462487">
      <w:pPr>
        <w:pStyle w:val="BodyText"/>
        <w:spacing w:line="289" w:lineRule="exact"/>
        <w:ind w:left="227"/>
      </w:pPr>
      <w:r>
        <w:rPr>
          <w:rFonts w:ascii="Trebuchet MS"/>
          <w:sz w:val="12"/>
        </w:rPr>
        <w:t xml:space="preserve">291    </w:t>
      </w:r>
      <w:r>
        <w:rPr>
          <w:rFonts w:ascii="Trebuchet MS"/>
          <w:spacing w:val="19"/>
          <w:sz w:val="12"/>
        </w:rPr>
        <w:t xml:space="preserve"> </w:t>
      </w:r>
      <w:r>
        <w:rPr>
          <w:w w:val="105"/>
        </w:rPr>
        <w:t>or</w:t>
      </w:r>
      <w:r>
        <w:rPr>
          <w:spacing w:val="-10"/>
          <w:w w:val="105"/>
        </w:rPr>
        <w:t xml:space="preserve"> </w:t>
      </w:r>
      <w:r>
        <w:rPr>
          <w:w w:val="105"/>
        </w:rPr>
        <w:t>sensitivity.</w:t>
      </w:r>
      <w:r>
        <w:rPr>
          <w:spacing w:val="19"/>
          <w:w w:val="105"/>
        </w:rPr>
        <w:t xml:space="preserve"> </w:t>
      </w:r>
      <w:proofErr w:type="spellStart"/>
      <w:r>
        <w:rPr>
          <w:w w:val="105"/>
        </w:rPr>
        <w:t>Bartholmes</w:t>
      </w:r>
      <w:proofErr w:type="spellEnd"/>
      <w:r>
        <w:rPr>
          <w:spacing w:val="-11"/>
          <w:w w:val="105"/>
        </w:rPr>
        <w:t xml:space="preserve"> </w:t>
      </w:r>
      <w:hyperlink w:anchor="_bookmark33" w:history="1">
        <w:proofErr w:type="spellStart"/>
        <w:r>
          <w:rPr>
            <w:w w:val="105"/>
          </w:rPr>
          <w:t>Bartholmes</w:t>
        </w:r>
        <w:proofErr w:type="spellEnd"/>
        <w:r>
          <w:rPr>
            <w:spacing w:val="-10"/>
            <w:w w:val="105"/>
          </w:rPr>
          <w:t xml:space="preserve"> </w:t>
        </w:r>
        <w:r>
          <w:rPr>
            <w:w w:val="105"/>
          </w:rPr>
          <w:t>et</w:t>
        </w:r>
        <w:r>
          <w:rPr>
            <w:spacing w:val="-11"/>
            <w:w w:val="105"/>
          </w:rPr>
          <w:t xml:space="preserve"> </w:t>
        </w:r>
        <w:r>
          <w:rPr>
            <w:w w:val="105"/>
          </w:rPr>
          <w:t>al.</w:t>
        </w:r>
        <w:r>
          <w:rPr>
            <w:spacing w:val="-10"/>
            <w:w w:val="105"/>
          </w:rPr>
          <w:t xml:space="preserve"> </w:t>
        </w:r>
      </w:hyperlink>
      <w:r>
        <w:rPr>
          <w:w w:val="105"/>
        </w:rPr>
        <w:t>(</w:t>
      </w:r>
      <w:hyperlink w:anchor="_bookmark33" w:history="1">
        <w:r>
          <w:rPr>
            <w:w w:val="105"/>
          </w:rPr>
          <w:t>2009)</w:t>
        </w:r>
        <w:r>
          <w:rPr>
            <w:spacing w:val="-11"/>
            <w:w w:val="105"/>
          </w:rPr>
          <w:t xml:space="preserve"> </w:t>
        </w:r>
      </w:hyperlink>
      <w:r>
        <w:rPr>
          <w:w w:val="105"/>
        </w:rPr>
        <w:t>proved</w:t>
      </w:r>
      <w:r>
        <w:rPr>
          <w:spacing w:val="-11"/>
          <w:w w:val="105"/>
        </w:rPr>
        <w:t xml:space="preserve"> </w:t>
      </w:r>
      <w:r>
        <w:rPr>
          <w:w w:val="105"/>
        </w:rPr>
        <w:t>that</w:t>
      </w:r>
      <w:r>
        <w:rPr>
          <w:spacing w:val="-10"/>
          <w:w w:val="105"/>
        </w:rPr>
        <w:t xml:space="preserve"> </w:t>
      </w:r>
      <w:r>
        <w:rPr>
          <w:w w:val="105"/>
        </w:rPr>
        <w:t>recall</w:t>
      </w:r>
      <w:r>
        <w:rPr>
          <w:spacing w:val="-11"/>
          <w:w w:val="105"/>
        </w:rPr>
        <w:t xml:space="preserve"> </w:t>
      </w:r>
      <w:r>
        <w:rPr>
          <w:w w:val="105"/>
        </w:rPr>
        <w:t>is</w:t>
      </w:r>
      <w:r>
        <w:rPr>
          <w:spacing w:val="-11"/>
          <w:w w:val="105"/>
        </w:rPr>
        <w:t xml:space="preserve"> </w:t>
      </w:r>
      <w:r>
        <w:rPr>
          <w:w w:val="105"/>
        </w:rPr>
        <w:t>equal</w:t>
      </w:r>
    </w:p>
    <w:p w14:paraId="4BB5D12B" w14:textId="77777777" w:rsidR="00E2709D" w:rsidRDefault="00462487">
      <w:pPr>
        <w:pStyle w:val="BodyText"/>
        <w:spacing w:line="289" w:lineRule="exact"/>
        <w:ind w:left="227"/>
      </w:pPr>
      <w:r>
        <w:rPr>
          <w:rFonts w:ascii="Trebuchet MS"/>
          <w:sz w:val="12"/>
        </w:rPr>
        <w:t xml:space="preserve">292    </w:t>
      </w:r>
      <w:r>
        <w:rPr>
          <w:rFonts w:ascii="Trebuchet MS"/>
          <w:spacing w:val="19"/>
          <w:sz w:val="12"/>
        </w:rPr>
        <w:t xml:space="preserve"> </w:t>
      </w:r>
      <w:r>
        <w:rPr>
          <w:w w:val="105"/>
        </w:rPr>
        <w:t>to</w:t>
      </w:r>
      <w:r>
        <w:rPr>
          <w:spacing w:val="16"/>
          <w:w w:val="105"/>
        </w:rPr>
        <w:t xml:space="preserve"> </w:t>
      </w:r>
      <w:r>
        <w:rPr>
          <w:w w:val="105"/>
        </w:rPr>
        <w:t>HK</w:t>
      </w:r>
      <w:r>
        <w:rPr>
          <w:spacing w:val="16"/>
          <w:w w:val="105"/>
        </w:rPr>
        <w:t xml:space="preserve"> </w:t>
      </w:r>
      <w:r>
        <w:rPr>
          <w:w w:val="105"/>
        </w:rPr>
        <w:t>for</w:t>
      </w:r>
      <w:r>
        <w:rPr>
          <w:spacing w:val="16"/>
          <w:w w:val="105"/>
        </w:rPr>
        <w:t xml:space="preserve"> </w:t>
      </w:r>
      <w:r>
        <w:rPr>
          <w:w w:val="105"/>
        </w:rPr>
        <w:t>highly</w:t>
      </w:r>
      <w:r>
        <w:rPr>
          <w:spacing w:val="16"/>
          <w:w w:val="105"/>
        </w:rPr>
        <w:t xml:space="preserve"> </w:t>
      </w:r>
      <w:r>
        <w:rPr>
          <w:w w:val="105"/>
        </w:rPr>
        <w:t>imbalanced</w:t>
      </w:r>
      <w:r>
        <w:rPr>
          <w:spacing w:val="16"/>
          <w:w w:val="105"/>
        </w:rPr>
        <w:t xml:space="preserve"> </w:t>
      </w:r>
      <w:r>
        <w:rPr>
          <w:w w:val="105"/>
        </w:rPr>
        <w:t>classifications,</w:t>
      </w:r>
      <w:r>
        <w:rPr>
          <w:spacing w:val="16"/>
          <w:w w:val="105"/>
        </w:rPr>
        <w:t xml:space="preserve"> </w:t>
      </w:r>
      <w:r>
        <w:rPr>
          <w:w w:val="105"/>
        </w:rPr>
        <w:t>such</w:t>
      </w:r>
      <w:r>
        <w:rPr>
          <w:spacing w:val="16"/>
          <w:w w:val="105"/>
        </w:rPr>
        <w:t xml:space="preserve"> </w:t>
      </w:r>
      <w:r>
        <w:rPr>
          <w:w w:val="105"/>
        </w:rPr>
        <w:t>as</w:t>
      </w:r>
      <w:r>
        <w:rPr>
          <w:spacing w:val="16"/>
          <w:w w:val="105"/>
        </w:rPr>
        <w:t xml:space="preserve"> </w:t>
      </w:r>
      <w:r>
        <w:rPr>
          <w:w w:val="105"/>
        </w:rPr>
        <w:t>floods.</w:t>
      </w:r>
      <w:r>
        <w:rPr>
          <w:spacing w:val="43"/>
          <w:w w:val="105"/>
        </w:rPr>
        <w:t xml:space="preserve"> </w:t>
      </w:r>
      <w:r>
        <w:rPr>
          <w:w w:val="105"/>
        </w:rPr>
        <w:t>Precision,</w:t>
      </w:r>
      <w:r>
        <w:rPr>
          <w:spacing w:val="16"/>
          <w:w w:val="105"/>
        </w:rPr>
        <w:t xml:space="preserve"> </w:t>
      </w:r>
      <w:r>
        <w:rPr>
          <w:w w:val="105"/>
        </w:rPr>
        <w:t>a.k.a.</w:t>
      </w:r>
    </w:p>
    <w:p w14:paraId="19263E62" w14:textId="77777777" w:rsidR="00E2709D" w:rsidRDefault="00462487">
      <w:pPr>
        <w:pStyle w:val="BodyText"/>
        <w:spacing w:line="289" w:lineRule="exact"/>
        <w:ind w:left="227"/>
      </w:pPr>
      <w:r>
        <w:rPr>
          <w:rFonts w:ascii="Trebuchet MS"/>
          <w:sz w:val="12"/>
        </w:rPr>
        <w:t xml:space="preserve">293    </w:t>
      </w:r>
      <w:r>
        <w:rPr>
          <w:rFonts w:ascii="Trebuchet MS"/>
          <w:spacing w:val="19"/>
          <w:sz w:val="12"/>
        </w:rPr>
        <w:t xml:space="preserve"> </w:t>
      </w:r>
      <w:r>
        <w:t>positive</w:t>
      </w:r>
      <w:r>
        <w:rPr>
          <w:spacing w:val="5"/>
        </w:rPr>
        <w:t xml:space="preserve"> </w:t>
      </w:r>
      <w:r>
        <w:t>predicted</w:t>
      </w:r>
      <w:r>
        <w:rPr>
          <w:spacing w:val="6"/>
        </w:rPr>
        <w:t xml:space="preserve"> </w:t>
      </w:r>
      <w:r>
        <w:t>value</w:t>
      </w:r>
      <w:r>
        <w:rPr>
          <w:spacing w:val="5"/>
        </w:rPr>
        <w:t xml:space="preserve"> </w:t>
      </w:r>
      <w:r>
        <w:t>or</w:t>
      </w:r>
      <w:r>
        <w:rPr>
          <w:spacing w:val="5"/>
        </w:rPr>
        <w:t xml:space="preserve"> </w:t>
      </w:r>
      <w:r>
        <w:t>frequency</w:t>
      </w:r>
      <w:r>
        <w:rPr>
          <w:spacing w:val="5"/>
        </w:rPr>
        <w:t xml:space="preserve"> </w:t>
      </w:r>
      <w:r>
        <w:t>of</w:t>
      </w:r>
      <w:r>
        <w:rPr>
          <w:spacing w:val="5"/>
        </w:rPr>
        <w:t xml:space="preserve"> </w:t>
      </w:r>
      <w:r>
        <w:t>hits,</w:t>
      </w:r>
      <w:r>
        <w:rPr>
          <w:spacing w:val="10"/>
        </w:rPr>
        <w:t xml:space="preserve"> </w:t>
      </w:r>
      <w:r>
        <w:t>is</w:t>
      </w:r>
      <w:r>
        <w:rPr>
          <w:spacing w:val="5"/>
        </w:rPr>
        <w:t xml:space="preserve"> </w:t>
      </w:r>
      <w:r>
        <w:t>the</w:t>
      </w:r>
      <w:r>
        <w:rPr>
          <w:spacing w:val="5"/>
        </w:rPr>
        <w:t xml:space="preserve"> </w:t>
      </w:r>
      <w:r>
        <w:t>proportion</w:t>
      </w:r>
      <w:r>
        <w:rPr>
          <w:spacing w:val="5"/>
        </w:rPr>
        <w:t xml:space="preserve"> </w:t>
      </w:r>
      <w:r>
        <w:t>of</w:t>
      </w:r>
      <w:r>
        <w:rPr>
          <w:spacing w:val="4"/>
        </w:rPr>
        <w:t xml:space="preserve"> </w:t>
      </w:r>
      <w:r>
        <w:t>the</w:t>
      </w:r>
      <w:r>
        <w:rPr>
          <w:spacing w:val="5"/>
        </w:rPr>
        <w:t xml:space="preserve"> </w:t>
      </w:r>
      <w:r>
        <w:t>predicted</w:t>
      </w:r>
    </w:p>
    <w:p w14:paraId="6B33EE52" w14:textId="77777777" w:rsidR="00E2709D" w:rsidRDefault="00462487">
      <w:pPr>
        <w:pStyle w:val="BodyText"/>
        <w:spacing w:line="291" w:lineRule="exact"/>
        <w:ind w:left="227"/>
      </w:pPr>
      <w:r>
        <w:rPr>
          <w:rFonts w:ascii="Trebuchet MS"/>
          <w:sz w:val="12"/>
        </w:rPr>
        <w:t xml:space="preserve">294    </w:t>
      </w:r>
      <w:r>
        <w:rPr>
          <w:rFonts w:ascii="Trebuchet MS"/>
          <w:spacing w:val="19"/>
          <w:sz w:val="12"/>
        </w:rPr>
        <w:t xml:space="preserve"> </w:t>
      </w:r>
      <w:r>
        <w:t>events</w:t>
      </w:r>
      <w:r>
        <w:rPr>
          <w:spacing w:val="9"/>
        </w:rPr>
        <w:t xml:space="preserve"> </w:t>
      </w:r>
      <w:r>
        <w:t>that</w:t>
      </w:r>
      <w:r>
        <w:rPr>
          <w:spacing w:val="9"/>
        </w:rPr>
        <w:t xml:space="preserve"> </w:t>
      </w:r>
      <w:r>
        <w:t>are</w:t>
      </w:r>
      <w:r>
        <w:rPr>
          <w:spacing w:val="9"/>
        </w:rPr>
        <w:t xml:space="preserve"> </w:t>
      </w:r>
      <w:r>
        <w:t>correct</w:t>
      </w:r>
      <w:r>
        <w:rPr>
          <w:spacing w:val="8"/>
        </w:rPr>
        <w:t xml:space="preserve"> </w:t>
      </w:r>
      <w:r>
        <w:t>(eq.</w:t>
      </w:r>
      <w:r>
        <w:rPr>
          <w:spacing w:val="49"/>
        </w:rPr>
        <w:t xml:space="preserve"> </w:t>
      </w:r>
      <w:hyperlink w:anchor="_bookmark10" w:history="1">
        <w:r>
          <w:t>6).</w:t>
        </w:r>
      </w:hyperlink>
      <w:r>
        <w:rPr>
          <w:spacing w:val="48"/>
        </w:rPr>
        <w:t xml:space="preserve"> </w:t>
      </w:r>
      <w:r>
        <w:t>There</w:t>
      </w:r>
      <w:r>
        <w:rPr>
          <w:spacing w:val="8"/>
        </w:rPr>
        <w:t xml:space="preserve"> </w:t>
      </w:r>
      <w:r>
        <w:t>is</w:t>
      </w:r>
      <w:r>
        <w:rPr>
          <w:spacing w:val="10"/>
        </w:rPr>
        <w:t xml:space="preserve"> </w:t>
      </w:r>
      <w:r>
        <w:t>a</w:t>
      </w:r>
      <w:r>
        <w:rPr>
          <w:spacing w:val="9"/>
        </w:rPr>
        <w:t xml:space="preserve"> </w:t>
      </w:r>
      <w:proofErr w:type="spellStart"/>
      <w:proofErr w:type="gramStart"/>
      <w:r>
        <w:t>well</w:t>
      </w:r>
      <w:r>
        <w:rPr>
          <w:spacing w:val="9"/>
        </w:rPr>
        <w:t xml:space="preserve"> </w:t>
      </w:r>
      <w:r>
        <w:t>known</w:t>
      </w:r>
      <w:proofErr w:type="spellEnd"/>
      <w:proofErr w:type="gramEnd"/>
      <w:r>
        <w:rPr>
          <w:spacing w:val="8"/>
        </w:rPr>
        <w:t xml:space="preserve"> </w:t>
      </w:r>
      <w:r>
        <w:t>trade-off</w:t>
      </w:r>
      <w:r>
        <w:rPr>
          <w:spacing w:val="9"/>
        </w:rPr>
        <w:t xml:space="preserve"> </w:t>
      </w:r>
      <w:r>
        <w:t>between</w:t>
      </w:r>
      <w:r>
        <w:rPr>
          <w:spacing w:val="9"/>
        </w:rPr>
        <w:t xml:space="preserve"> </w:t>
      </w:r>
      <w:r>
        <w:t>recall</w:t>
      </w:r>
    </w:p>
    <w:p w14:paraId="424AACE3"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5D745EC" w14:textId="77777777" w:rsidR="00E2709D" w:rsidRDefault="00E2709D">
      <w:pPr>
        <w:pStyle w:val="BodyText"/>
        <w:rPr>
          <w:sz w:val="20"/>
        </w:rPr>
      </w:pPr>
    </w:p>
    <w:p w14:paraId="6EA2572F" w14:textId="77777777" w:rsidR="00E2709D" w:rsidRDefault="00E2709D">
      <w:pPr>
        <w:pStyle w:val="BodyText"/>
        <w:rPr>
          <w:sz w:val="20"/>
        </w:rPr>
      </w:pPr>
    </w:p>
    <w:p w14:paraId="64F787DB" w14:textId="77777777" w:rsidR="00E2709D" w:rsidRDefault="00E2709D">
      <w:pPr>
        <w:pStyle w:val="BodyText"/>
        <w:rPr>
          <w:sz w:val="20"/>
        </w:rPr>
      </w:pPr>
    </w:p>
    <w:p w14:paraId="0723B80D" w14:textId="77777777" w:rsidR="00E2709D" w:rsidRDefault="00E2709D">
      <w:pPr>
        <w:pStyle w:val="BodyText"/>
        <w:spacing w:before="11"/>
        <w:rPr>
          <w:sz w:val="19"/>
        </w:rPr>
      </w:pPr>
    </w:p>
    <w:p w14:paraId="005875E3" w14:textId="77777777" w:rsidR="00E2709D" w:rsidRDefault="00462487">
      <w:pPr>
        <w:pStyle w:val="BodyText"/>
        <w:spacing w:before="51" w:line="291" w:lineRule="exact"/>
        <w:ind w:left="227"/>
      </w:pPr>
      <w:r>
        <w:rPr>
          <w:rFonts w:ascii="Trebuchet MS"/>
          <w:sz w:val="12"/>
        </w:rPr>
        <w:t xml:space="preserve">295    </w:t>
      </w:r>
      <w:r>
        <w:rPr>
          <w:rFonts w:ascii="Trebuchet MS"/>
          <w:spacing w:val="19"/>
          <w:sz w:val="12"/>
        </w:rPr>
        <w:t xml:space="preserve"> </w:t>
      </w:r>
      <w:r>
        <w:rPr>
          <w:w w:val="105"/>
        </w:rPr>
        <w:t>and</w:t>
      </w:r>
      <w:r>
        <w:rPr>
          <w:spacing w:val="17"/>
          <w:w w:val="105"/>
        </w:rPr>
        <w:t xml:space="preserve"> </w:t>
      </w:r>
      <w:r>
        <w:rPr>
          <w:w w:val="105"/>
        </w:rPr>
        <w:t>precision.</w:t>
      </w:r>
      <w:r>
        <w:rPr>
          <w:spacing w:val="56"/>
          <w:w w:val="105"/>
        </w:rPr>
        <w:t xml:space="preserve"> </w:t>
      </w:r>
      <w:r>
        <w:rPr>
          <w:w w:val="105"/>
        </w:rPr>
        <w:t>In</w:t>
      </w:r>
      <w:r>
        <w:rPr>
          <w:spacing w:val="17"/>
          <w:w w:val="105"/>
        </w:rPr>
        <w:t xml:space="preserve"> </w:t>
      </w:r>
      <w:r>
        <w:rPr>
          <w:w w:val="105"/>
        </w:rPr>
        <w:t>the</w:t>
      </w:r>
      <w:r>
        <w:rPr>
          <w:spacing w:val="16"/>
          <w:w w:val="105"/>
        </w:rPr>
        <w:t xml:space="preserve"> </w:t>
      </w:r>
      <w:r>
        <w:rPr>
          <w:w w:val="105"/>
        </w:rPr>
        <w:t>specific</w:t>
      </w:r>
      <w:r>
        <w:rPr>
          <w:spacing w:val="17"/>
          <w:w w:val="105"/>
        </w:rPr>
        <w:t xml:space="preserve"> </w:t>
      </w:r>
      <w:r>
        <w:rPr>
          <w:w w:val="105"/>
        </w:rPr>
        <w:t>case</w:t>
      </w:r>
      <w:r>
        <w:rPr>
          <w:spacing w:val="17"/>
          <w:w w:val="105"/>
        </w:rPr>
        <w:t xml:space="preserve"> </w:t>
      </w:r>
      <w:r>
        <w:rPr>
          <w:w w:val="105"/>
        </w:rPr>
        <w:t>of</w:t>
      </w:r>
      <w:r>
        <w:rPr>
          <w:spacing w:val="17"/>
          <w:w w:val="105"/>
        </w:rPr>
        <w:t xml:space="preserve"> </w:t>
      </w:r>
      <w:r>
        <w:rPr>
          <w:w w:val="105"/>
        </w:rPr>
        <w:t>flood</w:t>
      </w:r>
      <w:r>
        <w:rPr>
          <w:spacing w:val="16"/>
          <w:w w:val="105"/>
        </w:rPr>
        <w:t xml:space="preserve"> </w:t>
      </w:r>
      <w:r>
        <w:rPr>
          <w:w w:val="105"/>
        </w:rPr>
        <w:t>notifications,</w:t>
      </w:r>
      <w:r>
        <w:rPr>
          <w:spacing w:val="19"/>
          <w:w w:val="105"/>
        </w:rPr>
        <w:t xml:space="preserve"> </w:t>
      </w:r>
      <w:r>
        <w:rPr>
          <w:w w:val="105"/>
        </w:rPr>
        <w:t>very</w:t>
      </w:r>
      <w:r>
        <w:rPr>
          <w:spacing w:val="17"/>
          <w:w w:val="105"/>
        </w:rPr>
        <w:t xml:space="preserve"> </w:t>
      </w:r>
      <w:r>
        <w:rPr>
          <w:w w:val="105"/>
        </w:rPr>
        <w:t>strict</w:t>
      </w:r>
      <w:r>
        <w:rPr>
          <w:spacing w:val="17"/>
          <w:w w:val="105"/>
        </w:rPr>
        <w:t xml:space="preserve"> </w:t>
      </w:r>
      <w:r>
        <w:rPr>
          <w:w w:val="105"/>
        </w:rPr>
        <w:t>criteria</w:t>
      </w:r>
    </w:p>
    <w:p w14:paraId="5CAF2A8E" w14:textId="77777777" w:rsidR="00E2709D" w:rsidRDefault="00462487">
      <w:pPr>
        <w:pStyle w:val="BodyText"/>
        <w:spacing w:line="289" w:lineRule="exact"/>
        <w:ind w:left="227"/>
      </w:pPr>
      <w:r>
        <w:rPr>
          <w:rFonts w:ascii="Trebuchet MS"/>
          <w:sz w:val="12"/>
        </w:rPr>
        <w:t xml:space="preserve">296    </w:t>
      </w:r>
      <w:r>
        <w:rPr>
          <w:rFonts w:ascii="Trebuchet MS"/>
          <w:spacing w:val="19"/>
          <w:sz w:val="12"/>
        </w:rPr>
        <w:t xml:space="preserve"> </w:t>
      </w:r>
      <w:r>
        <w:t>would</w:t>
      </w:r>
      <w:r>
        <w:rPr>
          <w:spacing w:val="14"/>
        </w:rPr>
        <w:t xml:space="preserve"> </w:t>
      </w:r>
      <w:r>
        <w:t>cause</w:t>
      </w:r>
      <w:r>
        <w:rPr>
          <w:spacing w:val="13"/>
        </w:rPr>
        <w:t xml:space="preserve"> </w:t>
      </w:r>
      <w:r>
        <w:t>very</w:t>
      </w:r>
      <w:r>
        <w:rPr>
          <w:spacing w:val="12"/>
        </w:rPr>
        <w:t xml:space="preserve"> </w:t>
      </w:r>
      <w:r>
        <w:t>few</w:t>
      </w:r>
      <w:r>
        <w:rPr>
          <w:spacing w:val="13"/>
        </w:rPr>
        <w:t xml:space="preserve"> </w:t>
      </w:r>
      <w:r>
        <w:t>notifications</w:t>
      </w:r>
      <w:r>
        <w:rPr>
          <w:spacing w:val="14"/>
        </w:rPr>
        <w:t xml:space="preserve"> </w:t>
      </w:r>
      <w:r>
        <w:t>with</w:t>
      </w:r>
      <w:r>
        <w:rPr>
          <w:spacing w:val="12"/>
        </w:rPr>
        <w:t xml:space="preserve"> </w:t>
      </w:r>
      <w:r>
        <w:t>high</w:t>
      </w:r>
      <w:r>
        <w:rPr>
          <w:spacing w:val="14"/>
        </w:rPr>
        <w:t xml:space="preserve"> </w:t>
      </w:r>
      <w:r>
        <w:t>certainty,</w:t>
      </w:r>
      <w:r>
        <w:rPr>
          <w:spacing w:val="18"/>
        </w:rPr>
        <w:t xml:space="preserve"> </w:t>
      </w:r>
      <w:r>
        <w:t>which</w:t>
      </w:r>
      <w:r>
        <w:rPr>
          <w:spacing w:val="14"/>
        </w:rPr>
        <w:t xml:space="preserve"> </w:t>
      </w:r>
      <w:r>
        <w:t>means</w:t>
      </w:r>
      <w:r>
        <w:rPr>
          <w:spacing w:val="14"/>
        </w:rPr>
        <w:t xml:space="preserve"> </w:t>
      </w:r>
      <w:r>
        <w:t>that</w:t>
      </w:r>
      <w:r>
        <w:rPr>
          <w:spacing w:val="14"/>
        </w:rPr>
        <w:t xml:space="preserve"> </w:t>
      </w:r>
      <w:r>
        <w:t>they</w:t>
      </w:r>
    </w:p>
    <w:p w14:paraId="4700600E" w14:textId="77777777" w:rsidR="00E2709D" w:rsidRDefault="00462487">
      <w:pPr>
        <w:pStyle w:val="BodyText"/>
        <w:spacing w:line="289" w:lineRule="exact"/>
        <w:ind w:left="227"/>
      </w:pPr>
      <w:r>
        <w:rPr>
          <w:rFonts w:ascii="Trebuchet MS"/>
          <w:sz w:val="12"/>
        </w:rPr>
        <w:t xml:space="preserve">297    </w:t>
      </w:r>
      <w:r>
        <w:rPr>
          <w:rFonts w:ascii="Trebuchet MS"/>
          <w:spacing w:val="19"/>
          <w:sz w:val="12"/>
        </w:rPr>
        <w:t xml:space="preserve"> </w:t>
      </w:r>
      <w:r>
        <w:t>will</w:t>
      </w:r>
      <w:r>
        <w:rPr>
          <w:spacing w:val="40"/>
        </w:rPr>
        <w:t xml:space="preserve"> </w:t>
      </w:r>
      <w:r>
        <w:t>be</w:t>
      </w:r>
      <w:r>
        <w:rPr>
          <w:spacing w:val="39"/>
        </w:rPr>
        <w:t xml:space="preserve"> </w:t>
      </w:r>
      <w:r>
        <w:t>mostly</w:t>
      </w:r>
      <w:r>
        <w:rPr>
          <w:spacing w:val="39"/>
        </w:rPr>
        <w:t xml:space="preserve"> </w:t>
      </w:r>
      <w:r>
        <w:t>correct</w:t>
      </w:r>
      <w:r>
        <w:rPr>
          <w:spacing w:val="39"/>
        </w:rPr>
        <w:t xml:space="preserve"> </w:t>
      </w:r>
      <w:r>
        <w:t>(high</w:t>
      </w:r>
      <w:r>
        <w:rPr>
          <w:spacing w:val="40"/>
        </w:rPr>
        <w:t xml:space="preserve"> </w:t>
      </w:r>
      <w:r>
        <w:t>precision),</w:t>
      </w:r>
      <w:r>
        <w:rPr>
          <w:spacing w:val="41"/>
        </w:rPr>
        <w:t xml:space="preserve"> </w:t>
      </w:r>
      <w:r>
        <w:t>but</w:t>
      </w:r>
      <w:r>
        <w:rPr>
          <w:spacing w:val="39"/>
        </w:rPr>
        <w:t xml:space="preserve"> </w:t>
      </w:r>
      <w:r>
        <w:t>a</w:t>
      </w:r>
      <w:r>
        <w:rPr>
          <w:spacing w:val="40"/>
        </w:rPr>
        <w:t xml:space="preserve"> </w:t>
      </w:r>
      <w:r>
        <w:t>lot</w:t>
      </w:r>
      <w:r>
        <w:rPr>
          <w:spacing w:val="39"/>
        </w:rPr>
        <w:t xml:space="preserve"> </w:t>
      </w:r>
      <w:r>
        <w:t>of</w:t>
      </w:r>
      <w:r>
        <w:rPr>
          <w:spacing w:val="39"/>
        </w:rPr>
        <w:t xml:space="preserve"> </w:t>
      </w:r>
      <w:r>
        <w:t>events</w:t>
      </w:r>
      <w:r>
        <w:rPr>
          <w:spacing w:val="39"/>
        </w:rPr>
        <w:t xml:space="preserve"> </w:t>
      </w:r>
      <w:r>
        <w:t>would</w:t>
      </w:r>
      <w:r>
        <w:rPr>
          <w:spacing w:val="40"/>
        </w:rPr>
        <w:t xml:space="preserve"> </w:t>
      </w:r>
      <w:r>
        <w:t>be</w:t>
      </w:r>
      <w:r>
        <w:rPr>
          <w:spacing w:val="39"/>
        </w:rPr>
        <w:t xml:space="preserve"> </w:t>
      </w:r>
      <w:r>
        <w:t>missed</w:t>
      </w:r>
    </w:p>
    <w:p w14:paraId="7471D279" w14:textId="77777777" w:rsidR="00E2709D" w:rsidRDefault="00462487">
      <w:pPr>
        <w:pStyle w:val="BodyText"/>
        <w:spacing w:line="289" w:lineRule="exact"/>
        <w:ind w:left="227"/>
      </w:pPr>
      <w:r>
        <w:rPr>
          <w:rFonts w:ascii="Trebuchet MS"/>
          <w:sz w:val="12"/>
        </w:rPr>
        <w:t xml:space="preserve">298  </w:t>
      </w:r>
      <w:proofErr w:type="gramStart"/>
      <w:r>
        <w:rPr>
          <w:rFonts w:ascii="Trebuchet MS"/>
          <w:sz w:val="12"/>
        </w:rPr>
        <w:t xml:space="preserve">  </w:t>
      </w:r>
      <w:r>
        <w:rPr>
          <w:rFonts w:ascii="Trebuchet MS"/>
          <w:spacing w:val="19"/>
          <w:sz w:val="12"/>
        </w:rPr>
        <w:t xml:space="preserve"> </w:t>
      </w:r>
      <w:r>
        <w:t>(</w:t>
      </w:r>
      <w:proofErr w:type="gramEnd"/>
      <w:r>
        <w:t>poor</w:t>
      </w:r>
      <w:r>
        <w:rPr>
          <w:spacing w:val="46"/>
        </w:rPr>
        <w:t xml:space="preserve"> </w:t>
      </w:r>
      <w:r>
        <w:t>recall).</w:t>
      </w:r>
      <w:r>
        <w:rPr>
          <w:spacing w:val="98"/>
        </w:rPr>
        <w:t xml:space="preserve"> </w:t>
      </w:r>
      <w:r>
        <w:t>On</w:t>
      </w:r>
      <w:r>
        <w:rPr>
          <w:spacing w:val="46"/>
        </w:rPr>
        <w:t xml:space="preserve"> </w:t>
      </w:r>
      <w:r>
        <w:t>the</w:t>
      </w:r>
      <w:r>
        <w:rPr>
          <w:spacing w:val="46"/>
        </w:rPr>
        <w:t xml:space="preserve"> </w:t>
      </w:r>
      <w:r>
        <w:t>other</w:t>
      </w:r>
      <w:r>
        <w:rPr>
          <w:spacing w:val="45"/>
        </w:rPr>
        <w:t xml:space="preserve"> </w:t>
      </w:r>
      <w:r>
        <w:t>hand,</w:t>
      </w:r>
      <w:r>
        <w:rPr>
          <w:spacing w:val="50"/>
        </w:rPr>
        <w:t xml:space="preserve"> </w:t>
      </w:r>
      <w:r>
        <w:t>very</w:t>
      </w:r>
      <w:r>
        <w:rPr>
          <w:spacing w:val="45"/>
        </w:rPr>
        <w:t xml:space="preserve"> </w:t>
      </w:r>
      <w:r>
        <w:t>relaxed</w:t>
      </w:r>
      <w:r>
        <w:rPr>
          <w:spacing w:val="46"/>
        </w:rPr>
        <w:t xml:space="preserve"> </w:t>
      </w:r>
      <w:r>
        <w:t>criteria</w:t>
      </w:r>
      <w:r>
        <w:rPr>
          <w:spacing w:val="46"/>
        </w:rPr>
        <w:t xml:space="preserve"> </w:t>
      </w:r>
      <w:r>
        <w:t>would</w:t>
      </w:r>
      <w:r>
        <w:rPr>
          <w:spacing w:val="45"/>
        </w:rPr>
        <w:t xml:space="preserve"> </w:t>
      </w:r>
      <w:r>
        <w:t>cause</w:t>
      </w:r>
      <w:r>
        <w:rPr>
          <w:spacing w:val="46"/>
        </w:rPr>
        <w:t xml:space="preserve"> </w:t>
      </w:r>
      <w:r>
        <w:t>a</w:t>
      </w:r>
      <w:r>
        <w:rPr>
          <w:spacing w:val="46"/>
        </w:rPr>
        <w:t xml:space="preserve"> </w:t>
      </w:r>
      <w:r>
        <w:t>large</w:t>
      </w:r>
    </w:p>
    <w:p w14:paraId="4DA4608C" w14:textId="77777777" w:rsidR="00E2709D" w:rsidRDefault="00462487">
      <w:pPr>
        <w:pStyle w:val="BodyText"/>
        <w:spacing w:line="289" w:lineRule="exact"/>
        <w:ind w:left="227"/>
      </w:pPr>
      <w:r>
        <w:rPr>
          <w:rFonts w:ascii="Trebuchet MS"/>
          <w:sz w:val="12"/>
        </w:rPr>
        <w:t xml:space="preserve">299    </w:t>
      </w:r>
      <w:r>
        <w:rPr>
          <w:rFonts w:ascii="Trebuchet MS"/>
          <w:spacing w:val="19"/>
          <w:sz w:val="12"/>
        </w:rPr>
        <w:t xml:space="preserve"> </w:t>
      </w:r>
      <w:proofErr w:type="gramStart"/>
      <w:r>
        <w:t>amount</w:t>
      </w:r>
      <w:proofErr w:type="gramEnd"/>
      <w:r>
        <w:rPr>
          <w:spacing w:val="53"/>
        </w:rPr>
        <w:t xml:space="preserve"> </w:t>
      </w:r>
      <w:r>
        <w:t>of</w:t>
      </w:r>
      <w:r>
        <w:rPr>
          <w:spacing w:val="52"/>
        </w:rPr>
        <w:t xml:space="preserve"> </w:t>
      </w:r>
      <w:r>
        <w:t>uncertain</w:t>
      </w:r>
      <w:r>
        <w:rPr>
          <w:spacing w:val="53"/>
        </w:rPr>
        <w:t xml:space="preserve"> </w:t>
      </w:r>
      <w:r>
        <w:t>notifications,</w:t>
      </w:r>
      <w:r>
        <w:rPr>
          <w:spacing w:val="59"/>
        </w:rPr>
        <w:t xml:space="preserve"> </w:t>
      </w:r>
      <w:r>
        <w:t>which</w:t>
      </w:r>
      <w:r>
        <w:rPr>
          <w:spacing w:val="52"/>
        </w:rPr>
        <w:t xml:space="preserve"> </w:t>
      </w:r>
      <w:r>
        <w:t>means</w:t>
      </w:r>
      <w:r>
        <w:rPr>
          <w:spacing w:val="53"/>
        </w:rPr>
        <w:t xml:space="preserve"> </w:t>
      </w:r>
      <w:r>
        <w:t>a</w:t>
      </w:r>
      <w:r>
        <w:rPr>
          <w:spacing w:val="52"/>
        </w:rPr>
        <w:t xml:space="preserve"> </w:t>
      </w:r>
      <w:r>
        <w:t>small</w:t>
      </w:r>
      <w:r>
        <w:rPr>
          <w:spacing w:val="52"/>
        </w:rPr>
        <w:t xml:space="preserve"> </w:t>
      </w:r>
      <w:r>
        <w:t>number</w:t>
      </w:r>
      <w:r>
        <w:rPr>
          <w:spacing w:val="53"/>
        </w:rPr>
        <w:t xml:space="preserve"> </w:t>
      </w:r>
      <w:r>
        <w:t>of</w:t>
      </w:r>
      <w:r>
        <w:rPr>
          <w:spacing w:val="52"/>
        </w:rPr>
        <w:t xml:space="preserve"> </w:t>
      </w:r>
      <w:r>
        <w:t>missed</w:t>
      </w:r>
    </w:p>
    <w:p w14:paraId="3618A69D" w14:textId="77777777" w:rsidR="00E2709D" w:rsidRDefault="00462487">
      <w:pPr>
        <w:pStyle w:val="BodyText"/>
        <w:spacing w:line="289" w:lineRule="exact"/>
        <w:ind w:left="227"/>
      </w:pPr>
      <w:r>
        <w:rPr>
          <w:rFonts w:ascii="Trebuchet MS"/>
          <w:sz w:val="12"/>
        </w:rPr>
        <w:t xml:space="preserve">300    </w:t>
      </w:r>
      <w:r>
        <w:rPr>
          <w:rFonts w:ascii="Trebuchet MS"/>
          <w:spacing w:val="19"/>
          <w:sz w:val="12"/>
        </w:rPr>
        <w:t xml:space="preserve"> </w:t>
      </w:r>
      <w:r>
        <w:rPr>
          <w:w w:val="105"/>
        </w:rPr>
        <w:t>events</w:t>
      </w:r>
      <w:r>
        <w:rPr>
          <w:spacing w:val="13"/>
          <w:w w:val="105"/>
        </w:rPr>
        <w:t xml:space="preserve"> </w:t>
      </w:r>
      <w:r>
        <w:rPr>
          <w:w w:val="105"/>
        </w:rPr>
        <w:t>(high</w:t>
      </w:r>
      <w:r>
        <w:rPr>
          <w:spacing w:val="14"/>
          <w:w w:val="105"/>
        </w:rPr>
        <w:t xml:space="preserve"> </w:t>
      </w:r>
      <w:r>
        <w:rPr>
          <w:w w:val="105"/>
        </w:rPr>
        <w:t>recall)</w:t>
      </w:r>
      <w:r>
        <w:rPr>
          <w:spacing w:val="13"/>
          <w:w w:val="105"/>
        </w:rPr>
        <w:t xml:space="preserve"> </w:t>
      </w:r>
      <w:r>
        <w:rPr>
          <w:w w:val="105"/>
        </w:rPr>
        <w:t>but</w:t>
      </w:r>
      <w:r>
        <w:rPr>
          <w:spacing w:val="13"/>
          <w:w w:val="105"/>
        </w:rPr>
        <w:t xml:space="preserve"> </w:t>
      </w:r>
      <w:r>
        <w:rPr>
          <w:w w:val="105"/>
        </w:rPr>
        <w:t>a</w:t>
      </w:r>
      <w:r>
        <w:rPr>
          <w:spacing w:val="13"/>
          <w:w w:val="105"/>
        </w:rPr>
        <w:t xml:space="preserve"> </w:t>
      </w:r>
      <w:r>
        <w:rPr>
          <w:w w:val="105"/>
        </w:rPr>
        <w:t>large</w:t>
      </w:r>
      <w:r>
        <w:rPr>
          <w:spacing w:val="13"/>
          <w:w w:val="105"/>
        </w:rPr>
        <w:t xml:space="preserve"> </w:t>
      </w:r>
      <w:r>
        <w:rPr>
          <w:w w:val="105"/>
        </w:rPr>
        <w:t>number</w:t>
      </w:r>
      <w:r>
        <w:rPr>
          <w:spacing w:val="14"/>
          <w:w w:val="105"/>
        </w:rPr>
        <w:t xml:space="preserve"> </w:t>
      </w:r>
      <w:r>
        <w:rPr>
          <w:w w:val="105"/>
        </w:rPr>
        <w:t>of</w:t>
      </w:r>
      <w:r>
        <w:rPr>
          <w:spacing w:val="13"/>
          <w:w w:val="105"/>
        </w:rPr>
        <w:t xml:space="preserve"> </w:t>
      </w:r>
      <w:r>
        <w:rPr>
          <w:w w:val="105"/>
        </w:rPr>
        <w:t>false</w:t>
      </w:r>
      <w:r>
        <w:rPr>
          <w:spacing w:val="13"/>
          <w:w w:val="105"/>
        </w:rPr>
        <w:t xml:space="preserve"> </w:t>
      </w:r>
      <w:r>
        <w:rPr>
          <w:w w:val="105"/>
        </w:rPr>
        <w:t>alarms</w:t>
      </w:r>
      <w:r>
        <w:rPr>
          <w:spacing w:val="13"/>
          <w:w w:val="105"/>
        </w:rPr>
        <w:t xml:space="preserve"> </w:t>
      </w:r>
      <w:r>
        <w:rPr>
          <w:w w:val="105"/>
        </w:rPr>
        <w:t>(poor</w:t>
      </w:r>
      <w:r>
        <w:rPr>
          <w:spacing w:val="13"/>
          <w:w w:val="105"/>
        </w:rPr>
        <w:t xml:space="preserve"> </w:t>
      </w:r>
      <w:r>
        <w:rPr>
          <w:w w:val="105"/>
        </w:rPr>
        <w:t>precision).</w:t>
      </w:r>
      <w:r>
        <w:rPr>
          <w:spacing w:val="45"/>
          <w:w w:val="105"/>
        </w:rPr>
        <w:t xml:space="preserve"> </w:t>
      </w:r>
      <w:r>
        <w:rPr>
          <w:w w:val="105"/>
        </w:rPr>
        <w:t>As</w:t>
      </w:r>
    </w:p>
    <w:p w14:paraId="6ABCA103" w14:textId="77777777" w:rsidR="00E2709D" w:rsidRDefault="00462487">
      <w:pPr>
        <w:pStyle w:val="BodyText"/>
        <w:spacing w:line="289" w:lineRule="exact"/>
        <w:ind w:left="227"/>
      </w:pPr>
      <w:r>
        <w:rPr>
          <w:rFonts w:ascii="Trebuchet MS" w:hAnsi="Trebuchet MS"/>
          <w:sz w:val="12"/>
        </w:rPr>
        <w:t xml:space="preserve">301    </w:t>
      </w:r>
      <w:r>
        <w:rPr>
          <w:rFonts w:ascii="Trebuchet MS" w:hAnsi="Trebuchet MS"/>
          <w:spacing w:val="19"/>
          <w:sz w:val="12"/>
        </w:rPr>
        <w:t xml:space="preserve"> </w:t>
      </w:r>
      <w:r>
        <w:rPr>
          <w:w w:val="105"/>
        </w:rPr>
        <w:t>a</w:t>
      </w:r>
      <w:r>
        <w:rPr>
          <w:spacing w:val="-4"/>
          <w:w w:val="105"/>
        </w:rPr>
        <w:t xml:space="preserve"> </w:t>
      </w:r>
      <w:r>
        <w:rPr>
          <w:w w:val="105"/>
        </w:rPr>
        <w:t>compromise,</w:t>
      </w:r>
      <w:r>
        <w:rPr>
          <w:spacing w:val="-2"/>
          <w:w w:val="105"/>
        </w:rPr>
        <w:t xml:space="preserve"> </w:t>
      </w:r>
      <w:r>
        <w:rPr>
          <w:w w:val="105"/>
        </w:rPr>
        <w:t>the</w:t>
      </w:r>
      <w:r>
        <w:rPr>
          <w:spacing w:val="-3"/>
          <w:w w:val="105"/>
        </w:rPr>
        <w:t xml:space="preserve"> </w:t>
      </w:r>
      <w:r>
        <w:rPr>
          <w:i/>
          <w:w w:val="105"/>
        </w:rPr>
        <w:t>f</w:t>
      </w:r>
      <w:r>
        <w:rPr>
          <w:i/>
          <w:w w:val="105"/>
          <w:vertAlign w:val="subscript"/>
        </w:rPr>
        <w:t>β</w:t>
      </w:r>
      <w:r>
        <w:rPr>
          <w:i/>
          <w:spacing w:val="10"/>
          <w:w w:val="105"/>
        </w:rPr>
        <w:t xml:space="preserve"> </w:t>
      </w:r>
      <w:r>
        <w:rPr>
          <w:w w:val="105"/>
        </w:rPr>
        <w:t>score</w:t>
      </w:r>
      <w:r>
        <w:rPr>
          <w:spacing w:val="-4"/>
          <w:w w:val="105"/>
        </w:rPr>
        <w:t xml:space="preserve"> </w:t>
      </w:r>
      <w:r>
        <w:rPr>
          <w:w w:val="105"/>
        </w:rPr>
        <w:t>is</w:t>
      </w:r>
      <w:r>
        <w:rPr>
          <w:spacing w:val="-3"/>
          <w:w w:val="105"/>
        </w:rPr>
        <w:t xml:space="preserve"> </w:t>
      </w:r>
      <w:r>
        <w:rPr>
          <w:w w:val="105"/>
        </w:rPr>
        <w:t>a</w:t>
      </w:r>
      <w:r>
        <w:rPr>
          <w:spacing w:val="-4"/>
          <w:w w:val="105"/>
        </w:rPr>
        <w:t xml:space="preserve"> </w:t>
      </w:r>
      <w:r>
        <w:rPr>
          <w:w w:val="105"/>
        </w:rPr>
        <w:t>metric</w:t>
      </w:r>
      <w:r>
        <w:rPr>
          <w:spacing w:val="-4"/>
          <w:w w:val="105"/>
        </w:rPr>
        <w:t xml:space="preserve"> </w:t>
      </w:r>
      <w:r>
        <w:rPr>
          <w:w w:val="105"/>
        </w:rPr>
        <w:t>that</w:t>
      </w:r>
      <w:r>
        <w:rPr>
          <w:spacing w:val="-4"/>
          <w:w w:val="105"/>
        </w:rPr>
        <w:t xml:space="preserve"> </w:t>
      </w:r>
      <w:r>
        <w:rPr>
          <w:w w:val="105"/>
        </w:rPr>
        <w:t>balances</w:t>
      </w:r>
      <w:r>
        <w:rPr>
          <w:spacing w:val="-4"/>
          <w:w w:val="105"/>
        </w:rPr>
        <w:t xml:space="preserve"> </w:t>
      </w:r>
      <w:r>
        <w:rPr>
          <w:w w:val="105"/>
        </w:rPr>
        <w:t>recall</w:t>
      </w:r>
      <w:r>
        <w:rPr>
          <w:spacing w:val="-4"/>
          <w:w w:val="105"/>
        </w:rPr>
        <w:t xml:space="preserve"> </w:t>
      </w:r>
      <w:r>
        <w:rPr>
          <w:w w:val="105"/>
        </w:rPr>
        <w:t>and</w:t>
      </w:r>
      <w:r>
        <w:rPr>
          <w:spacing w:val="-4"/>
          <w:w w:val="105"/>
        </w:rPr>
        <w:t xml:space="preserve"> </w:t>
      </w:r>
      <w:r>
        <w:rPr>
          <w:w w:val="105"/>
        </w:rPr>
        <w:t>precision</w:t>
      </w:r>
      <w:r>
        <w:rPr>
          <w:spacing w:val="-4"/>
          <w:w w:val="105"/>
        </w:rPr>
        <w:t xml:space="preserve"> </w:t>
      </w:r>
      <w:r>
        <w:rPr>
          <w:w w:val="105"/>
        </w:rPr>
        <w:t>(eq.</w:t>
      </w:r>
    </w:p>
    <w:p w14:paraId="6179D0F8" w14:textId="77777777" w:rsidR="00E2709D" w:rsidRDefault="00462487">
      <w:pPr>
        <w:pStyle w:val="BodyText"/>
        <w:spacing w:line="289" w:lineRule="exact"/>
        <w:ind w:left="227"/>
      </w:pPr>
      <w:r>
        <w:rPr>
          <w:rFonts w:ascii="Trebuchet MS" w:hAnsi="Trebuchet MS"/>
          <w:sz w:val="12"/>
        </w:rPr>
        <w:t xml:space="preserve">302    </w:t>
      </w:r>
      <w:r>
        <w:rPr>
          <w:rFonts w:ascii="Trebuchet MS" w:hAnsi="Trebuchet MS"/>
          <w:spacing w:val="19"/>
          <w:sz w:val="12"/>
        </w:rPr>
        <w:t xml:space="preserve"> </w:t>
      </w:r>
      <w:hyperlink w:anchor="_bookmark11" w:history="1">
        <w:r>
          <w:rPr>
            <w:w w:val="110"/>
          </w:rPr>
          <w:t>7).</w:t>
        </w:r>
      </w:hyperlink>
      <w:r>
        <w:rPr>
          <w:spacing w:val="50"/>
          <w:w w:val="110"/>
        </w:rPr>
        <w:t xml:space="preserve"> </w:t>
      </w:r>
      <w:r>
        <w:rPr>
          <w:w w:val="110"/>
        </w:rPr>
        <w:t>In</w:t>
      </w:r>
      <w:r>
        <w:rPr>
          <w:spacing w:val="7"/>
          <w:w w:val="110"/>
        </w:rPr>
        <w:t xml:space="preserve"> </w:t>
      </w:r>
      <w:r>
        <w:rPr>
          <w:w w:val="110"/>
        </w:rPr>
        <w:t>its</w:t>
      </w:r>
      <w:r>
        <w:rPr>
          <w:spacing w:val="8"/>
          <w:w w:val="110"/>
        </w:rPr>
        <w:t xml:space="preserve"> </w:t>
      </w:r>
      <w:r>
        <w:rPr>
          <w:w w:val="110"/>
        </w:rPr>
        <w:t>most</w:t>
      </w:r>
      <w:r>
        <w:rPr>
          <w:spacing w:val="7"/>
          <w:w w:val="110"/>
        </w:rPr>
        <w:t xml:space="preserve"> </w:t>
      </w:r>
      <w:r>
        <w:rPr>
          <w:w w:val="110"/>
        </w:rPr>
        <w:t>common</w:t>
      </w:r>
      <w:r>
        <w:rPr>
          <w:spacing w:val="7"/>
          <w:w w:val="110"/>
        </w:rPr>
        <w:t xml:space="preserve"> </w:t>
      </w:r>
      <w:r>
        <w:rPr>
          <w:w w:val="110"/>
        </w:rPr>
        <w:t>version</w:t>
      </w:r>
      <w:r>
        <w:rPr>
          <w:spacing w:val="8"/>
          <w:w w:val="110"/>
        </w:rPr>
        <w:t xml:space="preserve"> </w:t>
      </w:r>
      <w:r>
        <w:rPr>
          <w:w w:val="110"/>
        </w:rPr>
        <w:t>(</w:t>
      </w:r>
      <w:r>
        <w:rPr>
          <w:i/>
          <w:w w:val="110"/>
        </w:rPr>
        <w:t>β</w:t>
      </w:r>
      <w:r>
        <w:rPr>
          <w:i/>
          <w:spacing w:val="17"/>
          <w:w w:val="110"/>
        </w:rPr>
        <w:t xml:space="preserve"> </w:t>
      </w:r>
      <w:r>
        <w:rPr>
          <w:w w:val="125"/>
        </w:rPr>
        <w:t>=</w:t>
      </w:r>
      <w:r>
        <w:rPr>
          <w:spacing w:val="-1"/>
          <w:w w:val="125"/>
        </w:rPr>
        <w:t xml:space="preserve"> </w:t>
      </w:r>
      <w:r>
        <w:rPr>
          <w:w w:val="110"/>
        </w:rPr>
        <w:t>1)</w:t>
      </w:r>
      <w:r>
        <w:rPr>
          <w:spacing w:val="7"/>
          <w:w w:val="110"/>
        </w:rPr>
        <w:t xml:space="preserve"> </w:t>
      </w:r>
      <w:r>
        <w:rPr>
          <w:w w:val="110"/>
        </w:rPr>
        <w:t>it</w:t>
      </w:r>
      <w:r>
        <w:rPr>
          <w:spacing w:val="8"/>
          <w:w w:val="110"/>
        </w:rPr>
        <w:t xml:space="preserve"> </w:t>
      </w:r>
      <w:r>
        <w:rPr>
          <w:w w:val="110"/>
        </w:rPr>
        <w:t>is</w:t>
      </w:r>
      <w:r>
        <w:rPr>
          <w:spacing w:val="7"/>
          <w:w w:val="110"/>
        </w:rPr>
        <w:t xml:space="preserve"> </w:t>
      </w:r>
      <w:r>
        <w:rPr>
          <w:w w:val="110"/>
        </w:rPr>
        <w:t>the</w:t>
      </w:r>
      <w:r>
        <w:rPr>
          <w:spacing w:val="8"/>
          <w:w w:val="110"/>
        </w:rPr>
        <w:t xml:space="preserve"> </w:t>
      </w:r>
      <w:r>
        <w:rPr>
          <w:w w:val="110"/>
        </w:rPr>
        <w:t>harmonic</w:t>
      </w:r>
      <w:r>
        <w:rPr>
          <w:spacing w:val="7"/>
          <w:w w:val="110"/>
        </w:rPr>
        <w:t xml:space="preserve"> </w:t>
      </w:r>
      <w:r>
        <w:rPr>
          <w:w w:val="110"/>
        </w:rPr>
        <w:t>mean</w:t>
      </w:r>
      <w:r>
        <w:rPr>
          <w:spacing w:val="8"/>
          <w:w w:val="110"/>
        </w:rPr>
        <w:t xml:space="preserve"> </w:t>
      </w:r>
      <w:r>
        <w:rPr>
          <w:w w:val="110"/>
        </w:rPr>
        <w:t>of</w:t>
      </w:r>
      <w:r>
        <w:rPr>
          <w:spacing w:val="7"/>
          <w:w w:val="110"/>
        </w:rPr>
        <w:t xml:space="preserve"> </w:t>
      </w:r>
      <w:r>
        <w:rPr>
          <w:w w:val="110"/>
        </w:rPr>
        <w:t>recall</w:t>
      </w:r>
    </w:p>
    <w:p w14:paraId="1952B4FB" w14:textId="77777777" w:rsidR="00E2709D" w:rsidRDefault="00462487">
      <w:pPr>
        <w:pStyle w:val="BodyText"/>
        <w:spacing w:line="289" w:lineRule="exact"/>
        <w:ind w:left="227"/>
      </w:pPr>
      <w:r>
        <w:rPr>
          <w:rFonts w:ascii="Trebuchet MS"/>
          <w:sz w:val="12"/>
        </w:rPr>
        <w:t xml:space="preserve">303    </w:t>
      </w:r>
      <w:r>
        <w:rPr>
          <w:rFonts w:ascii="Trebuchet MS"/>
          <w:spacing w:val="19"/>
          <w:sz w:val="12"/>
        </w:rPr>
        <w:t xml:space="preserve"> </w:t>
      </w:r>
      <w:r>
        <w:t>and</w:t>
      </w:r>
      <w:r>
        <w:rPr>
          <w:spacing w:val="58"/>
        </w:rPr>
        <w:t xml:space="preserve"> </w:t>
      </w:r>
      <w:r>
        <w:t>precision,</w:t>
      </w:r>
      <w:r>
        <w:rPr>
          <w:spacing w:val="65"/>
        </w:rPr>
        <w:t xml:space="preserve"> </w:t>
      </w:r>
      <w:r>
        <w:t>granting</w:t>
      </w:r>
      <w:r>
        <w:rPr>
          <w:spacing w:val="58"/>
        </w:rPr>
        <w:t xml:space="preserve"> </w:t>
      </w:r>
      <w:r>
        <w:t>equal</w:t>
      </w:r>
      <w:r>
        <w:rPr>
          <w:spacing w:val="58"/>
        </w:rPr>
        <w:t xml:space="preserve"> </w:t>
      </w:r>
      <w:r>
        <w:t>importance</w:t>
      </w:r>
      <w:r>
        <w:rPr>
          <w:spacing w:val="58"/>
        </w:rPr>
        <w:t xml:space="preserve"> </w:t>
      </w:r>
      <w:r>
        <w:t>to</w:t>
      </w:r>
      <w:r>
        <w:rPr>
          <w:spacing w:val="58"/>
        </w:rPr>
        <w:t xml:space="preserve"> </w:t>
      </w:r>
      <w:r>
        <w:t>both</w:t>
      </w:r>
      <w:r>
        <w:rPr>
          <w:spacing w:val="58"/>
        </w:rPr>
        <w:t xml:space="preserve"> </w:t>
      </w:r>
      <w:r>
        <w:t xml:space="preserve">terms.  </w:t>
      </w:r>
      <w:r>
        <w:rPr>
          <w:spacing w:val="30"/>
        </w:rPr>
        <w:t xml:space="preserve"> </w:t>
      </w:r>
      <w:r>
        <w:t>However,</w:t>
      </w:r>
      <w:r>
        <w:rPr>
          <w:spacing w:val="63"/>
        </w:rPr>
        <w:t xml:space="preserve"> </w:t>
      </w:r>
      <w:r>
        <w:t>higher</w:t>
      </w:r>
    </w:p>
    <w:p w14:paraId="14F5B077" w14:textId="77777777" w:rsidR="00E2709D" w:rsidRDefault="00462487">
      <w:pPr>
        <w:pStyle w:val="BodyText"/>
        <w:spacing w:line="289" w:lineRule="exact"/>
        <w:ind w:left="227"/>
      </w:pPr>
      <w:r>
        <w:rPr>
          <w:rFonts w:ascii="Trebuchet MS" w:hAnsi="Trebuchet MS"/>
          <w:sz w:val="12"/>
        </w:rPr>
        <w:t xml:space="preserve">304    </w:t>
      </w:r>
      <w:r>
        <w:rPr>
          <w:rFonts w:ascii="Trebuchet MS" w:hAnsi="Trebuchet MS"/>
          <w:spacing w:val="19"/>
          <w:sz w:val="12"/>
        </w:rPr>
        <w:t xml:space="preserve"> </w:t>
      </w:r>
      <w:r>
        <w:rPr>
          <w:w w:val="105"/>
        </w:rPr>
        <w:t>importance</w:t>
      </w:r>
      <w:r>
        <w:rPr>
          <w:spacing w:val="5"/>
          <w:w w:val="105"/>
        </w:rPr>
        <w:t xml:space="preserve"> </w:t>
      </w:r>
      <w:r>
        <w:rPr>
          <w:w w:val="105"/>
        </w:rPr>
        <w:t>can</w:t>
      </w:r>
      <w:r>
        <w:rPr>
          <w:spacing w:val="5"/>
          <w:w w:val="105"/>
        </w:rPr>
        <w:t xml:space="preserve"> </w:t>
      </w:r>
      <w:r>
        <w:rPr>
          <w:w w:val="105"/>
        </w:rPr>
        <w:t>be</w:t>
      </w:r>
      <w:r>
        <w:rPr>
          <w:spacing w:val="6"/>
          <w:w w:val="105"/>
        </w:rPr>
        <w:t xml:space="preserve"> </w:t>
      </w:r>
      <w:r>
        <w:rPr>
          <w:w w:val="105"/>
        </w:rPr>
        <w:t>given</w:t>
      </w:r>
      <w:r>
        <w:rPr>
          <w:spacing w:val="5"/>
          <w:w w:val="105"/>
        </w:rPr>
        <w:t xml:space="preserve"> </w:t>
      </w:r>
      <w:r>
        <w:rPr>
          <w:w w:val="105"/>
        </w:rPr>
        <w:t>to</w:t>
      </w:r>
      <w:r>
        <w:rPr>
          <w:spacing w:val="5"/>
          <w:w w:val="105"/>
        </w:rPr>
        <w:t xml:space="preserve"> </w:t>
      </w:r>
      <w:r>
        <w:rPr>
          <w:w w:val="105"/>
        </w:rPr>
        <w:t>precision</w:t>
      </w:r>
      <w:r>
        <w:rPr>
          <w:spacing w:val="5"/>
          <w:w w:val="105"/>
        </w:rPr>
        <w:t xml:space="preserve"> </w:t>
      </w:r>
      <w:r>
        <w:rPr>
          <w:w w:val="105"/>
        </w:rPr>
        <w:t>(</w:t>
      </w:r>
      <w:r>
        <w:rPr>
          <w:i/>
          <w:w w:val="105"/>
        </w:rPr>
        <w:t>β</w:t>
      </w:r>
      <w:r>
        <w:rPr>
          <w:i/>
          <w:spacing w:val="7"/>
          <w:w w:val="105"/>
        </w:rPr>
        <w:t xml:space="preserve"> </w:t>
      </w:r>
      <w:r>
        <w:rPr>
          <w:i/>
          <w:w w:val="125"/>
        </w:rPr>
        <w:t>&lt;</w:t>
      </w:r>
      <w:r>
        <w:rPr>
          <w:i/>
          <w:spacing w:val="-14"/>
          <w:w w:val="125"/>
        </w:rPr>
        <w:t xml:space="preserve"> </w:t>
      </w:r>
      <w:r>
        <w:rPr>
          <w:w w:val="105"/>
        </w:rPr>
        <w:t>1),</w:t>
      </w:r>
      <w:r>
        <w:rPr>
          <w:spacing w:val="5"/>
          <w:w w:val="105"/>
        </w:rPr>
        <w:t xml:space="preserve"> </w:t>
      </w:r>
      <w:r>
        <w:rPr>
          <w:w w:val="105"/>
        </w:rPr>
        <w:t>therefore</w:t>
      </w:r>
      <w:r>
        <w:rPr>
          <w:spacing w:val="6"/>
          <w:w w:val="105"/>
        </w:rPr>
        <w:t xml:space="preserve"> </w:t>
      </w:r>
      <w:r>
        <w:rPr>
          <w:w w:val="105"/>
        </w:rPr>
        <w:t>limiting</w:t>
      </w:r>
      <w:r>
        <w:rPr>
          <w:spacing w:val="5"/>
          <w:w w:val="105"/>
        </w:rPr>
        <w:t xml:space="preserve"> </w:t>
      </w:r>
      <w:r>
        <w:rPr>
          <w:w w:val="105"/>
        </w:rPr>
        <w:t>the</w:t>
      </w:r>
      <w:r>
        <w:rPr>
          <w:spacing w:val="5"/>
          <w:w w:val="105"/>
        </w:rPr>
        <w:t xml:space="preserve"> </w:t>
      </w:r>
      <w:r>
        <w:rPr>
          <w:w w:val="105"/>
        </w:rPr>
        <w:t>amount</w:t>
      </w:r>
    </w:p>
    <w:p w14:paraId="307F904F" w14:textId="77777777" w:rsidR="00E2709D" w:rsidRDefault="00462487">
      <w:pPr>
        <w:pStyle w:val="BodyText"/>
        <w:spacing w:line="289" w:lineRule="exact"/>
        <w:ind w:left="227"/>
      </w:pPr>
      <w:r>
        <w:rPr>
          <w:rFonts w:ascii="Trebuchet MS" w:hAnsi="Trebuchet MS"/>
          <w:sz w:val="12"/>
        </w:rPr>
        <w:t xml:space="preserve">305    </w:t>
      </w:r>
      <w:r>
        <w:rPr>
          <w:rFonts w:ascii="Trebuchet MS" w:hAnsi="Trebuchet MS"/>
          <w:spacing w:val="19"/>
          <w:sz w:val="12"/>
        </w:rPr>
        <w:t xml:space="preserve"> </w:t>
      </w:r>
      <w:r>
        <w:rPr>
          <w:w w:val="105"/>
        </w:rPr>
        <w:t>of</w:t>
      </w:r>
      <w:r>
        <w:rPr>
          <w:spacing w:val="18"/>
          <w:w w:val="105"/>
        </w:rPr>
        <w:t xml:space="preserve"> </w:t>
      </w:r>
      <w:r>
        <w:rPr>
          <w:w w:val="105"/>
        </w:rPr>
        <w:t>false</w:t>
      </w:r>
      <w:r>
        <w:rPr>
          <w:spacing w:val="17"/>
          <w:w w:val="105"/>
        </w:rPr>
        <w:t xml:space="preserve"> </w:t>
      </w:r>
      <w:r>
        <w:rPr>
          <w:w w:val="105"/>
        </w:rPr>
        <w:t>alarms,</w:t>
      </w:r>
      <w:r>
        <w:rPr>
          <w:spacing w:val="20"/>
          <w:w w:val="105"/>
        </w:rPr>
        <w:t xml:space="preserve"> </w:t>
      </w:r>
      <w:r>
        <w:rPr>
          <w:w w:val="105"/>
        </w:rPr>
        <w:t>or</w:t>
      </w:r>
      <w:r>
        <w:rPr>
          <w:spacing w:val="17"/>
          <w:w w:val="105"/>
        </w:rPr>
        <w:t xml:space="preserve"> </w:t>
      </w:r>
      <w:r>
        <w:rPr>
          <w:w w:val="105"/>
        </w:rPr>
        <w:t>to</w:t>
      </w:r>
      <w:r>
        <w:rPr>
          <w:spacing w:val="18"/>
          <w:w w:val="105"/>
        </w:rPr>
        <w:t xml:space="preserve"> </w:t>
      </w:r>
      <w:r>
        <w:rPr>
          <w:w w:val="105"/>
        </w:rPr>
        <w:t>recall</w:t>
      </w:r>
      <w:r>
        <w:rPr>
          <w:spacing w:val="17"/>
          <w:w w:val="105"/>
        </w:rPr>
        <w:t xml:space="preserve"> </w:t>
      </w:r>
      <w:r>
        <w:rPr>
          <w:w w:val="105"/>
        </w:rPr>
        <w:t>(</w:t>
      </w:r>
      <w:r>
        <w:rPr>
          <w:i/>
          <w:w w:val="105"/>
        </w:rPr>
        <w:t>β</w:t>
      </w:r>
      <w:r>
        <w:rPr>
          <w:i/>
          <w:spacing w:val="23"/>
          <w:w w:val="105"/>
        </w:rPr>
        <w:t xml:space="preserve"> </w:t>
      </w:r>
      <w:r>
        <w:rPr>
          <w:i/>
          <w:w w:val="125"/>
        </w:rPr>
        <w:t>&gt;</w:t>
      </w:r>
      <w:r>
        <w:rPr>
          <w:i/>
          <w:spacing w:val="1"/>
          <w:w w:val="125"/>
        </w:rPr>
        <w:t xml:space="preserve"> </w:t>
      </w:r>
      <w:r>
        <w:rPr>
          <w:w w:val="105"/>
        </w:rPr>
        <w:t>1),</w:t>
      </w:r>
      <w:r>
        <w:rPr>
          <w:spacing w:val="20"/>
          <w:w w:val="105"/>
        </w:rPr>
        <w:t xml:space="preserve"> </w:t>
      </w:r>
      <w:r>
        <w:rPr>
          <w:w w:val="105"/>
        </w:rPr>
        <w:t>reducing</w:t>
      </w:r>
      <w:r>
        <w:rPr>
          <w:spacing w:val="17"/>
          <w:w w:val="105"/>
        </w:rPr>
        <w:t xml:space="preserve"> </w:t>
      </w:r>
      <w:r>
        <w:rPr>
          <w:w w:val="105"/>
        </w:rPr>
        <w:t>the</w:t>
      </w:r>
      <w:r>
        <w:rPr>
          <w:spacing w:val="18"/>
          <w:w w:val="105"/>
        </w:rPr>
        <w:t xml:space="preserve"> </w:t>
      </w:r>
      <w:proofErr w:type="gramStart"/>
      <w:r>
        <w:rPr>
          <w:w w:val="105"/>
        </w:rPr>
        <w:t>amount</w:t>
      </w:r>
      <w:proofErr w:type="gramEnd"/>
      <w:r>
        <w:rPr>
          <w:spacing w:val="17"/>
          <w:w w:val="105"/>
        </w:rPr>
        <w:t xml:space="preserve"> </w:t>
      </w:r>
      <w:r>
        <w:rPr>
          <w:w w:val="105"/>
        </w:rPr>
        <w:t>of</w:t>
      </w:r>
      <w:r>
        <w:rPr>
          <w:spacing w:val="18"/>
          <w:w w:val="105"/>
        </w:rPr>
        <w:t xml:space="preserve"> </w:t>
      </w:r>
      <w:r>
        <w:rPr>
          <w:w w:val="105"/>
        </w:rPr>
        <w:t>misses.</w:t>
      </w:r>
      <w:r>
        <w:rPr>
          <w:spacing w:val="53"/>
          <w:w w:val="105"/>
        </w:rPr>
        <w:t xml:space="preserve"> </w:t>
      </w:r>
      <w:r>
        <w:rPr>
          <w:w w:val="105"/>
        </w:rPr>
        <w:t>In</w:t>
      </w:r>
      <w:r>
        <w:rPr>
          <w:spacing w:val="18"/>
          <w:w w:val="105"/>
        </w:rPr>
        <w:t xml:space="preserve"> </w:t>
      </w:r>
      <w:proofErr w:type="gramStart"/>
      <w:r>
        <w:rPr>
          <w:w w:val="105"/>
        </w:rPr>
        <w:t>our</w:t>
      </w:r>
      <w:proofErr w:type="gramEnd"/>
    </w:p>
    <w:p w14:paraId="28D000B1" w14:textId="77777777" w:rsidR="00E2709D" w:rsidRDefault="00462487">
      <w:pPr>
        <w:pStyle w:val="BodyText"/>
        <w:spacing w:line="289" w:lineRule="exact"/>
        <w:ind w:left="227"/>
      </w:pPr>
      <w:r>
        <w:rPr>
          <w:rFonts w:ascii="Trebuchet MS"/>
          <w:sz w:val="12"/>
        </w:rPr>
        <w:t xml:space="preserve">306    </w:t>
      </w:r>
      <w:r>
        <w:rPr>
          <w:rFonts w:ascii="Trebuchet MS"/>
          <w:spacing w:val="19"/>
          <w:sz w:val="12"/>
        </w:rPr>
        <w:t xml:space="preserve"> </w:t>
      </w:r>
      <w:r>
        <w:rPr>
          <w:w w:val="105"/>
        </w:rPr>
        <w:t>study,</w:t>
      </w:r>
      <w:r>
        <w:rPr>
          <w:spacing w:val="-1"/>
          <w:w w:val="105"/>
        </w:rPr>
        <w:t xml:space="preserve"> </w:t>
      </w:r>
      <w:r>
        <w:rPr>
          <w:w w:val="105"/>
        </w:rPr>
        <w:t>after</w:t>
      </w:r>
      <w:r>
        <w:rPr>
          <w:spacing w:val="-4"/>
          <w:w w:val="105"/>
        </w:rPr>
        <w:t xml:space="preserve"> </w:t>
      </w:r>
      <w:r>
        <w:rPr>
          <w:w w:val="105"/>
        </w:rPr>
        <w:t>suggestions</w:t>
      </w:r>
      <w:r>
        <w:rPr>
          <w:spacing w:val="-3"/>
          <w:w w:val="105"/>
        </w:rPr>
        <w:t xml:space="preserve"> </w:t>
      </w:r>
      <w:r>
        <w:rPr>
          <w:w w:val="105"/>
        </w:rPr>
        <w:t>from</w:t>
      </w:r>
      <w:r>
        <w:rPr>
          <w:spacing w:val="-4"/>
          <w:w w:val="105"/>
        </w:rPr>
        <w:t xml:space="preserve"> </w:t>
      </w:r>
      <w:r>
        <w:rPr>
          <w:w w:val="105"/>
        </w:rPr>
        <w:t>forecasters</w:t>
      </w:r>
      <w:r>
        <w:rPr>
          <w:spacing w:val="-4"/>
          <w:w w:val="105"/>
        </w:rPr>
        <w:t xml:space="preserve"> </w:t>
      </w:r>
      <w:r>
        <w:rPr>
          <w:w w:val="105"/>
        </w:rPr>
        <w:t>analyzing</w:t>
      </w:r>
      <w:r>
        <w:rPr>
          <w:spacing w:val="-3"/>
          <w:w w:val="105"/>
        </w:rPr>
        <w:t xml:space="preserve"> </w:t>
      </w:r>
      <w:r>
        <w:rPr>
          <w:w w:val="105"/>
        </w:rPr>
        <w:t>EFAS</w:t>
      </w:r>
      <w:r>
        <w:rPr>
          <w:spacing w:val="-4"/>
          <w:w w:val="105"/>
        </w:rPr>
        <w:t xml:space="preserve"> </w:t>
      </w:r>
      <w:r>
        <w:rPr>
          <w:w w:val="105"/>
        </w:rPr>
        <w:t>on</w:t>
      </w:r>
      <w:r>
        <w:rPr>
          <w:spacing w:val="-4"/>
          <w:w w:val="105"/>
        </w:rPr>
        <w:t xml:space="preserve"> </w:t>
      </w:r>
      <w:r>
        <w:rPr>
          <w:w w:val="105"/>
        </w:rPr>
        <w:t>a</w:t>
      </w:r>
      <w:r>
        <w:rPr>
          <w:spacing w:val="-4"/>
          <w:w w:val="105"/>
        </w:rPr>
        <w:t xml:space="preserve"> </w:t>
      </w:r>
      <w:r>
        <w:rPr>
          <w:w w:val="105"/>
        </w:rPr>
        <w:t>daily</w:t>
      </w:r>
      <w:r>
        <w:rPr>
          <w:spacing w:val="-3"/>
          <w:w w:val="105"/>
        </w:rPr>
        <w:t xml:space="preserve"> </w:t>
      </w:r>
      <w:r>
        <w:rPr>
          <w:w w:val="105"/>
        </w:rPr>
        <w:t>basis,</w:t>
      </w:r>
      <w:r>
        <w:rPr>
          <w:spacing w:val="-2"/>
          <w:w w:val="105"/>
        </w:rPr>
        <w:t xml:space="preserve"> </w:t>
      </w:r>
      <w:r>
        <w:rPr>
          <w:w w:val="105"/>
        </w:rPr>
        <w:t>we</w:t>
      </w:r>
    </w:p>
    <w:p w14:paraId="4EB73F8C" w14:textId="77777777" w:rsidR="00E2709D" w:rsidRDefault="00462487">
      <w:pPr>
        <w:pStyle w:val="BodyText"/>
        <w:spacing w:line="289" w:lineRule="exact"/>
        <w:ind w:left="227"/>
      </w:pPr>
      <w:r>
        <w:rPr>
          <w:rFonts w:ascii="Trebuchet MS"/>
          <w:sz w:val="12"/>
        </w:rPr>
        <w:t xml:space="preserve">307    </w:t>
      </w:r>
      <w:r>
        <w:rPr>
          <w:rFonts w:ascii="Trebuchet MS"/>
          <w:spacing w:val="19"/>
          <w:sz w:val="12"/>
        </w:rPr>
        <w:t xml:space="preserve"> </w:t>
      </w:r>
      <w:r>
        <w:rPr>
          <w:w w:val="105"/>
        </w:rPr>
        <w:t>selected</w:t>
      </w:r>
      <w:r>
        <w:rPr>
          <w:spacing w:val="31"/>
          <w:w w:val="105"/>
        </w:rPr>
        <w:t xml:space="preserve"> </w:t>
      </w:r>
      <w:r>
        <w:rPr>
          <w:i/>
          <w:w w:val="105"/>
        </w:rPr>
        <w:t>f</w:t>
      </w:r>
      <w:r>
        <w:rPr>
          <w:w w:val="105"/>
          <w:vertAlign w:val="subscript"/>
        </w:rPr>
        <w:t>0</w:t>
      </w:r>
      <w:r>
        <w:rPr>
          <w:i/>
          <w:w w:val="105"/>
          <w:vertAlign w:val="subscript"/>
        </w:rPr>
        <w:t>.</w:t>
      </w:r>
      <w:r>
        <w:rPr>
          <w:w w:val="105"/>
          <w:vertAlign w:val="subscript"/>
        </w:rPr>
        <w:t>8</w:t>
      </w:r>
      <w:r>
        <w:rPr>
          <w:spacing w:val="40"/>
          <w:w w:val="105"/>
        </w:rPr>
        <w:t xml:space="preserve"> </w:t>
      </w:r>
      <w:r>
        <w:rPr>
          <w:w w:val="105"/>
        </w:rPr>
        <w:t>as</w:t>
      </w:r>
      <w:r>
        <w:rPr>
          <w:spacing w:val="30"/>
          <w:w w:val="105"/>
        </w:rPr>
        <w:t xml:space="preserve"> </w:t>
      </w:r>
      <w:r>
        <w:rPr>
          <w:w w:val="105"/>
        </w:rPr>
        <w:t>the</w:t>
      </w:r>
      <w:r>
        <w:rPr>
          <w:spacing w:val="30"/>
          <w:w w:val="105"/>
        </w:rPr>
        <w:t xml:space="preserve"> </w:t>
      </w:r>
      <w:r>
        <w:rPr>
          <w:w w:val="105"/>
        </w:rPr>
        <w:t>target</w:t>
      </w:r>
      <w:r>
        <w:rPr>
          <w:spacing w:val="31"/>
          <w:w w:val="105"/>
        </w:rPr>
        <w:t xml:space="preserve"> </w:t>
      </w:r>
      <w:r>
        <w:rPr>
          <w:w w:val="105"/>
        </w:rPr>
        <w:t>skill</w:t>
      </w:r>
      <w:r>
        <w:rPr>
          <w:spacing w:val="30"/>
          <w:w w:val="105"/>
        </w:rPr>
        <w:t xml:space="preserve"> </w:t>
      </w:r>
      <w:r>
        <w:rPr>
          <w:w w:val="105"/>
        </w:rPr>
        <w:t xml:space="preserve">metric. </w:t>
      </w:r>
      <w:r>
        <w:rPr>
          <w:spacing w:val="30"/>
          <w:w w:val="105"/>
        </w:rPr>
        <w:t xml:space="preserve"> </w:t>
      </w:r>
      <w:proofErr w:type="gramStart"/>
      <w:r>
        <w:rPr>
          <w:w w:val="105"/>
        </w:rPr>
        <w:t>This</w:t>
      </w:r>
      <w:r>
        <w:rPr>
          <w:spacing w:val="30"/>
          <w:w w:val="105"/>
        </w:rPr>
        <w:t xml:space="preserve"> </w:t>
      </w:r>
      <w:r>
        <w:rPr>
          <w:w w:val="105"/>
        </w:rPr>
        <w:t>metric</w:t>
      </w:r>
      <w:r>
        <w:rPr>
          <w:spacing w:val="31"/>
          <w:w w:val="105"/>
        </w:rPr>
        <w:t xml:space="preserve"> </w:t>
      </w:r>
      <w:r>
        <w:rPr>
          <w:w w:val="105"/>
        </w:rPr>
        <w:t>balances</w:t>
      </w:r>
      <w:proofErr w:type="gramEnd"/>
      <w:r>
        <w:rPr>
          <w:spacing w:val="30"/>
          <w:w w:val="105"/>
        </w:rPr>
        <w:t xml:space="preserve"> </w:t>
      </w:r>
      <w:r>
        <w:rPr>
          <w:w w:val="105"/>
        </w:rPr>
        <w:t>precision</w:t>
      </w:r>
      <w:r>
        <w:rPr>
          <w:spacing w:val="30"/>
          <w:w w:val="105"/>
        </w:rPr>
        <w:t xml:space="preserve"> </w:t>
      </w:r>
      <w:r>
        <w:rPr>
          <w:w w:val="105"/>
        </w:rPr>
        <w:t>and</w:t>
      </w:r>
    </w:p>
    <w:p w14:paraId="670DAF01" w14:textId="77777777" w:rsidR="00E2709D" w:rsidRDefault="00462487">
      <w:pPr>
        <w:pStyle w:val="BodyText"/>
        <w:spacing w:line="289" w:lineRule="exact"/>
        <w:ind w:left="227"/>
      </w:pPr>
      <w:r>
        <w:rPr>
          <w:rFonts w:ascii="Trebuchet MS"/>
          <w:sz w:val="12"/>
        </w:rPr>
        <w:t xml:space="preserve">308    </w:t>
      </w:r>
      <w:r>
        <w:rPr>
          <w:rFonts w:ascii="Trebuchet MS"/>
          <w:spacing w:val="19"/>
          <w:sz w:val="12"/>
        </w:rPr>
        <w:t xml:space="preserve"> </w:t>
      </w:r>
      <w:r>
        <w:t>recall</w:t>
      </w:r>
      <w:r>
        <w:rPr>
          <w:spacing w:val="27"/>
        </w:rPr>
        <w:t xml:space="preserve"> </w:t>
      </w:r>
      <w:r>
        <w:t>giving</w:t>
      </w:r>
      <w:r>
        <w:rPr>
          <w:spacing w:val="28"/>
        </w:rPr>
        <w:t xml:space="preserve"> </w:t>
      </w:r>
      <w:r>
        <w:t>a</w:t>
      </w:r>
      <w:r>
        <w:rPr>
          <w:spacing w:val="27"/>
        </w:rPr>
        <w:t xml:space="preserve"> </w:t>
      </w:r>
      <w:r>
        <w:t>slightly</w:t>
      </w:r>
      <w:r>
        <w:rPr>
          <w:spacing w:val="27"/>
        </w:rPr>
        <w:t xml:space="preserve"> </w:t>
      </w:r>
      <w:r>
        <w:t>higher</w:t>
      </w:r>
      <w:r>
        <w:rPr>
          <w:spacing w:val="27"/>
        </w:rPr>
        <w:t xml:space="preserve"> </w:t>
      </w:r>
      <w:r>
        <w:t>value</w:t>
      </w:r>
      <w:r>
        <w:rPr>
          <w:spacing w:val="27"/>
        </w:rPr>
        <w:t xml:space="preserve"> </w:t>
      </w:r>
      <w:r>
        <w:t>to</w:t>
      </w:r>
      <w:r>
        <w:rPr>
          <w:spacing w:val="27"/>
        </w:rPr>
        <w:t xml:space="preserve"> </w:t>
      </w:r>
      <w:r>
        <w:t>the</w:t>
      </w:r>
      <w:r>
        <w:rPr>
          <w:spacing w:val="27"/>
        </w:rPr>
        <w:t xml:space="preserve"> </w:t>
      </w:r>
      <w:r>
        <w:t>former.</w:t>
      </w:r>
      <w:r>
        <w:rPr>
          <w:spacing w:val="70"/>
        </w:rPr>
        <w:t xml:space="preserve"> </w:t>
      </w:r>
      <w:r>
        <w:t>The</w:t>
      </w:r>
      <w:r>
        <w:rPr>
          <w:spacing w:val="27"/>
        </w:rPr>
        <w:t xml:space="preserve"> </w:t>
      </w:r>
      <w:r>
        <w:t>idea</w:t>
      </w:r>
      <w:r>
        <w:rPr>
          <w:spacing w:val="27"/>
        </w:rPr>
        <w:t xml:space="preserve"> </w:t>
      </w:r>
      <w:r>
        <w:t>behind</w:t>
      </w:r>
      <w:r>
        <w:rPr>
          <w:spacing w:val="27"/>
        </w:rPr>
        <w:t xml:space="preserve"> </w:t>
      </w:r>
      <w:r>
        <w:t>is</w:t>
      </w:r>
      <w:r>
        <w:rPr>
          <w:spacing w:val="28"/>
        </w:rPr>
        <w:t xml:space="preserve"> </w:t>
      </w:r>
      <w:r>
        <w:t>to</w:t>
      </w:r>
      <w:r>
        <w:rPr>
          <w:spacing w:val="27"/>
        </w:rPr>
        <w:t xml:space="preserve"> </w:t>
      </w:r>
      <w:r>
        <w:t>limit</w:t>
      </w:r>
    </w:p>
    <w:p w14:paraId="12FFAEB4" w14:textId="77777777" w:rsidR="00E2709D" w:rsidRDefault="00462487">
      <w:pPr>
        <w:pStyle w:val="BodyText"/>
        <w:spacing w:line="289" w:lineRule="exact"/>
        <w:ind w:left="227"/>
      </w:pPr>
      <w:r>
        <w:rPr>
          <w:rFonts w:ascii="Trebuchet MS"/>
          <w:sz w:val="12"/>
        </w:rPr>
        <w:t xml:space="preserve">309    </w:t>
      </w:r>
      <w:r>
        <w:rPr>
          <w:rFonts w:ascii="Trebuchet MS"/>
          <w:spacing w:val="19"/>
          <w:sz w:val="12"/>
        </w:rPr>
        <w:t xml:space="preserve"> </w:t>
      </w:r>
      <w:r>
        <w:t>the</w:t>
      </w:r>
      <w:r>
        <w:rPr>
          <w:spacing w:val="13"/>
        </w:rPr>
        <w:t xml:space="preserve"> </w:t>
      </w:r>
      <w:r>
        <w:t>amount</w:t>
      </w:r>
      <w:r>
        <w:rPr>
          <w:spacing w:val="13"/>
        </w:rPr>
        <w:t xml:space="preserve"> </w:t>
      </w:r>
      <w:r>
        <w:t>of</w:t>
      </w:r>
      <w:r>
        <w:rPr>
          <w:spacing w:val="12"/>
        </w:rPr>
        <w:t xml:space="preserve"> </w:t>
      </w:r>
      <w:r>
        <w:t>false</w:t>
      </w:r>
      <w:r>
        <w:rPr>
          <w:spacing w:val="13"/>
        </w:rPr>
        <w:t xml:space="preserve"> </w:t>
      </w:r>
      <w:r>
        <w:t>alarms,</w:t>
      </w:r>
      <w:r>
        <w:rPr>
          <w:spacing w:val="16"/>
        </w:rPr>
        <w:t xml:space="preserve"> </w:t>
      </w:r>
      <w:r>
        <w:t>which</w:t>
      </w:r>
      <w:r>
        <w:rPr>
          <w:spacing w:val="12"/>
        </w:rPr>
        <w:t xml:space="preserve"> </w:t>
      </w:r>
      <w:r>
        <w:t>would</w:t>
      </w:r>
      <w:r>
        <w:rPr>
          <w:spacing w:val="13"/>
        </w:rPr>
        <w:t xml:space="preserve"> </w:t>
      </w:r>
      <w:r>
        <w:t>jeopardize</w:t>
      </w:r>
      <w:r>
        <w:rPr>
          <w:spacing w:val="13"/>
        </w:rPr>
        <w:t xml:space="preserve"> </w:t>
      </w:r>
      <w:r>
        <w:t>the</w:t>
      </w:r>
      <w:r>
        <w:rPr>
          <w:spacing w:val="12"/>
        </w:rPr>
        <w:t xml:space="preserve"> </w:t>
      </w:r>
      <w:r>
        <w:t>trust</w:t>
      </w:r>
      <w:r>
        <w:rPr>
          <w:spacing w:val="13"/>
        </w:rPr>
        <w:t xml:space="preserve"> </w:t>
      </w:r>
      <w:r>
        <w:t>of</w:t>
      </w:r>
      <w:r>
        <w:rPr>
          <w:spacing w:val="12"/>
        </w:rPr>
        <w:t xml:space="preserve"> </w:t>
      </w:r>
      <w:r>
        <w:t>the</w:t>
      </w:r>
      <w:r>
        <w:rPr>
          <w:spacing w:val="13"/>
        </w:rPr>
        <w:t xml:space="preserve"> </w:t>
      </w:r>
      <w:r>
        <w:t>recipients</w:t>
      </w:r>
    </w:p>
    <w:p w14:paraId="75DDF419" w14:textId="77777777" w:rsidR="00E2709D" w:rsidRDefault="00462487">
      <w:pPr>
        <w:pStyle w:val="BodyText"/>
        <w:spacing w:line="289" w:lineRule="exact"/>
        <w:ind w:left="227"/>
      </w:pPr>
      <w:r>
        <w:rPr>
          <w:rFonts w:ascii="Trebuchet MS" w:hAnsi="Trebuchet MS"/>
          <w:sz w:val="12"/>
        </w:rPr>
        <w:t xml:space="preserve">310    </w:t>
      </w:r>
      <w:r>
        <w:rPr>
          <w:rFonts w:ascii="Trebuchet MS" w:hAnsi="Trebuchet MS"/>
          <w:spacing w:val="19"/>
          <w:sz w:val="12"/>
        </w:rPr>
        <w:t xml:space="preserve"> </w:t>
      </w:r>
      <w:r>
        <w:rPr>
          <w:w w:val="105"/>
        </w:rPr>
        <w:t>of</w:t>
      </w:r>
      <w:r>
        <w:rPr>
          <w:spacing w:val="19"/>
          <w:w w:val="105"/>
        </w:rPr>
        <w:t xml:space="preserve"> </w:t>
      </w:r>
      <w:r>
        <w:rPr>
          <w:w w:val="105"/>
        </w:rPr>
        <w:t>the</w:t>
      </w:r>
      <w:r>
        <w:rPr>
          <w:spacing w:val="18"/>
          <w:w w:val="105"/>
        </w:rPr>
        <w:t xml:space="preserve"> </w:t>
      </w:r>
      <w:r>
        <w:rPr>
          <w:w w:val="105"/>
        </w:rPr>
        <w:t xml:space="preserve">warnings. </w:t>
      </w:r>
      <w:r>
        <w:rPr>
          <w:spacing w:val="1"/>
          <w:w w:val="105"/>
        </w:rPr>
        <w:t xml:space="preserve"> </w:t>
      </w:r>
      <w:r>
        <w:rPr>
          <w:w w:val="105"/>
        </w:rPr>
        <w:t>Both</w:t>
      </w:r>
      <w:r>
        <w:rPr>
          <w:spacing w:val="18"/>
          <w:w w:val="105"/>
        </w:rPr>
        <w:t xml:space="preserve"> </w:t>
      </w:r>
      <w:r>
        <w:rPr>
          <w:w w:val="105"/>
        </w:rPr>
        <w:t>recall,</w:t>
      </w:r>
      <w:r>
        <w:rPr>
          <w:spacing w:val="21"/>
          <w:w w:val="105"/>
        </w:rPr>
        <w:t xml:space="preserve"> </w:t>
      </w:r>
      <w:r>
        <w:rPr>
          <w:w w:val="105"/>
        </w:rPr>
        <w:t>precision</w:t>
      </w:r>
      <w:r>
        <w:rPr>
          <w:spacing w:val="18"/>
          <w:w w:val="105"/>
        </w:rPr>
        <w:t xml:space="preserve"> </w:t>
      </w:r>
      <w:r>
        <w:rPr>
          <w:w w:val="105"/>
        </w:rPr>
        <w:t>and</w:t>
      </w:r>
      <w:r>
        <w:rPr>
          <w:spacing w:val="18"/>
          <w:w w:val="105"/>
        </w:rPr>
        <w:t xml:space="preserve"> </w:t>
      </w:r>
      <w:r>
        <w:rPr>
          <w:w w:val="105"/>
        </w:rPr>
        <w:t>the</w:t>
      </w:r>
      <w:r>
        <w:rPr>
          <w:spacing w:val="18"/>
          <w:w w:val="105"/>
        </w:rPr>
        <w:t xml:space="preserve"> </w:t>
      </w:r>
      <w:r>
        <w:rPr>
          <w:i/>
          <w:w w:val="105"/>
        </w:rPr>
        <w:t>f</w:t>
      </w:r>
      <w:r>
        <w:rPr>
          <w:i/>
          <w:w w:val="105"/>
          <w:vertAlign w:val="subscript"/>
        </w:rPr>
        <w:t>β</w:t>
      </w:r>
      <w:r>
        <w:rPr>
          <w:i/>
          <w:spacing w:val="33"/>
          <w:w w:val="105"/>
        </w:rPr>
        <w:t xml:space="preserve"> </w:t>
      </w:r>
      <w:r>
        <w:rPr>
          <w:w w:val="105"/>
        </w:rPr>
        <w:t>score</w:t>
      </w:r>
      <w:r>
        <w:rPr>
          <w:spacing w:val="18"/>
          <w:w w:val="105"/>
        </w:rPr>
        <w:t xml:space="preserve"> </w:t>
      </w:r>
      <w:r>
        <w:rPr>
          <w:w w:val="105"/>
        </w:rPr>
        <w:t>range</w:t>
      </w:r>
      <w:r>
        <w:rPr>
          <w:spacing w:val="19"/>
          <w:w w:val="105"/>
        </w:rPr>
        <w:t xml:space="preserve"> </w:t>
      </w:r>
      <w:r>
        <w:rPr>
          <w:w w:val="105"/>
        </w:rPr>
        <w:t>from</w:t>
      </w:r>
      <w:r>
        <w:rPr>
          <w:spacing w:val="18"/>
          <w:w w:val="105"/>
        </w:rPr>
        <w:t xml:space="preserve"> </w:t>
      </w:r>
      <w:r>
        <w:rPr>
          <w:w w:val="105"/>
        </w:rPr>
        <w:t>0</w:t>
      </w:r>
      <w:r>
        <w:rPr>
          <w:spacing w:val="18"/>
          <w:w w:val="105"/>
        </w:rPr>
        <w:t xml:space="preserve"> </w:t>
      </w:r>
      <w:r>
        <w:rPr>
          <w:w w:val="105"/>
        </w:rPr>
        <w:t>to</w:t>
      </w:r>
      <w:r>
        <w:rPr>
          <w:spacing w:val="18"/>
          <w:w w:val="105"/>
        </w:rPr>
        <w:t xml:space="preserve"> </w:t>
      </w:r>
      <w:r>
        <w:rPr>
          <w:w w:val="105"/>
        </w:rPr>
        <w:t>1,</w:t>
      </w:r>
    </w:p>
    <w:p w14:paraId="5EEA5293" w14:textId="77777777" w:rsidR="00E2709D" w:rsidRDefault="00462487">
      <w:pPr>
        <w:spacing w:line="289" w:lineRule="exact"/>
        <w:ind w:left="227"/>
        <w:rPr>
          <w:sz w:val="24"/>
        </w:rPr>
      </w:pPr>
      <w:r>
        <w:rPr>
          <w:rFonts w:ascii="Trebuchet MS"/>
          <w:sz w:val="12"/>
        </w:rPr>
        <w:t xml:space="preserve">311    </w:t>
      </w:r>
      <w:r>
        <w:rPr>
          <w:rFonts w:ascii="Trebuchet MS"/>
          <w:spacing w:val="19"/>
          <w:sz w:val="12"/>
        </w:rPr>
        <w:t xml:space="preserve"> </w:t>
      </w:r>
      <w:r>
        <w:rPr>
          <w:sz w:val="24"/>
        </w:rPr>
        <w:t>being</w:t>
      </w:r>
      <w:r>
        <w:rPr>
          <w:spacing w:val="36"/>
          <w:sz w:val="24"/>
        </w:rPr>
        <w:t xml:space="preserve"> </w:t>
      </w:r>
      <w:r>
        <w:rPr>
          <w:sz w:val="24"/>
        </w:rPr>
        <w:t>1</w:t>
      </w:r>
      <w:r>
        <w:rPr>
          <w:spacing w:val="36"/>
          <w:sz w:val="24"/>
        </w:rPr>
        <w:t xml:space="preserve"> </w:t>
      </w:r>
      <w:r>
        <w:rPr>
          <w:sz w:val="24"/>
        </w:rPr>
        <w:t>their</w:t>
      </w:r>
      <w:r>
        <w:rPr>
          <w:spacing w:val="36"/>
          <w:sz w:val="24"/>
        </w:rPr>
        <w:t xml:space="preserve"> </w:t>
      </w:r>
      <w:r>
        <w:rPr>
          <w:sz w:val="24"/>
        </w:rPr>
        <w:t>optimal</w:t>
      </w:r>
      <w:r>
        <w:rPr>
          <w:spacing w:val="36"/>
          <w:sz w:val="24"/>
        </w:rPr>
        <w:t xml:space="preserve"> </w:t>
      </w:r>
      <w:r>
        <w:rPr>
          <w:sz w:val="24"/>
        </w:rPr>
        <w:t>value.</w:t>
      </w:r>
    </w:p>
    <w:p w14:paraId="5E6EB608" w14:textId="77777777" w:rsidR="00E2709D" w:rsidRDefault="00462487">
      <w:pPr>
        <w:pStyle w:val="BodyText"/>
        <w:tabs>
          <w:tab w:val="left" w:pos="968"/>
        </w:tabs>
        <w:spacing w:line="289" w:lineRule="exact"/>
        <w:ind w:left="227"/>
      </w:pPr>
      <w:r>
        <w:rPr>
          <w:rFonts w:ascii="Trebuchet MS"/>
          <w:sz w:val="12"/>
        </w:rPr>
        <w:t>312</w:t>
      </w:r>
      <w:r>
        <w:rPr>
          <w:rFonts w:ascii="Trebuchet MS"/>
          <w:sz w:val="12"/>
        </w:rPr>
        <w:tab/>
      </w:r>
      <w:r>
        <w:t>As</w:t>
      </w:r>
      <w:r>
        <w:rPr>
          <w:spacing w:val="14"/>
        </w:rPr>
        <w:t xml:space="preserve"> </w:t>
      </w:r>
      <w:r>
        <w:t>a</w:t>
      </w:r>
      <w:r>
        <w:rPr>
          <w:spacing w:val="14"/>
        </w:rPr>
        <w:t xml:space="preserve"> </w:t>
      </w:r>
      <w:r>
        <w:t>final</w:t>
      </w:r>
      <w:r>
        <w:rPr>
          <w:spacing w:val="14"/>
        </w:rPr>
        <w:t xml:space="preserve"> </w:t>
      </w:r>
      <w:r>
        <w:t>validation</w:t>
      </w:r>
      <w:r>
        <w:rPr>
          <w:spacing w:val="14"/>
        </w:rPr>
        <w:t xml:space="preserve"> </w:t>
      </w:r>
      <w:r>
        <w:t>metric,</w:t>
      </w:r>
      <w:r>
        <w:rPr>
          <w:spacing w:val="18"/>
        </w:rPr>
        <w:t xml:space="preserve"> </w:t>
      </w:r>
      <w:r>
        <w:t>we</w:t>
      </w:r>
      <w:r>
        <w:rPr>
          <w:spacing w:val="15"/>
        </w:rPr>
        <w:t xml:space="preserve"> </w:t>
      </w:r>
      <w:r>
        <w:t>used</w:t>
      </w:r>
      <w:r>
        <w:rPr>
          <w:spacing w:val="14"/>
        </w:rPr>
        <w:t xml:space="preserve"> </w:t>
      </w:r>
      <w:r>
        <w:t>bias,</w:t>
      </w:r>
      <w:r>
        <w:rPr>
          <w:spacing w:val="18"/>
        </w:rPr>
        <w:t xml:space="preserve"> </w:t>
      </w:r>
      <w:r>
        <w:t>which</w:t>
      </w:r>
      <w:r>
        <w:rPr>
          <w:spacing w:val="14"/>
        </w:rPr>
        <w:t xml:space="preserve"> </w:t>
      </w:r>
      <w:r>
        <w:t>represents</w:t>
      </w:r>
      <w:r>
        <w:rPr>
          <w:spacing w:val="14"/>
        </w:rPr>
        <w:t xml:space="preserve"> </w:t>
      </w:r>
      <w:r>
        <w:t>the</w:t>
      </w:r>
      <w:r>
        <w:rPr>
          <w:spacing w:val="15"/>
        </w:rPr>
        <w:t xml:space="preserve"> </w:t>
      </w:r>
      <w:r>
        <w:t>proportion</w:t>
      </w:r>
    </w:p>
    <w:p w14:paraId="584A2892" w14:textId="77777777" w:rsidR="00E2709D" w:rsidRDefault="00462487">
      <w:pPr>
        <w:pStyle w:val="BodyText"/>
        <w:spacing w:line="289" w:lineRule="exact"/>
        <w:ind w:left="227"/>
      </w:pPr>
      <w:r>
        <w:rPr>
          <w:rFonts w:ascii="Trebuchet MS"/>
          <w:sz w:val="12"/>
        </w:rPr>
        <w:t xml:space="preserve">313    </w:t>
      </w:r>
      <w:r>
        <w:rPr>
          <w:rFonts w:ascii="Trebuchet MS"/>
          <w:spacing w:val="19"/>
          <w:sz w:val="12"/>
        </w:rPr>
        <w:t xml:space="preserve"> </w:t>
      </w:r>
      <w:r>
        <w:t>between</w:t>
      </w:r>
      <w:r>
        <w:rPr>
          <w:spacing w:val="39"/>
        </w:rPr>
        <w:t xml:space="preserve"> </w:t>
      </w:r>
      <w:r>
        <w:t>the</w:t>
      </w:r>
      <w:r>
        <w:rPr>
          <w:spacing w:val="38"/>
        </w:rPr>
        <w:t xml:space="preserve"> </w:t>
      </w:r>
      <w:r>
        <w:t>number</w:t>
      </w:r>
      <w:r>
        <w:rPr>
          <w:spacing w:val="38"/>
        </w:rPr>
        <w:t xml:space="preserve"> </w:t>
      </w:r>
      <w:r>
        <w:t>of</w:t>
      </w:r>
      <w:r>
        <w:rPr>
          <w:spacing w:val="39"/>
        </w:rPr>
        <w:t xml:space="preserve"> </w:t>
      </w:r>
      <w:r>
        <w:t>predicted</w:t>
      </w:r>
      <w:r>
        <w:rPr>
          <w:spacing w:val="38"/>
        </w:rPr>
        <w:t xml:space="preserve"> </w:t>
      </w:r>
      <w:r>
        <w:t>and</w:t>
      </w:r>
      <w:r>
        <w:rPr>
          <w:spacing w:val="38"/>
        </w:rPr>
        <w:t xml:space="preserve"> </w:t>
      </w:r>
      <w:r>
        <w:t>observed</w:t>
      </w:r>
      <w:r>
        <w:rPr>
          <w:spacing w:val="39"/>
        </w:rPr>
        <w:t xml:space="preserve"> </w:t>
      </w:r>
      <w:r>
        <w:t>events</w:t>
      </w:r>
      <w:r>
        <w:rPr>
          <w:spacing w:val="38"/>
        </w:rPr>
        <w:t xml:space="preserve"> </w:t>
      </w:r>
      <w:r>
        <w:t>and</w:t>
      </w:r>
      <w:r>
        <w:rPr>
          <w:spacing w:val="38"/>
        </w:rPr>
        <w:t xml:space="preserve"> </w:t>
      </w:r>
      <w:r>
        <w:t>is</w:t>
      </w:r>
      <w:r>
        <w:rPr>
          <w:spacing w:val="39"/>
        </w:rPr>
        <w:t xml:space="preserve"> </w:t>
      </w:r>
      <w:r>
        <w:t>calculated</w:t>
      </w:r>
      <w:r>
        <w:rPr>
          <w:spacing w:val="38"/>
        </w:rPr>
        <w:t xml:space="preserve"> </w:t>
      </w:r>
      <w:r>
        <w:t>as</w:t>
      </w:r>
    </w:p>
    <w:p w14:paraId="300356CF" w14:textId="77777777" w:rsidR="00E2709D" w:rsidRDefault="00462487">
      <w:pPr>
        <w:pStyle w:val="BodyText"/>
        <w:spacing w:line="289" w:lineRule="exact"/>
        <w:ind w:left="227"/>
      </w:pPr>
      <w:r>
        <w:rPr>
          <w:rFonts w:ascii="Trebuchet MS"/>
          <w:sz w:val="12"/>
        </w:rPr>
        <w:t xml:space="preserve">314    </w:t>
      </w:r>
      <w:r>
        <w:rPr>
          <w:rFonts w:ascii="Trebuchet MS"/>
          <w:spacing w:val="19"/>
          <w:sz w:val="12"/>
        </w:rPr>
        <w:t xml:space="preserve"> </w:t>
      </w:r>
      <w:r>
        <w:t>the</w:t>
      </w:r>
      <w:r>
        <w:rPr>
          <w:spacing w:val="55"/>
        </w:rPr>
        <w:t xml:space="preserve"> </w:t>
      </w:r>
      <w:r>
        <w:t>quotient</w:t>
      </w:r>
      <w:r>
        <w:rPr>
          <w:spacing w:val="56"/>
        </w:rPr>
        <w:t xml:space="preserve"> </w:t>
      </w:r>
      <w:r>
        <w:t>between</w:t>
      </w:r>
      <w:r>
        <w:rPr>
          <w:spacing w:val="55"/>
        </w:rPr>
        <w:t xml:space="preserve"> </w:t>
      </w:r>
      <w:r>
        <w:t>recall</w:t>
      </w:r>
      <w:r>
        <w:rPr>
          <w:spacing w:val="55"/>
        </w:rPr>
        <w:t xml:space="preserve"> </w:t>
      </w:r>
      <w:r>
        <w:t>and</w:t>
      </w:r>
      <w:r>
        <w:rPr>
          <w:spacing w:val="55"/>
        </w:rPr>
        <w:t xml:space="preserve"> </w:t>
      </w:r>
      <w:r>
        <w:t>precision</w:t>
      </w:r>
      <w:r>
        <w:rPr>
          <w:spacing w:val="55"/>
        </w:rPr>
        <w:t xml:space="preserve"> </w:t>
      </w:r>
      <w:r>
        <w:t xml:space="preserve">(eq.  </w:t>
      </w:r>
      <w:r>
        <w:rPr>
          <w:spacing w:val="27"/>
        </w:rPr>
        <w:t xml:space="preserve"> </w:t>
      </w:r>
      <w:hyperlink w:anchor="_bookmark12" w:history="1">
        <w:r>
          <w:t>8).</w:t>
        </w:r>
      </w:hyperlink>
      <w:r>
        <w:t xml:space="preserve">  </w:t>
      </w:r>
      <w:r>
        <w:rPr>
          <w:spacing w:val="27"/>
        </w:rPr>
        <w:t xml:space="preserve"> </w:t>
      </w:r>
      <w:r>
        <w:t>Its</w:t>
      </w:r>
      <w:r>
        <w:rPr>
          <w:spacing w:val="55"/>
        </w:rPr>
        <w:t xml:space="preserve"> </w:t>
      </w:r>
      <w:r>
        <w:t>optimal</w:t>
      </w:r>
      <w:r>
        <w:rPr>
          <w:spacing w:val="55"/>
        </w:rPr>
        <w:t xml:space="preserve"> </w:t>
      </w:r>
      <w:r>
        <w:t>value</w:t>
      </w:r>
      <w:r>
        <w:rPr>
          <w:spacing w:val="55"/>
        </w:rPr>
        <w:t xml:space="preserve"> </w:t>
      </w:r>
      <w:r>
        <w:t>is</w:t>
      </w:r>
      <w:r>
        <w:rPr>
          <w:spacing w:val="55"/>
        </w:rPr>
        <w:t xml:space="preserve"> </w:t>
      </w:r>
      <w:r>
        <w:t>1,</w:t>
      </w:r>
    </w:p>
    <w:p w14:paraId="0B262103" w14:textId="77777777" w:rsidR="00E2709D" w:rsidRDefault="00462487">
      <w:pPr>
        <w:pStyle w:val="BodyText"/>
        <w:spacing w:line="289" w:lineRule="exact"/>
        <w:ind w:left="227"/>
      </w:pPr>
      <w:r>
        <w:rPr>
          <w:rFonts w:ascii="Trebuchet MS"/>
          <w:sz w:val="12"/>
        </w:rPr>
        <w:t xml:space="preserve">315    </w:t>
      </w:r>
      <w:r>
        <w:rPr>
          <w:rFonts w:ascii="Trebuchet MS"/>
          <w:spacing w:val="19"/>
          <w:sz w:val="12"/>
        </w:rPr>
        <w:t xml:space="preserve"> </w:t>
      </w:r>
      <w:r>
        <w:t>which</w:t>
      </w:r>
      <w:r>
        <w:rPr>
          <w:spacing w:val="29"/>
        </w:rPr>
        <w:t xml:space="preserve"> </w:t>
      </w:r>
      <w:r>
        <w:t>means</w:t>
      </w:r>
      <w:r>
        <w:rPr>
          <w:spacing w:val="30"/>
        </w:rPr>
        <w:t xml:space="preserve"> </w:t>
      </w:r>
      <w:r>
        <w:t>that</w:t>
      </w:r>
      <w:r>
        <w:rPr>
          <w:spacing w:val="29"/>
        </w:rPr>
        <w:t xml:space="preserve"> </w:t>
      </w:r>
      <w:r>
        <w:t>the</w:t>
      </w:r>
      <w:r>
        <w:rPr>
          <w:spacing w:val="29"/>
        </w:rPr>
        <w:t xml:space="preserve"> </w:t>
      </w:r>
      <w:r>
        <w:t>number</w:t>
      </w:r>
      <w:r>
        <w:rPr>
          <w:spacing w:val="29"/>
        </w:rPr>
        <w:t xml:space="preserve"> </w:t>
      </w:r>
      <w:r>
        <w:t>of</w:t>
      </w:r>
      <w:r>
        <w:rPr>
          <w:spacing w:val="29"/>
        </w:rPr>
        <w:t xml:space="preserve"> </w:t>
      </w:r>
      <w:r>
        <w:t>notifications</w:t>
      </w:r>
      <w:r>
        <w:rPr>
          <w:spacing w:val="29"/>
        </w:rPr>
        <w:t xml:space="preserve"> </w:t>
      </w:r>
      <w:r>
        <w:t>issued</w:t>
      </w:r>
      <w:r>
        <w:rPr>
          <w:spacing w:val="29"/>
        </w:rPr>
        <w:t xml:space="preserve"> </w:t>
      </w:r>
      <w:r>
        <w:t>is</w:t>
      </w:r>
      <w:r>
        <w:rPr>
          <w:spacing w:val="29"/>
        </w:rPr>
        <w:t xml:space="preserve"> </w:t>
      </w:r>
      <w:r>
        <w:t>equal</w:t>
      </w:r>
      <w:r>
        <w:rPr>
          <w:spacing w:val="29"/>
        </w:rPr>
        <w:t xml:space="preserve"> </w:t>
      </w:r>
      <w:r>
        <w:t>to</w:t>
      </w:r>
      <w:r>
        <w:rPr>
          <w:spacing w:val="29"/>
        </w:rPr>
        <w:t xml:space="preserve"> </w:t>
      </w:r>
      <w:r>
        <w:t>the</w:t>
      </w:r>
      <w:r>
        <w:rPr>
          <w:spacing w:val="29"/>
        </w:rPr>
        <w:t xml:space="preserve"> </w:t>
      </w:r>
      <w:r>
        <w:t>number</w:t>
      </w:r>
    </w:p>
    <w:p w14:paraId="50CD3373" w14:textId="77777777" w:rsidR="00E2709D" w:rsidRDefault="00462487">
      <w:pPr>
        <w:pStyle w:val="BodyText"/>
        <w:spacing w:line="289" w:lineRule="exact"/>
        <w:ind w:left="227"/>
      </w:pPr>
      <w:r>
        <w:rPr>
          <w:rFonts w:ascii="Trebuchet MS"/>
          <w:sz w:val="12"/>
        </w:rPr>
        <w:t xml:space="preserve">316    </w:t>
      </w:r>
      <w:r>
        <w:rPr>
          <w:rFonts w:ascii="Trebuchet MS"/>
          <w:spacing w:val="19"/>
          <w:sz w:val="12"/>
        </w:rPr>
        <w:t xml:space="preserve"> </w:t>
      </w:r>
      <w:r>
        <w:t>of</w:t>
      </w:r>
      <w:r>
        <w:rPr>
          <w:spacing w:val="9"/>
        </w:rPr>
        <w:t xml:space="preserve"> </w:t>
      </w:r>
      <w:r>
        <w:t>observed</w:t>
      </w:r>
      <w:r>
        <w:rPr>
          <w:spacing w:val="10"/>
        </w:rPr>
        <w:t xml:space="preserve"> </w:t>
      </w:r>
      <w:r>
        <w:t>events,</w:t>
      </w:r>
      <w:r>
        <w:rPr>
          <w:spacing w:val="12"/>
        </w:rPr>
        <w:t xml:space="preserve"> </w:t>
      </w:r>
      <w:r>
        <w:t>and</w:t>
      </w:r>
      <w:r>
        <w:rPr>
          <w:spacing w:val="9"/>
        </w:rPr>
        <w:t xml:space="preserve"> </w:t>
      </w:r>
      <w:r>
        <w:t>it</w:t>
      </w:r>
      <w:r>
        <w:rPr>
          <w:spacing w:val="9"/>
        </w:rPr>
        <w:t xml:space="preserve"> </w:t>
      </w:r>
      <w:r>
        <w:t>ranges</w:t>
      </w:r>
      <w:r>
        <w:rPr>
          <w:spacing w:val="10"/>
        </w:rPr>
        <w:t xml:space="preserve"> </w:t>
      </w:r>
      <w:r>
        <w:t>from</w:t>
      </w:r>
      <w:r>
        <w:rPr>
          <w:spacing w:val="9"/>
        </w:rPr>
        <w:t xml:space="preserve"> </w:t>
      </w:r>
      <w:r>
        <w:t>0</w:t>
      </w:r>
      <w:r>
        <w:rPr>
          <w:spacing w:val="9"/>
        </w:rPr>
        <w:t xml:space="preserve"> </w:t>
      </w:r>
      <w:r>
        <w:t>to</w:t>
      </w:r>
      <w:r>
        <w:rPr>
          <w:spacing w:val="9"/>
        </w:rPr>
        <w:t xml:space="preserve"> </w:t>
      </w:r>
      <w:r>
        <w:t>infinity.</w:t>
      </w:r>
      <w:r>
        <w:rPr>
          <w:spacing w:val="50"/>
        </w:rPr>
        <w:t xml:space="preserve"> </w:t>
      </w:r>
      <w:r>
        <w:t>All</w:t>
      </w:r>
      <w:r>
        <w:rPr>
          <w:spacing w:val="9"/>
        </w:rPr>
        <w:t xml:space="preserve"> </w:t>
      </w:r>
      <w:r>
        <w:t>four</w:t>
      </w:r>
      <w:r>
        <w:rPr>
          <w:spacing w:val="10"/>
        </w:rPr>
        <w:t xml:space="preserve"> </w:t>
      </w:r>
      <w:r>
        <w:t>metrics</w:t>
      </w:r>
      <w:r>
        <w:rPr>
          <w:spacing w:val="9"/>
        </w:rPr>
        <w:t xml:space="preserve"> </w:t>
      </w:r>
      <w:r>
        <w:t>presented</w:t>
      </w:r>
    </w:p>
    <w:p w14:paraId="6B3BA7EE" w14:textId="77777777" w:rsidR="00E2709D" w:rsidRDefault="00462487">
      <w:pPr>
        <w:pStyle w:val="BodyText"/>
        <w:spacing w:line="289" w:lineRule="exact"/>
        <w:ind w:left="227"/>
      </w:pPr>
      <w:r>
        <w:rPr>
          <w:rFonts w:ascii="Trebuchet MS"/>
          <w:sz w:val="12"/>
        </w:rPr>
        <w:t xml:space="preserve">317    </w:t>
      </w:r>
      <w:r>
        <w:rPr>
          <w:rFonts w:ascii="Trebuchet MS"/>
          <w:spacing w:val="19"/>
          <w:sz w:val="12"/>
        </w:rPr>
        <w:t xml:space="preserve"> </w:t>
      </w:r>
      <w:r>
        <w:t>here</w:t>
      </w:r>
      <w:r>
        <w:rPr>
          <w:spacing w:val="44"/>
        </w:rPr>
        <w:t xml:space="preserve"> </w:t>
      </w:r>
      <w:r>
        <w:t>can</w:t>
      </w:r>
      <w:r>
        <w:rPr>
          <w:spacing w:val="44"/>
        </w:rPr>
        <w:t xml:space="preserve"> </w:t>
      </w:r>
      <w:r>
        <w:t>be</w:t>
      </w:r>
      <w:r>
        <w:rPr>
          <w:spacing w:val="44"/>
        </w:rPr>
        <w:t xml:space="preserve"> </w:t>
      </w:r>
      <w:r>
        <w:t>plotted</w:t>
      </w:r>
      <w:r>
        <w:rPr>
          <w:spacing w:val="44"/>
        </w:rPr>
        <w:t xml:space="preserve"> </w:t>
      </w:r>
      <w:r>
        <w:t>in</w:t>
      </w:r>
      <w:r>
        <w:rPr>
          <w:spacing w:val="44"/>
        </w:rPr>
        <w:t xml:space="preserve"> </w:t>
      </w:r>
      <w:r>
        <w:t>the</w:t>
      </w:r>
      <w:r>
        <w:rPr>
          <w:spacing w:val="43"/>
        </w:rPr>
        <w:t xml:space="preserve"> </w:t>
      </w:r>
      <w:proofErr w:type="spellStart"/>
      <w:r>
        <w:t>Roebber</w:t>
      </w:r>
      <w:proofErr w:type="spellEnd"/>
      <w:r>
        <w:rPr>
          <w:spacing w:val="44"/>
        </w:rPr>
        <w:t xml:space="preserve"> </w:t>
      </w:r>
      <w:r>
        <w:t>diagram</w:t>
      </w:r>
      <w:r>
        <w:rPr>
          <w:spacing w:val="44"/>
        </w:rPr>
        <w:t xml:space="preserve"> </w:t>
      </w:r>
      <w:hyperlink w:anchor="_bookmark57" w:history="1">
        <w:proofErr w:type="spellStart"/>
        <w:r>
          <w:t>Roebber</w:t>
        </w:r>
        <w:proofErr w:type="spellEnd"/>
      </w:hyperlink>
      <w:r>
        <w:rPr>
          <w:spacing w:val="44"/>
        </w:rPr>
        <w:t xml:space="preserve"> </w:t>
      </w:r>
      <w:hyperlink w:anchor="_bookmark57" w:history="1">
        <w:r>
          <w:t>(200</w:t>
        </w:r>
      </w:hyperlink>
      <w:r>
        <w:t>9).</w:t>
      </w:r>
      <w:r>
        <w:rPr>
          <w:spacing w:val="97"/>
        </w:rPr>
        <w:t xml:space="preserve"> </w:t>
      </w:r>
      <w:r>
        <w:t>We</w:t>
      </w:r>
      <w:r>
        <w:rPr>
          <w:spacing w:val="44"/>
        </w:rPr>
        <w:t xml:space="preserve"> </w:t>
      </w:r>
      <w:r>
        <w:t>modified</w:t>
      </w:r>
    </w:p>
    <w:p w14:paraId="6AA6378A" w14:textId="77777777" w:rsidR="00E2709D" w:rsidRDefault="00462487">
      <w:pPr>
        <w:pStyle w:val="BodyText"/>
        <w:spacing w:line="289" w:lineRule="exact"/>
        <w:ind w:left="227"/>
      </w:pPr>
      <w:r>
        <w:rPr>
          <w:rFonts w:ascii="Trebuchet MS"/>
          <w:sz w:val="12"/>
        </w:rPr>
        <w:t xml:space="preserve">318    </w:t>
      </w:r>
      <w:r>
        <w:rPr>
          <w:rFonts w:ascii="Trebuchet MS"/>
          <w:spacing w:val="19"/>
          <w:sz w:val="12"/>
        </w:rPr>
        <w:t xml:space="preserve"> </w:t>
      </w:r>
      <w:r>
        <w:rPr>
          <w:w w:val="105"/>
        </w:rPr>
        <w:t>the original</w:t>
      </w:r>
      <w:r>
        <w:rPr>
          <w:spacing w:val="-1"/>
          <w:w w:val="105"/>
        </w:rPr>
        <w:t xml:space="preserve"> </w:t>
      </w:r>
      <w:proofErr w:type="spellStart"/>
      <w:r>
        <w:rPr>
          <w:w w:val="105"/>
        </w:rPr>
        <w:t>Roebber</w:t>
      </w:r>
      <w:proofErr w:type="spellEnd"/>
      <w:r>
        <w:rPr>
          <w:w w:val="105"/>
        </w:rPr>
        <w:t xml:space="preserve"> diagrams</w:t>
      </w:r>
      <w:r>
        <w:rPr>
          <w:spacing w:val="-1"/>
          <w:w w:val="105"/>
        </w:rPr>
        <w:t xml:space="preserve"> </w:t>
      </w:r>
      <w:r>
        <w:rPr>
          <w:w w:val="105"/>
        </w:rPr>
        <w:t>and</w:t>
      </w:r>
      <w:r>
        <w:rPr>
          <w:spacing w:val="-1"/>
          <w:w w:val="105"/>
        </w:rPr>
        <w:t xml:space="preserve"> </w:t>
      </w:r>
      <w:r>
        <w:rPr>
          <w:w w:val="105"/>
        </w:rPr>
        <w:t>replaced the</w:t>
      </w:r>
      <w:r>
        <w:rPr>
          <w:spacing w:val="-1"/>
          <w:w w:val="105"/>
        </w:rPr>
        <w:t xml:space="preserve"> </w:t>
      </w:r>
      <w:r>
        <w:rPr>
          <w:w w:val="105"/>
        </w:rPr>
        <w:t>critical success</w:t>
      </w:r>
      <w:r>
        <w:rPr>
          <w:spacing w:val="-1"/>
          <w:w w:val="105"/>
        </w:rPr>
        <w:t xml:space="preserve"> </w:t>
      </w:r>
      <w:r>
        <w:rPr>
          <w:w w:val="105"/>
        </w:rPr>
        <w:t>index</w:t>
      </w:r>
      <w:r>
        <w:rPr>
          <w:spacing w:val="-1"/>
          <w:w w:val="105"/>
        </w:rPr>
        <w:t xml:space="preserve"> </w:t>
      </w:r>
      <w:r>
        <w:rPr>
          <w:w w:val="105"/>
        </w:rPr>
        <w:t xml:space="preserve">by </w:t>
      </w:r>
      <w:proofErr w:type="gramStart"/>
      <w:r>
        <w:rPr>
          <w:w w:val="105"/>
        </w:rPr>
        <w:t>our</w:t>
      </w:r>
      <w:proofErr w:type="gramEnd"/>
    </w:p>
    <w:p w14:paraId="05ADA07F" w14:textId="77777777" w:rsidR="00E2709D" w:rsidRDefault="00462487">
      <w:pPr>
        <w:spacing w:line="291" w:lineRule="exact"/>
        <w:ind w:left="227"/>
        <w:rPr>
          <w:sz w:val="24"/>
        </w:rPr>
      </w:pPr>
      <w:r>
        <w:rPr>
          <w:rFonts w:ascii="Trebuchet MS"/>
          <w:sz w:val="12"/>
        </w:rPr>
        <w:t xml:space="preserve">319    </w:t>
      </w:r>
      <w:r>
        <w:rPr>
          <w:rFonts w:ascii="Trebuchet MS"/>
          <w:spacing w:val="19"/>
          <w:sz w:val="12"/>
        </w:rPr>
        <w:t xml:space="preserve"> </w:t>
      </w:r>
      <w:r>
        <w:rPr>
          <w:w w:val="110"/>
          <w:sz w:val="24"/>
        </w:rPr>
        <w:t>target</w:t>
      </w:r>
      <w:r>
        <w:rPr>
          <w:spacing w:val="6"/>
          <w:w w:val="110"/>
          <w:sz w:val="24"/>
        </w:rPr>
        <w:t xml:space="preserve"> </w:t>
      </w:r>
      <w:proofErr w:type="gramStart"/>
      <w:r>
        <w:rPr>
          <w:w w:val="110"/>
          <w:sz w:val="24"/>
        </w:rPr>
        <w:t>metric</w:t>
      </w:r>
      <w:proofErr w:type="gramEnd"/>
      <w:r>
        <w:rPr>
          <w:spacing w:val="7"/>
          <w:w w:val="110"/>
          <w:sz w:val="24"/>
        </w:rPr>
        <w:t xml:space="preserve"> </w:t>
      </w:r>
      <w:r>
        <w:rPr>
          <w:w w:val="110"/>
          <w:sz w:val="24"/>
        </w:rPr>
        <w:t>(</w:t>
      </w:r>
      <w:r>
        <w:rPr>
          <w:i/>
          <w:w w:val="110"/>
          <w:sz w:val="24"/>
        </w:rPr>
        <w:t>f</w:t>
      </w:r>
      <w:r>
        <w:rPr>
          <w:w w:val="110"/>
          <w:sz w:val="24"/>
          <w:vertAlign w:val="subscript"/>
        </w:rPr>
        <w:t>0</w:t>
      </w:r>
      <w:r>
        <w:rPr>
          <w:i/>
          <w:w w:val="110"/>
          <w:sz w:val="24"/>
          <w:vertAlign w:val="subscript"/>
        </w:rPr>
        <w:t>.</w:t>
      </w:r>
      <w:r>
        <w:rPr>
          <w:w w:val="110"/>
          <w:sz w:val="24"/>
          <w:vertAlign w:val="subscript"/>
        </w:rPr>
        <w:t>8</w:t>
      </w:r>
      <w:r>
        <w:rPr>
          <w:w w:val="110"/>
          <w:sz w:val="24"/>
        </w:rPr>
        <w:t>).</w:t>
      </w:r>
    </w:p>
    <w:p w14:paraId="70F2E92C" w14:textId="77777777" w:rsidR="00E2709D" w:rsidRDefault="00E2709D">
      <w:pPr>
        <w:spacing w:line="291" w:lineRule="exact"/>
        <w:rPr>
          <w:sz w:val="24"/>
        </w:rPr>
        <w:sectPr w:rsidR="00E2709D">
          <w:pgSz w:w="12240" w:h="15840"/>
          <w:pgMar w:top="1500" w:right="1720" w:bottom="1960" w:left="1600" w:header="0" w:footer="1777" w:gutter="0"/>
          <w:cols w:space="720"/>
        </w:sectPr>
      </w:pPr>
    </w:p>
    <w:p w14:paraId="31E8304D" w14:textId="77777777" w:rsidR="00E2709D" w:rsidRDefault="00E2709D">
      <w:pPr>
        <w:pStyle w:val="BodyText"/>
        <w:rPr>
          <w:sz w:val="12"/>
        </w:rPr>
      </w:pPr>
    </w:p>
    <w:p w14:paraId="3391C26E" w14:textId="77777777" w:rsidR="00E2709D" w:rsidRDefault="00E2709D">
      <w:pPr>
        <w:pStyle w:val="BodyText"/>
        <w:rPr>
          <w:sz w:val="12"/>
        </w:rPr>
      </w:pPr>
    </w:p>
    <w:p w14:paraId="79DCC23C" w14:textId="77777777" w:rsidR="00E2709D" w:rsidRDefault="00E2709D">
      <w:pPr>
        <w:pStyle w:val="BodyText"/>
        <w:rPr>
          <w:sz w:val="12"/>
        </w:rPr>
      </w:pPr>
    </w:p>
    <w:p w14:paraId="2514748E" w14:textId="77777777" w:rsidR="00E2709D" w:rsidRDefault="00E2709D">
      <w:pPr>
        <w:pStyle w:val="BodyText"/>
        <w:rPr>
          <w:sz w:val="12"/>
        </w:rPr>
      </w:pPr>
    </w:p>
    <w:p w14:paraId="1CC82FB3" w14:textId="77777777" w:rsidR="00E2709D" w:rsidRDefault="00E2709D">
      <w:pPr>
        <w:pStyle w:val="BodyText"/>
        <w:spacing w:before="1"/>
        <w:rPr>
          <w:sz w:val="11"/>
        </w:rPr>
      </w:pPr>
    </w:p>
    <w:p w14:paraId="46DA9DC6" w14:textId="77777777" w:rsidR="00E2709D" w:rsidRDefault="00462487">
      <w:pPr>
        <w:spacing w:before="1"/>
        <w:ind w:left="227"/>
        <w:rPr>
          <w:rFonts w:ascii="Trebuchet MS"/>
          <w:sz w:val="12"/>
        </w:rPr>
      </w:pPr>
      <w:r>
        <w:rPr>
          <w:rFonts w:ascii="Trebuchet MS"/>
          <w:sz w:val="12"/>
        </w:rPr>
        <w:t>320</w:t>
      </w:r>
    </w:p>
    <w:p w14:paraId="4BE3942A" w14:textId="77777777" w:rsidR="00E2709D" w:rsidRDefault="00462487">
      <w:pPr>
        <w:pStyle w:val="BodyText"/>
        <w:spacing w:before="5"/>
        <w:rPr>
          <w:rFonts w:ascii="Trebuchet MS"/>
          <w:sz w:val="22"/>
        </w:rPr>
      </w:pPr>
      <w:r>
        <w:br w:type="column"/>
      </w:r>
    </w:p>
    <w:p w14:paraId="74B7E3ED" w14:textId="77777777" w:rsidR="00E2709D" w:rsidRDefault="00462487">
      <w:pPr>
        <w:pStyle w:val="BodyText"/>
        <w:ind w:left="735"/>
      </w:pPr>
      <w:bookmarkStart w:id="157" w:name="_bookmark9"/>
      <w:bookmarkEnd w:id="157"/>
      <w:r>
        <w:rPr>
          <w:spacing w:val="-3"/>
          <w:w w:val="115"/>
        </w:rPr>
        <w:t>recall</w:t>
      </w:r>
      <w:r>
        <w:rPr>
          <w:spacing w:val="-13"/>
          <w:w w:val="115"/>
        </w:rPr>
        <w:t xml:space="preserve"> </w:t>
      </w:r>
      <w:r>
        <w:rPr>
          <w:spacing w:val="-3"/>
          <w:w w:val="115"/>
        </w:rPr>
        <w:t>=</w:t>
      </w:r>
    </w:p>
    <w:p w14:paraId="4DAFDEAD" w14:textId="77777777" w:rsidR="00E2709D" w:rsidRDefault="00E2709D">
      <w:pPr>
        <w:pStyle w:val="BodyText"/>
        <w:spacing w:before="9"/>
        <w:rPr>
          <w:sz w:val="32"/>
        </w:rPr>
      </w:pPr>
    </w:p>
    <w:p w14:paraId="6EFE7C1F" w14:textId="77777777" w:rsidR="00E2709D" w:rsidRDefault="00462487">
      <w:pPr>
        <w:pStyle w:val="BodyText"/>
        <w:spacing w:before="1" w:line="213" w:lineRule="exact"/>
        <w:ind w:left="227"/>
      </w:pPr>
      <w:bookmarkStart w:id="158" w:name="_bookmark10"/>
      <w:bookmarkEnd w:id="158"/>
      <w:r>
        <w:rPr>
          <w:w w:val="105"/>
        </w:rPr>
        <w:t>precision</w:t>
      </w:r>
      <w:r>
        <w:rPr>
          <w:spacing w:val="31"/>
          <w:w w:val="105"/>
        </w:rPr>
        <w:t xml:space="preserve"> </w:t>
      </w:r>
      <w:r>
        <w:rPr>
          <w:w w:val="105"/>
        </w:rPr>
        <w:t>=</w:t>
      </w:r>
    </w:p>
    <w:p w14:paraId="33EC92F8" w14:textId="77777777" w:rsidR="00E2709D" w:rsidRDefault="00462487">
      <w:pPr>
        <w:pStyle w:val="BodyText"/>
        <w:spacing w:before="99" w:line="227" w:lineRule="exact"/>
        <w:ind w:left="68"/>
      </w:pPr>
      <w:r>
        <w:br w:type="column"/>
      </w:r>
      <w:r>
        <w:rPr>
          <w:w w:val="105"/>
        </w:rPr>
        <w:t>hits</w:t>
      </w:r>
    </w:p>
    <w:p w14:paraId="15CF088A" w14:textId="60D2118E" w:rsidR="00E2709D" w:rsidRDefault="00285D5B">
      <w:pPr>
        <w:pStyle w:val="BodyText"/>
        <w:spacing w:line="161" w:lineRule="exact"/>
        <w:ind w:left="556"/>
      </w:pPr>
      <w:r>
        <w:rPr>
          <w:noProof/>
        </w:rPr>
        <mc:AlternateContent>
          <mc:Choice Requires="wps">
            <w:drawing>
              <wp:anchor distT="0" distB="0" distL="114300" distR="114300" simplePos="0" relativeHeight="15733248" behindDoc="0" locked="0" layoutInCell="1" allowOverlap="1" wp14:anchorId="548BEBB7" wp14:editId="220CD19C">
                <wp:simplePos x="0" y="0"/>
                <wp:positionH relativeFrom="page">
                  <wp:posOffset>3486150</wp:posOffset>
                </wp:positionH>
                <wp:positionV relativeFrom="paragraph">
                  <wp:posOffset>65405</wp:posOffset>
                </wp:positionV>
                <wp:extent cx="264160" cy="0"/>
                <wp:effectExtent l="0" t="0" r="0" b="0"/>
                <wp:wrapNone/>
                <wp:docPr id="1577"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16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15B86" id="Line 1573"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4.5pt,5.15pt" to="295.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" strokeweight=".16864mm">
                <w10:wrap anchorx="page"/>
              </v:line>
            </w:pict>
          </mc:Fallback>
        </mc:AlternateContent>
      </w:r>
      <w:r w:rsidR="00462487">
        <w:rPr>
          <w:w w:val="152"/>
        </w:rPr>
        <w:t>=</w:t>
      </w:r>
    </w:p>
    <w:p w14:paraId="428764CF" w14:textId="77777777" w:rsidR="00E2709D" w:rsidRDefault="00462487">
      <w:pPr>
        <w:spacing w:line="245" w:lineRule="exact"/>
        <w:ind w:left="50"/>
        <w:rPr>
          <w:i/>
          <w:sz w:val="16"/>
        </w:rPr>
      </w:pPr>
      <w:r>
        <w:rPr>
          <w:i/>
          <w:w w:val="115"/>
          <w:position w:val="4"/>
          <w:sz w:val="24"/>
        </w:rPr>
        <w:t>E</w:t>
      </w:r>
      <w:proofErr w:type="spellStart"/>
      <w:r>
        <w:rPr>
          <w:i/>
          <w:w w:val="115"/>
          <w:sz w:val="16"/>
        </w:rPr>
        <w:t>obs</w:t>
      </w:r>
      <w:proofErr w:type="spellEnd"/>
    </w:p>
    <w:p w14:paraId="5F332866" w14:textId="77777777" w:rsidR="00E2709D" w:rsidRDefault="00462487">
      <w:pPr>
        <w:pStyle w:val="BodyText"/>
        <w:spacing w:before="60" w:line="227" w:lineRule="exact"/>
        <w:ind w:left="-38"/>
      </w:pPr>
      <w:r>
        <w:rPr>
          <w:w w:val="105"/>
        </w:rPr>
        <w:t>hits</w:t>
      </w:r>
    </w:p>
    <w:p w14:paraId="48A1AAAB" w14:textId="61411478" w:rsidR="00E2709D" w:rsidRDefault="00285D5B">
      <w:pPr>
        <w:pStyle w:val="BodyText"/>
        <w:spacing w:line="148" w:lineRule="exact"/>
        <w:ind w:left="500"/>
      </w:pPr>
      <w:r>
        <w:rPr>
          <w:noProof/>
        </w:rPr>
        <mc:AlternateContent>
          <mc:Choice Requires="wps">
            <w:drawing>
              <wp:anchor distT="0" distB="0" distL="114300" distR="114300" simplePos="0" relativeHeight="15733760" behindDoc="0" locked="0" layoutInCell="1" allowOverlap="1" wp14:anchorId="16DEC0AC" wp14:editId="34CE167A">
                <wp:simplePos x="0" y="0"/>
                <wp:positionH relativeFrom="page">
                  <wp:posOffset>3387090</wp:posOffset>
                </wp:positionH>
                <wp:positionV relativeFrom="paragraph">
                  <wp:posOffset>65405</wp:posOffset>
                </wp:positionV>
                <wp:extent cx="327025" cy="0"/>
                <wp:effectExtent l="0" t="0" r="0" b="0"/>
                <wp:wrapNone/>
                <wp:docPr id="1576"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02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FCA91" id="Line 1572"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5.15pt" to="292.4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" strokeweight=".16864mm">
                <w10:wrap anchorx="page"/>
              </v:line>
            </w:pict>
          </mc:Fallback>
        </mc:AlternateContent>
      </w:r>
      <w:r w:rsidR="00462487">
        <w:rPr>
          <w:w w:val="152"/>
        </w:rPr>
        <w:t>=</w:t>
      </w:r>
    </w:p>
    <w:p w14:paraId="7D1D453F" w14:textId="77777777" w:rsidR="00E2709D" w:rsidRDefault="00462487">
      <w:pPr>
        <w:pStyle w:val="BodyText"/>
        <w:spacing w:before="99"/>
        <w:ind w:left="36" w:right="27"/>
        <w:jc w:val="center"/>
      </w:pPr>
      <w:r>
        <w:br w:type="column"/>
      </w:r>
      <w:r>
        <w:rPr>
          <w:w w:val="105"/>
        </w:rPr>
        <w:t>hits</w:t>
      </w:r>
    </w:p>
    <w:p w14:paraId="66F68E00" w14:textId="77777777" w:rsidR="00E2709D" w:rsidRDefault="00E2709D">
      <w:pPr>
        <w:pStyle w:val="BodyText"/>
        <w:spacing w:before="7"/>
        <w:rPr>
          <w:sz w:val="2"/>
        </w:rPr>
      </w:pPr>
    </w:p>
    <w:p w14:paraId="1BB2899E" w14:textId="5C68E430" w:rsidR="00E2709D" w:rsidRDefault="00285D5B">
      <w:pPr>
        <w:pStyle w:val="BodyText"/>
        <w:spacing w:line="20" w:lineRule="exact"/>
        <w:ind w:left="45" w:right="-29"/>
        <w:rPr>
          <w:sz w:val="2"/>
        </w:rPr>
      </w:pPr>
      <w:r>
        <w:rPr>
          <w:noProof/>
          <w:sz w:val="2"/>
        </w:rPr>
        <mc:AlternateContent>
          <mc:Choice Requires="wpg">
            <w:drawing>
              <wp:inline distT="0" distB="0" distL="0" distR="0" wp14:anchorId="7A923D41" wp14:editId="53576FCD">
                <wp:extent cx="831215" cy="6350"/>
                <wp:effectExtent l="5080" t="6350" r="11430" b="6350"/>
                <wp:docPr id="1574" name="Group 1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215" cy="6350"/>
                          <a:chOff x="0" y="0"/>
                          <a:chExt cx="1309" cy="10"/>
                        </a:xfrm>
                      </wpg:grpSpPr>
                      <wps:wsp>
                        <wps:cNvPr id="1575" name="Line 1571"/>
                        <wps:cNvCnPr>
                          <a:cxnSpLocks noChangeShapeType="1"/>
                        </wps:cNvCnPr>
                        <wps:spPr bwMode="auto">
                          <a:xfrm>
                            <a:off x="0" y="5"/>
                            <a:ext cx="1308"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14326FB" id="Group 1570" o:spid="_x0000_s1026" style="width:65.45pt;height:.5pt;mso-position-horizontal-relative:char;mso-position-vertical-relative:line" coordsize="13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">
                <v:line id="Line 1571" o:spid="_x0000_s1027" style="position:absolute;visibility:visible;mso-wrap-style:square" from="0,5" to="1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" strokeweight=".16864mm"/>
                <w10:anchorlock/>
              </v:group>
            </w:pict>
          </mc:Fallback>
        </mc:AlternateContent>
      </w:r>
    </w:p>
    <w:p w14:paraId="2B56304A" w14:textId="77777777" w:rsidR="00E2709D" w:rsidRDefault="00462487">
      <w:pPr>
        <w:pStyle w:val="BodyText"/>
        <w:ind w:left="37" w:right="27"/>
        <w:jc w:val="center"/>
      </w:pPr>
      <w:r>
        <w:rPr>
          <w:w w:val="105"/>
        </w:rPr>
        <w:t>hits</w:t>
      </w:r>
      <w:r>
        <w:rPr>
          <w:spacing w:val="2"/>
          <w:w w:val="105"/>
        </w:rPr>
        <w:t xml:space="preserve"> </w:t>
      </w:r>
      <w:r>
        <w:rPr>
          <w:w w:val="105"/>
        </w:rPr>
        <w:t>+</w:t>
      </w:r>
      <w:r>
        <w:rPr>
          <w:spacing w:val="1"/>
          <w:w w:val="105"/>
        </w:rPr>
        <w:t xml:space="preserve"> </w:t>
      </w:r>
      <w:r>
        <w:rPr>
          <w:w w:val="105"/>
        </w:rPr>
        <w:t>misses</w:t>
      </w:r>
    </w:p>
    <w:p w14:paraId="24876213" w14:textId="77777777" w:rsidR="00E2709D" w:rsidRDefault="00462487">
      <w:pPr>
        <w:pStyle w:val="BodyText"/>
        <w:spacing w:before="56"/>
        <w:ind w:left="723" w:right="262"/>
        <w:jc w:val="center"/>
      </w:pPr>
      <w:r>
        <w:rPr>
          <w:w w:val="105"/>
        </w:rPr>
        <w:t>hits</w:t>
      </w:r>
    </w:p>
    <w:p w14:paraId="78CA288C" w14:textId="77777777" w:rsidR="00E2709D" w:rsidRDefault="00E2709D">
      <w:pPr>
        <w:pStyle w:val="BodyText"/>
        <w:spacing w:before="8"/>
        <w:rPr>
          <w:sz w:val="2"/>
        </w:rPr>
      </w:pPr>
    </w:p>
    <w:p w14:paraId="7E828528" w14:textId="4BB6A9EF" w:rsidR="00E2709D" w:rsidRDefault="00285D5B">
      <w:pPr>
        <w:pStyle w:val="BodyText"/>
        <w:spacing w:line="20" w:lineRule="exact"/>
        <w:ind w:left="-11" w:right="-533"/>
        <w:rPr>
          <w:sz w:val="2"/>
        </w:rPr>
      </w:pPr>
      <w:r>
        <w:rPr>
          <w:noProof/>
          <w:sz w:val="2"/>
        </w:rPr>
        <mc:AlternateContent>
          <mc:Choice Requires="wpg">
            <w:drawing>
              <wp:inline distT="0" distB="0" distL="0" distR="0" wp14:anchorId="0812E05D" wp14:editId="4CDCBFCB">
                <wp:extent cx="1189355" cy="6350"/>
                <wp:effectExtent l="7620" t="8890" r="12700" b="3810"/>
                <wp:docPr id="1572" name="Group 1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6350"/>
                          <a:chOff x="0" y="0"/>
                          <a:chExt cx="1873" cy="10"/>
                        </a:xfrm>
                      </wpg:grpSpPr>
                      <wps:wsp>
                        <wps:cNvPr id="1573" name="Line 1569"/>
                        <wps:cNvCnPr>
                          <a:cxnSpLocks noChangeShapeType="1"/>
                        </wps:cNvCnPr>
                        <wps:spPr bwMode="auto">
                          <a:xfrm>
                            <a:off x="0" y="5"/>
                            <a:ext cx="1873"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92E8D8" id="Group 1568" o:spid="_x0000_s1026" style="width:93.65pt;height:.5pt;mso-position-horizontal-relative:char;mso-position-vertical-relative:line" coordsize="18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">
                <v:line id="Line 1569" o:spid="_x0000_s1027" style="position:absolute;visibility:visible;mso-wrap-style:square" from="0,5" to="18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" strokeweight=".16864mm"/>
                <w10:anchorlock/>
              </v:group>
            </w:pict>
          </mc:Fallback>
        </mc:AlternateContent>
      </w:r>
    </w:p>
    <w:p w14:paraId="703B4AEF" w14:textId="77777777" w:rsidR="00E2709D" w:rsidRDefault="00462487">
      <w:pPr>
        <w:pStyle w:val="BodyText"/>
        <w:spacing w:before="4"/>
        <w:rPr>
          <w:sz w:val="21"/>
        </w:rPr>
      </w:pPr>
      <w:r>
        <w:br w:type="column"/>
      </w:r>
    </w:p>
    <w:p w14:paraId="2DB6B952" w14:textId="77777777" w:rsidR="00E2709D" w:rsidRDefault="00462487">
      <w:pPr>
        <w:pStyle w:val="BodyText"/>
        <w:ind w:left="227"/>
      </w:pPr>
      <w:r>
        <w:rPr>
          <w:w w:val="110"/>
        </w:rPr>
        <w:t>(5)</w:t>
      </w:r>
    </w:p>
    <w:p w14:paraId="55F05A6D" w14:textId="77777777" w:rsidR="00E2709D" w:rsidRDefault="00E2709D">
      <w:pPr>
        <w:pStyle w:val="BodyText"/>
        <w:spacing w:before="10"/>
        <w:rPr>
          <w:sz w:val="32"/>
        </w:rPr>
      </w:pPr>
    </w:p>
    <w:p w14:paraId="00C9E70F" w14:textId="77777777" w:rsidR="00E2709D" w:rsidRDefault="00462487">
      <w:pPr>
        <w:pStyle w:val="BodyText"/>
        <w:spacing w:line="213" w:lineRule="exact"/>
        <w:ind w:left="227"/>
      </w:pPr>
      <w:r>
        <w:rPr>
          <w:w w:val="110"/>
        </w:rPr>
        <w:t>(6)</w:t>
      </w:r>
    </w:p>
    <w:p w14:paraId="5CB1EDA9" w14:textId="77777777" w:rsidR="00E2709D" w:rsidRDefault="00E2709D">
      <w:pPr>
        <w:spacing w:line="213" w:lineRule="exact"/>
        <w:sectPr w:rsidR="00E2709D">
          <w:type w:val="continuous"/>
          <w:pgSz w:w="12240" w:h="15840"/>
          <w:pgMar w:top="1500" w:right="1720" w:bottom="280" w:left="1600" w:header="720" w:footer="720" w:gutter="0"/>
          <w:cols w:num="5" w:space="720" w:equalWidth="0">
            <w:col w:w="458" w:space="1811"/>
            <w:col w:w="1531" w:space="40"/>
            <w:col w:w="739" w:space="39"/>
            <w:col w:w="1400" w:space="1844"/>
            <w:col w:w="1058"/>
          </w:cols>
        </w:sectPr>
      </w:pPr>
    </w:p>
    <w:p w14:paraId="30F7439D" w14:textId="77777777" w:rsidR="00E2709D" w:rsidRDefault="00E2709D">
      <w:pPr>
        <w:pStyle w:val="BodyText"/>
        <w:rPr>
          <w:sz w:val="12"/>
        </w:rPr>
      </w:pPr>
    </w:p>
    <w:p w14:paraId="18E9AD76" w14:textId="77777777" w:rsidR="00E2709D" w:rsidRDefault="00462487">
      <w:pPr>
        <w:spacing w:before="76" w:line="86" w:lineRule="exact"/>
        <w:ind w:left="227"/>
        <w:rPr>
          <w:rFonts w:ascii="Trebuchet MS"/>
          <w:sz w:val="12"/>
        </w:rPr>
      </w:pPr>
      <w:r>
        <w:rPr>
          <w:rFonts w:ascii="Trebuchet MS"/>
          <w:sz w:val="12"/>
        </w:rPr>
        <w:t>321</w:t>
      </w:r>
    </w:p>
    <w:p w14:paraId="57B05006" w14:textId="77777777" w:rsidR="00E2709D" w:rsidRDefault="00462487">
      <w:pPr>
        <w:spacing w:line="258" w:lineRule="exact"/>
        <w:ind w:left="227"/>
        <w:rPr>
          <w:i/>
          <w:sz w:val="16"/>
        </w:rPr>
      </w:pPr>
      <w:r>
        <w:br w:type="column"/>
      </w:r>
      <w:r>
        <w:rPr>
          <w:i/>
          <w:w w:val="120"/>
          <w:position w:val="4"/>
          <w:sz w:val="24"/>
        </w:rPr>
        <w:t>E</w:t>
      </w:r>
      <w:proofErr w:type="spellStart"/>
      <w:r>
        <w:rPr>
          <w:i/>
          <w:w w:val="120"/>
          <w:sz w:val="16"/>
        </w:rPr>
        <w:t>pred</w:t>
      </w:r>
      <w:proofErr w:type="spellEnd"/>
    </w:p>
    <w:p w14:paraId="21FACCF3" w14:textId="77777777" w:rsidR="00E2709D" w:rsidRDefault="00462487">
      <w:pPr>
        <w:pStyle w:val="BodyText"/>
        <w:spacing w:line="244" w:lineRule="exact"/>
        <w:ind w:left="227"/>
      </w:pPr>
      <w:r>
        <w:br w:type="column"/>
      </w:r>
      <w:r>
        <w:rPr>
          <w:w w:val="105"/>
        </w:rPr>
        <w:t>hits</w:t>
      </w:r>
      <w:r>
        <w:rPr>
          <w:spacing w:val="2"/>
          <w:w w:val="105"/>
        </w:rPr>
        <w:t xml:space="preserve"> </w:t>
      </w:r>
      <w:r>
        <w:rPr>
          <w:w w:val="105"/>
        </w:rPr>
        <w:t>+</w:t>
      </w:r>
      <w:r>
        <w:rPr>
          <w:spacing w:val="1"/>
          <w:w w:val="105"/>
        </w:rPr>
        <w:t xml:space="preserve"> </w:t>
      </w:r>
      <w:r>
        <w:rPr>
          <w:w w:val="105"/>
        </w:rPr>
        <w:t>false</w:t>
      </w:r>
      <w:r>
        <w:rPr>
          <w:spacing w:val="29"/>
          <w:w w:val="105"/>
        </w:rPr>
        <w:t xml:space="preserve"> </w:t>
      </w:r>
      <w:r>
        <w:rPr>
          <w:w w:val="105"/>
        </w:rPr>
        <w:t>alarms</w:t>
      </w:r>
    </w:p>
    <w:p w14:paraId="2D9546CB" w14:textId="77777777" w:rsidR="00E2709D" w:rsidRDefault="00E2709D">
      <w:pPr>
        <w:spacing w:line="244" w:lineRule="exact"/>
        <w:sectPr w:rsidR="00E2709D">
          <w:type w:val="continuous"/>
          <w:pgSz w:w="12240" w:h="15840"/>
          <w:pgMar w:top="1500" w:right="1720" w:bottom="280" w:left="1600" w:header="720" w:footer="720" w:gutter="0"/>
          <w:cols w:num="3" w:space="720" w:equalWidth="0">
            <w:col w:w="458" w:space="3048"/>
            <w:col w:w="773" w:space="105"/>
            <w:col w:w="4536"/>
          </w:cols>
        </w:sectPr>
      </w:pPr>
    </w:p>
    <w:p w14:paraId="52C99C48" w14:textId="77777777" w:rsidR="00E2709D" w:rsidRDefault="00E2709D">
      <w:pPr>
        <w:pStyle w:val="BodyText"/>
        <w:rPr>
          <w:sz w:val="12"/>
        </w:rPr>
      </w:pPr>
    </w:p>
    <w:p w14:paraId="1B7D5B63" w14:textId="77777777" w:rsidR="00E2709D" w:rsidRDefault="00E2709D">
      <w:pPr>
        <w:pStyle w:val="BodyText"/>
        <w:rPr>
          <w:sz w:val="12"/>
        </w:rPr>
      </w:pPr>
    </w:p>
    <w:p w14:paraId="3327A7A7" w14:textId="77777777" w:rsidR="00E2709D" w:rsidRDefault="00E2709D">
      <w:pPr>
        <w:pStyle w:val="BodyText"/>
        <w:rPr>
          <w:sz w:val="12"/>
        </w:rPr>
      </w:pPr>
    </w:p>
    <w:p w14:paraId="13577E79" w14:textId="77777777" w:rsidR="00E2709D" w:rsidRDefault="00E2709D">
      <w:pPr>
        <w:pStyle w:val="BodyText"/>
        <w:spacing w:before="1"/>
        <w:rPr>
          <w:sz w:val="10"/>
        </w:rPr>
      </w:pPr>
    </w:p>
    <w:p w14:paraId="1E9BA267" w14:textId="77777777" w:rsidR="00E2709D" w:rsidRDefault="00462487">
      <w:pPr>
        <w:spacing w:line="119" w:lineRule="exact"/>
        <w:ind w:left="227"/>
        <w:rPr>
          <w:rFonts w:ascii="Trebuchet MS"/>
          <w:sz w:val="12"/>
        </w:rPr>
      </w:pPr>
      <w:r>
        <w:rPr>
          <w:rFonts w:ascii="Trebuchet MS"/>
          <w:sz w:val="12"/>
        </w:rPr>
        <w:t>322</w:t>
      </w:r>
    </w:p>
    <w:p w14:paraId="53B216F8" w14:textId="77777777" w:rsidR="00E2709D" w:rsidRDefault="00462487">
      <w:pPr>
        <w:tabs>
          <w:tab w:val="left" w:pos="1736"/>
          <w:tab w:val="left" w:pos="3618"/>
        </w:tabs>
        <w:spacing w:before="4" w:line="170" w:lineRule="auto"/>
        <w:ind w:right="38"/>
        <w:jc w:val="right"/>
        <w:rPr>
          <w:sz w:val="24"/>
        </w:rPr>
      </w:pPr>
      <w:r>
        <w:br w:type="column"/>
      </w:r>
      <w:bookmarkStart w:id="159" w:name="_bookmark11"/>
      <w:bookmarkEnd w:id="159"/>
      <w:proofErr w:type="gramStart"/>
      <w:r>
        <w:rPr>
          <w:i/>
          <w:w w:val="130"/>
          <w:position w:val="-15"/>
          <w:sz w:val="24"/>
        </w:rPr>
        <w:t xml:space="preserve">f </w:t>
      </w:r>
      <w:r>
        <w:rPr>
          <w:i/>
          <w:spacing w:val="48"/>
          <w:w w:val="130"/>
          <w:position w:val="-15"/>
          <w:sz w:val="24"/>
        </w:rPr>
        <w:t xml:space="preserve"> </w:t>
      </w:r>
      <w:r>
        <w:rPr>
          <w:w w:val="130"/>
          <w:position w:val="-15"/>
          <w:sz w:val="24"/>
        </w:rPr>
        <w:t>=</w:t>
      </w:r>
      <w:proofErr w:type="gramEnd"/>
      <w:r>
        <w:rPr>
          <w:w w:val="130"/>
          <w:position w:val="-15"/>
          <w:sz w:val="24"/>
        </w:rPr>
        <w:t xml:space="preserve"> </w:t>
      </w:r>
      <w:r>
        <w:rPr>
          <w:spacing w:val="45"/>
          <w:w w:val="130"/>
          <w:position w:val="-15"/>
          <w:sz w:val="24"/>
        </w:rPr>
        <w:t xml:space="preserve"> </w:t>
      </w:r>
      <w:r>
        <w:rPr>
          <w:w w:val="115"/>
          <w:position w:val="-15"/>
          <w:sz w:val="24"/>
        </w:rPr>
        <w:t>1</w:t>
      </w:r>
      <w:r>
        <w:rPr>
          <w:spacing w:val="-7"/>
          <w:w w:val="115"/>
          <w:position w:val="-15"/>
          <w:sz w:val="24"/>
        </w:rPr>
        <w:t xml:space="preserve"> </w:t>
      </w:r>
      <w:r>
        <w:rPr>
          <w:w w:val="130"/>
          <w:position w:val="-15"/>
          <w:sz w:val="24"/>
        </w:rPr>
        <w:t>+</w:t>
      </w:r>
      <w:r>
        <w:rPr>
          <w:spacing w:val="-14"/>
          <w:w w:val="130"/>
          <w:position w:val="-15"/>
          <w:sz w:val="24"/>
        </w:rPr>
        <w:t xml:space="preserve"> </w:t>
      </w:r>
      <w:r>
        <w:rPr>
          <w:i/>
          <w:w w:val="115"/>
          <w:position w:val="-15"/>
          <w:sz w:val="24"/>
        </w:rPr>
        <w:t>β</w:t>
      </w:r>
      <w:r>
        <w:rPr>
          <w:w w:val="115"/>
          <w:position w:val="-5"/>
          <w:sz w:val="16"/>
        </w:rPr>
        <w:t>2</w:t>
      </w:r>
      <w:r>
        <w:rPr>
          <w:rFonts w:ascii="Times New Roman" w:hAnsi="Times New Roman"/>
          <w:w w:val="115"/>
          <w:sz w:val="16"/>
          <w:u w:val="single"/>
        </w:rPr>
        <w:tab/>
      </w:r>
      <w:r>
        <w:rPr>
          <w:sz w:val="24"/>
          <w:u w:val="single"/>
        </w:rPr>
        <w:t>precision</w:t>
      </w:r>
      <w:r>
        <w:rPr>
          <w:spacing w:val="10"/>
          <w:sz w:val="24"/>
          <w:u w:val="single"/>
        </w:rPr>
        <w:t xml:space="preserve"> </w:t>
      </w:r>
      <w:r>
        <w:rPr>
          <w:rFonts w:ascii="Cambria" w:hAnsi="Cambria"/>
          <w:sz w:val="24"/>
          <w:u w:val="single"/>
        </w:rPr>
        <w:t>·</w:t>
      </w:r>
      <w:r>
        <w:rPr>
          <w:rFonts w:ascii="Cambria" w:hAnsi="Cambria"/>
          <w:spacing w:val="12"/>
          <w:sz w:val="24"/>
          <w:u w:val="single"/>
        </w:rPr>
        <w:t xml:space="preserve"> </w:t>
      </w:r>
      <w:r>
        <w:rPr>
          <w:sz w:val="24"/>
          <w:u w:val="single"/>
        </w:rPr>
        <w:t>recall</w:t>
      </w:r>
      <w:r>
        <w:rPr>
          <w:sz w:val="24"/>
          <w:u w:val="single"/>
        </w:rPr>
        <w:tab/>
      </w:r>
    </w:p>
    <w:p w14:paraId="722801DB" w14:textId="27150E49" w:rsidR="00E2709D" w:rsidRDefault="00285D5B">
      <w:pPr>
        <w:pStyle w:val="BodyText"/>
        <w:spacing w:line="229" w:lineRule="exact"/>
        <w:ind w:right="38"/>
        <w:jc w:val="right"/>
      </w:pPr>
      <w:r>
        <w:rPr>
          <w:noProof/>
        </w:rPr>
        <mc:AlternateContent>
          <mc:Choice Requires="wps">
            <w:drawing>
              <wp:anchor distT="0" distB="0" distL="114300" distR="114300" simplePos="0" relativeHeight="484934656" behindDoc="1" locked="0" layoutInCell="1" allowOverlap="1" wp14:anchorId="50F9728D" wp14:editId="6F18D7A0">
                <wp:simplePos x="0" y="0"/>
                <wp:positionH relativeFrom="page">
                  <wp:posOffset>3063875</wp:posOffset>
                </wp:positionH>
                <wp:positionV relativeFrom="paragraph">
                  <wp:posOffset>-240030</wp:posOffset>
                </wp:positionV>
                <wp:extent cx="549275" cy="567055"/>
                <wp:effectExtent l="0" t="0" r="0" b="0"/>
                <wp:wrapNone/>
                <wp:docPr id="1571" name="Text Box 1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5C970" w14:textId="77777777" w:rsidR="00E749F9" w:rsidRDefault="00E749F9">
                            <w:pPr>
                              <w:pStyle w:val="BodyText"/>
                              <w:tabs>
                                <w:tab w:val="left" w:pos="754"/>
                              </w:tabs>
                              <w:spacing w:line="290" w:lineRule="exact"/>
                              <w:rPr>
                                <w:rFonts w:ascii="Lucida Sans Unicode"/>
                              </w:rPr>
                            </w:pPr>
                            <w:r>
                              <w:rPr>
                                <w:rFonts w:ascii="Lucida Sans Unicode"/>
                                <w:w w:val="144"/>
                              </w:rPr>
                              <w:t xml:space="preserve"> </w:t>
                            </w:r>
                            <w:r>
                              <w:rPr>
                                <w:rFonts w:ascii="Lucida Sans Unicode"/>
                              </w:rPr>
                              <w:tab/>
                            </w:r>
                            <w:r>
                              <w:rPr>
                                <w:rFonts w:ascii="Lucida Sans Unicode"/>
                                <w:w w:val="14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9728D" id="Text Box 1567" o:spid="_x0000_s1044" type="#_x0000_t202" style="position:absolute;left:0;text-align:left;margin-left:241.25pt;margin-top:-18.9pt;width:43.25pt;height:44.65pt;z-index:-1838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05swIAALU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" filled="f" stroked="f">
                <v:textbox inset="0,0,0,0">
                  <w:txbxContent>
                    <w:p w14:paraId="6365C970" w14:textId="77777777" w:rsidR="00E749F9" w:rsidRDefault="00E749F9">
                      <w:pPr>
                        <w:pStyle w:val="BodyText"/>
                        <w:tabs>
                          <w:tab w:val="left" w:pos="754"/>
                        </w:tabs>
                        <w:spacing w:line="290" w:lineRule="exact"/>
                        <w:rPr>
                          <w:rFonts w:ascii="Lucida Sans Unicode"/>
                        </w:rPr>
                      </w:pPr>
                      <w:r>
                        <w:rPr>
                          <w:rFonts w:ascii="Lucida Sans Unicode"/>
                          <w:w w:val="144"/>
                        </w:rPr>
                        <w:t xml:space="preserve"> </w:t>
                      </w:r>
                      <w:r>
                        <w:rPr>
                          <w:rFonts w:ascii="Lucida Sans Unicode"/>
                        </w:rPr>
                        <w:tab/>
                      </w:r>
                      <w:r>
                        <w:rPr>
                          <w:rFonts w:ascii="Lucida Sans Unicode"/>
                          <w:w w:val="144"/>
                        </w:rPr>
                        <w:t xml:space="preserve"> </w:t>
                      </w:r>
                    </w:p>
                  </w:txbxContent>
                </v:textbox>
                <w10:wrap anchorx="page"/>
              </v:shape>
            </w:pict>
          </mc:Fallback>
        </mc:AlternateContent>
      </w:r>
      <w:r>
        <w:rPr>
          <w:noProof/>
        </w:rPr>
        <mc:AlternateContent>
          <mc:Choice Requires="wps">
            <w:drawing>
              <wp:anchor distT="0" distB="0" distL="114300" distR="114300" simplePos="0" relativeHeight="484935168" behindDoc="1" locked="0" layoutInCell="1" allowOverlap="1" wp14:anchorId="0CAC660A" wp14:editId="1BC34108">
                <wp:simplePos x="0" y="0"/>
                <wp:positionH relativeFrom="page">
                  <wp:posOffset>2792095</wp:posOffset>
                </wp:positionH>
                <wp:positionV relativeFrom="paragraph">
                  <wp:posOffset>-53340</wp:posOffset>
                </wp:positionV>
                <wp:extent cx="60325" cy="101600"/>
                <wp:effectExtent l="0" t="0" r="0" b="0"/>
                <wp:wrapNone/>
                <wp:docPr id="1570" name="Text Box 1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CB395" w14:textId="77777777" w:rsidR="00E749F9" w:rsidRDefault="00E749F9">
                            <w:pPr>
                              <w:spacing w:line="159" w:lineRule="exact"/>
                              <w:rPr>
                                <w:i/>
                                <w:sz w:val="16"/>
                              </w:rPr>
                            </w:pPr>
                            <w:r>
                              <w:rPr>
                                <w:i/>
                                <w:w w:val="112"/>
                                <w:sz w:val="16"/>
                              </w:rPr>
                              <w:t>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C660A" id="Text Box 1566" o:spid="_x0000_s1045" type="#_x0000_t202" style="position:absolute;left:0;text-align:left;margin-left:219.85pt;margin-top:-4.2pt;width:4.75pt;height:8pt;z-index:-1838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" filled="f" stroked="f">
                <v:textbox inset="0,0,0,0">
                  <w:txbxContent>
                    <w:p w14:paraId="029CB395" w14:textId="77777777" w:rsidR="00E749F9" w:rsidRDefault="00E749F9">
                      <w:pPr>
                        <w:spacing w:line="159" w:lineRule="exact"/>
                        <w:rPr>
                          <w:i/>
                          <w:sz w:val="16"/>
                        </w:rPr>
                      </w:pPr>
                      <w:r>
                        <w:rPr>
                          <w:i/>
                          <w:w w:val="112"/>
                          <w:sz w:val="16"/>
                        </w:rPr>
                        <w:t>β</w:t>
                      </w:r>
                    </w:p>
                  </w:txbxContent>
                </v:textbox>
                <w10:wrap anchorx="page"/>
              </v:shape>
            </w:pict>
          </mc:Fallback>
        </mc:AlternateContent>
      </w:r>
      <w:r w:rsidR="00462487">
        <w:rPr>
          <w:i/>
          <w:w w:val="105"/>
        </w:rPr>
        <w:t>β</w:t>
      </w:r>
      <w:r w:rsidR="00462487">
        <w:rPr>
          <w:w w:val="105"/>
          <w:position w:val="7"/>
          <w:sz w:val="16"/>
        </w:rPr>
        <w:t>2</w:t>
      </w:r>
      <w:r w:rsidR="00462487">
        <w:rPr>
          <w:spacing w:val="28"/>
          <w:w w:val="105"/>
          <w:position w:val="7"/>
          <w:sz w:val="16"/>
        </w:rPr>
        <w:t xml:space="preserve"> </w:t>
      </w:r>
      <w:bookmarkStart w:id="160" w:name="_bookmark12"/>
      <w:bookmarkEnd w:id="160"/>
      <w:r w:rsidR="00462487">
        <w:rPr>
          <w:rFonts w:ascii="Cambria" w:hAnsi="Cambria"/>
          <w:w w:val="105"/>
        </w:rPr>
        <w:t xml:space="preserve">· </w:t>
      </w:r>
      <w:r w:rsidR="00462487">
        <w:rPr>
          <w:w w:val="105"/>
        </w:rPr>
        <w:t>precision +</w:t>
      </w:r>
      <w:r w:rsidR="00462487">
        <w:rPr>
          <w:spacing w:val="-2"/>
          <w:w w:val="105"/>
        </w:rPr>
        <w:t xml:space="preserve"> </w:t>
      </w:r>
      <w:r w:rsidR="00462487">
        <w:rPr>
          <w:w w:val="105"/>
        </w:rPr>
        <w:t>recall</w:t>
      </w:r>
    </w:p>
    <w:p w14:paraId="03DC1FA1" w14:textId="77777777" w:rsidR="00E2709D" w:rsidRDefault="00462487">
      <w:pPr>
        <w:spacing w:before="147"/>
        <w:ind w:left="227"/>
        <w:rPr>
          <w:sz w:val="24"/>
        </w:rPr>
      </w:pPr>
      <w:r>
        <w:br w:type="column"/>
      </w:r>
      <w:r>
        <w:rPr>
          <w:w w:val="110"/>
          <w:sz w:val="24"/>
        </w:rPr>
        <w:t>(7)</w:t>
      </w:r>
    </w:p>
    <w:p w14:paraId="2EB61AB6" w14:textId="77777777" w:rsidR="00E2709D" w:rsidRDefault="00E2709D">
      <w:pPr>
        <w:rPr>
          <w:sz w:val="24"/>
        </w:rPr>
        <w:sectPr w:rsidR="00E2709D">
          <w:type w:val="continuous"/>
          <w:pgSz w:w="12240" w:h="15840"/>
          <w:pgMar w:top="1500" w:right="1720" w:bottom="280" w:left="1600" w:header="720" w:footer="720" w:gutter="0"/>
          <w:cols w:num="3" w:space="720" w:equalWidth="0">
            <w:col w:w="458" w:space="1996"/>
            <w:col w:w="3887" w:space="1521"/>
            <w:col w:w="1058"/>
          </w:cols>
        </w:sectPr>
      </w:pPr>
    </w:p>
    <w:p w14:paraId="1B2B8CF0" w14:textId="77777777" w:rsidR="00E2709D" w:rsidRDefault="00462487">
      <w:pPr>
        <w:spacing w:line="326" w:lineRule="exact"/>
        <w:ind w:left="2112"/>
        <w:rPr>
          <w:i/>
          <w:sz w:val="16"/>
        </w:rPr>
      </w:pPr>
      <w:r>
        <w:rPr>
          <w:w w:val="120"/>
          <w:sz w:val="24"/>
        </w:rPr>
        <w:t>bias</w:t>
      </w:r>
      <w:r>
        <w:rPr>
          <w:spacing w:val="-14"/>
          <w:w w:val="120"/>
          <w:sz w:val="24"/>
        </w:rPr>
        <w:t xml:space="preserve"> </w:t>
      </w:r>
      <w:r>
        <w:rPr>
          <w:w w:val="125"/>
          <w:sz w:val="24"/>
        </w:rPr>
        <w:t>=</w:t>
      </w:r>
      <w:r>
        <w:rPr>
          <w:spacing w:val="2"/>
          <w:w w:val="125"/>
          <w:sz w:val="24"/>
        </w:rPr>
        <w:t xml:space="preserve"> </w:t>
      </w:r>
      <w:r>
        <w:rPr>
          <w:i/>
          <w:w w:val="120"/>
          <w:position w:val="16"/>
          <w:sz w:val="24"/>
          <w:u w:val="single"/>
        </w:rPr>
        <w:t>E</w:t>
      </w:r>
      <w:proofErr w:type="spellStart"/>
      <w:r>
        <w:rPr>
          <w:i/>
          <w:w w:val="120"/>
          <w:position w:val="13"/>
          <w:sz w:val="16"/>
          <w:u w:val="single"/>
        </w:rPr>
        <w:t>pred</w:t>
      </w:r>
      <w:proofErr w:type="spellEnd"/>
    </w:p>
    <w:p w14:paraId="70CA9E57" w14:textId="77777777" w:rsidR="00E2709D" w:rsidRDefault="00462487">
      <w:pPr>
        <w:pStyle w:val="BodyText"/>
        <w:tabs>
          <w:tab w:val="left" w:pos="2744"/>
        </w:tabs>
        <w:spacing w:line="178" w:lineRule="exact"/>
        <w:ind w:left="332"/>
      </w:pPr>
      <w:r>
        <w:br w:type="column"/>
      </w:r>
      <w:r>
        <w:rPr>
          <w:w w:val="105"/>
        </w:rPr>
        <w:t>hits</w:t>
      </w:r>
      <w:r>
        <w:rPr>
          <w:spacing w:val="-1"/>
          <w:w w:val="105"/>
        </w:rPr>
        <w:t xml:space="preserve"> </w:t>
      </w:r>
      <w:r>
        <w:rPr>
          <w:w w:val="105"/>
        </w:rPr>
        <w:t>+</w:t>
      </w:r>
      <w:r>
        <w:rPr>
          <w:spacing w:val="-1"/>
          <w:w w:val="105"/>
        </w:rPr>
        <w:t xml:space="preserve"> </w:t>
      </w:r>
      <w:r>
        <w:rPr>
          <w:w w:val="105"/>
        </w:rPr>
        <w:t>false</w:t>
      </w:r>
      <w:r>
        <w:rPr>
          <w:spacing w:val="25"/>
          <w:w w:val="105"/>
        </w:rPr>
        <w:t xml:space="preserve"> </w:t>
      </w:r>
      <w:r>
        <w:rPr>
          <w:w w:val="105"/>
        </w:rPr>
        <w:t>alarms</w:t>
      </w:r>
      <w:r>
        <w:rPr>
          <w:w w:val="105"/>
        </w:rPr>
        <w:tab/>
      </w:r>
      <w:r>
        <w:rPr>
          <w:spacing w:val="-3"/>
          <w:w w:val="105"/>
        </w:rPr>
        <w:t>recall</w:t>
      </w:r>
    </w:p>
    <w:p w14:paraId="28295091" w14:textId="3128D454" w:rsidR="00E2709D" w:rsidRDefault="00285D5B">
      <w:pPr>
        <w:pStyle w:val="BodyText"/>
        <w:tabs>
          <w:tab w:val="left" w:pos="2295"/>
        </w:tabs>
        <w:spacing w:line="148" w:lineRule="exact"/>
        <w:ind w:left="60"/>
      </w:pPr>
      <w:r>
        <w:rPr>
          <w:noProof/>
        </w:rPr>
        <mc:AlternateContent>
          <mc:Choice Requires="wps">
            <w:drawing>
              <wp:anchor distT="0" distB="0" distL="114300" distR="114300" simplePos="0" relativeHeight="484933632" behindDoc="1" locked="0" layoutInCell="1" allowOverlap="1" wp14:anchorId="4CD346CD" wp14:editId="2222EE9D">
                <wp:simplePos x="0" y="0"/>
                <wp:positionH relativeFrom="page">
                  <wp:posOffset>3387090</wp:posOffset>
                </wp:positionH>
                <wp:positionV relativeFrom="paragraph">
                  <wp:posOffset>65405</wp:posOffset>
                </wp:positionV>
                <wp:extent cx="1189355" cy="0"/>
                <wp:effectExtent l="0" t="0" r="0" b="0"/>
                <wp:wrapNone/>
                <wp:docPr id="1569" name="Line 1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935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0FE84" id="Line 1565" o:spid="_x0000_s1026" style="position:absolute;z-index:-1838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5.15pt" to="360.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47IAIAAEc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" strokeweight=".16864mm">
                <w10:wrap anchorx="page"/>
              </v:line>
            </w:pict>
          </mc:Fallback>
        </mc:AlternateContent>
      </w:r>
      <w:r>
        <w:rPr>
          <w:noProof/>
        </w:rPr>
        <mc:AlternateContent>
          <mc:Choice Requires="wps">
            <w:drawing>
              <wp:anchor distT="0" distB="0" distL="114300" distR="114300" simplePos="0" relativeHeight="15734784" behindDoc="0" locked="0" layoutInCell="1" allowOverlap="1" wp14:anchorId="60501703" wp14:editId="3929DDD2">
                <wp:simplePos x="0" y="0"/>
                <wp:positionH relativeFrom="page">
                  <wp:posOffset>4806950</wp:posOffset>
                </wp:positionH>
                <wp:positionV relativeFrom="paragraph">
                  <wp:posOffset>65405</wp:posOffset>
                </wp:positionV>
                <wp:extent cx="570230" cy="0"/>
                <wp:effectExtent l="0" t="0" r="0" b="0"/>
                <wp:wrapNone/>
                <wp:docPr id="1568" name="Line 1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23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EB1BA" id="Line 1564" o:spid="_x0000_s1026" style="position:absolute;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5pt,5.15pt" to="423.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" strokeweight=".16864mm">
                <w10:wrap anchorx="page"/>
              </v:line>
            </w:pict>
          </mc:Fallback>
        </mc:AlternateContent>
      </w:r>
      <w:r w:rsidR="00462487">
        <w:rPr>
          <w:w w:val="150"/>
        </w:rPr>
        <w:t>=</w:t>
      </w:r>
      <w:r w:rsidR="00462487">
        <w:rPr>
          <w:w w:val="150"/>
        </w:rPr>
        <w:tab/>
        <w:t>=</w:t>
      </w:r>
    </w:p>
    <w:p w14:paraId="54047FF3" w14:textId="77777777" w:rsidR="00E2709D" w:rsidRDefault="00462487">
      <w:pPr>
        <w:spacing w:before="112" w:line="213" w:lineRule="exact"/>
        <w:ind w:left="1356"/>
        <w:rPr>
          <w:sz w:val="24"/>
        </w:rPr>
      </w:pPr>
      <w:r>
        <w:br w:type="column"/>
      </w:r>
      <w:r>
        <w:rPr>
          <w:w w:val="110"/>
          <w:sz w:val="24"/>
        </w:rPr>
        <w:t>(8)</w:t>
      </w:r>
    </w:p>
    <w:p w14:paraId="4BAD6CBC" w14:textId="77777777" w:rsidR="00E2709D" w:rsidRDefault="00E2709D">
      <w:pPr>
        <w:spacing w:line="213" w:lineRule="exact"/>
        <w:rPr>
          <w:sz w:val="24"/>
        </w:rPr>
        <w:sectPr w:rsidR="00E2709D">
          <w:type w:val="continuous"/>
          <w:pgSz w:w="12240" w:h="15840"/>
          <w:pgMar w:top="1500" w:right="1720" w:bottom="280" w:left="1600" w:header="720" w:footer="720" w:gutter="0"/>
          <w:cols w:num="3" w:space="720" w:equalWidth="0">
            <w:col w:w="3362" w:space="40"/>
            <w:col w:w="3291" w:space="39"/>
            <w:col w:w="2188"/>
          </w:cols>
        </w:sectPr>
      </w:pPr>
    </w:p>
    <w:p w14:paraId="573151DF" w14:textId="77777777" w:rsidR="00E2709D" w:rsidRDefault="00E2709D">
      <w:pPr>
        <w:pStyle w:val="BodyText"/>
        <w:rPr>
          <w:sz w:val="12"/>
        </w:rPr>
      </w:pPr>
    </w:p>
    <w:p w14:paraId="1A1EAF3B" w14:textId="77777777" w:rsidR="00E2709D" w:rsidRDefault="00E2709D">
      <w:pPr>
        <w:pStyle w:val="BodyText"/>
        <w:rPr>
          <w:sz w:val="12"/>
        </w:rPr>
      </w:pPr>
    </w:p>
    <w:p w14:paraId="26352E65" w14:textId="77777777" w:rsidR="00E2709D" w:rsidRDefault="00E2709D">
      <w:pPr>
        <w:pStyle w:val="BodyText"/>
        <w:spacing w:before="9"/>
        <w:rPr>
          <w:sz w:val="16"/>
        </w:rPr>
      </w:pPr>
    </w:p>
    <w:p w14:paraId="6141A8DD" w14:textId="77777777" w:rsidR="00E2709D" w:rsidRDefault="00462487">
      <w:pPr>
        <w:spacing w:before="1"/>
        <w:ind w:left="227"/>
        <w:rPr>
          <w:rFonts w:ascii="Trebuchet MS"/>
          <w:sz w:val="12"/>
        </w:rPr>
      </w:pPr>
      <w:r>
        <w:rPr>
          <w:rFonts w:ascii="Trebuchet MS"/>
          <w:sz w:val="12"/>
        </w:rPr>
        <w:t>323</w:t>
      </w:r>
    </w:p>
    <w:p w14:paraId="2EF80DC3" w14:textId="77777777" w:rsidR="00E2709D" w:rsidRDefault="00462487">
      <w:pPr>
        <w:spacing w:line="258" w:lineRule="exact"/>
        <w:ind w:left="2448"/>
        <w:rPr>
          <w:i/>
          <w:sz w:val="16"/>
        </w:rPr>
      </w:pPr>
      <w:r>
        <w:br w:type="column"/>
      </w:r>
      <w:r>
        <w:rPr>
          <w:i/>
          <w:w w:val="115"/>
          <w:position w:val="4"/>
          <w:sz w:val="24"/>
        </w:rPr>
        <w:t>E</w:t>
      </w:r>
      <w:proofErr w:type="spellStart"/>
      <w:r>
        <w:rPr>
          <w:i/>
          <w:w w:val="115"/>
          <w:sz w:val="16"/>
        </w:rPr>
        <w:t>obs</w:t>
      </w:r>
      <w:proofErr w:type="spellEnd"/>
    </w:p>
    <w:p w14:paraId="7D34C5C2" w14:textId="77777777" w:rsidR="00E2709D" w:rsidRDefault="00462487">
      <w:pPr>
        <w:spacing w:before="124"/>
        <w:ind w:left="159"/>
        <w:rPr>
          <w:i/>
          <w:sz w:val="24"/>
        </w:rPr>
      </w:pPr>
      <w:bookmarkStart w:id="161" w:name="Optimal_notification_criteria"/>
      <w:bookmarkStart w:id="162" w:name="_bookmark13"/>
      <w:bookmarkEnd w:id="161"/>
      <w:bookmarkEnd w:id="162"/>
      <w:r>
        <w:rPr>
          <w:i/>
          <w:w w:val="105"/>
          <w:sz w:val="24"/>
        </w:rPr>
        <w:t>3.4.</w:t>
      </w:r>
      <w:r>
        <w:rPr>
          <w:i/>
          <w:spacing w:val="53"/>
          <w:w w:val="105"/>
          <w:sz w:val="24"/>
        </w:rPr>
        <w:t xml:space="preserve"> </w:t>
      </w:r>
      <w:r>
        <w:rPr>
          <w:i/>
          <w:w w:val="105"/>
          <w:sz w:val="24"/>
        </w:rPr>
        <w:t>Optimal</w:t>
      </w:r>
      <w:r>
        <w:rPr>
          <w:i/>
          <w:spacing w:val="20"/>
          <w:w w:val="105"/>
          <w:sz w:val="24"/>
        </w:rPr>
        <w:t xml:space="preserve"> </w:t>
      </w:r>
      <w:r>
        <w:rPr>
          <w:i/>
          <w:w w:val="105"/>
          <w:sz w:val="24"/>
        </w:rPr>
        <w:t>notification</w:t>
      </w:r>
      <w:r>
        <w:rPr>
          <w:i/>
          <w:spacing w:val="20"/>
          <w:w w:val="105"/>
          <w:sz w:val="24"/>
        </w:rPr>
        <w:t xml:space="preserve"> </w:t>
      </w:r>
      <w:r>
        <w:rPr>
          <w:i/>
          <w:w w:val="105"/>
          <w:sz w:val="24"/>
        </w:rPr>
        <w:t>criteria</w:t>
      </w:r>
    </w:p>
    <w:p w14:paraId="6C938E19" w14:textId="77777777" w:rsidR="00E2709D" w:rsidRDefault="00462487">
      <w:pPr>
        <w:pStyle w:val="BodyText"/>
        <w:spacing w:line="244" w:lineRule="exact"/>
        <w:ind w:left="-30"/>
      </w:pPr>
      <w:r>
        <w:br w:type="column"/>
      </w:r>
      <w:r>
        <w:rPr>
          <w:w w:val="105"/>
        </w:rPr>
        <w:t>hits</w:t>
      </w:r>
      <w:r>
        <w:rPr>
          <w:spacing w:val="7"/>
          <w:w w:val="105"/>
        </w:rPr>
        <w:t xml:space="preserve"> </w:t>
      </w:r>
      <w:r>
        <w:rPr>
          <w:w w:val="105"/>
        </w:rPr>
        <w:t>+</w:t>
      </w:r>
      <w:r>
        <w:rPr>
          <w:spacing w:val="5"/>
          <w:w w:val="105"/>
        </w:rPr>
        <w:t xml:space="preserve"> </w:t>
      </w:r>
      <w:r>
        <w:rPr>
          <w:w w:val="105"/>
        </w:rPr>
        <w:t>misses</w:t>
      </w:r>
    </w:p>
    <w:p w14:paraId="73BF4133" w14:textId="77777777" w:rsidR="00E2709D" w:rsidRDefault="00462487">
      <w:pPr>
        <w:pStyle w:val="BodyText"/>
        <w:spacing w:line="244" w:lineRule="exact"/>
        <w:ind w:left="227"/>
      </w:pPr>
      <w:r>
        <w:br w:type="column"/>
      </w:r>
      <w:r>
        <w:t>precision</w:t>
      </w:r>
    </w:p>
    <w:p w14:paraId="0B3545EE" w14:textId="77777777" w:rsidR="00E2709D" w:rsidRDefault="00E2709D">
      <w:pPr>
        <w:spacing w:line="244" w:lineRule="exact"/>
        <w:sectPr w:rsidR="00E2709D">
          <w:type w:val="continuous"/>
          <w:pgSz w:w="12240" w:h="15840"/>
          <w:pgMar w:top="1500" w:right="1720" w:bottom="280" w:left="1600" w:header="720" w:footer="720" w:gutter="0"/>
          <w:cols w:num="4" w:space="720" w:equalWidth="0">
            <w:col w:w="418" w:space="40"/>
            <w:col w:w="3549" w:space="39"/>
            <w:col w:w="1320" w:space="376"/>
            <w:col w:w="3178"/>
          </w:cols>
        </w:sectPr>
      </w:pPr>
    </w:p>
    <w:p w14:paraId="15C86D71" w14:textId="77777777" w:rsidR="00E2709D" w:rsidRDefault="00462487">
      <w:pPr>
        <w:pStyle w:val="BodyText"/>
        <w:tabs>
          <w:tab w:val="left" w:pos="968"/>
        </w:tabs>
        <w:spacing w:before="16" w:line="291" w:lineRule="exact"/>
        <w:ind w:left="227"/>
      </w:pPr>
      <w:r>
        <w:rPr>
          <w:rFonts w:ascii="Trebuchet MS"/>
          <w:w w:val="110"/>
          <w:sz w:val="12"/>
        </w:rPr>
        <w:lastRenderedPageBreak/>
        <w:t>324</w:t>
      </w:r>
      <w:r>
        <w:rPr>
          <w:rFonts w:ascii="Trebuchet MS"/>
          <w:w w:val="110"/>
          <w:sz w:val="12"/>
        </w:rPr>
        <w:tab/>
      </w:r>
      <w:r>
        <w:rPr>
          <w:w w:val="110"/>
        </w:rPr>
        <w:t>The</w:t>
      </w:r>
      <w:r>
        <w:rPr>
          <w:spacing w:val="26"/>
          <w:w w:val="110"/>
        </w:rPr>
        <w:t xml:space="preserve"> </w:t>
      </w:r>
      <w:r>
        <w:rPr>
          <w:w w:val="110"/>
        </w:rPr>
        <w:t>current</w:t>
      </w:r>
      <w:r>
        <w:rPr>
          <w:spacing w:val="27"/>
          <w:w w:val="110"/>
        </w:rPr>
        <w:t xml:space="preserve"> </w:t>
      </w:r>
      <w:r>
        <w:rPr>
          <w:w w:val="110"/>
        </w:rPr>
        <w:t>EFAS</w:t>
      </w:r>
      <w:r>
        <w:rPr>
          <w:spacing w:val="26"/>
          <w:w w:val="110"/>
        </w:rPr>
        <w:t xml:space="preserve"> </w:t>
      </w:r>
      <w:r>
        <w:rPr>
          <w:w w:val="110"/>
        </w:rPr>
        <w:t>notification</w:t>
      </w:r>
      <w:r>
        <w:rPr>
          <w:spacing w:val="27"/>
          <w:w w:val="110"/>
        </w:rPr>
        <w:t xml:space="preserve"> </w:t>
      </w:r>
      <w:r>
        <w:rPr>
          <w:w w:val="110"/>
        </w:rPr>
        <w:t>criteria</w:t>
      </w:r>
      <w:r>
        <w:rPr>
          <w:spacing w:val="27"/>
          <w:w w:val="110"/>
        </w:rPr>
        <w:t xml:space="preserve"> </w:t>
      </w:r>
      <w:r>
        <w:rPr>
          <w:w w:val="110"/>
        </w:rPr>
        <w:t>involve</w:t>
      </w:r>
      <w:r>
        <w:rPr>
          <w:spacing w:val="26"/>
          <w:w w:val="110"/>
        </w:rPr>
        <w:t xml:space="preserve"> </w:t>
      </w:r>
      <w:r>
        <w:rPr>
          <w:w w:val="110"/>
        </w:rPr>
        <w:t>5</w:t>
      </w:r>
      <w:r>
        <w:rPr>
          <w:spacing w:val="27"/>
          <w:w w:val="110"/>
        </w:rPr>
        <w:t xml:space="preserve"> </w:t>
      </w:r>
      <w:r>
        <w:rPr>
          <w:w w:val="110"/>
        </w:rPr>
        <w:t xml:space="preserve">variables: </w:t>
      </w:r>
      <w:r>
        <w:rPr>
          <w:spacing w:val="17"/>
          <w:w w:val="110"/>
        </w:rPr>
        <w:t xml:space="preserve"> </w:t>
      </w:r>
      <w:r>
        <w:rPr>
          <w:w w:val="110"/>
        </w:rPr>
        <w:t>minimum</w:t>
      </w:r>
    </w:p>
    <w:p w14:paraId="451B4172" w14:textId="77777777" w:rsidR="00E2709D" w:rsidRDefault="00462487">
      <w:pPr>
        <w:pStyle w:val="BodyText"/>
        <w:spacing w:line="291" w:lineRule="exact"/>
        <w:ind w:left="227"/>
      </w:pPr>
      <w:r>
        <w:rPr>
          <w:rFonts w:ascii="Trebuchet MS"/>
          <w:sz w:val="12"/>
        </w:rPr>
        <w:t xml:space="preserve">325    </w:t>
      </w:r>
      <w:r>
        <w:rPr>
          <w:rFonts w:ascii="Trebuchet MS"/>
          <w:spacing w:val="19"/>
          <w:sz w:val="12"/>
        </w:rPr>
        <w:t xml:space="preserve"> </w:t>
      </w:r>
      <w:r>
        <w:t>catchment</w:t>
      </w:r>
      <w:r>
        <w:rPr>
          <w:spacing w:val="19"/>
        </w:rPr>
        <w:t xml:space="preserve"> </w:t>
      </w:r>
      <w:r>
        <w:t>area,</w:t>
      </w:r>
      <w:r>
        <w:rPr>
          <w:spacing w:val="25"/>
        </w:rPr>
        <w:t xml:space="preserve"> </w:t>
      </w:r>
      <w:r>
        <w:t>minimum</w:t>
      </w:r>
      <w:r>
        <w:rPr>
          <w:spacing w:val="17"/>
        </w:rPr>
        <w:t xml:space="preserve"> </w:t>
      </w:r>
      <w:r>
        <w:t>lead</w:t>
      </w:r>
      <w:r>
        <w:rPr>
          <w:spacing w:val="18"/>
        </w:rPr>
        <w:t xml:space="preserve"> </w:t>
      </w:r>
      <w:r>
        <w:t>time,</w:t>
      </w:r>
      <w:r>
        <w:rPr>
          <w:spacing w:val="26"/>
        </w:rPr>
        <w:t xml:space="preserve"> </w:t>
      </w:r>
      <w:r>
        <w:t>combination</w:t>
      </w:r>
      <w:r>
        <w:rPr>
          <w:spacing w:val="17"/>
        </w:rPr>
        <w:t xml:space="preserve"> </w:t>
      </w:r>
      <w:r>
        <w:t>of</w:t>
      </w:r>
      <w:r>
        <w:rPr>
          <w:spacing w:val="18"/>
        </w:rPr>
        <w:t xml:space="preserve"> </w:t>
      </w:r>
      <w:r>
        <w:t>NWP,</w:t>
      </w:r>
      <w:r>
        <w:rPr>
          <w:spacing w:val="18"/>
        </w:rPr>
        <w:t xml:space="preserve"> </w:t>
      </w:r>
      <w:r>
        <w:t>probability</w:t>
      </w:r>
      <w:r>
        <w:rPr>
          <w:spacing w:val="17"/>
        </w:rPr>
        <w:t xml:space="preserve"> </w:t>
      </w:r>
      <w:r>
        <w:t>thresh-</w:t>
      </w:r>
    </w:p>
    <w:p w14:paraId="41AA9180"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79CA23B" w14:textId="77777777" w:rsidR="00E2709D" w:rsidRDefault="00E2709D">
      <w:pPr>
        <w:pStyle w:val="BodyText"/>
        <w:rPr>
          <w:sz w:val="20"/>
        </w:rPr>
      </w:pPr>
    </w:p>
    <w:p w14:paraId="5F089D41" w14:textId="77777777" w:rsidR="00E2709D" w:rsidRDefault="00E2709D">
      <w:pPr>
        <w:pStyle w:val="BodyText"/>
        <w:rPr>
          <w:sz w:val="20"/>
        </w:rPr>
      </w:pPr>
    </w:p>
    <w:p w14:paraId="6885AF10" w14:textId="77777777" w:rsidR="00E2709D" w:rsidRDefault="00E2709D">
      <w:pPr>
        <w:pStyle w:val="BodyText"/>
        <w:rPr>
          <w:sz w:val="20"/>
        </w:rPr>
      </w:pPr>
    </w:p>
    <w:p w14:paraId="6B99DA97" w14:textId="77777777" w:rsidR="00E2709D" w:rsidRDefault="00E2709D">
      <w:pPr>
        <w:pStyle w:val="BodyText"/>
        <w:spacing w:before="11"/>
        <w:rPr>
          <w:sz w:val="19"/>
        </w:rPr>
      </w:pPr>
    </w:p>
    <w:p w14:paraId="0863D4A3" w14:textId="77777777" w:rsidR="00E2709D" w:rsidRDefault="00462487">
      <w:pPr>
        <w:pStyle w:val="BodyText"/>
        <w:spacing w:before="51" w:line="291" w:lineRule="exact"/>
        <w:ind w:left="227"/>
      </w:pPr>
      <w:r>
        <w:rPr>
          <w:rFonts w:ascii="Trebuchet MS"/>
          <w:sz w:val="12"/>
        </w:rPr>
        <w:t xml:space="preserve">326    </w:t>
      </w:r>
      <w:r>
        <w:rPr>
          <w:rFonts w:ascii="Trebuchet MS"/>
          <w:spacing w:val="19"/>
          <w:sz w:val="12"/>
        </w:rPr>
        <w:t xml:space="preserve"> </w:t>
      </w:r>
      <w:r>
        <w:t>old</w:t>
      </w:r>
      <w:r>
        <w:rPr>
          <w:spacing w:val="38"/>
        </w:rPr>
        <w:t xml:space="preserve"> </w:t>
      </w:r>
      <w:r>
        <w:t>and</w:t>
      </w:r>
      <w:r>
        <w:rPr>
          <w:spacing w:val="38"/>
        </w:rPr>
        <w:t xml:space="preserve"> </w:t>
      </w:r>
      <w:r>
        <w:t>persistence.</w:t>
      </w:r>
      <w:r>
        <w:rPr>
          <w:spacing w:val="70"/>
        </w:rPr>
        <w:t xml:space="preserve"> </w:t>
      </w:r>
      <w:r>
        <w:t>We</w:t>
      </w:r>
      <w:r>
        <w:rPr>
          <w:spacing w:val="38"/>
        </w:rPr>
        <w:t xml:space="preserve"> </w:t>
      </w:r>
      <w:proofErr w:type="spellStart"/>
      <w:r>
        <w:t>analysed</w:t>
      </w:r>
      <w:proofErr w:type="spellEnd"/>
      <w:r>
        <w:rPr>
          <w:spacing w:val="38"/>
        </w:rPr>
        <w:t xml:space="preserve"> </w:t>
      </w:r>
      <w:r>
        <w:t>and</w:t>
      </w:r>
      <w:r>
        <w:rPr>
          <w:spacing w:val="38"/>
        </w:rPr>
        <w:t xml:space="preserve"> </w:t>
      </w:r>
      <w:r>
        <w:t>optimized</w:t>
      </w:r>
      <w:r>
        <w:rPr>
          <w:spacing w:val="38"/>
        </w:rPr>
        <w:t xml:space="preserve"> </w:t>
      </w:r>
      <w:r>
        <w:t>all</w:t>
      </w:r>
      <w:r>
        <w:rPr>
          <w:spacing w:val="38"/>
        </w:rPr>
        <w:t xml:space="preserve"> </w:t>
      </w:r>
      <w:r>
        <w:t>these</w:t>
      </w:r>
      <w:r>
        <w:rPr>
          <w:spacing w:val="38"/>
        </w:rPr>
        <w:t xml:space="preserve"> </w:t>
      </w:r>
      <w:r>
        <w:t>variables,</w:t>
      </w:r>
      <w:r>
        <w:rPr>
          <w:spacing w:val="38"/>
        </w:rPr>
        <w:t xml:space="preserve"> </w:t>
      </w:r>
      <w:r>
        <w:t>initially</w:t>
      </w:r>
    </w:p>
    <w:p w14:paraId="78E11567" w14:textId="77777777" w:rsidR="00E2709D" w:rsidRDefault="00462487">
      <w:pPr>
        <w:pStyle w:val="BodyText"/>
        <w:spacing w:line="289" w:lineRule="exact"/>
        <w:ind w:left="227"/>
      </w:pPr>
      <w:r>
        <w:rPr>
          <w:rFonts w:ascii="Trebuchet MS"/>
          <w:sz w:val="12"/>
        </w:rPr>
        <w:t xml:space="preserve">327    </w:t>
      </w:r>
      <w:r>
        <w:rPr>
          <w:rFonts w:ascii="Trebuchet MS"/>
          <w:spacing w:val="19"/>
          <w:sz w:val="12"/>
        </w:rPr>
        <w:t xml:space="preserve"> </w:t>
      </w:r>
      <w:r>
        <w:t>isolating</w:t>
      </w:r>
      <w:r>
        <w:rPr>
          <w:spacing w:val="35"/>
        </w:rPr>
        <w:t xml:space="preserve"> </w:t>
      </w:r>
      <w:r>
        <w:t>each</w:t>
      </w:r>
      <w:r>
        <w:rPr>
          <w:spacing w:val="35"/>
        </w:rPr>
        <w:t xml:space="preserve"> </w:t>
      </w:r>
      <w:r>
        <w:t>one</w:t>
      </w:r>
      <w:r>
        <w:rPr>
          <w:spacing w:val="36"/>
        </w:rPr>
        <w:t xml:space="preserve"> </w:t>
      </w:r>
      <w:r>
        <w:t>to</w:t>
      </w:r>
      <w:r>
        <w:rPr>
          <w:spacing w:val="35"/>
        </w:rPr>
        <w:t xml:space="preserve"> </w:t>
      </w:r>
      <w:r>
        <w:t>understand</w:t>
      </w:r>
      <w:r>
        <w:rPr>
          <w:spacing w:val="34"/>
        </w:rPr>
        <w:t xml:space="preserve"> </w:t>
      </w:r>
      <w:r>
        <w:t>its</w:t>
      </w:r>
      <w:r>
        <w:rPr>
          <w:spacing w:val="36"/>
        </w:rPr>
        <w:t xml:space="preserve"> </w:t>
      </w:r>
      <w:r>
        <w:t>individual</w:t>
      </w:r>
      <w:r>
        <w:rPr>
          <w:spacing w:val="36"/>
        </w:rPr>
        <w:t xml:space="preserve"> </w:t>
      </w:r>
      <w:r>
        <w:t>effects.</w:t>
      </w:r>
    </w:p>
    <w:p w14:paraId="6DFF065A" w14:textId="77777777" w:rsidR="00E2709D" w:rsidRDefault="00462487">
      <w:pPr>
        <w:pStyle w:val="BodyText"/>
        <w:tabs>
          <w:tab w:val="left" w:pos="968"/>
        </w:tabs>
        <w:spacing w:line="289" w:lineRule="exact"/>
        <w:ind w:left="227"/>
      </w:pPr>
      <w:r>
        <w:rPr>
          <w:rFonts w:ascii="Trebuchet MS"/>
          <w:sz w:val="12"/>
        </w:rPr>
        <w:t>328</w:t>
      </w:r>
      <w:r>
        <w:rPr>
          <w:rFonts w:ascii="Trebuchet MS"/>
          <w:sz w:val="12"/>
        </w:rPr>
        <w:tab/>
      </w:r>
      <w:r>
        <w:t>We</w:t>
      </w:r>
      <w:r>
        <w:rPr>
          <w:spacing w:val="12"/>
        </w:rPr>
        <w:t xml:space="preserve"> </w:t>
      </w:r>
      <w:r>
        <w:t>have</w:t>
      </w:r>
      <w:r>
        <w:rPr>
          <w:spacing w:val="11"/>
        </w:rPr>
        <w:t xml:space="preserve"> </w:t>
      </w:r>
      <w:r>
        <w:t>conducted</w:t>
      </w:r>
      <w:r>
        <w:rPr>
          <w:spacing w:val="12"/>
        </w:rPr>
        <w:t xml:space="preserve"> </w:t>
      </w:r>
      <w:r>
        <w:t>two</w:t>
      </w:r>
      <w:r>
        <w:rPr>
          <w:spacing w:val="12"/>
        </w:rPr>
        <w:t xml:space="preserve"> </w:t>
      </w:r>
      <w:r>
        <w:t>main</w:t>
      </w:r>
      <w:r>
        <w:rPr>
          <w:spacing w:val="13"/>
        </w:rPr>
        <w:t xml:space="preserve"> </w:t>
      </w:r>
      <w:r>
        <w:t>experiments</w:t>
      </w:r>
      <w:r>
        <w:rPr>
          <w:spacing w:val="12"/>
        </w:rPr>
        <w:t xml:space="preserve"> </w:t>
      </w:r>
      <w:r>
        <w:t>to</w:t>
      </w:r>
      <w:r>
        <w:rPr>
          <w:spacing w:val="12"/>
        </w:rPr>
        <w:t xml:space="preserve"> </w:t>
      </w:r>
      <w:r>
        <w:t>explore</w:t>
      </w:r>
      <w:r>
        <w:rPr>
          <w:spacing w:val="12"/>
        </w:rPr>
        <w:t xml:space="preserve"> </w:t>
      </w:r>
      <w:r>
        <w:t>the</w:t>
      </w:r>
      <w:r>
        <w:rPr>
          <w:spacing w:val="12"/>
        </w:rPr>
        <w:t xml:space="preserve"> </w:t>
      </w:r>
      <w:r>
        <w:t>benefits</w:t>
      </w:r>
      <w:r>
        <w:rPr>
          <w:spacing w:val="13"/>
        </w:rPr>
        <w:t xml:space="preserve"> </w:t>
      </w:r>
      <w:r>
        <w:t>of</w:t>
      </w:r>
      <w:r>
        <w:rPr>
          <w:spacing w:val="12"/>
        </w:rPr>
        <w:t xml:space="preserve"> </w:t>
      </w:r>
      <w:r>
        <w:t>com-</w:t>
      </w:r>
    </w:p>
    <w:p w14:paraId="6BA3A74C" w14:textId="77777777" w:rsidR="00E2709D" w:rsidRDefault="00462487">
      <w:pPr>
        <w:pStyle w:val="BodyText"/>
        <w:spacing w:line="289" w:lineRule="exact"/>
        <w:ind w:left="227"/>
      </w:pPr>
      <w:r>
        <w:rPr>
          <w:rFonts w:ascii="Trebuchet MS"/>
          <w:sz w:val="12"/>
        </w:rPr>
        <w:t xml:space="preserve">329    </w:t>
      </w:r>
      <w:r>
        <w:rPr>
          <w:rFonts w:ascii="Trebuchet MS"/>
          <w:spacing w:val="19"/>
          <w:sz w:val="12"/>
        </w:rPr>
        <w:t xml:space="preserve"> </w:t>
      </w:r>
      <w:proofErr w:type="spellStart"/>
      <w:r>
        <w:rPr>
          <w:w w:val="105"/>
        </w:rPr>
        <w:t>bining</w:t>
      </w:r>
      <w:proofErr w:type="spellEnd"/>
      <w:r>
        <w:rPr>
          <w:spacing w:val="11"/>
          <w:w w:val="105"/>
        </w:rPr>
        <w:t xml:space="preserve"> </w:t>
      </w:r>
      <w:r>
        <w:rPr>
          <w:w w:val="105"/>
        </w:rPr>
        <w:t>NWP.</w:t>
      </w:r>
      <w:r>
        <w:rPr>
          <w:spacing w:val="11"/>
          <w:w w:val="105"/>
        </w:rPr>
        <w:t xml:space="preserve"> </w:t>
      </w:r>
      <w:r>
        <w:rPr>
          <w:w w:val="105"/>
        </w:rPr>
        <w:t>The</w:t>
      </w:r>
      <w:r>
        <w:rPr>
          <w:spacing w:val="11"/>
          <w:w w:val="105"/>
        </w:rPr>
        <w:t xml:space="preserve"> </w:t>
      </w:r>
      <w:r>
        <w:rPr>
          <w:w w:val="105"/>
        </w:rPr>
        <w:t>first</w:t>
      </w:r>
      <w:r>
        <w:rPr>
          <w:spacing w:val="11"/>
          <w:w w:val="105"/>
        </w:rPr>
        <w:t xml:space="preserve"> </w:t>
      </w:r>
      <w:r>
        <w:rPr>
          <w:w w:val="105"/>
        </w:rPr>
        <w:t>experiment</w:t>
      </w:r>
      <w:r>
        <w:rPr>
          <w:spacing w:val="11"/>
          <w:w w:val="105"/>
        </w:rPr>
        <w:t xml:space="preserve"> </w:t>
      </w:r>
      <w:r>
        <w:rPr>
          <w:w w:val="105"/>
        </w:rPr>
        <w:t>analyzes</w:t>
      </w:r>
      <w:r>
        <w:rPr>
          <w:spacing w:val="11"/>
          <w:w w:val="105"/>
        </w:rPr>
        <w:t xml:space="preserve"> </w:t>
      </w:r>
      <w:r>
        <w:rPr>
          <w:w w:val="105"/>
        </w:rPr>
        <w:t>each</w:t>
      </w:r>
      <w:r>
        <w:rPr>
          <w:spacing w:val="11"/>
          <w:w w:val="105"/>
        </w:rPr>
        <w:t xml:space="preserve"> </w:t>
      </w:r>
      <w:r>
        <w:rPr>
          <w:w w:val="105"/>
        </w:rPr>
        <w:t>NWP</w:t>
      </w:r>
      <w:r>
        <w:rPr>
          <w:spacing w:val="11"/>
          <w:w w:val="105"/>
        </w:rPr>
        <w:t xml:space="preserve"> </w:t>
      </w:r>
      <w:r>
        <w:rPr>
          <w:w w:val="105"/>
        </w:rPr>
        <w:t>individually</w:t>
      </w:r>
      <w:r>
        <w:rPr>
          <w:spacing w:val="12"/>
          <w:w w:val="105"/>
        </w:rPr>
        <w:t xml:space="preserve"> </w:t>
      </w:r>
      <w:r>
        <w:rPr>
          <w:w w:val="105"/>
        </w:rPr>
        <w:t>with</w:t>
      </w:r>
      <w:r>
        <w:rPr>
          <w:spacing w:val="11"/>
          <w:w w:val="105"/>
        </w:rPr>
        <w:t xml:space="preserve"> </w:t>
      </w:r>
      <w:r>
        <w:rPr>
          <w:w w:val="105"/>
        </w:rPr>
        <w:t>two</w:t>
      </w:r>
    </w:p>
    <w:p w14:paraId="00561183" w14:textId="77777777" w:rsidR="00E2709D" w:rsidRDefault="00462487">
      <w:pPr>
        <w:pStyle w:val="BodyText"/>
        <w:spacing w:line="289" w:lineRule="exact"/>
        <w:ind w:left="227"/>
      </w:pPr>
      <w:r>
        <w:rPr>
          <w:rFonts w:ascii="Trebuchet MS"/>
          <w:sz w:val="12"/>
        </w:rPr>
        <w:t xml:space="preserve">330    </w:t>
      </w:r>
      <w:r>
        <w:rPr>
          <w:rFonts w:ascii="Trebuchet MS"/>
          <w:spacing w:val="19"/>
          <w:sz w:val="12"/>
        </w:rPr>
        <w:t xml:space="preserve"> </w:t>
      </w:r>
      <w:r>
        <w:t>objectives:</w:t>
      </w:r>
      <w:r>
        <w:rPr>
          <w:spacing w:val="77"/>
        </w:rPr>
        <w:t xml:space="preserve"> </w:t>
      </w:r>
      <w:r>
        <w:t>identifying</w:t>
      </w:r>
      <w:r>
        <w:rPr>
          <w:spacing w:val="41"/>
        </w:rPr>
        <w:t xml:space="preserve"> </w:t>
      </w:r>
      <w:r>
        <w:t>the</w:t>
      </w:r>
      <w:r>
        <w:rPr>
          <w:spacing w:val="40"/>
        </w:rPr>
        <w:t xml:space="preserve"> </w:t>
      </w:r>
      <w:r>
        <w:t>strengths</w:t>
      </w:r>
      <w:r>
        <w:rPr>
          <w:spacing w:val="41"/>
        </w:rPr>
        <w:t xml:space="preserve"> </w:t>
      </w:r>
      <w:r>
        <w:t>and</w:t>
      </w:r>
      <w:r>
        <w:rPr>
          <w:spacing w:val="40"/>
        </w:rPr>
        <w:t xml:space="preserve"> </w:t>
      </w:r>
      <w:r>
        <w:t>weaknesses</w:t>
      </w:r>
      <w:r>
        <w:rPr>
          <w:spacing w:val="41"/>
        </w:rPr>
        <w:t xml:space="preserve"> </w:t>
      </w:r>
      <w:r>
        <w:t>of</w:t>
      </w:r>
      <w:r>
        <w:rPr>
          <w:spacing w:val="40"/>
        </w:rPr>
        <w:t xml:space="preserve"> </w:t>
      </w:r>
      <w:r>
        <w:t>each</w:t>
      </w:r>
      <w:r>
        <w:rPr>
          <w:spacing w:val="41"/>
        </w:rPr>
        <w:t xml:space="preserve"> </w:t>
      </w:r>
      <w:r>
        <w:t>NWP,</w:t>
      </w:r>
      <w:r>
        <w:rPr>
          <w:spacing w:val="40"/>
        </w:rPr>
        <w:t xml:space="preserve"> </w:t>
      </w:r>
      <w:r>
        <w:t>and</w:t>
      </w:r>
      <w:r>
        <w:rPr>
          <w:spacing w:val="41"/>
        </w:rPr>
        <w:t xml:space="preserve"> </w:t>
      </w:r>
      <w:r>
        <w:t>un-</w:t>
      </w:r>
    </w:p>
    <w:p w14:paraId="00EA8EA8" w14:textId="77777777" w:rsidR="00E2709D" w:rsidRDefault="00462487">
      <w:pPr>
        <w:pStyle w:val="BodyText"/>
        <w:spacing w:line="289" w:lineRule="exact"/>
        <w:ind w:left="227"/>
      </w:pPr>
      <w:r>
        <w:rPr>
          <w:rFonts w:ascii="Trebuchet MS"/>
          <w:sz w:val="12"/>
        </w:rPr>
        <w:t xml:space="preserve">331    </w:t>
      </w:r>
      <w:r>
        <w:rPr>
          <w:rFonts w:ascii="Trebuchet MS"/>
          <w:spacing w:val="19"/>
          <w:sz w:val="12"/>
        </w:rPr>
        <w:t xml:space="preserve"> </w:t>
      </w:r>
      <w:proofErr w:type="spellStart"/>
      <w:r>
        <w:t>derstanding</w:t>
      </w:r>
      <w:proofErr w:type="spellEnd"/>
      <w:r>
        <w:rPr>
          <w:spacing w:val="56"/>
        </w:rPr>
        <w:t xml:space="preserve"> </w:t>
      </w:r>
      <w:r>
        <w:t>how</w:t>
      </w:r>
      <w:r>
        <w:rPr>
          <w:spacing w:val="55"/>
        </w:rPr>
        <w:t xml:space="preserve"> </w:t>
      </w:r>
      <w:r>
        <w:t>the</w:t>
      </w:r>
      <w:r>
        <w:rPr>
          <w:spacing w:val="56"/>
        </w:rPr>
        <w:t xml:space="preserve"> </w:t>
      </w:r>
      <w:r>
        <w:t>notification</w:t>
      </w:r>
      <w:r>
        <w:rPr>
          <w:spacing w:val="55"/>
        </w:rPr>
        <w:t xml:space="preserve"> </w:t>
      </w:r>
      <w:r>
        <w:t>criteria</w:t>
      </w:r>
      <w:r>
        <w:rPr>
          <w:spacing w:val="56"/>
        </w:rPr>
        <w:t xml:space="preserve"> </w:t>
      </w:r>
      <w:r>
        <w:t>affect</w:t>
      </w:r>
      <w:r>
        <w:rPr>
          <w:spacing w:val="55"/>
        </w:rPr>
        <w:t xml:space="preserve"> </w:t>
      </w:r>
      <w:r>
        <w:t>differently</w:t>
      </w:r>
      <w:r>
        <w:rPr>
          <w:spacing w:val="56"/>
        </w:rPr>
        <w:t xml:space="preserve"> </w:t>
      </w:r>
      <w:r>
        <w:t>probabilistic</w:t>
      </w:r>
      <w:r>
        <w:rPr>
          <w:spacing w:val="56"/>
        </w:rPr>
        <w:t xml:space="preserve"> </w:t>
      </w:r>
      <w:r>
        <w:t>and</w:t>
      </w:r>
    </w:p>
    <w:p w14:paraId="416F821F" w14:textId="77777777" w:rsidR="00E2709D" w:rsidRDefault="00462487">
      <w:pPr>
        <w:pStyle w:val="BodyText"/>
        <w:spacing w:line="289" w:lineRule="exact"/>
        <w:ind w:left="227"/>
      </w:pPr>
      <w:r>
        <w:rPr>
          <w:rFonts w:ascii="Trebuchet MS"/>
          <w:sz w:val="12"/>
        </w:rPr>
        <w:t xml:space="preserve">332    </w:t>
      </w:r>
      <w:r>
        <w:rPr>
          <w:rFonts w:ascii="Trebuchet MS"/>
          <w:spacing w:val="19"/>
          <w:sz w:val="12"/>
        </w:rPr>
        <w:t xml:space="preserve"> </w:t>
      </w:r>
      <w:r>
        <w:rPr>
          <w:w w:val="105"/>
        </w:rPr>
        <w:t>deterministic</w:t>
      </w:r>
      <w:r>
        <w:rPr>
          <w:spacing w:val="24"/>
          <w:w w:val="105"/>
        </w:rPr>
        <w:t xml:space="preserve"> </w:t>
      </w:r>
      <w:r>
        <w:rPr>
          <w:w w:val="105"/>
        </w:rPr>
        <w:t xml:space="preserve">NWPs. </w:t>
      </w:r>
      <w:r>
        <w:rPr>
          <w:spacing w:val="22"/>
          <w:w w:val="105"/>
        </w:rPr>
        <w:t xml:space="preserve"> </w:t>
      </w:r>
      <w:r>
        <w:rPr>
          <w:w w:val="105"/>
        </w:rPr>
        <w:t>The</w:t>
      </w:r>
      <w:r>
        <w:rPr>
          <w:spacing w:val="23"/>
          <w:w w:val="105"/>
        </w:rPr>
        <w:t xml:space="preserve"> </w:t>
      </w:r>
      <w:r>
        <w:rPr>
          <w:w w:val="105"/>
        </w:rPr>
        <w:t>second</w:t>
      </w:r>
      <w:r>
        <w:rPr>
          <w:spacing w:val="22"/>
          <w:w w:val="105"/>
        </w:rPr>
        <w:t xml:space="preserve"> </w:t>
      </w:r>
      <w:r>
        <w:rPr>
          <w:w w:val="105"/>
        </w:rPr>
        <w:t>experiment</w:t>
      </w:r>
      <w:r>
        <w:rPr>
          <w:spacing w:val="24"/>
          <w:w w:val="105"/>
        </w:rPr>
        <w:t xml:space="preserve"> </w:t>
      </w:r>
      <w:r>
        <w:rPr>
          <w:w w:val="105"/>
        </w:rPr>
        <w:t>compares</w:t>
      </w:r>
      <w:r>
        <w:rPr>
          <w:spacing w:val="23"/>
          <w:w w:val="105"/>
        </w:rPr>
        <w:t xml:space="preserve"> </w:t>
      </w:r>
      <w:r>
        <w:rPr>
          <w:w w:val="105"/>
        </w:rPr>
        <w:t>the</w:t>
      </w:r>
      <w:r>
        <w:rPr>
          <w:spacing w:val="23"/>
          <w:w w:val="105"/>
        </w:rPr>
        <w:t xml:space="preserve"> </w:t>
      </w:r>
      <w:r>
        <w:rPr>
          <w:w w:val="105"/>
        </w:rPr>
        <w:t>four</w:t>
      </w:r>
      <w:r>
        <w:rPr>
          <w:spacing w:val="22"/>
          <w:w w:val="105"/>
        </w:rPr>
        <w:t xml:space="preserve"> </w:t>
      </w:r>
      <w:proofErr w:type="spellStart"/>
      <w:r>
        <w:rPr>
          <w:w w:val="105"/>
        </w:rPr>
        <w:t>combina</w:t>
      </w:r>
      <w:proofErr w:type="spellEnd"/>
      <w:r>
        <w:rPr>
          <w:w w:val="105"/>
        </w:rPr>
        <w:t>-</w:t>
      </w:r>
    </w:p>
    <w:p w14:paraId="6DDFC539" w14:textId="77777777" w:rsidR="00E2709D" w:rsidRDefault="00462487">
      <w:pPr>
        <w:pStyle w:val="BodyText"/>
        <w:spacing w:line="289" w:lineRule="exact"/>
        <w:ind w:left="227"/>
      </w:pPr>
      <w:r>
        <w:rPr>
          <w:rFonts w:ascii="Trebuchet MS"/>
          <w:sz w:val="12"/>
        </w:rPr>
        <w:t xml:space="preserve">333    </w:t>
      </w:r>
      <w:r>
        <w:rPr>
          <w:rFonts w:ascii="Trebuchet MS"/>
          <w:spacing w:val="19"/>
          <w:sz w:val="12"/>
        </w:rPr>
        <w:t xml:space="preserve"> </w:t>
      </w:r>
      <w:proofErr w:type="spellStart"/>
      <w:r>
        <w:rPr>
          <w:w w:val="105"/>
        </w:rPr>
        <w:t>tions</w:t>
      </w:r>
      <w:proofErr w:type="spellEnd"/>
      <w:r>
        <w:rPr>
          <w:spacing w:val="34"/>
          <w:w w:val="105"/>
        </w:rPr>
        <w:t xml:space="preserve"> </w:t>
      </w:r>
      <w:r>
        <w:rPr>
          <w:w w:val="105"/>
        </w:rPr>
        <w:t>of</w:t>
      </w:r>
      <w:r>
        <w:rPr>
          <w:spacing w:val="35"/>
          <w:w w:val="105"/>
        </w:rPr>
        <w:t xml:space="preserve"> </w:t>
      </w:r>
      <w:r>
        <w:rPr>
          <w:w w:val="105"/>
        </w:rPr>
        <w:t>NWP</w:t>
      </w:r>
      <w:r>
        <w:rPr>
          <w:spacing w:val="34"/>
          <w:w w:val="105"/>
        </w:rPr>
        <w:t xml:space="preserve"> </w:t>
      </w:r>
      <w:r>
        <w:rPr>
          <w:w w:val="105"/>
        </w:rPr>
        <w:t>explained</w:t>
      </w:r>
      <w:r>
        <w:rPr>
          <w:spacing w:val="34"/>
          <w:w w:val="105"/>
        </w:rPr>
        <w:t xml:space="preserve"> </w:t>
      </w:r>
      <w:r>
        <w:rPr>
          <w:w w:val="105"/>
        </w:rPr>
        <w:t>in</w:t>
      </w:r>
      <w:r>
        <w:rPr>
          <w:spacing w:val="34"/>
          <w:w w:val="105"/>
        </w:rPr>
        <w:t xml:space="preserve"> </w:t>
      </w:r>
      <w:r>
        <w:rPr>
          <w:w w:val="105"/>
        </w:rPr>
        <w:t>section</w:t>
      </w:r>
      <w:r>
        <w:rPr>
          <w:spacing w:val="34"/>
          <w:w w:val="105"/>
        </w:rPr>
        <w:t xml:space="preserve"> </w:t>
      </w:r>
      <w:hyperlink w:anchor="_bookmark4" w:history="1">
        <w:r>
          <w:rPr>
            <w:w w:val="105"/>
          </w:rPr>
          <w:t>3.1.1.</w:t>
        </w:r>
      </w:hyperlink>
      <w:r>
        <w:rPr>
          <w:w w:val="105"/>
        </w:rPr>
        <w:t xml:space="preserve"> </w:t>
      </w:r>
      <w:r>
        <w:rPr>
          <w:spacing w:val="41"/>
          <w:w w:val="105"/>
        </w:rPr>
        <w:t xml:space="preserve"> </w:t>
      </w:r>
      <w:r>
        <w:rPr>
          <w:w w:val="105"/>
        </w:rPr>
        <w:t>The</w:t>
      </w:r>
      <w:r>
        <w:rPr>
          <w:spacing w:val="34"/>
          <w:w w:val="105"/>
        </w:rPr>
        <w:t xml:space="preserve"> </w:t>
      </w:r>
      <w:r>
        <w:rPr>
          <w:w w:val="105"/>
        </w:rPr>
        <w:t>aim</w:t>
      </w:r>
      <w:r>
        <w:rPr>
          <w:spacing w:val="34"/>
          <w:w w:val="105"/>
        </w:rPr>
        <w:t xml:space="preserve"> </w:t>
      </w:r>
      <w:r>
        <w:rPr>
          <w:w w:val="105"/>
        </w:rPr>
        <w:t>is</w:t>
      </w:r>
      <w:r>
        <w:rPr>
          <w:spacing w:val="34"/>
          <w:w w:val="105"/>
        </w:rPr>
        <w:t xml:space="preserve"> </w:t>
      </w:r>
      <w:r>
        <w:rPr>
          <w:w w:val="105"/>
        </w:rPr>
        <w:t>to</w:t>
      </w:r>
      <w:r>
        <w:rPr>
          <w:spacing w:val="34"/>
          <w:w w:val="105"/>
        </w:rPr>
        <w:t xml:space="preserve"> </w:t>
      </w:r>
      <w:r>
        <w:rPr>
          <w:w w:val="105"/>
        </w:rPr>
        <w:t>identify</w:t>
      </w:r>
      <w:r>
        <w:rPr>
          <w:spacing w:val="34"/>
          <w:w w:val="105"/>
        </w:rPr>
        <w:t xml:space="preserve"> </w:t>
      </w:r>
      <w:r>
        <w:rPr>
          <w:w w:val="105"/>
        </w:rPr>
        <w:t>the</w:t>
      </w:r>
      <w:r>
        <w:rPr>
          <w:spacing w:val="35"/>
          <w:w w:val="105"/>
        </w:rPr>
        <w:t xml:space="preserve"> </w:t>
      </w:r>
      <w:r>
        <w:rPr>
          <w:w w:val="105"/>
        </w:rPr>
        <w:t>most</w:t>
      </w:r>
    </w:p>
    <w:p w14:paraId="3C9E18B0" w14:textId="77777777" w:rsidR="00E2709D" w:rsidRDefault="00462487">
      <w:pPr>
        <w:pStyle w:val="BodyText"/>
        <w:spacing w:line="289" w:lineRule="exact"/>
        <w:ind w:left="227"/>
      </w:pPr>
      <w:r>
        <w:rPr>
          <w:rFonts w:ascii="Trebuchet MS"/>
          <w:sz w:val="12"/>
        </w:rPr>
        <w:t xml:space="preserve">334    </w:t>
      </w:r>
      <w:r>
        <w:rPr>
          <w:rFonts w:ascii="Trebuchet MS"/>
          <w:spacing w:val="19"/>
          <w:sz w:val="12"/>
        </w:rPr>
        <w:t xml:space="preserve"> </w:t>
      </w:r>
      <w:r>
        <w:rPr>
          <w:w w:val="105"/>
        </w:rPr>
        <w:t>appropriate</w:t>
      </w:r>
      <w:r>
        <w:rPr>
          <w:spacing w:val="27"/>
          <w:w w:val="105"/>
        </w:rPr>
        <w:t xml:space="preserve"> </w:t>
      </w:r>
      <w:r>
        <w:rPr>
          <w:w w:val="105"/>
        </w:rPr>
        <w:t>combination</w:t>
      </w:r>
      <w:r>
        <w:rPr>
          <w:spacing w:val="28"/>
          <w:w w:val="105"/>
        </w:rPr>
        <w:t xml:space="preserve"> </w:t>
      </w:r>
      <w:r>
        <w:rPr>
          <w:w w:val="105"/>
        </w:rPr>
        <w:t>method</w:t>
      </w:r>
      <w:r>
        <w:rPr>
          <w:spacing w:val="27"/>
          <w:w w:val="105"/>
        </w:rPr>
        <w:t xml:space="preserve"> </w:t>
      </w:r>
      <w:r>
        <w:rPr>
          <w:w w:val="105"/>
        </w:rPr>
        <w:t>and</w:t>
      </w:r>
      <w:r>
        <w:rPr>
          <w:spacing w:val="27"/>
          <w:w w:val="105"/>
        </w:rPr>
        <w:t xml:space="preserve"> </w:t>
      </w:r>
      <w:r>
        <w:rPr>
          <w:w w:val="105"/>
        </w:rPr>
        <w:t>compare</w:t>
      </w:r>
      <w:r>
        <w:rPr>
          <w:spacing w:val="27"/>
          <w:w w:val="105"/>
        </w:rPr>
        <w:t xml:space="preserve"> </w:t>
      </w:r>
      <w:r>
        <w:rPr>
          <w:w w:val="105"/>
        </w:rPr>
        <w:t>it</w:t>
      </w:r>
      <w:r>
        <w:rPr>
          <w:spacing w:val="27"/>
          <w:w w:val="105"/>
        </w:rPr>
        <w:t xml:space="preserve"> </w:t>
      </w:r>
      <w:r>
        <w:rPr>
          <w:w w:val="105"/>
        </w:rPr>
        <w:t>against</w:t>
      </w:r>
      <w:r>
        <w:rPr>
          <w:spacing w:val="27"/>
          <w:w w:val="105"/>
        </w:rPr>
        <w:t xml:space="preserve"> </w:t>
      </w:r>
      <w:r>
        <w:rPr>
          <w:w w:val="105"/>
        </w:rPr>
        <w:t>the</w:t>
      </w:r>
      <w:r>
        <w:rPr>
          <w:spacing w:val="27"/>
          <w:w w:val="105"/>
        </w:rPr>
        <w:t xml:space="preserve"> </w:t>
      </w:r>
      <w:r>
        <w:rPr>
          <w:w w:val="105"/>
        </w:rPr>
        <w:t>most</w:t>
      </w:r>
      <w:r>
        <w:rPr>
          <w:spacing w:val="27"/>
          <w:w w:val="105"/>
        </w:rPr>
        <w:t xml:space="preserve"> </w:t>
      </w:r>
      <w:r>
        <w:rPr>
          <w:w w:val="105"/>
        </w:rPr>
        <w:t>skillful</w:t>
      </w:r>
    </w:p>
    <w:p w14:paraId="1825F0E1" w14:textId="77777777" w:rsidR="00E2709D" w:rsidRDefault="00462487">
      <w:pPr>
        <w:pStyle w:val="BodyText"/>
        <w:spacing w:line="289" w:lineRule="exact"/>
        <w:ind w:left="227"/>
      </w:pPr>
      <w:r>
        <w:rPr>
          <w:rFonts w:ascii="Trebuchet MS"/>
          <w:sz w:val="12"/>
        </w:rPr>
        <w:t xml:space="preserve">335    </w:t>
      </w:r>
      <w:r>
        <w:rPr>
          <w:rFonts w:ascii="Trebuchet MS"/>
          <w:spacing w:val="19"/>
          <w:sz w:val="12"/>
        </w:rPr>
        <w:t xml:space="preserve"> </w:t>
      </w:r>
      <w:r>
        <w:rPr>
          <w:w w:val="105"/>
        </w:rPr>
        <w:t>NWP</w:t>
      </w:r>
      <w:r>
        <w:rPr>
          <w:spacing w:val="8"/>
          <w:w w:val="105"/>
        </w:rPr>
        <w:t xml:space="preserve"> </w:t>
      </w:r>
      <w:r>
        <w:rPr>
          <w:w w:val="105"/>
        </w:rPr>
        <w:t>to</w:t>
      </w:r>
      <w:r>
        <w:rPr>
          <w:spacing w:val="8"/>
          <w:w w:val="105"/>
        </w:rPr>
        <w:t xml:space="preserve"> </w:t>
      </w:r>
      <w:r>
        <w:rPr>
          <w:w w:val="105"/>
        </w:rPr>
        <w:t>assess</w:t>
      </w:r>
      <w:r>
        <w:rPr>
          <w:spacing w:val="8"/>
          <w:w w:val="105"/>
        </w:rPr>
        <w:t xml:space="preserve"> </w:t>
      </w:r>
      <w:r>
        <w:rPr>
          <w:w w:val="105"/>
        </w:rPr>
        <w:t>whether</w:t>
      </w:r>
      <w:r>
        <w:rPr>
          <w:spacing w:val="8"/>
          <w:w w:val="105"/>
        </w:rPr>
        <w:t xml:space="preserve"> </w:t>
      </w:r>
      <w:r>
        <w:rPr>
          <w:w w:val="105"/>
        </w:rPr>
        <w:t>the</w:t>
      </w:r>
      <w:r>
        <w:rPr>
          <w:spacing w:val="8"/>
          <w:w w:val="105"/>
        </w:rPr>
        <w:t xml:space="preserve"> </w:t>
      </w:r>
      <w:r>
        <w:rPr>
          <w:w w:val="105"/>
        </w:rPr>
        <w:t>combination</w:t>
      </w:r>
      <w:r>
        <w:rPr>
          <w:spacing w:val="8"/>
          <w:w w:val="105"/>
        </w:rPr>
        <w:t xml:space="preserve"> </w:t>
      </w:r>
      <w:r>
        <w:rPr>
          <w:w w:val="105"/>
        </w:rPr>
        <w:t>of</w:t>
      </w:r>
      <w:r>
        <w:rPr>
          <w:spacing w:val="8"/>
          <w:w w:val="105"/>
        </w:rPr>
        <w:t xml:space="preserve"> </w:t>
      </w:r>
      <w:r>
        <w:rPr>
          <w:w w:val="105"/>
        </w:rPr>
        <w:t>NWP</w:t>
      </w:r>
      <w:r>
        <w:rPr>
          <w:spacing w:val="8"/>
          <w:w w:val="105"/>
        </w:rPr>
        <w:t xml:space="preserve"> </w:t>
      </w:r>
      <w:r>
        <w:rPr>
          <w:w w:val="105"/>
        </w:rPr>
        <w:t>adds</w:t>
      </w:r>
      <w:r>
        <w:rPr>
          <w:spacing w:val="8"/>
          <w:w w:val="105"/>
        </w:rPr>
        <w:t xml:space="preserve"> </w:t>
      </w:r>
      <w:r>
        <w:rPr>
          <w:w w:val="105"/>
        </w:rPr>
        <w:t>value</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system.</w:t>
      </w:r>
    </w:p>
    <w:p w14:paraId="0296B285" w14:textId="77777777" w:rsidR="00E2709D" w:rsidRDefault="00462487">
      <w:pPr>
        <w:pStyle w:val="BodyText"/>
        <w:spacing w:line="289" w:lineRule="exact"/>
        <w:ind w:left="227"/>
      </w:pPr>
      <w:r>
        <w:rPr>
          <w:rFonts w:ascii="Trebuchet MS"/>
          <w:sz w:val="12"/>
        </w:rPr>
        <w:t xml:space="preserve">336    </w:t>
      </w:r>
      <w:r>
        <w:rPr>
          <w:rFonts w:ascii="Trebuchet MS"/>
          <w:spacing w:val="19"/>
          <w:sz w:val="12"/>
        </w:rPr>
        <w:t xml:space="preserve"> </w:t>
      </w:r>
      <w:r>
        <w:t>The</w:t>
      </w:r>
      <w:r>
        <w:rPr>
          <w:spacing w:val="42"/>
        </w:rPr>
        <w:t xml:space="preserve"> </w:t>
      </w:r>
      <w:r>
        <w:t>setup</w:t>
      </w:r>
      <w:r>
        <w:rPr>
          <w:spacing w:val="42"/>
        </w:rPr>
        <w:t xml:space="preserve"> </w:t>
      </w:r>
      <w:r>
        <w:t>of</w:t>
      </w:r>
      <w:r>
        <w:rPr>
          <w:spacing w:val="41"/>
        </w:rPr>
        <w:t xml:space="preserve"> </w:t>
      </w:r>
      <w:r>
        <w:t>these</w:t>
      </w:r>
      <w:r>
        <w:rPr>
          <w:spacing w:val="42"/>
        </w:rPr>
        <w:t xml:space="preserve"> </w:t>
      </w:r>
      <w:r>
        <w:t>two</w:t>
      </w:r>
      <w:r>
        <w:rPr>
          <w:spacing w:val="42"/>
        </w:rPr>
        <w:t xml:space="preserve"> </w:t>
      </w:r>
      <w:r>
        <w:t>experiments</w:t>
      </w:r>
      <w:r>
        <w:rPr>
          <w:spacing w:val="41"/>
        </w:rPr>
        <w:t xml:space="preserve"> </w:t>
      </w:r>
      <w:r>
        <w:t>is</w:t>
      </w:r>
      <w:r>
        <w:rPr>
          <w:spacing w:val="42"/>
        </w:rPr>
        <w:t xml:space="preserve"> </w:t>
      </w:r>
      <w:r>
        <w:t>similar,</w:t>
      </w:r>
      <w:r>
        <w:rPr>
          <w:spacing w:val="45"/>
        </w:rPr>
        <w:t xml:space="preserve"> </w:t>
      </w:r>
      <w:r>
        <w:t>apart</w:t>
      </w:r>
      <w:r>
        <w:rPr>
          <w:spacing w:val="41"/>
        </w:rPr>
        <w:t xml:space="preserve"> </w:t>
      </w:r>
      <w:r>
        <w:t>from</w:t>
      </w:r>
      <w:r>
        <w:rPr>
          <w:spacing w:val="42"/>
        </w:rPr>
        <w:t xml:space="preserve"> </w:t>
      </w:r>
      <w:r>
        <w:t>the</w:t>
      </w:r>
      <w:r>
        <w:rPr>
          <w:spacing w:val="42"/>
        </w:rPr>
        <w:t xml:space="preserve"> </w:t>
      </w:r>
      <w:r>
        <w:t>difference</w:t>
      </w:r>
      <w:r>
        <w:rPr>
          <w:spacing w:val="41"/>
        </w:rPr>
        <w:t xml:space="preserve"> </w:t>
      </w:r>
      <w:r>
        <w:t>in</w:t>
      </w:r>
    </w:p>
    <w:p w14:paraId="6A4B566E" w14:textId="77777777" w:rsidR="00E2709D" w:rsidRDefault="00462487">
      <w:pPr>
        <w:pStyle w:val="BodyText"/>
        <w:spacing w:line="289" w:lineRule="exact"/>
        <w:ind w:left="227"/>
      </w:pPr>
      <w:r>
        <w:rPr>
          <w:rFonts w:ascii="Trebuchet MS"/>
          <w:sz w:val="12"/>
        </w:rPr>
        <w:t xml:space="preserve">337    </w:t>
      </w:r>
      <w:r>
        <w:rPr>
          <w:rFonts w:ascii="Trebuchet MS"/>
          <w:spacing w:val="19"/>
          <w:sz w:val="12"/>
        </w:rPr>
        <w:t xml:space="preserve"> </w:t>
      </w:r>
      <w:r>
        <w:rPr>
          <w:w w:val="105"/>
        </w:rPr>
        <w:t>the</w:t>
      </w:r>
      <w:r>
        <w:rPr>
          <w:spacing w:val="8"/>
          <w:w w:val="105"/>
        </w:rPr>
        <w:t xml:space="preserve"> </w:t>
      </w:r>
      <w:r>
        <w:rPr>
          <w:w w:val="105"/>
        </w:rPr>
        <w:t>input</w:t>
      </w:r>
      <w:r>
        <w:rPr>
          <w:spacing w:val="9"/>
          <w:w w:val="105"/>
        </w:rPr>
        <w:t xml:space="preserve"> </w:t>
      </w:r>
      <w:r>
        <w:rPr>
          <w:w w:val="105"/>
        </w:rPr>
        <w:t>data,</w:t>
      </w:r>
      <w:r>
        <w:rPr>
          <w:spacing w:val="7"/>
          <w:w w:val="105"/>
        </w:rPr>
        <w:t xml:space="preserve"> </w:t>
      </w:r>
      <w:r>
        <w:rPr>
          <w:w w:val="105"/>
        </w:rPr>
        <w:t>and</w:t>
      </w:r>
      <w:r>
        <w:rPr>
          <w:spacing w:val="8"/>
          <w:w w:val="105"/>
        </w:rPr>
        <w:t xml:space="preserve"> </w:t>
      </w:r>
      <w:r>
        <w:rPr>
          <w:w w:val="105"/>
        </w:rPr>
        <w:t>is</w:t>
      </w:r>
      <w:r>
        <w:rPr>
          <w:spacing w:val="8"/>
          <w:w w:val="105"/>
        </w:rPr>
        <w:t xml:space="preserve"> </w:t>
      </w:r>
      <w:r>
        <w:rPr>
          <w:w w:val="105"/>
        </w:rPr>
        <w:t>explained</w:t>
      </w:r>
      <w:r>
        <w:rPr>
          <w:spacing w:val="9"/>
          <w:w w:val="105"/>
        </w:rPr>
        <w:t xml:space="preserve"> </w:t>
      </w:r>
      <w:r>
        <w:rPr>
          <w:w w:val="105"/>
        </w:rPr>
        <w:t>in</w:t>
      </w:r>
      <w:r>
        <w:rPr>
          <w:spacing w:val="8"/>
          <w:w w:val="105"/>
        </w:rPr>
        <w:t xml:space="preserve"> </w:t>
      </w:r>
      <w:r>
        <w:rPr>
          <w:w w:val="105"/>
        </w:rPr>
        <w:t>the</w:t>
      </w:r>
      <w:r>
        <w:rPr>
          <w:spacing w:val="7"/>
          <w:w w:val="105"/>
        </w:rPr>
        <w:t xml:space="preserve"> </w:t>
      </w:r>
      <w:r>
        <w:rPr>
          <w:w w:val="105"/>
        </w:rPr>
        <w:t>following</w:t>
      </w:r>
      <w:r>
        <w:rPr>
          <w:spacing w:val="8"/>
          <w:w w:val="105"/>
        </w:rPr>
        <w:t xml:space="preserve"> </w:t>
      </w:r>
      <w:r>
        <w:rPr>
          <w:w w:val="105"/>
        </w:rPr>
        <w:t>paragraphs.</w:t>
      </w:r>
    </w:p>
    <w:p w14:paraId="673FAA0E" w14:textId="77777777" w:rsidR="00E2709D" w:rsidRDefault="00462487">
      <w:pPr>
        <w:pStyle w:val="BodyText"/>
        <w:tabs>
          <w:tab w:val="left" w:pos="968"/>
        </w:tabs>
        <w:spacing w:line="274" w:lineRule="exact"/>
        <w:ind w:left="227"/>
      </w:pPr>
      <w:r>
        <w:rPr>
          <w:rFonts w:ascii="Trebuchet MS"/>
          <w:sz w:val="12"/>
        </w:rPr>
        <w:t>338</w:t>
      </w:r>
      <w:r>
        <w:rPr>
          <w:rFonts w:ascii="Trebuchet MS"/>
          <w:sz w:val="12"/>
        </w:rPr>
        <w:tab/>
      </w:r>
      <w:r>
        <w:t>For</w:t>
      </w:r>
      <w:r>
        <w:rPr>
          <w:spacing w:val="67"/>
        </w:rPr>
        <w:t xml:space="preserve"> </w:t>
      </w:r>
      <w:r>
        <w:t>the</w:t>
      </w:r>
      <w:r>
        <w:rPr>
          <w:spacing w:val="67"/>
        </w:rPr>
        <w:t xml:space="preserve"> </w:t>
      </w:r>
      <w:r>
        <w:t>majority</w:t>
      </w:r>
      <w:r>
        <w:rPr>
          <w:spacing w:val="68"/>
        </w:rPr>
        <w:t xml:space="preserve"> </w:t>
      </w:r>
      <w:r>
        <w:t>of</w:t>
      </w:r>
      <w:r>
        <w:rPr>
          <w:spacing w:val="66"/>
        </w:rPr>
        <w:t xml:space="preserve"> </w:t>
      </w:r>
      <w:r>
        <w:t>the</w:t>
      </w:r>
      <w:r>
        <w:rPr>
          <w:spacing w:val="67"/>
        </w:rPr>
        <w:t xml:space="preserve"> </w:t>
      </w:r>
      <w:r>
        <w:t>analyses,</w:t>
      </w:r>
      <w:r>
        <w:rPr>
          <w:spacing w:val="76"/>
        </w:rPr>
        <w:t xml:space="preserve"> </w:t>
      </w:r>
      <w:r>
        <w:t>we</w:t>
      </w:r>
      <w:r>
        <w:rPr>
          <w:spacing w:val="67"/>
        </w:rPr>
        <w:t xml:space="preserve"> </w:t>
      </w:r>
      <w:r>
        <w:t>used</w:t>
      </w:r>
      <w:r>
        <w:rPr>
          <w:spacing w:val="68"/>
        </w:rPr>
        <w:t xml:space="preserve"> </w:t>
      </w:r>
      <w:r>
        <w:t>only</w:t>
      </w:r>
      <w:r>
        <w:rPr>
          <w:spacing w:val="66"/>
        </w:rPr>
        <w:t xml:space="preserve"> </w:t>
      </w:r>
      <w:r>
        <w:t>stations</w:t>
      </w:r>
      <w:r>
        <w:rPr>
          <w:spacing w:val="67"/>
        </w:rPr>
        <w:t xml:space="preserve"> </w:t>
      </w:r>
      <w:r>
        <w:t>that</w:t>
      </w:r>
      <w:r>
        <w:rPr>
          <w:spacing w:val="68"/>
        </w:rPr>
        <w:t xml:space="preserve"> </w:t>
      </w:r>
      <w:r>
        <w:t>met</w:t>
      </w:r>
      <w:r>
        <w:rPr>
          <w:spacing w:val="66"/>
        </w:rPr>
        <w:t xml:space="preserve"> </w:t>
      </w:r>
      <w:r>
        <w:t>the</w:t>
      </w:r>
    </w:p>
    <w:p w14:paraId="106BC1BE" w14:textId="77777777" w:rsidR="00E2709D" w:rsidRDefault="00462487">
      <w:pPr>
        <w:pStyle w:val="BodyText"/>
        <w:spacing w:line="304" w:lineRule="exact"/>
        <w:ind w:left="227"/>
      </w:pPr>
      <w:r>
        <w:rPr>
          <w:rFonts w:ascii="Trebuchet MS" w:hAnsi="Trebuchet MS"/>
          <w:sz w:val="12"/>
        </w:rPr>
        <w:t xml:space="preserve">339    </w:t>
      </w:r>
      <w:r>
        <w:rPr>
          <w:rFonts w:ascii="Trebuchet MS" w:hAnsi="Trebuchet MS"/>
          <w:spacing w:val="19"/>
          <w:sz w:val="12"/>
        </w:rPr>
        <w:t xml:space="preserve"> </w:t>
      </w:r>
      <w:r>
        <w:rPr>
          <w:w w:val="105"/>
        </w:rPr>
        <w:t>current minimum</w:t>
      </w:r>
      <w:r>
        <w:rPr>
          <w:spacing w:val="1"/>
          <w:w w:val="105"/>
        </w:rPr>
        <w:t xml:space="preserve"> </w:t>
      </w:r>
      <w:r>
        <w:rPr>
          <w:w w:val="105"/>
        </w:rPr>
        <w:t>catchment area of 2000 km</w:t>
      </w:r>
      <w:r>
        <w:rPr>
          <w:rFonts w:ascii="Segoe UI Symbol" w:hAnsi="Segoe UI Symbol"/>
          <w:w w:val="105"/>
        </w:rPr>
        <w:t>²</w:t>
      </w:r>
      <w:r>
        <w:rPr>
          <w:w w:val="105"/>
        </w:rPr>
        <w:t>.</w:t>
      </w:r>
      <w:r>
        <w:rPr>
          <w:spacing w:val="22"/>
          <w:w w:val="105"/>
        </w:rPr>
        <w:t xml:space="preserve"> </w:t>
      </w:r>
      <w:r>
        <w:rPr>
          <w:w w:val="105"/>
        </w:rPr>
        <w:t>With</w:t>
      </w:r>
      <w:r>
        <w:rPr>
          <w:spacing w:val="-1"/>
          <w:w w:val="105"/>
        </w:rPr>
        <w:t xml:space="preserve"> </w:t>
      </w:r>
      <w:r>
        <w:rPr>
          <w:w w:val="105"/>
        </w:rPr>
        <w:t>this subset of stations,</w:t>
      </w:r>
    </w:p>
    <w:p w14:paraId="10F443A8" w14:textId="77777777" w:rsidR="00E2709D" w:rsidRDefault="00462487">
      <w:pPr>
        <w:pStyle w:val="BodyText"/>
        <w:spacing w:line="289" w:lineRule="exact"/>
        <w:ind w:left="227"/>
      </w:pPr>
      <w:r>
        <w:rPr>
          <w:rFonts w:ascii="Trebuchet MS"/>
          <w:sz w:val="12"/>
        </w:rPr>
        <w:t xml:space="preserve">340    </w:t>
      </w:r>
      <w:r>
        <w:rPr>
          <w:rFonts w:ascii="Trebuchet MS"/>
          <w:spacing w:val="19"/>
          <w:sz w:val="12"/>
        </w:rPr>
        <w:t xml:space="preserve"> </w:t>
      </w:r>
      <w:r>
        <w:t>we</w:t>
      </w:r>
      <w:r>
        <w:rPr>
          <w:spacing w:val="21"/>
        </w:rPr>
        <w:t xml:space="preserve"> </w:t>
      </w:r>
      <w:r>
        <w:t>explored</w:t>
      </w:r>
      <w:r>
        <w:rPr>
          <w:spacing w:val="21"/>
        </w:rPr>
        <w:t xml:space="preserve"> </w:t>
      </w:r>
      <w:r>
        <w:t>the</w:t>
      </w:r>
      <w:r>
        <w:rPr>
          <w:spacing w:val="21"/>
        </w:rPr>
        <w:t xml:space="preserve"> </w:t>
      </w:r>
      <w:r>
        <w:t>evolution</w:t>
      </w:r>
      <w:r>
        <w:rPr>
          <w:spacing w:val="20"/>
        </w:rPr>
        <w:t xml:space="preserve"> </w:t>
      </w:r>
      <w:r>
        <w:t>of</w:t>
      </w:r>
      <w:r>
        <w:rPr>
          <w:spacing w:val="21"/>
        </w:rPr>
        <w:t xml:space="preserve"> </w:t>
      </w:r>
      <w:r>
        <w:t>skill</w:t>
      </w:r>
      <w:r>
        <w:rPr>
          <w:spacing w:val="21"/>
        </w:rPr>
        <w:t xml:space="preserve"> </w:t>
      </w:r>
      <w:r>
        <w:t>with</w:t>
      </w:r>
      <w:r>
        <w:rPr>
          <w:spacing w:val="20"/>
        </w:rPr>
        <w:t xml:space="preserve"> </w:t>
      </w:r>
      <w:r>
        <w:t>lead</w:t>
      </w:r>
      <w:r>
        <w:rPr>
          <w:spacing w:val="21"/>
        </w:rPr>
        <w:t xml:space="preserve"> </w:t>
      </w:r>
      <w:r>
        <w:t>time,</w:t>
      </w:r>
      <w:r>
        <w:rPr>
          <w:spacing w:val="23"/>
        </w:rPr>
        <w:t xml:space="preserve"> </w:t>
      </w:r>
      <w:r>
        <w:t>probability</w:t>
      </w:r>
      <w:r>
        <w:rPr>
          <w:spacing w:val="21"/>
        </w:rPr>
        <w:t xml:space="preserve"> </w:t>
      </w:r>
      <w:r>
        <w:t>and</w:t>
      </w:r>
      <w:r>
        <w:rPr>
          <w:spacing w:val="21"/>
        </w:rPr>
        <w:t xml:space="preserve"> </w:t>
      </w:r>
      <w:r>
        <w:t>persistence.</w:t>
      </w:r>
    </w:p>
    <w:p w14:paraId="05D44F43" w14:textId="77777777" w:rsidR="00E2709D" w:rsidRDefault="00462487">
      <w:pPr>
        <w:pStyle w:val="BodyText"/>
        <w:spacing w:line="289" w:lineRule="exact"/>
        <w:ind w:left="227"/>
      </w:pPr>
      <w:r>
        <w:rPr>
          <w:rFonts w:ascii="Trebuchet MS" w:hAnsi="Trebuchet MS"/>
          <w:sz w:val="12"/>
        </w:rPr>
        <w:t xml:space="preserve">341    </w:t>
      </w:r>
      <w:r>
        <w:rPr>
          <w:rFonts w:ascii="Trebuchet MS" w:hAnsi="Trebuchet MS"/>
          <w:spacing w:val="19"/>
          <w:sz w:val="12"/>
        </w:rPr>
        <w:t xml:space="preserve"> </w:t>
      </w:r>
      <w:r>
        <w:t>The</w:t>
      </w:r>
      <w:r>
        <w:rPr>
          <w:spacing w:val="39"/>
        </w:rPr>
        <w:t xml:space="preserve"> </w:t>
      </w:r>
      <w:r>
        <w:t>20</w:t>
      </w:r>
      <w:r>
        <w:rPr>
          <w:spacing w:val="41"/>
        </w:rPr>
        <w:t xml:space="preserve"> </w:t>
      </w:r>
      <w:r>
        <w:t>lead</w:t>
      </w:r>
      <w:r>
        <w:rPr>
          <w:spacing w:val="40"/>
        </w:rPr>
        <w:t xml:space="preserve"> </w:t>
      </w:r>
      <w:r>
        <w:t>time</w:t>
      </w:r>
      <w:r>
        <w:rPr>
          <w:spacing w:val="40"/>
        </w:rPr>
        <w:t xml:space="preserve"> </w:t>
      </w:r>
      <w:r>
        <w:t>values</w:t>
      </w:r>
      <w:r>
        <w:rPr>
          <w:spacing w:val="39"/>
        </w:rPr>
        <w:t xml:space="preserve"> </w:t>
      </w:r>
      <w:r>
        <w:t>—2</w:t>
      </w:r>
      <w:r>
        <w:rPr>
          <w:spacing w:val="40"/>
        </w:rPr>
        <w:t xml:space="preserve"> </w:t>
      </w:r>
      <w:r>
        <w:t>forecasts</w:t>
      </w:r>
      <w:r>
        <w:rPr>
          <w:spacing w:val="39"/>
        </w:rPr>
        <w:t xml:space="preserve"> </w:t>
      </w:r>
      <w:r>
        <w:t>per</w:t>
      </w:r>
      <w:r>
        <w:rPr>
          <w:spacing w:val="40"/>
        </w:rPr>
        <w:t xml:space="preserve"> </w:t>
      </w:r>
      <w:r>
        <w:t>day</w:t>
      </w:r>
      <w:r>
        <w:rPr>
          <w:spacing w:val="39"/>
        </w:rPr>
        <w:t xml:space="preserve"> </w:t>
      </w:r>
      <w:r>
        <w:t>and</w:t>
      </w:r>
      <w:r>
        <w:rPr>
          <w:spacing w:val="39"/>
        </w:rPr>
        <w:t xml:space="preserve"> </w:t>
      </w:r>
      <w:proofErr w:type="gramStart"/>
      <w:r>
        <w:t>an</w:t>
      </w:r>
      <w:proofErr w:type="gramEnd"/>
      <w:r>
        <w:rPr>
          <w:spacing w:val="40"/>
        </w:rPr>
        <w:t xml:space="preserve"> </w:t>
      </w:r>
      <w:r>
        <w:t>horizon</w:t>
      </w:r>
      <w:r>
        <w:rPr>
          <w:spacing w:val="41"/>
        </w:rPr>
        <w:t xml:space="preserve"> </w:t>
      </w:r>
      <w:r>
        <w:t>of</w:t>
      </w:r>
      <w:r>
        <w:rPr>
          <w:spacing w:val="39"/>
        </w:rPr>
        <w:t xml:space="preserve"> </w:t>
      </w:r>
      <w:r>
        <w:t>10</w:t>
      </w:r>
      <w:r>
        <w:rPr>
          <w:spacing w:val="40"/>
        </w:rPr>
        <w:t xml:space="preserve"> </w:t>
      </w:r>
      <w:r>
        <w:t>days—</w:t>
      </w:r>
    </w:p>
    <w:p w14:paraId="3CF17EE7" w14:textId="77777777" w:rsidR="00E2709D" w:rsidRDefault="00462487">
      <w:pPr>
        <w:pStyle w:val="BodyText"/>
        <w:spacing w:line="289" w:lineRule="exact"/>
        <w:ind w:left="227"/>
      </w:pPr>
      <w:r>
        <w:rPr>
          <w:rFonts w:ascii="Trebuchet MS"/>
          <w:sz w:val="12"/>
        </w:rPr>
        <w:t xml:space="preserve">342    </w:t>
      </w:r>
      <w:r>
        <w:rPr>
          <w:rFonts w:ascii="Trebuchet MS"/>
          <w:spacing w:val="19"/>
          <w:sz w:val="12"/>
        </w:rPr>
        <w:t xml:space="preserve"> </w:t>
      </w:r>
      <w:r>
        <w:rPr>
          <w:w w:val="105"/>
        </w:rPr>
        <w:t>were</w:t>
      </w:r>
      <w:r>
        <w:rPr>
          <w:spacing w:val="35"/>
          <w:w w:val="105"/>
        </w:rPr>
        <w:t xml:space="preserve"> </w:t>
      </w:r>
      <w:r>
        <w:rPr>
          <w:w w:val="105"/>
        </w:rPr>
        <w:t>grouped</w:t>
      </w:r>
      <w:r>
        <w:rPr>
          <w:spacing w:val="34"/>
          <w:w w:val="105"/>
        </w:rPr>
        <w:t xml:space="preserve"> </w:t>
      </w:r>
      <w:r>
        <w:rPr>
          <w:w w:val="105"/>
        </w:rPr>
        <w:t>in</w:t>
      </w:r>
      <w:r>
        <w:rPr>
          <w:spacing w:val="34"/>
          <w:w w:val="105"/>
        </w:rPr>
        <w:t xml:space="preserve"> </w:t>
      </w:r>
      <w:r>
        <w:rPr>
          <w:w w:val="105"/>
        </w:rPr>
        <w:t>two</w:t>
      </w:r>
      <w:r>
        <w:rPr>
          <w:spacing w:val="34"/>
          <w:w w:val="105"/>
        </w:rPr>
        <w:t xml:space="preserve"> </w:t>
      </w:r>
      <w:r>
        <w:rPr>
          <w:w w:val="105"/>
        </w:rPr>
        <w:t xml:space="preserve">ways. </w:t>
      </w:r>
      <w:r>
        <w:rPr>
          <w:spacing w:val="52"/>
          <w:w w:val="105"/>
        </w:rPr>
        <w:t xml:space="preserve"> </w:t>
      </w:r>
      <w:r>
        <w:rPr>
          <w:w w:val="105"/>
        </w:rPr>
        <w:t>First,</w:t>
      </w:r>
      <w:r>
        <w:rPr>
          <w:spacing w:val="41"/>
          <w:w w:val="105"/>
        </w:rPr>
        <w:t xml:space="preserve"> </w:t>
      </w:r>
      <w:r>
        <w:rPr>
          <w:w w:val="105"/>
        </w:rPr>
        <w:t>we</w:t>
      </w:r>
      <w:r>
        <w:rPr>
          <w:spacing w:val="34"/>
          <w:w w:val="105"/>
        </w:rPr>
        <w:t xml:space="preserve"> </w:t>
      </w:r>
      <w:r>
        <w:rPr>
          <w:w w:val="105"/>
        </w:rPr>
        <w:t>grouped</w:t>
      </w:r>
      <w:r>
        <w:rPr>
          <w:spacing w:val="34"/>
          <w:w w:val="105"/>
        </w:rPr>
        <w:t xml:space="preserve"> </w:t>
      </w:r>
      <w:r>
        <w:rPr>
          <w:w w:val="105"/>
        </w:rPr>
        <w:t>them</w:t>
      </w:r>
      <w:r>
        <w:rPr>
          <w:spacing w:val="34"/>
          <w:w w:val="105"/>
        </w:rPr>
        <w:t xml:space="preserve"> </w:t>
      </w:r>
      <w:r>
        <w:rPr>
          <w:w w:val="105"/>
        </w:rPr>
        <w:t>daily</w:t>
      </w:r>
      <w:r>
        <w:rPr>
          <w:spacing w:val="35"/>
          <w:w w:val="105"/>
        </w:rPr>
        <w:t xml:space="preserve"> </w:t>
      </w:r>
      <w:r>
        <w:rPr>
          <w:w w:val="105"/>
        </w:rPr>
        <w:t>to</w:t>
      </w:r>
      <w:r>
        <w:rPr>
          <w:spacing w:val="34"/>
          <w:w w:val="105"/>
        </w:rPr>
        <w:t xml:space="preserve"> </w:t>
      </w:r>
      <w:r>
        <w:rPr>
          <w:w w:val="105"/>
        </w:rPr>
        <w:t>analyze</w:t>
      </w:r>
      <w:r>
        <w:rPr>
          <w:spacing w:val="34"/>
          <w:w w:val="105"/>
        </w:rPr>
        <w:t xml:space="preserve"> </w:t>
      </w:r>
      <w:r>
        <w:rPr>
          <w:w w:val="105"/>
        </w:rPr>
        <w:t>the</w:t>
      </w:r>
    </w:p>
    <w:p w14:paraId="179E3B4A" w14:textId="77777777" w:rsidR="00E2709D" w:rsidRDefault="00462487">
      <w:pPr>
        <w:pStyle w:val="BodyText"/>
        <w:tabs>
          <w:tab w:val="left" w:pos="4331"/>
        </w:tabs>
        <w:spacing w:line="289" w:lineRule="exact"/>
        <w:ind w:left="227"/>
      </w:pPr>
      <w:r>
        <w:rPr>
          <w:rFonts w:ascii="Trebuchet MS"/>
          <w:sz w:val="12"/>
        </w:rPr>
        <w:t xml:space="preserve">343    </w:t>
      </w:r>
      <w:r>
        <w:rPr>
          <w:rFonts w:ascii="Trebuchet MS"/>
          <w:spacing w:val="19"/>
          <w:sz w:val="12"/>
        </w:rPr>
        <w:t xml:space="preserve"> </w:t>
      </w:r>
      <w:r>
        <w:t>evolution</w:t>
      </w:r>
      <w:r>
        <w:rPr>
          <w:spacing w:val="72"/>
        </w:rPr>
        <w:t xml:space="preserve"> </w:t>
      </w:r>
      <w:r>
        <w:t>of</w:t>
      </w:r>
      <w:r>
        <w:rPr>
          <w:spacing w:val="73"/>
        </w:rPr>
        <w:t xml:space="preserve"> </w:t>
      </w:r>
      <w:r>
        <w:t>skill</w:t>
      </w:r>
      <w:r>
        <w:rPr>
          <w:spacing w:val="72"/>
        </w:rPr>
        <w:t xml:space="preserve"> </w:t>
      </w:r>
      <w:r>
        <w:t>with</w:t>
      </w:r>
      <w:r>
        <w:rPr>
          <w:spacing w:val="72"/>
        </w:rPr>
        <w:t xml:space="preserve"> </w:t>
      </w:r>
      <w:r>
        <w:t>lead</w:t>
      </w:r>
      <w:r>
        <w:rPr>
          <w:spacing w:val="72"/>
        </w:rPr>
        <w:t xml:space="preserve"> </w:t>
      </w:r>
      <w:r>
        <w:t>time.</w:t>
      </w:r>
      <w:r>
        <w:tab/>
        <w:t>Second,</w:t>
      </w:r>
      <w:r>
        <w:rPr>
          <w:spacing w:val="74"/>
        </w:rPr>
        <w:t xml:space="preserve"> </w:t>
      </w:r>
      <w:r>
        <w:t>to</w:t>
      </w:r>
      <w:r>
        <w:rPr>
          <w:spacing w:val="65"/>
        </w:rPr>
        <w:t xml:space="preserve"> </w:t>
      </w:r>
      <w:r>
        <w:t>explore</w:t>
      </w:r>
      <w:r>
        <w:rPr>
          <w:spacing w:val="64"/>
        </w:rPr>
        <w:t xml:space="preserve"> </w:t>
      </w:r>
      <w:r>
        <w:t>the</w:t>
      </w:r>
      <w:r>
        <w:rPr>
          <w:spacing w:val="65"/>
        </w:rPr>
        <w:t xml:space="preserve"> </w:t>
      </w:r>
      <w:r>
        <w:t>impacts</w:t>
      </w:r>
      <w:r>
        <w:rPr>
          <w:spacing w:val="64"/>
        </w:rPr>
        <w:t xml:space="preserve"> </w:t>
      </w:r>
      <w:r>
        <w:t>of</w:t>
      </w:r>
      <w:r>
        <w:rPr>
          <w:spacing w:val="65"/>
        </w:rPr>
        <w:t xml:space="preserve"> </w:t>
      </w:r>
      <w:r>
        <w:t>the</w:t>
      </w:r>
    </w:p>
    <w:p w14:paraId="2C55316B" w14:textId="77777777" w:rsidR="00E2709D" w:rsidRDefault="00462487">
      <w:pPr>
        <w:pStyle w:val="BodyText"/>
        <w:spacing w:line="289" w:lineRule="exact"/>
        <w:ind w:left="227"/>
      </w:pPr>
      <w:r>
        <w:rPr>
          <w:rFonts w:ascii="Trebuchet MS"/>
          <w:sz w:val="12"/>
        </w:rPr>
        <w:t xml:space="preserve">344    </w:t>
      </w:r>
      <w:r>
        <w:rPr>
          <w:rFonts w:ascii="Trebuchet MS"/>
          <w:spacing w:val="19"/>
          <w:sz w:val="12"/>
        </w:rPr>
        <w:t xml:space="preserve"> </w:t>
      </w:r>
      <w:r>
        <w:t>probability</w:t>
      </w:r>
      <w:r>
        <w:rPr>
          <w:spacing w:val="67"/>
        </w:rPr>
        <w:t xml:space="preserve"> </w:t>
      </w:r>
      <w:r>
        <w:t>threshold</w:t>
      </w:r>
      <w:r>
        <w:rPr>
          <w:spacing w:val="67"/>
        </w:rPr>
        <w:t xml:space="preserve"> </w:t>
      </w:r>
      <w:r>
        <w:t>and</w:t>
      </w:r>
      <w:r>
        <w:rPr>
          <w:spacing w:val="66"/>
        </w:rPr>
        <w:t xml:space="preserve"> </w:t>
      </w:r>
      <w:r>
        <w:t>persistence,</w:t>
      </w:r>
      <w:r>
        <w:rPr>
          <w:spacing w:val="78"/>
        </w:rPr>
        <w:t xml:space="preserve"> </w:t>
      </w:r>
      <w:r>
        <w:t>we</w:t>
      </w:r>
      <w:r>
        <w:rPr>
          <w:spacing w:val="66"/>
        </w:rPr>
        <w:t xml:space="preserve"> </w:t>
      </w:r>
      <w:r>
        <w:t>defined</w:t>
      </w:r>
      <w:r>
        <w:rPr>
          <w:spacing w:val="67"/>
        </w:rPr>
        <w:t xml:space="preserve"> </w:t>
      </w:r>
      <w:r>
        <w:t>4</w:t>
      </w:r>
      <w:r>
        <w:rPr>
          <w:spacing w:val="67"/>
        </w:rPr>
        <w:t xml:space="preserve"> </w:t>
      </w:r>
      <w:r>
        <w:t>lead</w:t>
      </w:r>
      <w:r>
        <w:rPr>
          <w:spacing w:val="68"/>
        </w:rPr>
        <w:t xml:space="preserve"> </w:t>
      </w:r>
      <w:r>
        <w:t>time</w:t>
      </w:r>
      <w:r>
        <w:rPr>
          <w:spacing w:val="66"/>
        </w:rPr>
        <w:t xml:space="preserve"> </w:t>
      </w:r>
      <w:r>
        <w:t xml:space="preserve">ranges:  </w:t>
      </w:r>
      <w:r>
        <w:rPr>
          <w:spacing w:val="26"/>
        </w:rPr>
        <w:t xml:space="preserve"> </w:t>
      </w:r>
      <w:r>
        <w:t>a)</w:t>
      </w:r>
    </w:p>
    <w:p w14:paraId="5B559DCD" w14:textId="77777777" w:rsidR="00E2709D" w:rsidRDefault="00462487">
      <w:pPr>
        <w:pStyle w:val="BodyText"/>
        <w:spacing w:line="289" w:lineRule="exact"/>
        <w:ind w:left="227"/>
      </w:pPr>
      <w:r>
        <w:rPr>
          <w:rFonts w:ascii="Trebuchet MS"/>
          <w:sz w:val="12"/>
        </w:rPr>
        <w:t xml:space="preserve">345    </w:t>
      </w:r>
      <w:r>
        <w:rPr>
          <w:rFonts w:ascii="Trebuchet MS"/>
          <w:spacing w:val="19"/>
          <w:sz w:val="12"/>
        </w:rPr>
        <w:t xml:space="preserve"> </w:t>
      </w:r>
      <w:r>
        <w:rPr>
          <w:w w:val="105"/>
        </w:rPr>
        <w:t>shorter</w:t>
      </w:r>
      <w:r>
        <w:rPr>
          <w:spacing w:val="22"/>
          <w:w w:val="105"/>
        </w:rPr>
        <w:t xml:space="preserve"> </w:t>
      </w:r>
      <w:r>
        <w:rPr>
          <w:w w:val="105"/>
        </w:rPr>
        <w:t>than</w:t>
      </w:r>
      <w:r>
        <w:rPr>
          <w:spacing w:val="21"/>
          <w:w w:val="105"/>
        </w:rPr>
        <w:t xml:space="preserve"> </w:t>
      </w:r>
      <w:r>
        <w:rPr>
          <w:w w:val="105"/>
        </w:rPr>
        <w:t>2</w:t>
      </w:r>
      <w:r>
        <w:rPr>
          <w:spacing w:val="21"/>
          <w:w w:val="105"/>
        </w:rPr>
        <w:t xml:space="preserve"> </w:t>
      </w:r>
      <w:r>
        <w:rPr>
          <w:w w:val="105"/>
        </w:rPr>
        <w:t>days,</w:t>
      </w:r>
      <w:r>
        <w:rPr>
          <w:spacing w:val="23"/>
          <w:w w:val="105"/>
        </w:rPr>
        <w:t xml:space="preserve"> </w:t>
      </w:r>
      <w:r>
        <w:rPr>
          <w:w w:val="105"/>
        </w:rPr>
        <w:t>a</w:t>
      </w:r>
      <w:r>
        <w:rPr>
          <w:spacing w:val="21"/>
          <w:w w:val="105"/>
        </w:rPr>
        <w:t xml:space="preserve"> </w:t>
      </w:r>
      <w:r>
        <w:rPr>
          <w:w w:val="105"/>
        </w:rPr>
        <w:t>range</w:t>
      </w:r>
      <w:r>
        <w:rPr>
          <w:spacing w:val="21"/>
          <w:w w:val="105"/>
        </w:rPr>
        <w:t xml:space="preserve"> </w:t>
      </w:r>
      <w:r>
        <w:rPr>
          <w:w w:val="105"/>
        </w:rPr>
        <w:t>at</w:t>
      </w:r>
      <w:r>
        <w:rPr>
          <w:spacing w:val="22"/>
          <w:w w:val="105"/>
        </w:rPr>
        <w:t xml:space="preserve"> </w:t>
      </w:r>
      <w:r>
        <w:rPr>
          <w:w w:val="105"/>
        </w:rPr>
        <w:t>which</w:t>
      </w:r>
      <w:r>
        <w:rPr>
          <w:spacing w:val="21"/>
          <w:w w:val="105"/>
        </w:rPr>
        <w:t xml:space="preserve"> </w:t>
      </w:r>
      <w:r>
        <w:rPr>
          <w:w w:val="105"/>
        </w:rPr>
        <w:t>EFAS</w:t>
      </w:r>
      <w:r>
        <w:rPr>
          <w:spacing w:val="21"/>
          <w:w w:val="105"/>
        </w:rPr>
        <w:t xml:space="preserve"> </w:t>
      </w:r>
      <w:r>
        <w:rPr>
          <w:w w:val="105"/>
        </w:rPr>
        <w:t>formal</w:t>
      </w:r>
      <w:r>
        <w:rPr>
          <w:spacing w:val="21"/>
          <w:w w:val="105"/>
        </w:rPr>
        <w:t xml:space="preserve"> </w:t>
      </w:r>
      <w:r>
        <w:rPr>
          <w:w w:val="105"/>
        </w:rPr>
        <w:t>notifications</w:t>
      </w:r>
      <w:r>
        <w:rPr>
          <w:spacing w:val="22"/>
          <w:w w:val="105"/>
        </w:rPr>
        <w:t xml:space="preserve"> </w:t>
      </w:r>
      <w:r>
        <w:rPr>
          <w:w w:val="105"/>
        </w:rPr>
        <w:t>cannot</w:t>
      </w:r>
      <w:r>
        <w:rPr>
          <w:spacing w:val="21"/>
          <w:w w:val="105"/>
        </w:rPr>
        <w:t xml:space="preserve"> </w:t>
      </w:r>
      <w:r>
        <w:rPr>
          <w:w w:val="105"/>
        </w:rPr>
        <w:t>be</w:t>
      </w:r>
    </w:p>
    <w:p w14:paraId="7E93A9B2" w14:textId="77777777" w:rsidR="00E2709D" w:rsidRDefault="00462487">
      <w:pPr>
        <w:pStyle w:val="BodyText"/>
        <w:spacing w:line="289" w:lineRule="exact"/>
        <w:ind w:left="227"/>
      </w:pPr>
      <w:r>
        <w:rPr>
          <w:rFonts w:ascii="Trebuchet MS"/>
          <w:sz w:val="12"/>
        </w:rPr>
        <w:t xml:space="preserve">346    </w:t>
      </w:r>
      <w:r>
        <w:rPr>
          <w:rFonts w:ascii="Trebuchet MS"/>
          <w:spacing w:val="19"/>
          <w:sz w:val="12"/>
        </w:rPr>
        <w:t xml:space="preserve"> </w:t>
      </w:r>
      <w:r>
        <w:rPr>
          <w:w w:val="105"/>
        </w:rPr>
        <w:t>issued,</w:t>
      </w:r>
      <w:r>
        <w:rPr>
          <w:spacing w:val="41"/>
          <w:w w:val="105"/>
        </w:rPr>
        <w:t xml:space="preserve"> </w:t>
      </w:r>
      <w:r>
        <w:rPr>
          <w:w w:val="105"/>
        </w:rPr>
        <w:t>b)</w:t>
      </w:r>
      <w:r>
        <w:rPr>
          <w:spacing w:val="35"/>
          <w:w w:val="105"/>
        </w:rPr>
        <w:t xml:space="preserve"> </w:t>
      </w:r>
      <w:r>
        <w:rPr>
          <w:w w:val="105"/>
        </w:rPr>
        <w:t>2-5.5</w:t>
      </w:r>
      <w:r>
        <w:rPr>
          <w:spacing w:val="36"/>
          <w:w w:val="105"/>
        </w:rPr>
        <w:t xml:space="preserve"> </w:t>
      </w:r>
      <w:r>
        <w:rPr>
          <w:w w:val="105"/>
        </w:rPr>
        <w:t>days,</w:t>
      </w:r>
      <w:r>
        <w:rPr>
          <w:spacing w:val="41"/>
          <w:w w:val="105"/>
        </w:rPr>
        <w:t xml:space="preserve"> </w:t>
      </w:r>
      <w:r>
        <w:rPr>
          <w:w w:val="105"/>
        </w:rPr>
        <w:t>when</w:t>
      </w:r>
      <w:r>
        <w:rPr>
          <w:spacing w:val="36"/>
          <w:w w:val="105"/>
        </w:rPr>
        <w:t xml:space="preserve"> </w:t>
      </w:r>
      <w:r>
        <w:rPr>
          <w:w w:val="105"/>
        </w:rPr>
        <w:t>all</w:t>
      </w:r>
      <w:r>
        <w:rPr>
          <w:spacing w:val="35"/>
          <w:w w:val="105"/>
        </w:rPr>
        <w:t xml:space="preserve"> </w:t>
      </w:r>
      <w:r>
        <w:rPr>
          <w:w w:val="105"/>
        </w:rPr>
        <w:t>NWP</w:t>
      </w:r>
      <w:r>
        <w:rPr>
          <w:spacing w:val="35"/>
          <w:w w:val="105"/>
        </w:rPr>
        <w:t xml:space="preserve"> </w:t>
      </w:r>
      <w:r>
        <w:rPr>
          <w:w w:val="105"/>
        </w:rPr>
        <w:t>are</w:t>
      </w:r>
      <w:r>
        <w:rPr>
          <w:spacing w:val="36"/>
          <w:w w:val="105"/>
        </w:rPr>
        <w:t xml:space="preserve"> </w:t>
      </w:r>
      <w:r>
        <w:rPr>
          <w:w w:val="105"/>
        </w:rPr>
        <w:t>available,</w:t>
      </w:r>
      <w:r>
        <w:rPr>
          <w:spacing w:val="41"/>
          <w:w w:val="105"/>
        </w:rPr>
        <w:t xml:space="preserve"> </w:t>
      </w:r>
      <w:r>
        <w:rPr>
          <w:w w:val="105"/>
        </w:rPr>
        <w:t>c)</w:t>
      </w:r>
      <w:r>
        <w:rPr>
          <w:spacing w:val="35"/>
          <w:w w:val="105"/>
        </w:rPr>
        <w:t xml:space="preserve"> </w:t>
      </w:r>
      <w:r>
        <w:rPr>
          <w:w w:val="105"/>
        </w:rPr>
        <w:t>5.5-7</w:t>
      </w:r>
      <w:r>
        <w:rPr>
          <w:spacing w:val="36"/>
          <w:w w:val="105"/>
        </w:rPr>
        <w:t xml:space="preserve"> </w:t>
      </w:r>
      <w:r>
        <w:rPr>
          <w:w w:val="105"/>
        </w:rPr>
        <w:t>days,</w:t>
      </w:r>
      <w:r>
        <w:rPr>
          <w:spacing w:val="41"/>
          <w:w w:val="105"/>
        </w:rPr>
        <w:t xml:space="preserve"> </w:t>
      </w:r>
      <w:r>
        <w:rPr>
          <w:w w:val="105"/>
        </w:rPr>
        <w:t>when</w:t>
      </w:r>
      <w:r>
        <w:rPr>
          <w:spacing w:val="36"/>
          <w:w w:val="105"/>
        </w:rPr>
        <w:t xml:space="preserve"> </w:t>
      </w:r>
      <w:r>
        <w:rPr>
          <w:w w:val="105"/>
        </w:rPr>
        <w:t>3</w:t>
      </w:r>
    </w:p>
    <w:p w14:paraId="01E204E8" w14:textId="77777777" w:rsidR="00E2709D" w:rsidRDefault="00462487">
      <w:pPr>
        <w:pStyle w:val="BodyText"/>
        <w:spacing w:line="289" w:lineRule="exact"/>
        <w:ind w:left="227"/>
      </w:pPr>
      <w:r>
        <w:rPr>
          <w:rFonts w:ascii="Trebuchet MS"/>
          <w:sz w:val="12"/>
        </w:rPr>
        <w:t xml:space="preserve">347    </w:t>
      </w:r>
      <w:r>
        <w:rPr>
          <w:rFonts w:ascii="Trebuchet MS"/>
          <w:spacing w:val="19"/>
          <w:sz w:val="12"/>
        </w:rPr>
        <w:t xml:space="preserve"> </w:t>
      </w:r>
      <w:r>
        <w:rPr>
          <w:w w:val="105"/>
        </w:rPr>
        <w:t>NWP</w:t>
      </w:r>
      <w:r>
        <w:rPr>
          <w:spacing w:val="21"/>
          <w:w w:val="105"/>
        </w:rPr>
        <w:t xml:space="preserve"> </w:t>
      </w:r>
      <w:r>
        <w:rPr>
          <w:w w:val="105"/>
        </w:rPr>
        <w:t>are</w:t>
      </w:r>
      <w:r>
        <w:rPr>
          <w:spacing w:val="20"/>
          <w:w w:val="105"/>
        </w:rPr>
        <w:t xml:space="preserve"> </w:t>
      </w:r>
      <w:r>
        <w:rPr>
          <w:w w:val="105"/>
        </w:rPr>
        <w:t>available</w:t>
      </w:r>
      <w:r>
        <w:rPr>
          <w:spacing w:val="21"/>
          <w:w w:val="105"/>
        </w:rPr>
        <w:t xml:space="preserve"> </w:t>
      </w:r>
      <w:r>
        <w:rPr>
          <w:w w:val="105"/>
        </w:rPr>
        <w:t>as</w:t>
      </w:r>
      <w:r>
        <w:rPr>
          <w:spacing w:val="20"/>
          <w:w w:val="105"/>
        </w:rPr>
        <w:t xml:space="preserve"> </w:t>
      </w:r>
      <w:r>
        <w:rPr>
          <w:w w:val="105"/>
        </w:rPr>
        <w:t>the</w:t>
      </w:r>
      <w:r>
        <w:rPr>
          <w:spacing w:val="21"/>
          <w:w w:val="105"/>
        </w:rPr>
        <w:t xml:space="preserve"> </w:t>
      </w:r>
      <w:r>
        <w:rPr>
          <w:w w:val="105"/>
        </w:rPr>
        <w:t>maximum</w:t>
      </w:r>
      <w:r>
        <w:rPr>
          <w:spacing w:val="20"/>
          <w:w w:val="105"/>
        </w:rPr>
        <w:t xml:space="preserve"> </w:t>
      </w:r>
      <w:r>
        <w:rPr>
          <w:w w:val="105"/>
        </w:rPr>
        <w:t>lead</w:t>
      </w:r>
      <w:r>
        <w:rPr>
          <w:spacing w:val="21"/>
          <w:w w:val="105"/>
        </w:rPr>
        <w:t xml:space="preserve"> </w:t>
      </w:r>
      <w:r>
        <w:rPr>
          <w:w w:val="105"/>
        </w:rPr>
        <w:t>time</w:t>
      </w:r>
      <w:r>
        <w:rPr>
          <w:spacing w:val="20"/>
          <w:w w:val="105"/>
        </w:rPr>
        <w:t xml:space="preserve"> </w:t>
      </w:r>
      <w:r>
        <w:rPr>
          <w:w w:val="105"/>
        </w:rPr>
        <w:t>of</w:t>
      </w:r>
      <w:r>
        <w:rPr>
          <w:spacing w:val="21"/>
          <w:w w:val="105"/>
        </w:rPr>
        <w:t xml:space="preserve"> </w:t>
      </w:r>
      <w:r>
        <w:rPr>
          <w:w w:val="105"/>
        </w:rPr>
        <w:t>COS</w:t>
      </w:r>
      <w:r>
        <w:rPr>
          <w:spacing w:val="21"/>
          <w:w w:val="105"/>
        </w:rPr>
        <w:t xml:space="preserve"> </w:t>
      </w:r>
      <w:r>
        <w:rPr>
          <w:w w:val="105"/>
        </w:rPr>
        <w:t>is</w:t>
      </w:r>
      <w:r>
        <w:rPr>
          <w:spacing w:val="20"/>
          <w:w w:val="105"/>
        </w:rPr>
        <w:t xml:space="preserve"> </w:t>
      </w:r>
      <w:r>
        <w:rPr>
          <w:w w:val="105"/>
        </w:rPr>
        <w:t>exceeded,</w:t>
      </w:r>
      <w:r>
        <w:rPr>
          <w:spacing w:val="22"/>
          <w:w w:val="105"/>
        </w:rPr>
        <w:t xml:space="preserve"> </w:t>
      </w:r>
      <w:r>
        <w:rPr>
          <w:w w:val="105"/>
        </w:rPr>
        <w:t>d)</w:t>
      </w:r>
      <w:r>
        <w:rPr>
          <w:spacing w:val="21"/>
          <w:w w:val="105"/>
        </w:rPr>
        <w:t xml:space="preserve"> </w:t>
      </w:r>
      <w:r>
        <w:rPr>
          <w:w w:val="105"/>
        </w:rPr>
        <w:t>7-10</w:t>
      </w:r>
    </w:p>
    <w:p w14:paraId="56E2F9D8" w14:textId="77777777" w:rsidR="00E2709D" w:rsidRDefault="00462487">
      <w:pPr>
        <w:pStyle w:val="BodyText"/>
        <w:spacing w:line="289" w:lineRule="exact"/>
        <w:ind w:left="227"/>
      </w:pPr>
      <w:r>
        <w:rPr>
          <w:rFonts w:ascii="Trebuchet MS"/>
          <w:sz w:val="12"/>
        </w:rPr>
        <w:t xml:space="preserve">348    </w:t>
      </w:r>
      <w:r>
        <w:rPr>
          <w:rFonts w:ascii="Trebuchet MS"/>
          <w:spacing w:val="19"/>
          <w:sz w:val="12"/>
        </w:rPr>
        <w:t xml:space="preserve"> </w:t>
      </w:r>
      <w:r>
        <w:rPr>
          <w:w w:val="105"/>
        </w:rPr>
        <w:t>days</w:t>
      </w:r>
      <w:r>
        <w:rPr>
          <w:spacing w:val="15"/>
          <w:w w:val="105"/>
        </w:rPr>
        <w:t xml:space="preserve"> </w:t>
      </w:r>
      <w:r>
        <w:rPr>
          <w:w w:val="105"/>
        </w:rPr>
        <w:t>when</w:t>
      </w:r>
      <w:r>
        <w:rPr>
          <w:spacing w:val="15"/>
          <w:w w:val="105"/>
        </w:rPr>
        <w:t xml:space="preserve"> </w:t>
      </w:r>
      <w:r>
        <w:rPr>
          <w:w w:val="105"/>
        </w:rPr>
        <w:t>only</w:t>
      </w:r>
      <w:r>
        <w:rPr>
          <w:spacing w:val="15"/>
          <w:w w:val="105"/>
        </w:rPr>
        <w:t xml:space="preserve"> </w:t>
      </w:r>
      <w:r>
        <w:rPr>
          <w:w w:val="105"/>
        </w:rPr>
        <w:t>2</w:t>
      </w:r>
      <w:r>
        <w:rPr>
          <w:spacing w:val="15"/>
          <w:w w:val="105"/>
        </w:rPr>
        <w:t xml:space="preserve"> </w:t>
      </w:r>
      <w:r>
        <w:rPr>
          <w:w w:val="105"/>
        </w:rPr>
        <w:t>NWP</w:t>
      </w:r>
      <w:r>
        <w:rPr>
          <w:spacing w:val="15"/>
          <w:w w:val="105"/>
        </w:rPr>
        <w:t xml:space="preserve"> </w:t>
      </w:r>
      <w:r>
        <w:rPr>
          <w:w w:val="105"/>
        </w:rPr>
        <w:t>are</w:t>
      </w:r>
      <w:r>
        <w:rPr>
          <w:spacing w:val="15"/>
          <w:w w:val="105"/>
        </w:rPr>
        <w:t xml:space="preserve"> </w:t>
      </w:r>
      <w:r>
        <w:rPr>
          <w:w w:val="105"/>
        </w:rPr>
        <w:t>available</w:t>
      </w:r>
      <w:r>
        <w:rPr>
          <w:spacing w:val="15"/>
          <w:w w:val="105"/>
        </w:rPr>
        <w:t xml:space="preserve"> </w:t>
      </w:r>
      <w:r>
        <w:rPr>
          <w:w w:val="105"/>
        </w:rPr>
        <w:t>as</w:t>
      </w:r>
      <w:r>
        <w:rPr>
          <w:spacing w:val="15"/>
          <w:w w:val="105"/>
        </w:rPr>
        <w:t xml:space="preserve"> </w:t>
      </w:r>
      <w:r>
        <w:rPr>
          <w:w w:val="105"/>
        </w:rPr>
        <w:t>the</w:t>
      </w:r>
      <w:r>
        <w:rPr>
          <w:spacing w:val="15"/>
          <w:w w:val="105"/>
        </w:rPr>
        <w:t xml:space="preserve"> </w:t>
      </w:r>
      <w:r>
        <w:rPr>
          <w:w w:val="105"/>
        </w:rPr>
        <w:t>maximum</w:t>
      </w:r>
      <w:r>
        <w:rPr>
          <w:spacing w:val="15"/>
          <w:w w:val="105"/>
        </w:rPr>
        <w:t xml:space="preserve"> </w:t>
      </w:r>
      <w:r>
        <w:rPr>
          <w:w w:val="105"/>
        </w:rPr>
        <w:t>lead</w:t>
      </w:r>
      <w:r>
        <w:rPr>
          <w:spacing w:val="15"/>
          <w:w w:val="105"/>
        </w:rPr>
        <w:t xml:space="preserve"> </w:t>
      </w:r>
      <w:r>
        <w:rPr>
          <w:w w:val="105"/>
        </w:rPr>
        <w:t>time</w:t>
      </w:r>
      <w:r>
        <w:rPr>
          <w:spacing w:val="15"/>
          <w:w w:val="105"/>
        </w:rPr>
        <w:t xml:space="preserve"> </w:t>
      </w:r>
      <w:r>
        <w:rPr>
          <w:w w:val="105"/>
        </w:rPr>
        <w:t>of</w:t>
      </w:r>
      <w:r>
        <w:rPr>
          <w:spacing w:val="15"/>
          <w:w w:val="105"/>
        </w:rPr>
        <w:t xml:space="preserve"> </w:t>
      </w:r>
      <w:r>
        <w:rPr>
          <w:w w:val="105"/>
        </w:rPr>
        <w:t>DWD</w:t>
      </w:r>
      <w:r>
        <w:rPr>
          <w:spacing w:val="15"/>
          <w:w w:val="105"/>
        </w:rPr>
        <w:t xml:space="preserve"> </w:t>
      </w:r>
      <w:r>
        <w:rPr>
          <w:w w:val="105"/>
        </w:rPr>
        <w:t>is</w:t>
      </w:r>
    </w:p>
    <w:p w14:paraId="5C97AAD6" w14:textId="77777777" w:rsidR="00E2709D" w:rsidRDefault="00462487">
      <w:pPr>
        <w:spacing w:line="289" w:lineRule="exact"/>
        <w:ind w:left="227"/>
        <w:rPr>
          <w:sz w:val="24"/>
        </w:rPr>
      </w:pPr>
      <w:r>
        <w:rPr>
          <w:rFonts w:ascii="Trebuchet MS"/>
          <w:sz w:val="12"/>
        </w:rPr>
        <w:t xml:space="preserve">349    </w:t>
      </w:r>
      <w:r>
        <w:rPr>
          <w:rFonts w:ascii="Trebuchet MS"/>
          <w:spacing w:val="19"/>
          <w:sz w:val="12"/>
        </w:rPr>
        <w:t xml:space="preserve"> </w:t>
      </w:r>
      <w:r>
        <w:rPr>
          <w:sz w:val="24"/>
        </w:rPr>
        <w:t>exceeded.</w:t>
      </w:r>
    </w:p>
    <w:p w14:paraId="4181BCA4" w14:textId="77777777" w:rsidR="00E2709D" w:rsidRDefault="00462487">
      <w:pPr>
        <w:pStyle w:val="BodyText"/>
        <w:tabs>
          <w:tab w:val="left" w:pos="968"/>
        </w:tabs>
        <w:spacing w:line="289" w:lineRule="exact"/>
        <w:ind w:left="227"/>
      </w:pPr>
      <w:r>
        <w:rPr>
          <w:rFonts w:ascii="Trebuchet MS"/>
          <w:w w:val="105"/>
          <w:sz w:val="12"/>
        </w:rPr>
        <w:t>350</w:t>
      </w:r>
      <w:r>
        <w:rPr>
          <w:rFonts w:ascii="Trebuchet MS"/>
          <w:w w:val="105"/>
          <w:sz w:val="12"/>
        </w:rPr>
        <w:tab/>
      </w:r>
      <w:r>
        <w:t>Following</w:t>
      </w:r>
      <w:r>
        <w:rPr>
          <w:spacing w:val="7"/>
        </w:rPr>
        <w:t xml:space="preserve"> </w:t>
      </w:r>
      <w:r>
        <w:t>the</w:t>
      </w:r>
      <w:r>
        <w:rPr>
          <w:spacing w:val="7"/>
        </w:rPr>
        <w:t xml:space="preserve"> </w:t>
      </w:r>
      <w:r>
        <w:t>exploration,</w:t>
      </w:r>
      <w:r>
        <w:rPr>
          <w:spacing w:val="14"/>
        </w:rPr>
        <w:t xml:space="preserve"> </w:t>
      </w:r>
      <w:r>
        <w:t>we</w:t>
      </w:r>
      <w:r>
        <w:rPr>
          <w:spacing w:val="7"/>
        </w:rPr>
        <w:t xml:space="preserve"> </w:t>
      </w:r>
      <w:r>
        <w:t>proceeded</w:t>
      </w:r>
      <w:r>
        <w:rPr>
          <w:spacing w:val="7"/>
        </w:rPr>
        <w:t xml:space="preserve"> </w:t>
      </w:r>
      <w:r>
        <w:t>to</w:t>
      </w:r>
      <w:r>
        <w:rPr>
          <w:spacing w:val="9"/>
        </w:rPr>
        <w:t xml:space="preserve"> </w:t>
      </w:r>
      <w:r>
        <w:t>optimize</w:t>
      </w:r>
      <w:r>
        <w:rPr>
          <w:spacing w:val="7"/>
        </w:rPr>
        <w:t xml:space="preserve"> </w:t>
      </w:r>
      <w:r>
        <w:t>the</w:t>
      </w:r>
      <w:r>
        <w:rPr>
          <w:spacing w:val="9"/>
        </w:rPr>
        <w:t xml:space="preserve"> </w:t>
      </w:r>
      <w:r>
        <w:t>probability</w:t>
      </w:r>
      <w:r>
        <w:rPr>
          <w:spacing w:val="8"/>
        </w:rPr>
        <w:t xml:space="preserve"> </w:t>
      </w:r>
      <w:r>
        <w:t>thresh-</w:t>
      </w:r>
    </w:p>
    <w:p w14:paraId="292EC4CF" w14:textId="77777777" w:rsidR="00E2709D" w:rsidRDefault="00462487">
      <w:pPr>
        <w:pStyle w:val="BodyText"/>
        <w:spacing w:line="289" w:lineRule="exact"/>
        <w:ind w:left="227"/>
      </w:pPr>
      <w:r>
        <w:rPr>
          <w:rFonts w:ascii="Trebuchet MS"/>
          <w:sz w:val="12"/>
        </w:rPr>
        <w:t xml:space="preserve">351    </w:t>
      </w:r>
      <w:r>
        <w:rPr>
          <w:rFonts w:ascii="Trebuchet MS"/>
          <w:spacing w:val="19"/>
          <w:sz w:val="12"/>
        </w:rPr>
        <w:t xml:space="preserve"> </w:t>
      </w:r>
      <w:r>
        <w:rPr>
          <w:w w:val="105"/>
        </w:rPr>
        <w:t>old</w:t>
      </w:r>
      <w:r>
        <w:rPr>
          <w:spacing w:val="9"/>
          <w:w w:val="105"/>
        </w:rPr>
        <w:t xml:space="preserve"> </w:t>
      </w:r>
      <w:r>
        <w:rPr>
          <w:w w:val="105"/>
        </w:rPr>
        <w:t>and</w:t>
      </w:r>
      <w:r>
        <w:rPr>
          <w:spacing w:val="9"/>
          <w:w w:val="105"/>
        </w:rPr>
        <w:t xml:space="preserve"> </w:t>
      </w:r>
      <w:r>
        <w:rPr>
          <w:w w:val="105"/>
        </w:rPr>
        <w:t>the</w:t>
      </w:r>
      <w:r>
        <w:rPr>
          <w:spacing w:val="8"/>
          <w:w w:val="105"/>
        </w:rPr>
        <w:t xml:space="preserve"> </w:t>
      </w:r>
      <w:r>
        <w:rPr>
          <w:w w:val="105"/>
        </w:rPr>
        <w:t>persistence</w:t>
      </w:r>
      <w:r>
        <w:rPr>
          <w:spacing w:val="9"/>
          <w:w w:val="105"/>
        </w:rPr>
        <w:t xml:space="preserve"> </w:t>
      </w:r>
      <w:r>
        <w:rPr>
          <w:w w:val="105"/>
        </w:rPr>
        <w:t>criteria.</w:t>
      </w:r>
      <w:r>
        <w:rPr>
          <w:spacing w:val="45"/>
          <w:w w:val="105"/>
        </w:rPr>
        <w:t xml:space="preserve"> </w:t>
      </w:r>
      <w:r>
        <w:rPr>
          <w:w w:val="105"/>
        </w:rPr>
        <w:t>Specifically,</w:t>
      </w:r>
      <w:r>
        <w:rPr>
          <w:spacing w:val="11"/>
          <w:w w:val="105"/>
        </w:rPr>
        <w:t xml:space="preserve"> </w:t>
      </w:r>
      <w:r>
        <w:rPr>
          <w:w w:val="105"/>
        </w:rPr>
        <w:t>we</w:t>
      </w:r>
      <w:r>
        <w:rPr>
          <w:spacing w:val="9"/>
          <w:w w:val="105"/>
        </w:rPr>
        <w:t xml:space="preserve"> </w:t>
      </w:r>
      <w:r>
        <w:rPr>
          <w:w w:val="105"/>
        </w:rPr>
        <w:t>sought</w:t>
      </w:r>
      <w:r>
        <w:rPr>
          <w:spacing w:val="8"/>
          <w:w w:val="105"/>
        </w:rPr>
        <w:t xml:space="preserve"> </w:t>
      </w:r>
      <w:r>
        <w:rPr>
          <w:w w:val="105"/>
        </w:rPr>
        <w:t>the</w:t>
      </w:r>
      <w:r>
        <w:rPr>
          <w:spacing w:val="9"/>
          <w:w w:val="105"/>
        </w:rPr>
        <w:t xml:space="preserve"> </w:t>
      </w:r>
      <w:r>
        <w:rPr>
          <w:w w:val="105"/>
        </w:rPr>
        <w:t>combination</w:t>
      </w:r>
      <w:r>
        <w:rPr>
          <w:spacing w:val="9"/>
          <w:w w:val="105"/>
        </w:rPr>
        <w:t xml:space="preserve"> </w:t>
      </w:r>
      <w:r>
        <w:rPr>
          <w:w w:val="105"/>
        </w:rPr>
        <w:t>of</w:t>
      </w:r>
    </w:p>
    <w:p w14:paraId="0240FBE4" w14:textId="77777777" w:rsidR="00E2709D" w:rsidRDefault="00462487">
      <w:pPr>
        <w:pStyle w:val="BodyText"/>
        <w:spacing w:line="289" w:lineRule="exact"/>
        <w:ind w:left="227"/>
      </w:pPr>
      <w:r>
        <w:rPr>
          <w:rFonts w:ascii="Trebuchet MS"/>
          <w:sz w:val="12"/>
        </w:rPr>
        <w:t xml:space="preserve">352    </w:t>
      </w:r>
      <w:r>
        <w:rPr>
          <w:rFonts w:ascii="Trebuchet MS"/>
          <w:spacing w:val="19"/>
          <w:sz w:val="12"/>
        </w:rPr>
        <w:t xml:space="preserve"> </w:t>
      </w:r>
      <w:r>
        <w:rPr>
          <w:w w:val="105"/>
        </w:rPr>
        <w:t>probability</w:t>
      </w:r>
      <w:r>
        <w:rPr>
          <w:spacing w:val="17"/>
          <w:w w:val="105"/>
        </w:rPr>
        <w:t xml:space="preserve"> </w:t>
      </w:r>
      <w:r>
        <w:rPr>
          <w:w w:val="105"/>
        </w:rPr>
        <w:t>and</w:t>
      </w:r>
      <w:r>
        <w:rPr>
          <w:spacing w:val="17"/>
          <w:w w:val="105"/>
        </w:rPr>
        <w:t xml:space="preserve"> </w:t>
      </w:r>
      <w:r>
        <w:rPr>
          <w:w w:val="105"/>
        </w:rPr>
        <w:t>persistence</w:t>
      </w:r>
      <w:r>
        <w:rPr>
          <w:spacing w:val="16"/>
          <w:w w:val="105"/>
        </w:rPr>
        <w:t xml:space="preserve"> </w:t>
      </w:r>
      <w:r>
        <w:rPr>
          <w:w w:val="105"/>
        </w:rPr>
        <w:t>that</w:t>
      </w:r>
      <w:r>
        <w:rPr>
          <w:spacing w:val="17"/>
          <w:w w:val="105"/>
        </w:rPr>
        <w:t xml:space="preserve"> </w:t>
      </w:r>
      <w:r>
        <w:rPr>
          <w:w w:val="105"/>
        </w:rPr>
        <w:t>produces</w:t>
      </w:r>
      <w:r>
        <w:rPr>
          <w:spacing w:val="17"/>
          <w:w w:val="105"/>
        </w:rPr>
        <w:t xml:space="preserve"> </w:t>
      </w:r>
      <w:r>
        <w:rPr>
          <w:w w:val="105"/>
        </w:rPr>
        <w:t>the</w:t>
      </w:r>
      <w:r>
        <w:rPr>
          <w:spacing w:val="16"/>
          <w:w w:val="105"/>
        </w:rPr>
        <w:t xml:space="preserve"> </w:t>
      </w:r>
      <w:r>
        <w:rPr>
          <w:w w:val="105"/>
        </w:rPr>
        <w:t>maximum</w:t>
      </w:r>
      <w:r>
        <w:rPr>
          <w:spacing w:val="16"/>
          <w:w w:val="105"/>
        </w:rPr>
        <w:t xml:space="preserve"> </w:t>
      </w:r>
      <w:r>
        <w:rPr>
          <w:i/>
          <w:w w:val="105"/>
        </w:rPr>
        <w:t>f</w:t>
      </w:r>
      <w:r>
        <w:rPr>
          <w:w w:val="105"/>
          <w:vertAlign w:val="subscript"/>
        </w:rPr>
        <w:t>0</w:t>
      </w:r>
      <w:r>
        <w:rPr>
          <w:i/>
          <w:w w:val="105"/>
          <w:vertAlign w:val="subscript"/>
        </w:rPr>
        <w:t>.</w:t>
      </w:r>
      <w:r>
        <w:rPr>
          <w:w w:val="105"/>
          <w:vertAlign w:val="subscript"/>
        </w:rPr>
        <w:t>8</w:t>
      </w:r>
      <w:r>
        <w:rPr>
          <w:spacing w:val="25"/>
          <w:w w:val="105"/>
        </w:rPr>
        <w:t xml:space="preserve"> </w:t>
      </w:r>
      <w:r>
        <w:rPr>
          <w:w w:val="105"/>
        </w:rPr>
        <w:t>at</w:t>
      </w:r>
      <w:r>
        <w:rPr>
          <w:spacing w:val="17"/>
          <w:w w:val="105"/>
        </w:rPr>
        <w:t xml:space="preserve"> </w:t>
      </w:r>
      <w:r>
        <w:rPr>
          <w:w w:val="105"/>
        </w:rPr>
        <w:t>each</w:t>
      </w:r>
      <w:r>
        <w:rPr>
          <w:spacing w:val="16"/>
          <w:w w:val="105"/>
        </w:rPr>
        <w:t xml:space="preserve"> </w:t>
      </w:r>
      <w:r>
        <w:rPr>
          <w:w w:val="105"/>
        </w:rPr>
        <w:t>of</w:t>
      </w:r>
      <w:r>
        <w:rPr>
          <w:spacing w:val="17"/>
          <w:w w:val="105"/>
        </w:rPr>
        <w:t xml:space="preserve"> </w:t>
      </w:r>
      <w:r>
        <w:rPr>
          <w:w w:val="105"/>
        </w:rPr>
        <w:t>the</w:t>
      </w:r>
    </w:p>
    <w:p w14:paraId="120C0045" w14:textId="77777777" w:rsidR="00E2709D" w:rsidRDefault="00462487">
      <w:pPr>
        <w:pStyle w:val="BodyText"/>
        <w:spacing w:line="289" w:lineRule="exact"/>
        <w:ind w:left="227"/>
      </w:pPr>
      <w:r>
        <w:rPr>
          <w:rFonts w:ascii="Trebuchet MS"/>
          <w:sz w:val="12"/>
        </w:rPr>
        <w:t xml:space="preserve">353    </w:t>
      </w:r>
      <w:r>
        <w:rPr>
          <w:rFonts w:ascii="Trebuchet MS"/>
          <w:spacing w:val="19"/>
          <w:sz w:val="12"/>
        </w:rPr>
        <w:t xml:space="preserve"> </w:t>
      </w:r>
      <w:r>
        <w:rPr>
          <w:w w:val="105"/>
        </w:rPr>
        <w:t>4</w:t>
      </w:r>
      <w:r>
        <w:rPr>
          <w:spacing w:val="10"/>
          <w:w w:val="105"/>
        </w:rPr>
        <w:t xml:space="preserve"> </w:t>
      </w:r>
      <w:r>
        <w:rPr>
          <w:w w:val="105"/>
        </w:rPr>
        <w:t>lead</w:t>
      </w:r>
      <w:r>
        <w:rPr>
          <w:spacing w:val="10"/>
          <w:w w:val="105"/>
        </w:rPr>
        <w:t xml:space="preserve"> </w:t>
      </w:r>
      <w:r>
        <w:rPr>
          <w:w w:val="105"/>
        </w:rPr>
        <w:t>time</w:t>
      </w:r>
      <w:r>
        <w:rPr>
          <w:spacing w:val="9"/>
          <w:w w:val="105"/>
        </w:rPr>
        <w:t xml:space="preserve"> </w:t>
      </w:r>
      <w:r>
        <w:rPr>
          <w:w w:val="105"/>
        </w:rPr>
        <w:t>ranges</w:t>
      </w:r>
      <w:r>
        <w:rPr>
          <w:spacing w:val="10"/>
          <w:w w:val="105"/>
        </w:rPr>
        <w:t xml:space="preserve"> </w:t>
      </w:r>
      <w:r>
        <w:rPr>
          <w:w w:val="105"/>
        </w:rPr>
        <w:t>previously</w:t>
      </w:r>
      <w:r>
        <w:rPr>
          <w:spacing w:val="10"/>
          <w:w w:val="105"/>
        </w:rPr>
        <w:t xml:space="preserve"> </w:t>
      </w:r>
      <w:r>
        <w:rPr>
          <w:w w:val="105"/>
        </w:rPr>
        <w:t>specified.</w:t>
      </w:r>
      <w:r>
        <w:rPr>
          <w:spacing w:val="46"/>
          <w:w w:val="105"/>
        </w:rPr>
        <w:t xml:space="preserve"> </w:t>
      </w:r>
      <w:r>
        <w:rPr>
          <w:w w:val="105"/>
        </w:rPr>
        <w:t>The</w:t>
      </w:r>
      <w:r>
        <w:rPr>
          <w:spacing w:val="9"/>
          <w:w w:val="105"/>
        </w:rPr>
        <w:t xml:space="preserve"> </w:t>
      </w:r>
      <w:r>
        <w:rPr>
          <w:w w:val="105"/>
        </w:rPr>
        <w:t>optimization</w:t>
      </w:r>
      <w:r>
        <w:rPr>
          <w:spacing w:val="10"/>
          <w:w w:val="105"/>
        </w:rPr>
        <w:t xml:space="preserve"> </w:t>
      </w:r>
      <w:r>
        <w:rPr>
          <w:w w:val="105"/>
        </w:rPr>
        <w:t>was</w:t>
      </w:r>
      <w:r>
        <w:rPr>
          <w:spacing w:val="10"/>
          <w:w w:val="105"/>
        </w:rPr>
        <w:t xml:space="preserve"> </w:t>
      </w:r>
      <w:r>
        <w:rPr>
          <w:w w:val="105"/>
        </w:rPr>
        <w:t>repeated</w:t>
      </w:r>
      <w:r>
        <w:rPr>
          <w:spacing w:val="9"/>
          <w:w w:val="105"/>
        </w:rPr>
        <w:t xml:space="preserve"> </w:t>
      </w:r>
      <w:r>
        <w:rPr>
          <w:w w:val="105"/>
        </w:rPr>
        <w:t>for</w:t>
      </w:r>
    </w:p>
    <w:p w14:paraId="71731183" w14:textId="77777777" w:rsidR="00E2709D" w:rsidRDefault="00462487">
      <w:pPr>
        <w:pStyle w:val="BodyText"/>
        <w:spacing w:line="289" w:lineRule="exact"/>
        <w:ind w:left="227"/>
      </w:pPr>
      <w:r>
        <w:rPr>
          <w:rFonts w:ascii="Trebuchet MS"/>
          <w:sz w:val="12"/>
        </w:rPr>
        <w:t xml:space="preserve">354    </w:t>
      </w:r>
      <w:r>
        <w:rPr>
          <w:rFonts w:ascii="Trebuchet MS"/>
          <w:spacing w:val="19"/>
          <w:sz w:val="12"/>
        </w:rPr>
        <w:t xml:space="preserve"> </w:t>
      </w:r>
      <w:r>
        <w:rPr>
          <w:w w:val="105"/>
        </w:rPr>
        <w:t>every</w:t>
      </w:r>
      <w:r>
        <w:rPr>
          <w:spacing w:val="23"/>
          <w:w w:val="105"/>
        </w:rPr>
        <w:t xml:space="preserve"> </w:t>
      </w:r>
      <w:r>
        <w:rPr>
          <w:w w:val="105"/>
        </w:rPr>
        <w:t>NWP</w:t>
      </w:r>
      <w:r>
        <w:rPr>
          <w:spacing w:val="23"/>
          <w:w w:val="105"/>
        </w:rPr>
        <w:t xml:space="preserve"> </w:t>
      </w:r>
      <w:r>
        <w:rPr>
          <w:w w:val="105"/>
        </w:rPr>
        <w:t>individually</w:t>
      </w:r>
      <w:r>
        <w:rPr>
          <w:spacing w:val="22"/>
          <w:w w:val="105"/>
        </w:rPr>
        <w:t xml:space="preserve"> </w:t>
      </w:r>
      <w:r>
        <w:rPr>
          <w:w w:val="105"/>
        </w:rPr>
        <w:t>and</w:t>
      </w:r>
      <w:r>
        <w:rPr>
          <w:spacing w:val="23"/>
          <w:w w:val="105"/>
        </w:rPr>
        <w:t xml:space="preserve"> </w:t>
      </w:r>
      <w:r>
        <w:rPr>
          <w:w w:val="105"/>
        </w:rPr>
        <w:t>for</w:t>
      </w:r>
      <w:r>
        <w:rPr>
          <w:spacing w:val="23"/>
          <w:w w:val="105"/>
        </w:rPr>
        <w:t xml:space="preserve"> </w:t>
      </w:r>
      <w:r>
        <w:rPr>
          <w:w w:val="105"/>
        </w:rPr>
        <w:t>every</w:t>
      </w:r>
      <w:r>
        <w:rPr>
          <w:spacing w:val="22"/>
          <w:w w:val="105"/>
        </w:rPr>
        <w:t xml:space="preserve"> </w:t>
      </w:r>
      <w:r>
        <w:rPr>
          <w:w w:val="105"/>
        </w:rPr>
        <w:t>combination</w:t>
      </w:r>
      <w:r>
        <w:rPr>
          <w:spacing w:val="23"/>
          <w:w w:val="105"/>
        </w:rPr>
        <w:t xml:space="preserve"> </w:t>
      </w:r>
      <w:r>
        <w:rPr>
          <w:w w:val="105"/>
        </w:rPr>
        <w:t>of</w:t>
      </w:r>
      <w:r>
        <w:rPr>
          <w:spacing w:val="23"/>
          <w:w w:val="105"/>
        </w:rPr>
        <w:t xml:space="preserve"> </w:t>
      </w:r>
      <w:r>
        <w:rPr>
          <w:w w:val="105"/>
        </w:rPr>
        <w:t>the</w:t>
      </w:r>
      <w:r>
        <w:rPr>
          <w:spacing w:val="22"/>
          <w:w w:val="105"/>
        </w:rPr>
        <w:t xml:space="preserve"> </w:t>
      </w:r>
      <w:r>
        <w:rPr>
          <w:w w:val="105"/>
        </w:rPr>
        <w:t>NWP.</w:t>
      </w:r>
      <w:r>
        <w:rPr>
          <w:spacing w:val="23"/>
          <w:w w:val="105"/>
        </w:rPr>
        <w:t xml:space="preserve"> </w:t>
      </w:r>
      <w:r>
        <w:rPr>
          <w:w w:val="105"/>
        </w:rPr>
        <w:t>To</w:t>
      </w:r>
      <w:r>
        <w:rPr>
          <w:spacing w:val="23"/>
          <w:w w:val="105"/>
        </w:rPr>
        <w:t xml:space="preserve"> </w:t>
      </w:r>
      <w:r>
        <w:rPr>
          <w:w w:val="105"/>
        </w:rPr>
        <w:t>ensure</w:t>
      </w:r>
    </w:p>
    <w:p w14:paraId="6673B324" w14:textId="77777777" w:rsidR="00E2709D" w:rsidRDefault="00462487">
      <w:pPr>
        <w:pStyle w:val="BodyText"/>
        <w:spacing w:line="289" w:lineRule="exact"/>
        <w:ind w:left="227"/>
      </w:pPr>
      <w:r>
        <w:rPr>
          <w:rFonts w:ascii="Trebuchet MS"/>
          <w:sz w:val="12"/>
        </w:rPr>
        <w:t xml:space="preserve">355    </w:t>
      </w:r>
      <w:r>
        <w:rPr>
          <w:rFonts w:ascii="Trebuchet MS"/>
          <w:spacing w:val="19"/>
          <w:sz w:val="12"/>
        </w:rPr>
        <w:t xml:space="preserve"> </w:t>
      </w:r>
      <w:r>
        <w:t>a</w:t>
      </w:r>
      <w:r>
        <w:rPr>
          <w:spacing w:val="42"/>
        </w:rPr>
        <w:t xml:space="preserve"> </w:t>
      </w:r>
      <w:r>
        <w:t>robust</w:t>
      </w:r>
      <w:r>
        <w:rPr>
          <w:spacing w:val="43"/>
        </w:rPr>
        <w:t xml:space="preserve"> </w:t>
      </w:r>
      <w:r>
        <w:t>selection</w:t>
      </w:r>
      <w:r>
        <w:rPr>
          <w:spacing w:val="42"/>
        </w:rPr>
        <w:t xml:space="preserve"> </w:t>
      </w:r>
      <w:r>
        <w:t>of</w:t>
      </w:r>
      <w:r>
        <w:rPr>
          <w:spacing w:val="42"/>
        </w:rPr>
        <w:t xml:space="preserve"> </w:t>
      </w:r>
      <w:r>
        <w:t>criteria,</w:t>
      </w:r>
      <w:r>
        <w:rPr>
          <w:spacing w:val="47"/>
        </w:rPr>
        <w:t xml:space="preserve"> </w:t>
      </w:r>
      <w:r>
        <w:t>we</w:t>
      </w:r>
      <w:r>
        <w:rPr>
          <w:spacing w:val="42"/>
        </w:rPr>
        <w:t xml:space="preserve"> </w:t>
      </w:r>
      <w:r>
        <w:t>applied</w:t>
      </w:r>
      <w:r>
        <w:rPr>
          <w:spacing w:val="42"/>
        </w:rPr>
        <w:t xml:space="preserve"> </w:t>
      </w:r>
      <w:r>
        <w:t>a</w:t>
      </w:r>
      <w:r>
        <w:rPr>
          <w:spacing w:val="42"/>
        </w:rPr>
        <w:t xml:space="preserve"> </w:t>
      </w:r>
      <w:r>
        <w:t>10-fold</w:t>
      </w:r>
      <w:r>
        <w:rPr>
          <w:spacing w:val="42"/>
        </w:rPr>
        <w:t xml:space="preserve"> </w:t>
      </w:r>
      <w:r>
        <w:t>cross</w:t>
      </w:r>
      <w:r>
        <w:rPr>
          <w:spacing w:val="42"/>
        </w:rPr>
        <w:t xml:space="preserve"> </w:t>
      </w:r>
      <w:r>
        <w:t>validation:</w:t>
      </w:r>
      <w:r>
        <w:rPr>
          <w:spacing w:val="84"/>
        </w:rPr>
        <w:t xml:space="preserve"> </w:t>
      </w:r>
      <w:r>
        <w:t>20%</w:t>
      </w:r>
      <w:r>
        <w:rPr>
          <w:spacing w:val="42"/>
        </w:rPr>
        <w:t xml:space="preserve"> </w:t>
      </w:r>
      <w:r>
        <w:t>of</w:t>
      </w:r>
    </w:p>
    <w:p w14:paraId="7FAC6349" w14:textId="77777777" w:rsidR="00E2709D" w:rsidRDefault="00462487">
      <w:pPr>
        <w:pStyle w:val="BodyText"/>
        <w:spacing w:line="289" w:lineRule="exact"/>
        <w:ind w:left="227"/>
      </w:pPr>
      <w:r>
        <w:rPr>
          <w:rFonts w:ascii="Trebuchet MS"/>
          <w:sz w:val="12"/>
        </w:rPr>
        <w:t xml:space="preserve">356    </w:t>
      </w:r>
      <w:r>
        <w:rPr>
          <w:rFonts w:ascii="Trebuchet MS"/>
          <w:spacing w:val="19"/>
          <w:sz w:val="12"/>
        </w:rPr>
        <w:t xml:space="preserve"> </w:t>
      </w:r>
      <w:r>
        <w:t>the</w:t>
      </w:r>
      <w:r>
        <w:rPr>
          <w:spacing w:val="26"/>
        </w:rPr>
        <w:t xml:space="preserve"> </w:t>
      </w:r>
      <w:r>
        <w:t>stations</w:t>
      </w:r>
      <w:r>
        <w:rPr>
          <w:spacing w:val="25"/>
        </w:rPr>
        <w:t xml:space="preserve"> </w:t>
      </w:r>
      <w:r>
        <w:t>were</w:t>
      </w:r>
      <w:r>
        <w:rPr>
          <w:spacing w:val="25"/>
        </w:rPr>
        <w:t xml:space="preserve"> </w:t>
      </w:r>
      <w:r>
        <w:t>left</w:t>
      </w:r>
      <w:r>
        <w:rPr>
          <w:spacing w:val="25"/>
        </w:rPr>
        <w:t xml:space="preserve"> </w:t>
      </w:r>
      <w:r>
        <w:t>aside</w:t>
      </w:r>
      <w:r>
        <w:rPr>
          <w:spacing w:val="26"/>
        </w:rPr>
        <w:t xml:space="preserve"> </w:t>
      </w:r>
      <w:r>
        <w:t>as</w:t>
      </w:r>
      <w:r>
        <w:rPr>
          <w:spacing w:val="25"/>
        </w:rPr>
        <w:t xml:space="preserve"> </w:t>
      </w:r>
      <w:r>
        <w:t>a</w:t>
      </w:r>
      <w:r>
        <w:rPr>
          <w:spacing w:val="25"/>
        </w:rPr>
        <w:t xml:space="preserve"> </w:t>
      </w:r>
      <w:r>
        <w:t>test</w:t>
      </w:r>
      <w:r>
        <w:rPr>
          <w:spacing w:val="25"/>
        </w:rPr>
        <w:t xml:space="preserve"> </w:t>
      </w:r>
      <w:r>
        <w:t>set,</w:t>
      </w:r>
      <w:r>
        <w:rPr>
          <w:spacing w:val="25"/>
        </w:rPr>
        <w:t xml:space="preserve"> </w:t>
      </w:r>
      <w:r>
        <w:t>while</w:t>
      </w:r>
      <w:r>
        <w:rPr>
          <w:spacing w:val="25"/>
        </w:rPr>
        <w:t xml:space="preserve"> </w:t>
      </w:r>
      <w:r>
        <w:t>the</w:t>
      </w:r>
      <w:r>
        <w:rPr>
          <w:spacing w:val="25"/>
        </w:rPr>
        <w:t xml:space="preserve"> </w:t>
      </w:r>
      <w:r>
        <w:t>remaining</w:t>
      </w:r>
      <w:r>
        <w:rPr>
          <w:spacing w:val="25"/>
        </w:rPr>
        <w:t xml:space="preserve"> </w:t>
      </w:r>
      <w:r>
        <w:t>80%</w:t>
      </w:r>
      <w:r>
        <w:rPr>
          <w:spacing w:val="25"/>
        </w:rPr>
        <w:t xml:space="preserve"> </w:t>
      </w:r>
      <w:r>
        <w:t>were</w:t>
      </w:r>
      <w:r>
        <w:rPr>
          <w:spacing w:val="26"/>
        </w:rPr>
        <w:t xml:space="preserve"> </w:t>
      </w:r>
      <w:r>
        <w:t>sub-</w:t>
      </w:r>
    </w:p>
    <w:p w14:paraId="1369E75A" w14:textId="77777777" w:rsidR="00E2709D" w:rsidRDefault="00462487">
      <w:pPr>
        <w:pStyle w:val="BodyText"/>
        <w:spacing w:line="289" w:lineRule="exact"/>
        <w:ind w:left="227"/>
      </w:pPr>
      <w:r>
        <w:rPr>
          <w:rFonts w:ascii="Trebuchet MS"/>
          <w:sz w:val="12"/>
        </w:rPr>
        <w:t xml:space="preserve">357    </w:t>
      </w:r>
      <w:r>
        <w:rPr>
          <w:rFonts w:ascii="Trebuchet MS"/>
          <w:spacing w:val="19"/>
          <w:sz w:val="12"/>
        </w:rPr>
        <w:t xml:space="preserve"> </w:t>
      </w:r>
      <w:r>
        <w:t>divided</w:t>
      </w:r>
      <w:r>
        <w:rPr>
          <w:spacing w:val="35"/>
        </w:rPr>
        <w:t xml:space="preserve"> </w:t>
      </w:r>
      <w:r>
        <w:t>in</w:t>
      </w:r>
      <w:r>
        <w:rPr>
          <w:spacing w:val="36"/>
        </w:rPr>
        <w:t xml:space="preserve"> </w:t>
      </w:r>
      <w:r>
        <w:t>10</w:t>
      </w:r>
      <w:r>
        <w:rPr>
          <w:spacing w:val="35"/>
        </w:rPr>
        <w:t xml:space="preserve"> </w:t>
      </w:r>
      <w:r>
        <w:t>folds.</w:t>
      </w:r>
      <w:r>
        <w:rPr>
          <w:spacing w:val="76"/>
        </w:rPr>
        <w:t xml:space="preserve"> </w:t>
      </w:r>
      <w:r>
        <w:t>We</w:t>
      </w:r>
      <w:r>
        <w:rPr>
          <w:spacing w:val="35"/>
        </w:rPr>
        <w:t xml:space="preserve"> </w:t>
      </w:r>
      <w:r>
        <w:t>computed</w:t>
      </w:r>
      <w:r>
        <w:rPr>
          <w:spacing w:val="36"/>
        </w:rPr>
        <w:t xml:space="preserve"> </w:t>
      </w:r>
      <w:r>
        <w:t>the</w:t>
      </w:r>
      <w:r>
        <w:rPr>
          <w:spacing w:val="34"/>
        </w:rPr>
        <w:t xml:space="preserve"> </w:t>
      </w:r>
      <w:r>
        <w:t>skill</w:t>
      </w:r>
      <w:r>
        <w:rPr>
          <w:spacing w:val="35"/>
        </w:rPr>
        <w:t xml:space="preserve"> </w:t>
      </w:r>
      <w:r>
        <w:t>for</w:t>
      </w:r>
      <w:r>
        <w:rPr>
          <w:spacing w:val="35"/>
        </w:rPr>
        <w:t xml:space="preserve"> </w:t>
      </w:r>
      <w:r>
        <w:t>every</w:t>
      </w:r>
      <w:r>
        <w:rPr>
          <w:spacing w:val="35"/>
        </w:rPr>
        <w:t xml:space="preserve"> </w:t>
      </w:r>
      <w:r>
        <w:t>combination</w:t>
      </w:r>
      <w:r>
        <w:rPr>
          <w:spacing w:val="35"/>
        </w:rPr>
        <w:t xml:space="preserve"> </w:t>
      </w:r>
      <w:r>
        <w:t>of</w:t>
      </w:r>
      <w:r>
        <w:rPr>
          <w:spacing w:val="35"/>
        </w:rPr>
        <w:t xml:space="preserve"> </w:t>
      </w:r>
      <w:r>
        <w:t>9</w:t>
      </w:r>
      <w:r>
        <w:rPr>
          <w:spacing w:val="35"/>
        </w:rPr>
        <w:t xml:space="preserve"> </w:t>
      </w:r>
      <w:r>
        <w:t>folds</w:t>
      </w:r>
    </w:p>
    <w:p w14:paraId="60DD16AC" w14:textId="77777777" w:rsidR="00E2709D" w:rsidRDefault="00462487">
      <w:pPr>
        <w:pStyle w:val="BodyText"/>
        <w:spacing w:line="289" w:lineRule="exact"/>
        <w:ind w:left="227"/>
      </w:pPr>
      <w:r>
        <w:rPr>
          <w:rFonts w:ascii="Trebuchet MS"/>
          <w:sz w:val="12"/>
        </w:rPr>
        <w:t xml:space="preserve">358    </w:t>
      </w:r>
      <w:r>
        <w:rPr>
          <w:rFonts w:ascii="Trebuchet MS"/>
          <w:spacing w:val="19"/>
          <w:sz w:val="12"/>
        </w:rPr>
        <w:t xml:space="preserve"> </w:t>
      </w:r>
      <w:r>
        <w:rPr>
          <w:w w:val="105"/>
        </w:rPr>
        <w:t>and</w:t>
      </w:r>
      <w:r>
        <w:rPr>
          <w:spacing w:val="-2"/>
          <w:w w:val="105"/>
        </w:rPr>
        <w:t xml:space="preserve"> </w:t>
      </w:r>
      <w:r>
        <w:rPr>
          <w:w w:val="105"/>
        </w:rPr>
        <w:t>then</w:t>
      </w:r>
      <w:r>
        <w:rPr>
          <w:spacing w:val="-3"/>
          <w:w w:val="105"/>
        </w:rPr>
        <w:t xml:space="preserve"> </w:t>
      </w:r>
      <w:r>
        <w:rPr>
          <w:w w:val="105"/>
        </w:rPr>
        <w:t>averaged</w:t>
      </w:r>
      <w:r>
        <w:rPr>
          <w:spacing w:val="-3"/>
          <w:w w:val="105"/>
        </w:rPr>
        <w:t xml:space="preserve"> </w:t>
      </w:r>
      <w:r>
        <w:rPr>
          <w:w w:val="105"/>
        </w:rPr>
        <w:t>over</w:t>
      </w:r>
      <w:r>
        <w:rPr>
          <w:spacing w:val="-3"/>
          <w:w w:val="105"/>
        </w:rPr>
        <w:t xml:space="preserve"> </w:t>
      </w:r>
      <w:r>
        <w:rPr>
          <w:w w:val="105"/>
        </w:rPr>
        <w:t>folds.</w:t>
      </w:r>
      <w:r>
        <w:rPr>
          <w:spacing w:val="16"/>
          <w:w w:val="105"/>
        </w:rPr>
        <w:t xml:space="preserve"> </w:t>
      </w:r>
      <w:r>
        <w:rPr>
          <w:w w:val="105"/>
        </w:rPr>
        <w:t>The</w:t>
      </w:r>
      <w:r>
        <w:rPr>
          <w:spacing w:val="-3"/>
          <w:w w:val="105"/>
        </w:rPr>
        <w:t xml:space="preserve"> </w:t>
      </w:r>
      <w:r>
        <w:rPr>
          <w:w w:val="105"/>
        </w:rPr>
        <w:t>optimal</w:t>
      </w:r>
      <w:r>
        <w:rPr>
          <w:spacing w:val="-3"/>
          <w:w w:val="105"/>
        </w:rPr>
        <w:t xml:space="preserve"> </w:t>
      </w:r>
      <w:r>
        <w:rPr>
          <w:w w:val="105"/>
        </w:rPr>
        <w:t>notification</w:t>
      </w:r>
      <w:r>
        <w:rPr>
          <w:spacing w:val="-3"/>
          <w:w w:val="105"/>
        </w:rPr>
        <w:t xml:space="preserve"> </w:t>
      </w:r>
      <w:r>
        <w:rPr>
          <w:w w:val="105"/>
        </w:rPr>
        <w:t>criteria</w:t>
      </w:r>
      <w:r>
        <w:rPr>
          <w:spacing w:val="-3"/>
          <w:w w:val="105"/>
        </w:rPr>
        <w:t xml:space="preserve"> </w:t>
      </w:r>
      <w:r>
        <w:rPr>
          <w:w w:val="105"/>
        </w:rPr>
        <w:t>were</w:t>
      </w:r>
      <w:r>
        <w:rPr>
          <w:spacing w:val="-2"/>
          <w:w w:val="105"/>
        </w:rPr>
        <w:t xml:space="preserve"> </w:t>
      </w:r>
      <w:r>
        <w:rPr>
          <w:w w:val="105"/>
        </w:rPr>
        <w:t>derived</w:t>
      </w:r>
    </w:p>
    <w:p w14:paraId="1CBBC06B" w14:textId="77777777" w:rsidR="00E2709D" w:rsidRDefault="00462487">
      <w:pPr>
        <w:pStyle w:val="BodyText"/>
        <w:spacing w:line="289" w:lineRule="exact"/>
        <w:ind w:left="227"/>
      </w:pPr>
      <w:r>
        <w:rPr>
          <w:rFonts w:ascii="Trebuchet MS"/>
          <w:sz w:val="12"/>
        </w:rPr>
        <w:t xml:space="preserve">359    </w:t>
      </w:r>
      <w:r>
        <w:rPr>
          <w:rFonts w:ascii="Trebuchet MS"/>
          <w:spacing w:val="19"/>
          <w:sz w:val="12"/>
        </w:rPr>
        <w:t xml:space="preserve"> </w:t>
      </w:r>
      <w:r>
        <w:t>from</w:t>
      </w:r>
      <w:r>
        <w:rPr>
          <w:spacing w:val="47"/>
        </w:rPr>
        <w:t xml:space="preserve"> </w:t>
      </w:r>
      <w:r>
        <w:t>this</w:t>
      </w:r>
      <w:r>
        <w:rPr>
          <w:spacing w:val="47"/>
        </w:rPr>
        <w:t xml:space="preserve"> </w:t>
      </w:r>
      <w:r>
        <w:t>average-over-fold</w:t>
      </w:r>
      <w:r>
        <w:rPr>
          <w:spacing w:val="47"/>
        </w:rPr>
        <w:t xml:space="preserve"> </w:t>
      </w:r>
      <w:r>
        <w:t>skill</w:t>
      </w:r>
      <w:r>
        <w:rPr>
          <w:spacing w:val="47"/>
        </w:rPr>
        <w:t xml:space="preserve"> </w:t>
      </w:r>
      <w:r>
        <w:t>matrix,</w:t>
      </w:r>
      <w:r>
        <w:rPr>
          <w:spacing w:val="49"/>
        </w:rPr>
        <w:t xml:space="preserve"> </w:t>
      </w:r>
      <w:r>
        <w:t>as</w:t>
      </w:r>
      <w:r>
        <w:rPr>
          <w:spacing w:val="47"/>
        </w:rPr>
        <w:t xml:space="preserve"> </w:t>
      </w:r>
      <w:r>
        <w:t>shown</w:t>
      </w:r>
      <w:r>
        <w:rPr>
          <w:spacing w:val="47"/>
        </w:rPr>
        <w:t xml:space="preserve"> </w:t>
      </w:r>
      <w:r>
        <w:t>in</w:t>
      </w:r>
      <w:r>
        <w:rPr>
          <w:spacing w:val="47"/>
        </w:rPr>
        <w:t xml:space="preserve"> </w:t>
      </w:r>
      <w:r>
        <w:t>panel</w:t>
      </w:r>
      <w:r>
        <w:rPr>
          <w:spacing w:val="47"/>
        </w:rPr>
        <w:t xml:space="preserve"> </w:t>
      </w:r>
      <w:r>
        <w:t>(d)</w:t>
      </w:r>
      <w:r>
        <w:rPr>
          <w:spacing w:val="47"/>
        </w:rPr>
        <w:t xml:space="preserve"> </w:t>
      </w:r>
      <w:r>
        <w:t>of</w:t>
      </w:r>
      <w:r>
        <w:rPr>
          <w:spacing w:val="47"/>
        </w:rPr>
        <w:t xml:space="preserve"> </w:t>
      </w:r>
      <w:r>
        <w:t>Figure</w:t>
      </w:r>
      <w:r>
        <w:rPr>
          <w:spacing w:val="47"/>
        </w:rPr>
        <w:t xml:space="preserve"> </w:t>
      </w:r>
      <w:hyperlink w:anchor="_bookmark2" w:history="1">
        <w:r>
          <w:t>1).</w:t>
        </w:r>
      </w:hyperlink>
    </w:p>
    <w:p w14:paraId="69D18CFB" w14:textId="77777777" w:rsidR="00E2709D" w:rsidRDefault="00462487">
      <w:pPr>
        <w:pStyle w:val="BodyText"/>
        <w:spacing w:line="289" w:lineRule="exact"/>
        <w:ind w:left="227"/>
      </w:pPr>
      <w:r>
        <w:rPr>
          <w:rFonts w:ascii="Trebuchet MS"/>
          <w:sz w:val="12"/>
        </w:rPr>
        <w:t xml:space="preserve">360    </w:t>
      </w:r>
      <w:r>
        <w:rPr>
          <w:rFonts w:ascii="Trebuchet MS"/>
          <w:spacing w:val="19"/>
          <w:sz w:val="12"/>
        </w:rPr>
        <w:t xml:space="preserve"> </w:t>
      </w:r>
      <w:r>
        <w:t>Subsequently,</w:t>
      </w:r>
      <w:r>
        <w:rPr>
          <w:spacing w:val="26"/>
        </w:rPr>
        <w:t xml:space="preserve"> </w:t>
      </w:r>
      <w:r>
        <w:t>the</w:t>
      </w:r>
      <w:r>
        <w:rPr>
          <w:spacing w:val="24"/>
        </w:rPr>
        <w:t xml:space="preserve"> </w:t>
      </w:r>
      <w:r>
        <w:t>selected</w:t>
      </w:r>
      <w:r>
        <w:rPr>
          <w:spacing w:val="24"/>
        </w:rPr>
        <w:t xml:space="preserve"> </w:t>
      </w:r>
      <w:r>
        <w:t>criteria</w:t>
      </w:r>
      <w:r>
        <w:rPr>
          <w:spacing w:val="24"/>
        </w:rPr>
        <w:t xml:space="preserve"> </w:t>
      </w:r>
      <w:r>
        <w:t>were</w:t>
      </w:r>
      <w:r>
        <w:rPr>
          <w:spacing w:val="24"/>
        </w:rPr>
        <w:t xml:space="preserve"> </w:t>
      </w:r>
      <w:r>
        <w:t>evaluated</w:t>
      </w:r>
      <w:r>
        <w:rPr>
          <w:spacing w:val="24"/>
        </w:rPr>
        <w:t xml:space="preserve"> </w:t>
      </w:r>
      <w:r>
        <w:t>on</w:t>
      </w:r>
      <w:r>
        <w:rPr>
          <w:spacing w:val="24"/>
        </w:rPr>
        <w:t xml:space="preserve"> </w:t>
      </w:r>
      <w:r>
        <w:t>the</w:t>
      </w:r>
      <w:r>
        <w:rPr>
          <w:spacing w:val="24"/>
        </w:rPr>
        <w:t xml:space="preserve"> </w:t>
      </w:r>
      <w:r>
        <w:t>test</w:t>
      </w:r>
      <w:r>
        <w:rPr>
          <w:spacing w:val="25"/>
        </w:rPr>
        <w:t xml:space="preserve"> </w:t>
      </w:r>
      <w:r>
        <w:t>set</w:t>
      </w:r>
      <w:r>
        <w:rPr>
          <w:spacing w:val="24"/>
        </w:rPr>
        <w:t xml:space="preserve"> </w:t>
      </w:r>
      <w:r>
        <w:t>to</w:t>
      </w:r>
      <w:r>
        <w:rPr>
          <w:spacing w:val="24"/>
        </w:rPr>
        <w:t xml:space="preserve"> </w:t>
      </w:r>
      <w:r>
        <w:t>prevent</w:t>
      </w:r>
    </w:p>
    <w:p w14:paraId="271A574C" w14:textId="77777777" w:rsidR="00E2709D" w:rsidRDefault="00462487">
      <w:pPr>
        <w:spacing w:line="289" w:lineRule="exact"/>
        <w:ind w:left="227"/>
        <w:rPr>
          <w:sz w:val="24"/>
        </w:rPr>
      </w:pPr>
      <w:r>
        <w:rPr>
          <w:rFonts w:ascii="Trebuchet MS"/>
          <w:sz w:val="12"/>
        </w:rPr>
        <w:t xml:space="preserve">361    </w:t>
      </w:r>
      <w:r>
        <w:rPr>
          <w:rFonts w:ascii="Trebuchet MS"/>
          <w:spacing w:val="19"/>
          <w:sz w:val="12"/>
        </w:rPr>
        <w:t xml:space="preserve"> </w:t>
      </w:r>
      <w:proofErr w:type="gramStart"/>
      <w:r>
        <w:rPr>
          <w:sz w:val="24"/>
        </w:rPr>
        <w:t>overfitting</w:t>
      </w:r>
      <w:proofErr w:type="gramEnd"/>
      <w:r>
        <w:rPr>
          <w:sz w:val="24"/>
        </w:rPr>
        <w:t>.</w:t>
      </w:r>
    </w:p>
    <w:p w14:paraId="3893B77B" w14:textId="77777777" w:rsidR="00E2709D" w:rsidRDefault="00462487">
      <w:pPr>
        <w:pStyle w:val="BodyText"/>
        <w:tabs>
          <w:tab w:val="left" w:pos="968"/>
        </w:tabs>
        <w:spacing w:line="289" w:lineRule="exact"/>
        <w:ind w:left="227"/>
      </w:pPr>
      <w:r>
        <w:rPr>
          <w:rFonts w:ascii="Trebuchet MS"/>
          <w:w w:val="105"/>
          <w:sz w:val="12"/>
        </w:rPr>
        <w:t>362</w:t>
      </w:r>
      <w:r>
        <w:rPr>
          <w:rFonts w:ascii="Trebuchet MS"/>
          <w:w w:val="105"/>
          <w:sz w:val="12"/>
        </w:rPr>
        <w:tab/>
      </w:r>
      <w:r>
        <w:rPr>
          <w:w w:val="105"/>
        </w:rPr>
        <w:t>Lastly,</w:t>
      </w:r>
      <w:r>
        <w:rPr>
          <w:spacing w:val="9"/>
          <w:w w:val="105"/>
        </w:rPr>
        <w:t xml:space="preserve"> </w:t>
      </w:r>
      <w:r>
        <w:rPr>
          <w:w w:val="105"/>
        </w:rPr>
        <w:t>we</w:t>
      </w:r>
      <w:r>
        <w:rPr>
          <w:spacing w:val="9"/>
          <w:w w:val="105"/>
        </w:rPr>
        <w:t xml:space="preserve"> </w:t>
      </w:r>
      <w:r>
        <w:rPr>
          <w:w w:val="105"/>
        </w:rPr>
        <w:t>explored</w:t>
      </w:r>
      <w:r>
        <w:rPr>
          <w:spacing w:val="8"/>
          <w:w w:val="105"/>
        </w:rPr>
        <w:t xml:space="preserve"> </w:t>
      </w:r>
      <w:r>
        <w:rPr>
          <w:w w:val="105"/>
        </w:rPr>
        <w:t>the</w:t>
      </w:r>
      <w:r>
        <w:rPr>
          <w:spacing w:val="9"/>
          <w:w w:val="105"/>
        </w:rPr>
        <w:t xml:space="preserve"> </w:t>
      </w:r>
      <w:r>
        <w:rPr>
          <w:w w:val="105"/>
        </w:rPr>
        <w:t>impact</w:t>
      </w:r>
      <w:r>
        <w:rPr>
          <w:spacing w:val="9"/>
          <w:w w:val="105"/>
        </w:rPr>
        <w:t xml:space="preserve"> </w:t>
      </w:r>
      <w:r>
        <w:rPr>
          <w:w w:val="105"/>
        </w:rPr>
        <w:t>of</w:t>
      </w:r>
      <w:r>
        <w:rPr>
          <w:spacing w:val="8"/>
          <w:w w:val="105"/>
        </w:rPr>
        <w:t xml:space="preserve"> </w:t>
      </w:r>
      <w:r>
        <w:rPr>
          <w:w w:val="105"/>
        </w:rPr>
        <w:t>catchment</w:t>
      </w:r>
      <w:r>
        <w:rPr>
          <w:spacing w:val="9"/>
          <w:w w:val="105"/>
        </w:rPr>
        <w:t xml:space="preserve"> </w:t>
      </w:r>
      <w:r>
        <w:rPr>
          <w:w w:val="105"/>
        </w:rPr>
        <w:t>area</w:t>
      </w:r>
      <w:r>
        <w:rPr>
          <w:spacing w:val="9"/>
          <w:w w:val="105"/>
        </w:rPr>
        <w:t xml:space="preserve"> </w:t>
      </w:r>
      <w:r>
        <w:rPr>
          <w:w w:val="105"/>
        </w:rPr>
        <w:t>on</w:t>
      </w:r>
      <w:r>
        <w:rPr>
          <w:spacing w:val="8"/>
          <w:w w:val="105"/>
        </w:rPr>
        <w:t xml:space="preserve"> </w:t>
      </w:r>
      <w:r>
        <w:rPr>
          <w:w w:val="105"/>
        </w:rPr>
        <w:t>warning</w:t>
      </w:r>
      <w:r>
        <w:rPr>
          <w:spacing w:val="9"/>
          <w:w w:val="105"/>
        </w:rPr>
        <w:t xml:space="preserve"> </w:t>
      </w:r>
      <w:r>
        <w:rPr>
          <w:w w:val="105"/>
        </w:rPr>
        <w:t>skill</w:t>
      </w:r>
      <w:r>
        <w:rPr>
          <w:spacing w:val="9"/>
          <w:w w:val="105"/>
        </w:rPr>
        <w:t xml:space="preserve"> </w:t>
      </w:r>
      <w:r>
        <w:rPr>
          <w:w w:val="105"/>
        </w:rPr>
        <w:t>using</w:t>
      </w:r>
    </w:p>
    <w:p w14:paraId="15F2BE5B" w14:textId="77777777" w:rsidR="00E2709D" w:rsidRDefault="00462487">
      <w:pPr>
        <w:pStyle w:val="BodyText"/>
        <w:spacing w:line="291" w:lineRule="exact"/>
        <w:ind w:left="227"/>
      </w:pPr>
      <w:r>
        <w:rPr>
          <w:rFonts w:ascii="Trebuchet MS"/>
          <w:sz w:val="12"/>
        </w:rPr>
        <w:t xml:space="preserve">363    </w:t>
      </w:r>
      <w:r>
        <w:rPr>
          <w:rFonts w:ascii="Trebuchet MS"/>
          <w:spacing w:val="19"/>
          <w:sz w:val="12"/>
        </w:rPr>
        <w:t xml:space="preserve"> </w:t>
      </w:r>
      <w:r>
        <w:rPr>
          <w:w w:val="105"/>
        </w:rPr>
        <w:t>the</w:t>
      </w:r>
      <w:r>
        <w:rPr>
          <w:spacing w:val="10"/>
          <w:w w:val="105"/>
        </w:rPr>
        <w:t xml:space="preserve"> </w:t>
      </w:r>
      <w:r>
        <w:rPr>
          <w:w w:val="105"/>
        </w:rPr>
        <w:t>entire</w:t>
      </w:r>
      <w:r>
        <w:rPr>
          <w:spacing w:val="11"/>
          <w:w w:val="105"/>
        </w:rPr>
        <w:t xml:space="preserve"> </w:t>
      </w:r>
      <w:r>
        <w:rPr>
          <w:w w:val="105"/>
        </w:rPr>
        <w:t>set</w:t>
      </w:r>
      <w:r>
        <w:rPr>
          <w:spacing w:val="10"/>
          <w:w w:val="105"/>
        </w:rPr>
        <w:t xml:space="preserve"> </w:t>
      </w:r>
      <w:r>
        <w:rPr>
          <w:w w:val="105"/>
        </w:rPr>
        <w:t>of</w:t>
      </w:r>
      <w:r>
        <w:rPr>
          <w:spacing w:val="10"/>
          <w:w w:val="105"/>
        </w:rPr>
        <w:t xml:space="preserve"> </w:t>
      </w:r>
      <w:r>
        <w:rPr>
          <w:w w:val="105"/>
        </w:rPr>
        <w:t>stations.</w:t>
      </w:r>
      <w:r>
        <w:rPr>
          <w:spacing w:val="43"/>
          <w:w w:val="105"/>
        </w:rPr>
        <w:t xml:space="preserve"> </w:t>
      </w:r>
      <w:r>
        <w:rPr>
          <w:w w:val="105"/>
        </w:rPr>
        <w:t>We</w:t>
      </w:r>
      <w:r>
        <w:rPr>
          <w:spacing w:val="10"/>
          <w:w w:val="105"/>
        </w:rPr>
        <w:t xml:space="preserve"> </w:t>
      </w:r>
      <w:r>
        <w:rPr>
          <w:w w:val="105"/>
        </w:rPr>
        <w:t>calculated</w:t>
      </w:r>
      <w:r>
        <w:rPr>
          <w:spacing w:val="10"/>
          <w:w w:val="105"/>
        </w:rPr>
        <w:t xml:space="preserve"> </w:t>
      </w:r>
      <w:r>
        <w:rPr>
          <w:w w:val="105"/>
        </w:rPr>
        <w:t>the</w:t>
      </w:r>
      <w:r>
        <w:rPr>
          <w:spacing w:val="11"/>
          <w:w w:val="105"/>
        </w:rPr>
        <w:t xml:space="preserve"> </w:t>
      </w:r>
      <w:r>
        <w:rPr>
          <w:w w:val="105"/>
        </w:rPr>
        <w:t>notification</w:t>
      </w:r>
      <w:r>
        <w:rPr>
          <w:spacing w:val="10"/>
          <w:w w:val="105"/>
        </w:rPr>
        <w:t xml:space="preserve"> </w:t>
      </w:r>
      <w:r>
        <w:rPr>
          <w:w w:val="105"/>
        </w:rPr>
        <w:t>skill</w:t>
      </w:r>
      <w:r>
        <w:rPr>
          <w:spacing w:val="10"/>
          <w:w w:val="105"/>
        </w:rPr>
        <w:t xml:space="preserve"> </w:t>
      </w:r>
      <w:r>
        <w:rPr>
          <w:w w:val="105"/>
        </w:rPr>
        <w:t>for</w:t>
      </w:r>
      <w:r>
        <w:rPr>
          <w:spacing w:val="10"/>
          <w:w w:val="105"/>
        </w:rPr>
        <w:t xml:space="preserve"> </w:t>
      </w:r>
      <w:r>
        <w:rPr>
          <w:w w:val="105"/>
        </w:rPr>
        <w:t>increasing</w:t>
      </w:r>
    </w:p>
    <w:p w14:paraId="1C7D6647" w14:textId="77777777" w:rsidR="00E2709D" w:rsidRDefault="00E2709D">
      <w:pPr>
        <w:spacing w:line="291" w:lineRule="exact"/>
        <w:sectPr w:rsidR="00E2709D">
          <w:pgSz w:w="12240" w:h="15840"/>
          <w:pgMar w:top="1500" w:right="1720" w:bottom="1960" w:left="1600" w:header="0" w:footer="1777" w:gutter="0"/>
          <w:cols w:space="720"/>
        </w:sectPr>
      </w:pPr>
    </w:p>
    <w:p w14:paraId="11C974A2" w14:textId="77777777" w:rsidR="00E2709D" w:rsidRDefault="00E2709D">
      <w:pPr>
        <w:pStyle w:val="BodyText"/>
        <w:rPr>
          <w:sz w:val="20"/>
        </w:rPr>
      </w:pPr>
    </w:p>
    <w:p w14:paraId="788C1F39" w14:textId="77777777" w:rsidR="00E2709D" w:rsidRDefault="00E2709D">
      <w:pPr>
        <w:pStyle w:val="BodyText"/>
        <w:rPr>
          <w:sz w:val="20"/>
        </w:rPr>
      </w:pPr>
    </w:p>
    <w:p w14:paraId="3296CCA3" w14:textId="77777777" w:rsidR="00E2709D" w:rsidRDefault="00E2709D">
      <w:pPr>
        <w:pStyle w:val="BodyText"/>
        <w:rPr>
          <w:sz w:val="20"/>
        </w:rPr>
      </w:pPr>
    </w:p>
    <w:p w14:paraId="5E3557AA" w14:textId="77777777" w:rsidR="00E2709D" w:rsidRDefault="00E2709D">
      <w:pPr>
        <w:pStyle w:val="BodyText"/>
        <w:spacing w:before="2"/>
        <w:rPr>
          <w:sz w:val="16"/>
        </w:rPr>
      </w:pPr>
    </w:p>
    <w:p w14:paraId="3F70F56A" w14:textId="77777777" w:rsidR="00E2709D" w:rsidRDefault="00462487">
      <w:pPr>
        <w:pStyle w:val="BodyText"/>
        <w:spacing w:before="66" w:line="306" w:lineRule="exact"/>
        <w:ind w:left="227"/>
      </w:pPr>
      <w:r>
        <w:rPr>
          <w:rFonts w:ascii="Trebuchet MS" w:hAnsi="Trebuchet MS"/>
          <w:sz w:val="12"/>
        </w:rPr>
        <w:t xml:space="preserve">364    </w:t>
      </w:r>
      <w:r>
        <w:rPr>
          <w:rFonts w:ascii="Trebuchet MS" w:hAnsi="Trebuchet MS"/>
          <w:spacing w:val="19"/>
          <w:sz w:val="12"/>
        </w:rPr>
        <w:t xml:space="preserve"> </w:t>
      </w:r>
      <w:r>
        <w:t>values</w:t>
      </w:r>
      <w:r>
        <w:rPr>
          <w:spacing w:val="53"/>
        </w:rPr>
        <w:t xml:space="preserve"> </w:t>
      </w:r>
      <w:r>
        <w:t>of</w:t>
      </w:r>
      <w:r>
        <w:rPr>
          <w:spacing w:val="52"/>
        </w:rPr>
        <w:t xml:space="preserve"> </w:t>
      </w:r>
      <w:r>
        <w:t>the</w:t>
      </w:r>
      <w:r>
        <w:rPr>
          <w:spacing w:val="52"/>
        </w:rPr>
        <w:t xml:space="preserve"> </w:t>
      </w:r>
      <w:r>
        <w:t>minimum</w:t>
      </w:r>
      <w:r>
        <w:rPr>
          <w:spacing w:val="53"/>
        </w:rPr>
        <w:t xml:space="preserve"> </w:t>
      </w:r>
      <w:r>
        <w:t>catchment</w:t>
      </w:r>
      <w:r>
        <w:rPr>
          <w:spacing w:val="53"/>
        </w:rPr>
        <w:t xml:space="preserve"> </w:t>
      </w:r>
      <w:r>
        <w:t>area,</w:t>
      </w:r>
      <w:r>
        <w:rPr>
          <w:spacing w:val="60"/>
        </w:rPr>
        <w:t xml:space="preserve"> </w:t>
      </w:r>
      <w:r>
        <w:t>ranging</w:t>
      </w:r>
      <w:r>
        <w:rPr>
          <w:spacing w:val="52"/>
        </w:rPr>
        <w:t xml:space="preserve"> </w:t>
      </w:r>
      <w:r>
        <w:t>from</w:t>
      </w:r>
      <w:r>
        <w:rPr>
          <w:spacing w:val="52"/>
        </w:rPr>
        <w:t xml:space="preserve"> </w:t>
      </w:r>
      <w:r>
        <w:t>500</w:t>
      </w:r>
      <w:r>
        <w:rPr>
          <w:spacing w:val="53"/>
        </w:rPr>
        <w:t xml:space="preserve"> </w:t>
      </w:r>
      <w:r>
        <w:t>km</w:t>
      </w:r>
      <w:r>
        <w:rPr>
          <w:rFonts w:ascii="Segoe UI Symbol" w:hAnsi="Segoe UI Symbol"/>
        </w:rPr>
        <w:t>²</w:t>
      </w:r>
      <w:r>
        <w:rPr>
          <w:rFonts w:ascii="Segoe UI Symbol" w:hAnsi="Segoe UI Symbol"/>
          <w:spacing w:val="40"/>
        </w:rPr>
        <w:t xml:space="preserve"> </w:t>
      </w:r>
      <w:r>
        <w:t>to</w:t>
      </w:r>
      <w:r>
        <w:rPr>
          <w:spacing w:val="53"/>
        </w:rPr>
        <w:t xml:space="preserve"> </w:t>
      </w:r>
      <w:r>
        <w:t>300,000</w:t>
      </w:r>
    </w:p>
    <w:p w14:paraId="6B83C97C" w14:textId="77777777" w:rsidR="00E2709D" w:rsidRDefault="00462487">
      <w:pPr>
        <w:pStyle w:val="BodyText"/>
        <w:spacing w:line="289" w:lineRule="exact"/>
        <w:ind w:left="227"/>
      </w:pPr>
      <w:r>
        <w:rPr>
          <w:rFonts w:ascii="Trebuchet MS" w:hAnsi="Trebuchet MS"/>
          <w:sz w:val="12"/>
        </w:rPr>
        <w:t xml:space="preserve">365    </w:t>
      </w:r>
      <w:r>
        <w:rPr>
          <w:rFonts w:ascii="Trebuchet MS" w:hAnsi="Trebuchet MS"/>
          <w:spacing w:val="19"/>
          <w:sz w:val="12"/>
        </w:rPr>
        <w:t xml:space="preserve"> </w:t>
      </w:r>
      <w:r>
        <w:rPr>
          <w:w w:val="105"/>
        </w:rPr>
        <w:t>km</w:t>
      </w:r>
      <w:r>
        <w:rPr>
          <w:rFonts w:ascii="Segoe UI Symbol" w:hAnsi="Segoe UI Symbol"/>
          <w:w w:val="105"/>
        </w:rPr>
        <w:t>²</w:t>
      </w:r>
      <w:r>
        <w:rPr>
          <w:w w:val="105"/>
        </w:rPr>
        <w:t>,</w:t>
      </w:r>
      <w:r>
        <w:rPr>
          <w:spacing w:val="48"/>
          <w:w w:val="105"/>
        </w:rPr>
        <w:t xml:space="preserve"> </w:t>
      </w:r>
      <w:r>
        <w:rPr>
          <w:w w:val="105"/>
        </w:rPr>
        <w:t>using</w:t>
      </w:r>
      <w:r>
        <w:rPr>
          <w:spacing w:val="40"/>
          <w:w w:val="105"/>
        </w:rPr>
        <w:t xml:space="preserve"> </w:t>
      </w:r>
      <w:r>
        <w:rPr>
          <w:w w:val="105"/>
        </w:rPr>
        <w:t>the</w:t>
      </w:r>
      <w:r>
        <w:rPr>
          <w:spacing w:val="39"/>
          <w:w w:val="105"/>
        </w:rPr>
        <w:t xml:space="preserve"> </w:t>
      </w:r>
      <w:r>
        <w:rPr>
          <w:w w:val="105"/>
        </w:rPr>
        <w:t>criteria</w:t>
      </w:r>
      <w:r>
        <w:rPr>
          <w:spacing w:val="40"/>
          <w:w w:val="105"/>
        </w:rPr>
        <w:t xml:space="preserve"> </w:t>
      </w:r>
      <w:r>
        <w:rPr>
          <w:w w:val="105"/>
        </w:rPr>
        <w:t>previously</w:t>
      </w:r>
      <w:r>
        <w:rPr>
          <w:spacing w:val="40"/>
          <w:w w:val="105"/>
        </w:rPr>
        <w:t xml:space="preserve"> </w:t>
      </w:r>
      <w:r>
        <w:rPr>
          <w:w w:val="105"/>
        </w:rPr>
        <w:t>optimized</w:t>
      </w:r>
      <w:r>
        <w:rPr>
          <w:spacing w:val="40"/>
          <w:w w:val="105"/>
        </w:rPr>
        <w:t xml:space="preserve"> </w:t>
      </w:r>
      <w:r>
        <w:rPr>
          <w:w w:val="105"/>
        </w:rPr>
        <w:t>for</w:t>
      </w:r>
      <w:r>
        <w:rPr>
          <w:spacing w:val="39"/>
          <w:w w:val="105"/>
        </w:rPr>
        <w:t xml:space="preserve"> </w:t>
      </w:r>
      <w:r>
        <w:rPr>
          <w:w w:val="105"/>
        </w:rPr>
        <w:t>the</w:t>
      </w:r>
      <w:r>
        <w:rPr>
          <w:spacing w:val="40"/>
          <w:w w:val="105"/>
        </w:rPr>
        <w:t xml:space="preserve"> </w:t>
      </w:r>
      <w:r>
        <w:rPr>
          <w:w w:val="105"/>
        </w:rPr>
        <w:t>minimum</w:t>
      </w:r>
      <w:r>
        <w:rPr>
          <w:spacing w:val="40"/>
          <w:w w:val="105"/>
        </w:rPr>
        <w:t xml:space="preserve"> </w:t>
      </w:r>
      <w:r>
        <w:rPr>
          <w:w w:val="105"/>
        </w:rPr>
        <w:t>catchment</w:t>
      </w:r>
    </w:p>
    <w:p w14:paraId="39D57C0E" w14:textId="77777777" w:rsidR="00E2709D" w:rsidRDefault="00462487">
      <w:pPr>
        <w:pStyle w:val="BodyText"/>
        <w:spacing w:line="304" w:lineRule="exact"/>
        <w:ind w:left="227"/>
      </w:pPr>
      <w:r>
        <w:rPr>
          <w:rFonts w:ascii="Trebuchet MS" w:hAnsi="Trebuchet MS"/>
          <w:sz w:val="12"/>
        </w:rPr>
        <w:t xml:space="preserve">366    </w:t>
      </w:r>
      <w:r>
        <w:rPr>
          <w:rFonts w:ascii="Trebuchet MS" w:hAnsi="Trebuchet MS"/>
          <w:spacing w:val="19"/>
          <w:sz w:val="12"/>
        </w:rPr>
        <w:t xml:space="preserve"> </w:t>
      </w:r>
      <w:r>
        <w:rPr>
          <w:w w:val="105"/>
        </w:rPr>
        <w:t>area</w:t>
      </w:r>
      <w:r>
        <w:rPr>
          <w:spacing w:val="5"/>
          <w:w w:val="105"/>
        </w:rPr>
        <w:t xml:space="preserve"> </w:t>
      </w:r>
      <w:r>
        <w:rPr>
          <w:w w:val="105"/>
        </w:rPr>
        <w:t>of</w:t>
      </w:r>
      <w:r>
        <w:rPr>
          <w:spacing w:val="4"/>
          <w:w w:val="105"/>
        </w:rPr>
        <w:t xml:space="preserve"> </w:t>
      </w:r>
      <w:r>
        <w:rPr>
          <w:w w:val="105"/>
        </w:rPr>
        <w:t>2000</w:t>
      </w:r>
      <w:r>
        <w:rPr>
          <w:spacing w:val="5"/>
          <w:w w:val="105"/>
        </w:rPr>
        <w:t xml:space="preserve"> </w:t>
      </w:r>
      <w:r>
        <w:rPr>
          <w:w w:val="105"/>
        </w:rPr>
        <w:t>km</w:t>
      </w:r>
      <w:r>
        <w:rPr>
          <w:rFonts w:ascii="Segoe UI Symbol" w:hAnsi="Segoe UI Symbol"/>
          <w:w w:val="105"/>
        </w:rPr>
        <w:t>²</w:t>
      </w:r>
      <w:r>
        <w:rPr>
          <w:w w:val="105"/>
        </w:rPr>
        <w:t>.</w:t>
      </w:r>
      <w:r>
        <w:rPr>
          <w:spacing w:val="36"/>
          <w:w w:val="105"/>
        </w:rPr>
        <w:t xml:space="preserve"> </w:t>
      </w:r>
      <w:r>
        <w:rPr>
          <w:w w:val="105"/>
        </w:rPr>
        <w:t>Subsequently,</w:t>
      </w:r>
      <w:r>
        <w:rPr>
          <w:spacing w:val="7"/>
          <w:w w:val="105"/>
        </w:rPr>
        <w:t xml:space="preserve"> </w:t>
      </w:r>
      <w:r>
        <w:rPr>
          <w:w w:val="105"/>
        </w:rPr>
        <w:t>we</w:t>
      </w:r>
      <w:r>
        <w:rPr>
          <w:spacing w:val="4"/>
          <w:w w:val="105"/>
        </w:rPr>
        <w:t xml:space="preserve"> </w:t>
      </w:r>
      <w:r>
        <w:rPr>
          <w:w w:val="105"/>
        </w:rPr>
        <w:t>tested</w:t>
      </w:r>
      <w:r>
        <w:rPr>
          <w:spacing w:val="5"/>
          <w:w w:val="105"/>
        </w:rPr>
        <w:t xml:space="preserve"> </w:t>
      </w:r>
      <w:r>
        <w:rPr>
          <w:w w:val="105"/>
        </w:rPr>
        <w:t>whether</w:t>
      </w:r>
      <w:r>
        <w:rPr>
          <w:spacing w:val="4"/>
          <w:w w:val="105"/>
        </w:rPr>
        <w:t xml:space="preserve"> </w:t>
      </w:r>
      <w:r>
        <w:rPr>
          <w:w w:val="105"/>
        </w:rPr>
        <w:t>the</w:t>
      </w:r>
      <w:r>
        <w:rPr>
          <w:spacing w:val="4"/>
          <w:w w:val="105"/>
        </w:rPr>
        <w:t xml:space="preserve"> </w:t>
      </w:r>
      <w:r>
        <w:rPr>
          <w:w w:val="105"/>
        </w:rPr>
        <w:t>skill</w:t>
      </w:r>
      <w:r>
        <w:rPr>
          <w:spacing w:val="5"/>
          <w:w w:val="105"/>
        </w:rPr>
        <w:t xml:space="preserve"> </w:t>
      </w:r>
      <w:r>
        <w:rPr>
          <w:w w:val="105"/>
        </w:rPr>
        <w:t>of</w:t>
      </w:r>
      <w:r>
        <w:rPr>
          <w:spacing w:val="4"/>
          <w:w w:val="105"/>
        </w:rPr>
        <w:t xml:space="preserve"> </w:t>
      </w:r>
      <w:r>
        <w:rPr>
          <w:w w:val="105"/>
        </w:rPr>
        <w:t>the</w:t>
      </w:r>
      <w:r>
        <w:rPr>
          <w:spacing w:val="5"/>
          <w:w w:val="105"/>
        </w:rPr>
        <w:t xml:space="preserve"> </w:t>
      </w:r>
      <w:r>
        <w:rPr>
          <w:w w:val="105"/>
        </w:rPr>
        <w:t>system,</w:t>
      </w:r>
    </w:p>
    <w:p w14:paraId="4E04EF0A" w14:textId="77777777" w:rsidR="00E2709D" w:rsidRDefault="00462487">
      <w:pPr>
        <w:pStyle w:val="BodyText"/>
        <w:spacing w:line="289" w:lineRule="exact"/>
        <w:ind w:left="227"/>
      </w:pPr>
      <w:r>
        <w:rPr>
          <w:rFonts w:ascii="Trebuchet MS"/>
          <w:sz w:val="12"/>
        </w:rPr>
        <w:t xml:space="preserve">367    </w:t>
      </w:r>
      <w:r>
        <w:rPr>
          <w:rFonts w:ascii="Trebuchet MS"/>
          <w:spacing w:val="19"/>
          <w:sz w:val="12"/>
        </w:rPr>
        <w:t xml:space="preserve"> </w:t>
      </w:r>
      <w:r>
        <w:rPr>
          <w:w w:val="105"/>
        </w:rPr>
        <w:t>particularly</w:t>
      </w:r>
      <w:r>
        <w:rPr>
          <w:spacing w:val="40"/>
          <w:w w:val="105"/>
        </w:rPr>
        <w:t xml:space="preserve"> </w:t>
      </w:r>
      <w:r>
        <w:rPr>
          <w:w w:val="105"/>
        </w:rPr>
        <w:t>that</w:t>
      </w:r>
      <w:r>
        <w:rPr>
          <w:spacing w:val="40"/>
          <w:w w:val="105"/>
        </w:rPr>
        <w:t xml:space="preserve"> </w:t>
      </w:r>
      <w:r>
        <w:rPr>
          <w:w w:val="105"/>
        </w:rPr>
        <w:t>of</w:t>
      </w:r>
      <w:r>
        <w:rPr>
          <w:spacing w:val="40"/>
          <w:w w:val="105"/>
        </w:rPr>
        <w:t xml:space="preserve"> </w:t>
      </w:r>
      <w:r>
        <w:rPr>
          <w:w w:val="105"/>
        </w:rPr>
        <w:t>small</w:t>
      </w:r>
      <w:r>
        <w:rPr>
          <w:spacing w:val="39"/>
          <w:w w:val="105"/>
        </w:rPr>
        <w:t xml:space="preserve"> </w:t>
      </w:r>
      <w:r>
        <w:rPr>
          <w:w w:val="105"/>
        </w:rPr>
        <w:t>catchments,</w:t>
      </w:r>
      <w:r>
        <w:rPr>
          <w:spacing w:val="47"/>
          <w:w w:val="105"/>
        </w:rPr>
        <w:t xml:space="preserve"> </w:t>
      </w:r>
      <w:r>
        <w:rPr>
          <w:w w:val="105"/>
        </w:rPr>
        <w:t>significantly</w:t>
      </w:r>
      <w:r>
        <w:rPr>
          <w:spacing w:val="40"/>
          <w:w w:val="105"/>
        </w:rPr>
        <w:t xml:space="preserve"> </w:t>
      </w:r>
      <w:r>
        <w:rPr>
          <w:w w:val="105"/>
        </w:rPr>
        <w:t>improves</w:t>
      </w:r>
      <w:r>
        <w:rPr>
          <w:spacing w:val="40"/>
          <w:w w:val="105"/>
        </w:rPr>
        <w:t xml:space="preserve"> </w:t>
      </w:r>
      <w:r>
        <w:rPr>
          <w:w w:val="105"/>
        </w:rPr>
        <w:t>with</w:t>
      </w:r>
      <w:r>
        <w:rPr>
          <w:spacing w:val="40"/>
          <w:w w:val="105"/>
        </w:rPr>
        <w:t xml:space="preserve"> </w:t>
      </w:r>
      <w:r>
        <w:rPr>
          <w:w w:val="105"/>
        </w:rPr>
        <w:t>a</w:t>
      </w:r>
      <w:r>
        <w:rPr>
          <w:spacing w:val="39"/>
          <w:w w:val="105"/>
        </w:rPr>
        <w:t xml:space="preserve"> </w:t>
      </w:r>
      <w:r>
        <w:rPr>
          <w:w w:val="105"/>
        </w:rPr>
        <w:t>more</w:t>
      </w:r>
    </w:p>
    <w:p w14:paraId="2E533730" w14:textId="77777777" w:rsidR="00E2709D" w:rsidRDefault="00462487">
      <w:pPr>
        <w:pStyle w:val="BodyText"/>
        <w:spacing w:line="289" w:lineRule="exact"/>
        <w:ind w:left="227"/>
      </w:pPr>
      <w:r>
        <w:rPr>
          <w:rFonts w:ascii="Trebuchet MS"/>
          <w:sz w:val="12"/>
        </w:rPr>
        <w:t xml:space="preserve">368    </w:t>
      </w:r>
      <w:r>
        <w:rPr>
          <w:rFonts w:ascii="Trebuchet MS"/>
          <w:spacing w:val="19"/>
          <w:sz w:val="12"/>
        </w:rPr>
        <w:t xml:space="preserve"> </w:t>
      </w:r>
      <w:r>
        <w:rPr>
          <w:w w:val="105"/>
        </w:rPr>
        <w:t>complex</w:t>
      </w:r>
      <w:r>
        <w:rPr>
          <w:spacing w:val="20"/>
          <w:w w:val="105"/>
        </w:rPr>
        <w:t xml:space="preserve"> </w:t>
      </w:r>
      <w:r>
        <w:rPr>
          <w:w w:val="105"/>
        </w:rPr>
        <w:t>notification</w:t>
      </w:r>
      <w:r>
        <w:rPr>
          <w:spacing w:val="19"/>
          <w:w w:val="105"/>
        </w:rPr>
        <w:t xml:space="preserve"> </w:t>
      </w:r>
      <w:r>
        <w:rPr>
          <w:w w:val="105"/>
        </w:rPr>
        <w:t>criteria</w:t>
      </w:r>
      <w:r>
        <w:rPr>
          <w:spacing w:val="19"/>
          <w:w w:val="105"/>
        </w:rPr>
        <w:t xml:space="preserve"> </w:t>
      </w:r>
      <w:r>
        <w:rPr>
          <w:w w:val="105"/>
        </w:rPr>
        <w:t>in</w:t>
      </w:r>
      <w:r>
        <w:rPr>
          <w:spacing w:val="21"/>
          <w:w w:val="105"/>
        </w:rPr>
        <w:t xml:space="preserve"> </w:t>
      </w:r>
      <w:r>
        <w:rPr>
          <w:w w:val="105"/>
        </w:rPr>
        <w:t>which</w:t>
      </w:r>
      <w:r>
        <w:rPr>
          <w:spacing w:val="20"/>
          <w:w w:val="105"/>
        </w:rPr>
        <w:t xml:space="preserve"> </w:t>
      </w:r>
      <w:r>
        <w:rPr>
          <w:w w:val="105"/>
        </w:rPr>
        <w:t>the</w:t>
      </w:r>
      <w:r>
        <w:rPr>
          <w:spacing w:val="19"/>
          <w:w w:val="105"/>
        </w:rPr>
        <w:t xml:space="preserve"> </w:t>
      </w:r>
      <w:r>
        <w:rPr>
          <w:w w:val="105"/>
        </w:rPr>
        <w:t>probability</w:t>
      </w:r>
      <w:r>
        <w:rPr>
          <w:spacing w:val="19"/>
          <w:w w:val="105"/>
        </w:rPr>
        <w:t xml:space="preserve"> </w:t>
      </w:r>
      <w:r>
        <w:rPr>
          <w:w w:val="105"/>
        </w:rPr>
        <w:t>threshold</w:t>
      </w:r>
      <w:r>
        <w:rPr>
          <w:spacing w:val="20"/>
          <w:w w:val="105"/>
        </w:rPr>
        <w:t xml:space="preserve"> </w:t>
      </w:r>
      <w:r>
        <w:rPr>
          <w:w w:val="105"/>
        </w:rPr>
        <w:t>varies</w:t>
      </w:r>
      <w:r>
        <w:rPr>
          <w:spacing w:val="19"/>
          <w:w w:val="105"/>
        </w:rPr>
        <w:t xml:space="preserve"> </w:t>
      </w:r>
      <w:r>
        <w:rPr>
          <w:w w:val="105"/>
        </w:rPr>
        <w:t>with</w:t>
      </w:r>
    </w:p>
    <w:p w14:paraId="4978FD23" w14:textId="77777777" w:rsidR="00E2709D" w:rsidRDefault="00462487">
      <w:pPr>
        <w:pStyle w:val="BodyText"/>
        <w:spacing w:line="289" w:lineRule="exact"/>
        <w:ind w:left="227"/>
      </w:pPr>
      <w:r>
        <w:rPr>
          <w:rFonts w:ascii="Trebuchet MS"/>
          <w:sz w:val="12"/>
        </w:rPr>
        <w:t xml:space="preserve">369    </w:t>
      </w:r>
      <w:r>
        <w:rPr>
          <w:rFonts w:ascii="Trebuchet MS"/>
          <w:spacing w:val="19"/>
          <w:sz w:val="12"/>
        </w:rPr>
        <w:t xml:space="preserve"> </w:t>
      </w:r>
      <w:r>
        <w:t>catchment</w:t>
      </w:r>
      <w:r>
        <w:rPr>
          <w:spacing w:val="44"/>
        </w:rPr>
        <w:t xml:space="preserve"> </w:t>
      </w:r>
      <w:r>
        <w:t>area.</w:t>
      </w:r>
      <w:r>
        <w:rPr>
          <w:spacing w:val="103"/>
        </w:rPr>
        <w:t xml:space="preserve"> </w:t>
      </w:r>
      <w:r>
        <w:t>We</w:t>
      </w:r>
      <w:r>
        <w:rPr>
          <w:spacing w:val="44"/>
        </w:rPr>
        <w:t xml:space="preserve"> </w:t>
      </w:r>
      <w:r>
        <w:t>fixed</w:t>
      </w:r>
      <w:r>
        <w:rPr>
          <w:spacing w:val="45"/>
        </w:rPr>
        <w:t xml:space="preserve"> </w:t>
      </w:r>
      <w:r>
        <w:t>the</w:t>
      </w:r>
      <w:r>
        <w:rPr>
          <w:spacing w:val="44"/>
        </w:rPr>
        <w:t xml:space="preserve"> </w:t>
      </w:r>
      <w:r>
        <w:t>persistence</w:t>
      </w:r>
      <w:r>
        <w:rPr>
          <w:spacing w:val="44"/>
        </w:rPr>
        <w:t xml:space="preserve"> </w:t>
      </w:r>
      <w:r>
        <w:t>criterion</w:t>
      </w:r>
      <w:r>
        <w:rPr>
          <w:spacing w:val="43"/>
        </w:rPr>
        <w:t xml:space="preserve"> </w:t>
      </w:r>
      <w:r>
        <w:t>to</w:t>
      </w:r>
      <w:r>
        <w:rPr>
          <w:spacing w:val="44"/>
        </w:rPr>
        <w:t xml:space="preserve"> </w:t>
      </w:r>
      <w:r>
        <w:t>that</w:t>
      </w:r>
      <w:r>
        <w:rPr>
          <w:spacing w:val="44"/>
        </w:rPr>
        <w:t xml:space="preserve"> </w:t>
      </w:r>
      <w:r>
        <w:t>obtained</w:t>
      </w:r>
      <w:r>
        <w:rPr>
          <w:spacing w:val="44"/>
        </w:rPr>
        <w:t xml:space="preserve"> </w:t>
      </w:r>
      <w:r>
        <w:t>in</w:t>
      </w:r>
      <w:r>
        <w:rPr>
          <w:spacing w:val="45"/>
        </w:rPr>
        <w:t xml:space="preserve"> </w:t>
      </w:r>
      <w:r>
        <w:t>the</w:t>
      </w:r>
    </w:p>
    <w:p w14:paraId="4193F33E" w14:textId="77777777" w:rsidR="00E2709D" w:rsidRDefault="00462487">
      <w:pPr>
        <w:pStyle w:val="BodyText"/>
        <w:spacing w:line="289" w:lineRule="exact"/>
        <w:ind w:left="227"/>
      </w:pPr>
      <w:r>
        <w:rPr>
          <w:rFonts w:ascii="Trebuchet MS"/>
          <w:sz w:val="12"/>
        </w:rPr>
        <w:t xml:space="preserve">370    </w:t>
      </w:r>
      <w:r>
        <w:rPr>
          <w:rFonts w:ascii="Trebuchet MS"/>
          <w:spacing w:val="19"/>
          <w:sz w:val="12"/>
        </w:rPr>
        <w:t xml:space="preserve"> </w:t>
      </w:r>
      <w:r>
        <w:rPr>
          <w:w w:val="105"/>
        </w:rPr>
        <w:t>initial</w:t>
      </w:r>
      <w:r>
        <w:rPr>
          <w:spacing w:val="20"/>
          <w:w w:val="105"/>
        </w:rPr>
        <w:t xml:space="preserve"> </w:t>
      </w:r>
      <w:r>
        <w:rPr>
          <w:w w:val="105"/>
        </w:rPr>
        <w:t>optimization</w:t>
      </w:r>
      <w:r>
        <w:rPr>
          <w:spacing w:val="20"/>
          <w:w w:val="105"/>
        </w:rPr>
        <w:t xml:space="preserve"> </w:t>
      </w:r>
      <w:r>
        <w:rPr>
          <w:w w:val="105"/>
        </w:rPr>
        <w:t>and</w:t>
      </w:r>
      <w:r>
        <w:rPr>
          <w:spacing w:val="20"/>
          <w:w w:val="105"/>
        </w:rPr>
        <w:t xml:space="preserve"> </w:t>
      </w:r>
      <w:r>
        <w:rPr>
          <w:w w:val="105"/>
        </w:rPr>
        <w:t>only</w:t>
      </w:r>
      <w:r>
        <w:rPr>
          <w:spacing w:val="20"/>
          <w:w w:val="105"/>
        </w:rPr>
        <w:t xml:space="preserve"> </w:t>
      </w:r>
      <w:r>
        <w:rPr>
          <w:w w:val="105"/>
        </w:rPr>
        <w:t>tuned</w:t>
      </w:r>
      <w:r>
        <w:rPr>
          <w:spacing w:val="20"/>
          <w:w w:val="105"/>
        </w:rPr>
        <w:t xml:space="preserve"> </w:t>
      </w:r>
      <w:r>
        <w:rPr>
          <w:w w:val="105"/>
        </w:rPr>
        <w:t>the</w:t>
      </w:r>
      <w:r>
        <w:rPr>
          <w:spacing w:val="19"/>
          <w:w w:val="105"/>
        </w:rPr>
        <w:t xml:space="preserve"> </w:t>
      </w:r>
      <w:r>
        <w:rPr>
          <w:w w:val="105"/>
        </w:rPr>
        <w:t>probability</w:t>
      </w:r>
      <w:r>
        <w:rPr>
          <w:spacing w:val="20"/>
          <w:w w:val="105"/>
        </w:rPr>
        <w:t xml:space="preserve"> </w:t>
      </w:r>
      <w:r>
        <w:rPr>
          <w:w w:val="105"/>
        </w:rPr>
        <w:t>threshold</w:t>
      </w:r>
      <w:r>
        <w:rPr>
          <w:spacing w:val="20"/>
          <w:w w:val="105"/>
        </w:rPr>
        <w:t xml:space="preserve"> </w:t>
      </w:r>
      <w:r>
        <w:rPr>
          <w:w w:val="105"/>
        </w:rPr>
        <w:t>for</w:t>
      </w:r>
      <w:r>
        <w:rPr>
          <w:spacing w:val="20"/>
          <w:w w:val="105"/>
        </w:rPr>
        <w:t xml:space="preserve"> </w:t>
      </w:r>
      <w:r>
        <w:rPr>
          <w:w w:val="105"/>
        </w:rPr>
        <w:t>increasing</w:t>
      </w:r>
    </w:p>
    <w:p w14:paraId="63E76EF5" w14:textId="77777777" w:rsidR="00E2709D" w:rsidRDefault="00462487">
      <w:pPr>
        <w:pStyle w:val="BodyText"/>
        <w:spacing w:line="289" w:lineRule="exact"/>
        <w:ind w:left="227"/>
      </w:pPr>
      <w:r>
        <w:rPr>
          <w:rFonts w:ascii="Trebuchet MS"/>
          <w:sz w:val="12"/>
        </w:rPr>
        <w:t xml:space="preserve">371    </w:t>
      </w:r>
      <w:r>
        <w:rPr>
          <w:rFonts w:ascii="Trebuchet MS"/>
          <w:spacing w:val="19"/>
          <w:sz w:val="12"/>
        </w:rPr>
        <w:t xml:space="preserve"> </w:t>
      </w:r>
      <w:r>
        <w:t>values</w:t>
      </w:r>
      <w:r>
        <w:rPr>
          <w:spacing w:val="35"/>
        </w:rPr>
        <w:t xml:space="preserve"> </w:t>
      </w:r>
      <w:r>
        <w:t>of</w:t>
      </w:r>
      <w:r>
        <w:rPr>
          <w:spacing w:val="35"/>
        </w:rPr>
        <w:t xml:space="preserve"> </w:t>
      </w:r>
      <w:r>
        <w:t>the</w:t>
      </w:r>
      <w:r>
        <w:rPr>
          <w:spacing w:val="35"/>
        </w:rPr>
        <w:t xml:space="preserve"> </w:t>
      </w:r>
      <w:r>
        <w:t>catchment</w:t>
      </w:r>
      <w:r>
        <w:rPr>
          <w:spacing w:val="35"/>
        </w:rPr>
        <w:t xml:space="preserve"> </w:t>
      </w:r>
      <w:r>
        <w:t>area</w:t>
      </w:r>
      <w:r>
        <w:rPr>
          <w:spacing w:val="35"/>
        </w:rPr>
        <w:t xml:space="preserve"> </w:t>
      </w:r>
      <w:r>
        <w:t>threshold.</w:t>
      </w:r>
      <w:r>
        <w:rPr>
          <w:spacing w:val="81"/>
        </w:rPr>
        <w:t xml:space="preserve"> </w:t>
      </w:r>
      <w:r>
        <w:t>We</w:t>
      </w:r>
      <w:r>
        <w:rPr>
          <w:spacing w:val="35"/>
        </w:rPr>
        <w:t xml:space="preserve"> </w:t>
      </w:r>
      <w:r>
        <w:t>compared</w:t>
      </w:r>
      <w:r>
        <w:rPr>
          <w:spacing w:val="35"/>
        </w:rPr>
        <w:t xml:space="preserve"> </w:t>
      </w:r>
      <w:r>
        <w:t>the</w:t>
      </w:r>
      <w:r>
        <w:rPr>
          <w:spacing w:val="35"/>
        </w:rPr>
        <w:t xml:space="preserve"> </w:t>
      </w:r>
      <w:r>
        <w:t>skill</w:t>
      </w:r>
      <w:r>
        <w:rPr>
          <w:spacing w:val="35"/>
        </w:rPr>
        <w:t xml:space="preserve"> </w:t>
      </w:r>
      <w:r>
        <w:t>of</w:t>
      </w:r>
      <w:r>
        <w:rPr>
          <w:spacing w:val="35"/>
        </w:rPr>
        <w:t xml:space="preserve"> </w:t>
      </w:r>
      <w:r>
        <w:t>the</w:t>
      </w:r>
      <w:r>
        <w:rPr>
          <w:spacing w:val="35"/>
        </w:rPr>
        <w:t xml:space="preserve"> </w:t>
      </w:r>
      <w:r>
        <w:t>fixed</w:t>
      </w:r>
    </w:p>
    <w:p w14:paraId="40989A40" w14:textId="77777777" w:rsidR="00E2709D" w:rsidRDefault="00462487">
      <w:pPr>
        <w:pStyle w:val="BodyText"/>
        <w:spacing w:line="289" w:lineRule="exact"/>
        <w:ind w:left="227"/>
      </w:pPr>
      <w:r>
        <w:rPr>
          <w:rFonts w:ascii="Trebuchet MS"/>
          <w:sz w:val="12"/>
        </w:rPr>
        <w:t xml:space="preserve">372    </w:t>
      </w:r>
      <w:r>
        <w:rPr>
          <w:rFonts w:ascii="Trebuchet MS"/>
          <w:spacing w:val="19"/>
          <w:sz w:val="12"/>
        </w:rPr>
        <w:t xml:space="preserve"> </w:t>
      </w:r>
      <w:r>
        <w:t>probability</w:t>
      </w:r>
      <w:r>
        <w:rPr>
          <w:spacing w:val="43"/>
        </w:rPr>
        <w:t xml:space="preserve"> </w:t>
      </w:r>
      <w:proofErr w:type="gramStart"/>
      <w:r>
        <w:t>threshold</w:t>
      </w:r>
      <w:proofErr w:type="gramEnd"/>
      <w:r>
        <w:rPr>
          <w:spacing w:val="43"/>
        </w:rPr>
        <w:t xml:space="preserve"> </w:t>
      </w:r>
      <w:r>
        <w:t>with</w:t>
      </w:r>
      <w:r>
        <w:rPr>
          <w:spacing w:val="44"/>
        </w:rPr>
        <w:t xml:space="preserve"> </w:t>
      </w:r>
      <w:r>
        <w:t>the</w:t>
      </w:r>
      <w:r>
        <w:rPr>
          <w:spacing w:val="43"/>
        </w:rPr>
        <w:t xml:space="preserve"> </w:t>
      </w:r>
      <w:r>
        <w:t>skill</w:t>
      </w:r>
      <w:r>
        <w:rPr>
          <w:spacing w:val="43"/>
        </w:rPr>
        <w:t xml:space="preserve"> </w:t>
      </w:r>
      <w:r>
        <w:t>of</w:t>
      </w:r>
      <w:r>
        <w:rPr>
          <w:spacing w:val="43"/>
        </w:rPr>
        <w:t xml:space="preserve"> </w:t>
      </w:r>
      <w:r>
        <w:t>the</w:t>
      </w:r>
      <w:r>
        <w:rPr>
          <w:spacing w:val="43"/>
        </w:rPr>
        <w:t xml:space="preserve"> </w:t>
      </w:r>
      <w:r>
        <w:t>area-specific</w:t>
      </w:r>
      <w:r>
        <w:rPr>
          <w:spacing w:val="43"/>
        </w:rPr>
        <w:t xml:space="preserve"> </w:t>
      </w:r>
      <w:r>
        <w:t>probability</w:t>
      </w:r>
      <w:r>
        <w:rPr>
          <w:spacing w:val="43"/>
        </w:rPr>
        <w:t xml:space="preserve"> </w:t>
      </w:r>
      <w:r>
        <w:t>threshold</w:t>
      </w:r>
    </w:p>
    <w:p w14:paraId="39625CA5" w14:textId="77777777" w:rsidR="00E2709D" w:rsidRDefault="00462487">
      <w:pPr>
        <w:pStyle w:val="BodyText"/>
        <w:spacing w:line="289" w:lineRule="exact"/>
        <w:ind w:left="227"/>
      </w:pPr>
      <w:r>
        <w:rPr>
          <w:rFonts w:ascii="Trebuchet MS"/>
          <w:sz w:val="12"/>
        </w:rPr>
        <w:t xml:space="preserve">373    </w:t>
      </w:r>
      <w:r>
        <w:rPr>
          <w:rFonts w:ascii="Trebuchet MS"/>
          <w:spacing w:val="19"/>
          <w:sz w:val="12"/>
        </w:rPr>
        <w:t xml:space="preserve"> </w:t>
      </w:r>
      <w:r>
        <w:t>to</w:t>
      </w:r>
      <w:r>
        <w:rPr>
          <w:spacing w:val="60"/>
        </w:rPr>
        <w:t xml:space="preserve"> </w:t>
      </w:r>
      <w:r>
        <w:t>evaluate</w:t>
      </w:r>
      <w:r>
        <w:rPr>
          <w:spacing w:val="60"/>
        </w:rPr>
        <w:t xml:space="preserve"> </w:t>
      </w:r>
      <w:r>
        <w:t>whether</w:t>
      </w:r>
      <w:r>
        <w:rPr>
          <w:spacing w:val="60"/>
        </w:rPr>
        <w:t xml:space="preserve"> </w:t>
      </w:r>
      <w:r>
        <w:t>the</w:t>
      </w:r>
      <w:r>
        <w:rPr>
          <w:spacing w:val="61"/>
        </w:rPr>
        <w:t xml:space="preserve"> </w:t>
      </w:r>
      <w:r>
        <w:t>new,</w:t>
      </w:r>
      <w:r>
        <w:rPr>
          <w:spacing w:val="68"/>
        </w:rPr>
        <w:t xml:space="preserve"> </w:t>
      </w:r>
      <w:r>
        <w:t>more</w:t>
      </w:r>
      <w:r>
        <w:rPr>
          <w:spacing w:val="60"/>
        </w:rPr>
        <w:t xml:space="preserve"> </w:t>
      </w:r>
      <w:r>
        <w:t>complex</w:t>
      </w:r>
      <w:r>
        <w:rPr>
          <w:spacing w:val="59"/>
        </w:rPr>
        <w:t xml:space="preserve"> </w:t>
      </w:r>
      <w:r>
        <w:t>criteria</w:t>
      </w:r>
      <w:r>
        <w:rPr>
          <w:spacing w:val="59"/>
        </w:rPr>
        <w:t xml:space="preserve"> </w:t>
      </w:r>
      <w:proofErr w:type="gramStart"/>
      <w:r>
        <w:t>pays</w:t>
      </w:r>
      <w:proofErr w:type="gramEnd"/>
      <w:r>
        <w:rPr>
          <w:spacing w:val="60"/>
        </w:rPr>
        <w:t xml:space="preserve"> </w:t>
      </w:r>
      <w:r>
        <w:t>off</w:t>
      </w:r>
      <w:r>
        <w:rPr>
          <w:spacing w:val="59"/>
        </w:rPr>
        <w:t xml:space="preserve"> </w:t>
      </w:r>
      <w:r>
        <w:t>in</w:t>
      </w:r>
      <w:r>
        <w:rPr>
          <w:spacing w:val="60"/>
        </w:rPr>
        <w:t xml:space="preserve"> </w:t>
      </w:r>
      <w:r>
        <w:t>terms</w:t>
      </w:r>
      <w:r>
        <w:rPr>
          <w:spacing w:val="60"/>
        </w:rPr>
        <w:t xml:space="preserve"> </w:t>
      </w:r>
      <w:r>
        <w:t>of</w:t>
      </w:r>
    </w:p>
    <w:p w14:paraId="0D890627" w14:textId="77777777" w:rsidR="00E2709D" w:rsidRDefault="00462487">
      <w:pPr>
        <w:spacing w:line="291" w:lineRule="exact"/>
        <w:ind w:left="227"/>
        <w:rPr>
          <w:sz w:val="24"/>
        </w:rPr>
      </w:pPr>
      <w:r>
        <w:rPr>
          <w:rFonts w:ascii="Trebuchet MS"/>
          <w:sz w:val="12"/>
        </w:rPr>
        <w:t xml:space="preserve">374    </w:t>
      </w:r>
      <w:r>
        <w:rPr>
          <w:rFonts w:ascii="Trebuchet MS"/>
          <w:spacing w:val="19"/>
          <w:sz w:val="12"/>
        </w:rPr>
        <w:t xml:space="preserve"> </w:t>
      </w:r>
      <w:r>
        <w:rPr>
          <w:sz w:val="24"/>
        </w:rPr>
        <w:t>performance.</w:t>
      </w:r>
    </w:p>
    <w:p w14:paraId="5CBDC255" w14:textId="77777777" w:rsidR="00E2709D" w:rsidRDefault="00E2709D">
      <w:pPr>
        <w:pStyle w:val="BodyText"/>
        <w:spacing w:before="11"/>
      </w:pPr>
    </w:p>
    <w:p w14:paraId="76D5319C" w14:textId="77777777" w:rsidR="00E2709D" w:rsidRDefault="00462487">
      <w:pPr>
        <w:spacing w:before="51"/>
        <w:ind w:left="227"/>
        <w:rPr>
          <w:b/>
          <w:sz w:val="24"/>
        </w:rPr>
      </w:pPr>
      <w:commentRangeStart w:id="163"/>
      <w:r>
        <w:rPr>
          <w:rFonts w:ascii="Trebuchet MS"/>
          <w:sz w:val="12"/>
        </w:rPr>
        <w:t xml:space="preserve">375    </w:t>
      </w:r>
      <w:bookmarkStart w:id="164" w:name="Results"/>
      <w:bookmarkEnd w:id="164"/>
      <w:r>
        <w:rPr>
          <w:rFonts w:ascii="Trebuchet MS"/>
          <w:spacing w:val="19"/>
          <w:sz w:val="12"/>
        </w:rPr>
        <w:t xml:space="preserve"> </w:t>
      </w:r>
      <w:bookmarkStart w:id="165" w:name="_bookmark14"/>
      <w:bookmarkEnd w:id="165"/>
      <w:r>
        <w:rPr>
          <w:b/>
          <w:w w:val="115"/>
          <w:sz w:val="24"/>
        </w:rPr>
        <w:t xml:space="preserve">4. </w:t>
      </w:r>
      <w:r>
        <w:rPr>
          <w:b/>
          <w:spacing w:val="35"/>
          <w:w w:val="115"/>
          <w:sz w:val="24"/>
        </w:rPr>
        <w:t xml:space="preserve"> </w:t>
      </w:r>
      <w:r>
        <w:rPr>
          <w:b/>
          <w:w w:val="115"/>
          <w:sz w:val="24"/>
        </w:rPr>
        <w:t>Results</w:t>
      </w:r>
      <w:commentRangeEnd w:id="163"/>
      <w:r w:rsidR="00AC6664">
        <w:rPr>
          <w:rStyle w:val="CommentReference"/>
        </w:rPr>
        <w:commentReference w:id="163"/>
      </w:r>
    </w:p>
    <w:p w14:paraId="6BDD1BBD" w14:textId="77777777" w:rsidR="00E2709D" w:rsidRDefault="00462487">
      <w:pPr>
        <w:spacing w:before="175"/>
        <w:ind w:left="227"/>
        <w:rPr>
          <w:i/>
          <w:sz w:val="24"/>
        </w:rPr>
      </w:pPr>
      <w:r>
        <w:rPr>
          <w:rFonts w:ascii="Trebuchet MS" w:hAnsi="Trebuchet MS"/>
          <w:sz w:val="12"/>
        </w:rPr>
        <w:t xml:space="preserve">376    </w:t>
      </w:r>
      <w:r>
        <w:rPr>
          <w:rFonts w:ascii="Trebuchet MS" w:hAnsi="Trebuchet MS"/>
          <w:spacing w:val="19"/>
          <w:sz w:val="12"/>
        </w:rPr>
        <w:t xml:space="preserve"> </w:t>
      </w:r>
      <w:bookmarkStart w:id="166" w:name="Analysis_of_&quot;observed&quot;_events"/>
      <w:bookmarkEnd w:id="166"/>
      <w:r>
        <w:rPr>
          <w:i/>
          <w:sz w:val="24"/>
        </w:rPr>
        <w:t>4.1.</w:t>
      </w:r>
      <w:r>
        <w:rPr>
          <w:i/>
          <w:spacing w:val="89"/>
          <w:sz w:val="24"/>
        </w:rPr>
        <w:t xml:space="preserve"> </w:t>
      </w:r>
      <w:r>
        <w:rPr>
          <w:i/>
          <w:sz w:val="24"/>
        </w:rPr>
        <w:t>Analysis</w:t>
      </w:r>
      <w:r>
        <w:rPr>
          <w:i/>
          <w:spacing w:val="46"/>
          <w:sz w:val="24"/>
        </w:rPr>
        <w:t xml:space="preserve"> </w:t>
      </w:r>
      <w:proofErr w:type="gramStart"/>
      <w:r>
        <w:rPr>
          <w:i/>
          <w:sz w:val="24"/>
        </w:rPr>
        <w:t>of</w:t>
      </w:r>
      <w:r>
        <w:rPr>
          <w:i/>
          <w:spacing w:val="45"/>
          <w:sz w:val="24"/>
        </w:rPr>
        <w:t xml:space="preserve"> </w:t>
      </w:r>
      <w:r>
        <w:rPr>
          <w:i/>
          <w:sz w:val="24"/>
        </w:rPr>
        <w:t>”observed</w:t>
      </w:r>
      <w:proofErr w:type="gramEnd"/>
      <w:r>
        <w:rPr>
          <w:i/>
          <w:sz w:val="24"/>
        </w:rPr>
        <w:t>”</w:t>
      </w:r>
      <w:r>
        <w:rPr>
          <w:i/>
          <w:spacing w:val="46"/>
          <w:sz w:val="24"/>
        </w:rPr>
        <w:t xml:space="preserve"> </w:t>
      </w:r>
      <w:r>
        <w:rPr>
          <w:i/>
          <w:sz w:val="24"/>
        </w:rPr>
        <w:t>events</w:t>
      </w:r>
    </w:p>
    <w:p w14:paraId="1C7E1B6C" w14:textId="77777777" w:rsidR="00E2709D" w:rsidRDefault="00462487">
      <w:pPr>
        <w:pStyle w:val="BodyText"/>
        <w:tabs>
          <w:tab w:val="left" w:pos="968"/>
        </w:tabs>
        <w:spacing w:before="56" w:line="291" w:lineRule="exact"/>
        <w:ind w:left="227"/>
      </w:pPr>
      <w:r>
        <w:rPr>
          <w:rFonts w:ascii="Trebuchet MS"/>
          <w:w w:val="105"/>
          <w:sz w:val="12"/>
        </w:rPr>
        <w:t>377</w:t>
      </w:r>
      <w:r>
        <w:rPr>
          <w:rFonts w:ascii="Trebuchet MS"/>
          <w:w w:val="105"/>
          <w:sz w:val="12"/>
        </w:rPr>
        <w:tab/>
      </w:r>
      <w:r>
        <w:rPr>
          <w:w w:val="105"/>
        </w:rPr>
        <w:t>Figure</w:t>
      </w:r>
      <w:r>
        <w:rPr>
          <w:spacing w:val="9"/>
          <w:w w:val="105"/>
        </w:rPr>
        <w:t xml:space="preserve"> </w:t>
      </w:r>
      <w:hyperlink w:anchor="_bookmark15" w:history="1">
        <w:r>
          <w:rPr>
            <w:w w:val="105"/>
          </w:rPr>
          <w:t>2</w:t>
        </w:r>
        <w:r>
          <w:rPr>
            <w:spacing w:val="10"/>
            <w:w w:val="105"/>
          </w:rPr>
          <w:t xml:space="preserve"> </w:t>
        </w:r>
      </w:hyperlink>
      <w:r>
        <w:rPr>
          <w:w w:val="105"/>
        </w:rPr>
        <w:t>depicts</w:t>
      </w:r>
      <w:r>
        <w:rPr>
          <w:spacing w:val="9"/>
          <w:w w:val="105"/>
        </w:rPr>
        <w:t xml:space="preserve"> </w:t>
      </w:r>
      <w:r>
        <w:rPr>
          <w:w w:val="105"/>
        </w:rPr>
        <w:t>the</w:t>
      </w:r>
      <w:r>
        <w:rPr>
          <w:spacing w:val="10"/>
          <w:w w:val="105"/>
        </w:rPr>
        <w:t xml:space="preserve"> </w:t>
      </w:r>
      <w:r>
        <w:rPr>
          <w:w w:val="105"/>
        </w:rPr>
        <w:t>spatial</w:t>
      </w:r>
      <w:r>
        <w:rPr>
          <w:spacing w:val="10"/>
          <w:w w:val="105"/>
        </w:rPr>
        <w:t xml:space="preserve"> </w:t>
      </w:r>
      <w:r>
        <w:rPr>
          <w:w w:val="105"/>
        </w:rPr>
        <w:t>distribution</w:t>
      </w:r>
      <w:r>
        <w:rPr>
          <w:spacing w:val="10"/>
          <w:w w:val="105"/>
        </w:rPr>
        <w:t xml:space="preserve"> </w:t>
      </w:r>
      <w:r>
        <w:rPr>
          <w:w w:val="105"/>
        </w:rPr>
        <w:t>of</w:t>
      </w:r>
      <w:r>
        <w:rPr>
          <w:spacing w:val="10"/>
          <w:w w:val="105"/>
        </w:rPr>
        <w:t xml:space="preserve"> </w:t>
      </w:r>
      <w:r>
        <w:rPr>
          <w:w w:val="105"/>
        </w:rPr>
        <w:t>the</w:t>
      </w:r>
      <w:r>
        <w:rPr>
          <w:spacing w:val="9"/>
          <w:w w:val="105"/>
        </w:rPr>
        <w:t xml:space="preserve"> </w:t>
      </w:r>
      <w:r>
        <w:rPr>
          <w:w w:val="105"/>
        </w:rPr>
        <w:t>1239</w:t>
      </w:r>
      <w:r>
        <w:rPr>
          <w:spacing w:val="10"/>
          <w:w w:val="105"/>
        </w:rPr>
        <w:t xml:space="preserve"> </w:t>
      </w:r>
      <w:r>
        <w:rPr>
          <w:w w:val="105"/>
        </w:rPr>
        <w:t>stations</w:t>
      </w:r>
      <w:r>
        <w:rPr>
          <w:spacing w:val="9"/>
          <w:w w:val="105"/>
        </w:rPr>
        <w:t xml:space="preserve"> </w:t>
      </w:r>
      <w:r>
        <w:rPr>
          <w:w w:val="105"/>
        </w:rPr>
        <w:t>used</w:t>
      </w:r>
      <w:r>
        <w:rPr>
          <w:spacing w:val="10"/>
          <w:w w:val="105"/>
        </w:rPr>
        <w:t xml:space="preserve"> </w:t>
      </w:r>
      <w:r>
        <w:rPr>
          <w:w w:val="105"/>
        </w:rPr>
        <w:t>in</w:t>
      </w:r>
      <w:r>
        <w:rPr>
          <w:spacing w:val="9"/>
          <w:w w:val="105"/>
        </w:rPr>
        <w:t xml:space="preserve"> </w:t>
      </w:r>
      <w:r>
        <w:rPr>
          <w:w w:val="105"/>
        </w:rPr>
        <w:t>the</w:t>
      </w:r>
    </w:p>
    <w:p w14:paraId="2CEEB828" w14:textId="77777777" w:rsidR="00E2709D" w:rsidRDefault="00462487">
      <w:pPr>
        <w:pStyle w:val="BodyText"/>
        <w:spacing w:line="274" w:lineRule="exact"/>
        <w:ind w:left="227"/>
      </w:pPr>
      <w:r>
        <w:rPr>
          <w:rFonts w:ascii="Trebuchet MS"/>
          <w:sz w:val="12"/>
        </w:rPr>
        <w:t xml:space="preserve">378    </w:t>
      </w:r>
      <w:r>
        <w:rPr>
          <w:rFonts w:ascii="Trebuchet MS"/>
          <w:spacing w:val="19"/>
          <w:sz w:val="12"/>
        </w:rPr>
        <w:t xml:space="preserve"> </w:t>
      </w:r>
      <w:proofErr w:type="gramStart"/>
      <w:r>
        <w:t>optimization</w:t>
      </w:r>
      <w:proofErr w:type="gramEnd"/>
      <w:r>
        <w:rPr>
          <w:spacing w:val="20"/>
        </w:rPr>
        <w:t xml:space="preserve"> </w:t>
      </w:r>
      <w:r>
        <w:t>of</w:t>
      </w:r>
      <w:r>
        <w:rPr>
          <w:spacing w:val="20"/>
        </w:rPr>
        <w:t xml:space="preserve"> </w:t>
      </w:r>
      <w:r>
        <w:t>the</w:t>
      </w:r>
      <w:r>
        <w:rPr>
          <w:spacing w:val="19"/>
        </w:rPr>
        <w:t xml:space="preserve"> </w:t>
      </w:r>
      <w:r>
        <w:t>notification</w:t>
      </w:r>
      <w:r>
        <w:rPr>
          <w:spacing w:val="20"/>
        </w:rPr>
        <w:t xml:space="preserve"> </w:t>
      </w:r>
      <w:r>
        <w:t>criteria,</w:t>
      </w:r>
      <w:r>
        <w:rPr>
          <w:spacing w:val="26"/>
        </w:rPr>
        <w:t xml:space="preserve"> </w:t>
      </w:r>
      <w:r>
        <w:t>i.e.,</w:t>
      </w:r>
      <w:r>
        <w:rPr>
          <w:spacing w:val="27"/>
        </w:rPr>
        <w:t xml:space="preserve"> </w:t>
      </w:r>
      <w:r>
        <w:t>those</w:t>
      </w:r>
      <w:r>
        <w:rPr>
          <w:spacing w:val="20"/>
        </w:rPr>
        <w:t xml:space="preserve"> </w:t>
      </w:r>
      <w:r>
        <w:t>with</w:t>
      </w:r>
      <w:r>
        <w:rPr>
          <w:spacing w:val="19"/>
        </w:rPr>
        <w:t xml:space="preserve"> </w:t>
      </w:r>
      <w:r>
        <w:t>a</w:t>
      </w:r>
      <w:r>
        <w:rPr>
          <w:spacing w:val="20"/>
        </w:rPr>
        <w:t xml:space="preserve"> </w:t>
      </w:r>
      <w:r>
        <w:t>minimum</w:t>
      </w:r>
      <w:r>
        <w:rPr>
          <w:spacing w:val="20"/>
        </w:rPr>
        <w:t xml:space="preserve"> </w:t>
      </w:r>
      <w:proofErr w:type="spellStart"/>
      <w:r>
        <w:t>contribut</w:t>
      </w:r>
      <w:proofErr w:type="spellEnd"/>
      <w:r>
        <w:t>-</w:t>
      </w:r>
    </w:p>
    <w:p w14:paraId="5D1B99AA" w14:textId="46B8411D" w:rsidR="00E2709D" w:rsidRDefault="00462487">
      <w:pPr>
        <w:pStyle w:val="BodyText"/>
        <w:spacing w:line="304" w:lineRule="exact"/>
        <w:ind w:left="227"/>
      </w:pPr>
      <w:r>
        <w:rPr>
          <w:rFonts w:ascii="Trebuchet MS" w:hAnsi="Trebuchet MS"/>
          <w:sz w:val="12"/>
        </w:rPr>
        <w:t xml:space="preserve">379    </w:t>
      </w:r>
      <w:r>
        <w:rPr>
          <w:rFonts w:ascii="Trebuchet MS" w:hAnsi="Trebuchet MS"/>
          <w:spacing w:val="19"/>
          <w:sz w:val="12"/>
        </w:rPr>
        <w:t xml:space="preserve"> </w:t>
      </w:r>
      <w:proofErr w:type="spellStart"/>
      <w:r>
        <w:rPr>
          <w:w w:val="105"/>
        </w:rPr>
        <w:t>ing</w:t>
      </w:r>
      <w:proofErr w:type="spellEnd"/>
      <w:r>
        <w:rPr>
          <w:spacing w:val="6"/>
          <w:w w:val="105"/>
        </w:rPr>
        <w:t xml:space="preserve"> </w:t>
      </w:r>
      <w:r>
        <w:rPr>
          <w:w w:val="105"/>
        </w:rPr>
        <w:t>area</w:t>
      </w:r>
      <w:r>
        <w:rPr>
          <w:spacing w:val="6"/>
          <w:w w:val="105"/>
        </w:rPr>
        <w:t xml:space="preserve"> </w:t>
      </w:r>
      <w:r>
        <w:rPr>
          <w:w w:val="105"/>
        </w:rPr>
        <w:t>of</w:t>
      </w:r>
      <w:r>
        <w:rPr>
          <w:spacing w:val="6"/>
          <w:w w:val="105"/>
        </w:rPr>
        <w:t xml:space="preserve"> </w:t>
      </w:r>
      <w:r>
        <w:rPr>
          <w:w w:val="105"/>
        </w:rPr>
        <w:t>2000</w:t>
      </w:r>
      <w:r>
        <w:rPr>
          <w:spacing w:val="5"/>
          <w:w w:val="105"/>
        </w:rPr>
        <w:t xml:space="preserve"> </w:t>
      </w:r>
      <w:r>
        <w:rPr>
          <w:w w:val="105"/>
        </w:rPr>
        <w:t>km</w:t>
      </w:r>
      <w:r>
        <w:rPr>
          <w:rFonts w:ascii="Segoe UI Symbol" w:hAnsi="Segoe UI Symbol"/>
          <w:w w:val="105"/>
        </w:rPr>
        <w:t>²</w:t>
      </w:r>
      <w:r>
        <w:rPr>
          <w:rFonts w:ascii="Segoe UI Symbol" w:hAnsi="Segoe UI Symbol"/>
          <w:spacing w:val="-6"/>
          <w:w w:val="105"/>
        </w:rPr>
        <w:t xml:space="preserve"> </w:t>
      </w:r>
      <w:r>
        <w:rPr>
          <w:w w:val="105"/>
        </w:rPr>
        <w:t>and</w:t>
      </w:r>
      <w:r>
        <w:rPr>
          <w:spacing w:val="6"/>
          <w:w w:val="105"/>
        </w:rPr>
        <w:t xml:space="preserve"> </w:t>
      </w:r>
      <w:r>
        <w:rPr>
          <w:w w:val="105"/>
        </w:rPr>
        <w:t>a</w:t>
      </w:r>
      <w:r>
        <w:rPr>
          <w:spacing w:val="5"/>
          <w:w w:val="105"/>
        </w:rPr>
        <w:t xml:space="preserve"> </w:t>
      </w:r>
      <w:r>
        <w:rPr>
          <w:w w:val="105"/>
        </w:rPr>
        <w:t>KGE</w:t>
      </w:r>
      <w:r>
        <w:rPr>
          <w:spacing w:val="5"/>
          <w:w w:val="105"/>
        </w:rPr>
        <w:t xml:space="preserve"> </w:t>
      </w:r>
      <w:del w:id="167" w:author="Pechlivanidis Ilias" w:date="2024-02-10T12:57:00Z">
        <w:r w:rsidDel="00AC6664">
          <w:rPr>
            <w:w w:val="105"/>
          </w:rPr>
          <w:delText>not</w:delText>
        </w:r>
        <w:r w:rsidDel="00AC6664">
          <w:rPr>
            <w:spacing w:val="6"/>
            <w:w w:val="105"/>
          </w:rPr>
          <w:delText xml:space="preserve"> </w:delText>
        </w:r>
        <w:r w:rsidDel="00AC6664">
          <w:rPr>
            <w:w w:val="105"/>
          </w:rPr>
          <w:delText>lower</w:delText>
        </w:r>
      </w:del>
      <w:ins w:id="168" w:author="Pechlivanidis Ilias" w:date="2024-02-10T12:57:00Z">
        <w:r w:rsidR="00AC6664">
          <w:rPr>
            <w:w w:val="105"/>
          </w:rPr>
          <w:t>greater</w:t>
        </w:r>
      </w:ins>
      <w:r>
        <w:rPr>
          <w:spacing w:val="6"/>
          <w:w w:val="105"/>
        </w:rPr>
        <w:t xml:space="preserve"> </w:t>
      </w:r>
      <w:r>
        <w:rPr>
          <w:w w:val="105"/>
        </w:rPr>
        <w:t>than</w:t>
      </w:r>
      <w:r>
        <w:rPr>
          <w:spacing w:val="6"/>
          <w:w w:val="105"/>
        </w:rPr>
        <w:t xml:space="preserve"> </w:t>
      </w:r>
      <w:r>
        <w:rPr>
          <w:w w:val="105"/>
        </w:rPr>
        <w:t>0.50.</w:t>
      </w:r>
      <w:r>
        <w:rPr>
          <w:spacing w:val="30"/>
          <w:w w:val="105"/>
        </w:rPr>
        <w:t xml:space="preserve"> </w:t>
      </w:r>
      <w:r>
        <w:rPr>
          <w:w w:val="105"/>
        </w:rPr>
        <w:t>The</w:t>
      </w:r>
      <w:r>
        <w:rPr>
          <w:spacing w:val="5"/>
          <w:w w:val="105"/>
        </w:rPr>
        <w:t xml:space="preserve"> </w:t>
      </w:r>
      <w:proofErr w:type="spellStart"/>
      <w:r>
        <w:rPr>
          <w:w w:val="105"/>
        </w:rPr>
        <w:t>colours</w:t>
      </w:r>
      <w:proofErr w:type="spellEnd"/>
      <w:r>
        <w:rPr>
          <w:spacing w:val="5"/>
          <w:w w:val="105"/>
        </w:rPr>
        <w:t xml:space="preserve"> </w:t>
      </w:r>
      <w:r>
        <w:rPr>
          <w:w w:val="105"/>
        </w:rPr>
        <w:t>represent</w:t>
      </w:r>
    </w:p>
    <w:p w14:paraId="06E30560" w14:textId="77777777" w:rsidR="00E2709D" w:rsidRDefault="00462487">
      <w:pPr>
        <w:pStyle w:val="BodyText"/>
        <w:spacing w:line="289" w:lineRule="exact"/>
        <w:ind w:left="227"/>
      </w:pPr>
      <w:r>
        <w:rPr>
          <w:rFonts w:ascii="Trebuchet MS" w:hAnsi="Trebuchet MS"/>
          <w:sz w:val="12"/>
        </w:rPr>
        <w:t xml:space="preserve">380    </w:t>
      </w:r>
      <w:r>
        <w:rPr>
          <w:rFonts w:ascii="Trebuchet MS" w:hAnsi="Trebuchet MS"/>
          <w:spacing w:val="19"/>
          <w:sz w:val="12"/>
        </w:rPr>
        <w:t xml:space="preserve"> </w:t>
      </w:r>
      <w:r>
        <w:t>the</w:t>
      </w:r>
      <w:r>
        <w:rPr>
          <w:spacing w:val="41"/>
        </w:rPr>
        <w:t xml:space="preserve"> </w:t>
      </w:r>
      <w:r>
        <w:t>amount</w:t>
      </w:r>
      <w:r>
        <w:rPr>
          <w:spacing w:val="41"/>
        </w:rPr>
        <w:t xml:space="preserve"> </w:t>
      </w:r>
      <w:proofErr w:type="gramStart"/>
      <w:r>
        <w:t>of</w:t>
      </w:r>
      <w:r>
        <w:rPr>
          <w:spacing w:val="41"/>
        </w:rPr>
        <w:t xml:space="preserve"> </w:t>
      </w:r>
      <w:r>
        <w:t>”observed</w:t>
      </w:r>
      <w:proofErr w:type="gramEnd"/>
      <w:r>
        <w:t>”</w:t>
      </w:r>
      <w:r>
        <w:rPr>
          <w:spacing w:val="41"/>
        </w:rPr>
        <w:t xml:space="preserve"> </w:t>
      </w:r>
      <w:r>
        <w:t>flood</w:t>
      </w:r>
      <w:r>
        <w:rPr>
          <w:spacing w:val="41"/>
        </w:rPr>
        <w:t xml:space="preserve"> </w:t>
      </w:r>
      <w:r>
        <w:t>events,</w:t>
      </w:r>
      <w:r>
        <w:rPr>
          <w:spacing w:val="44"/>
        </w:rPr>
        <w:t xml:space="preserve"> </w:t>
      </w:r>
      <w:r>
        <w:t>while</w:t>
      </w:r>
      <w:r>
        <w:rPr>
          <w:spacing w:val="41"/>
        </w:rPr>
        <w:t xml:space="preserve"> </w:t>
      </w:r>
      <w:r>
        <w:t>the</w:t>
      </w:r>
      <w:r>
        <w:rPr>
          <w:spacing w:val="40"/>
        </w:rPr>
        <w:t xml:space="preserve"> </w:t>
      </w:r>
      <w:r>
        <w:t>histogram</w:t>
      </w:r>
      <w:r>
        <w:rPr>
          <w:spacing w:val="41"/>
        </w:rPr>
        <w:t xml:space="preserve"> </w:t>
      </w:r>
      <w:r>
        <w:t>at</w:t>
      </w:r>
      <w:r>
        <w:rPr>
          <w:spacing w:val="41"/>
        </w:rPr>
        <w:t xml:space="preserve"> </w:t>
      </w:r>
      <w:r>
        <w:t>the</w:t>
      </w:r>
      <w:r>
        <w:rPr>
          <w:spacing w:val="41"/>
        </w:rPr>
        <w:t xml:space="preserve"> </w:t>
      </w:r>
      <w:r>
        <w:t>bottom</w:t>
      </w:r>
    </w:p>
    <w:p w14:paraId="4E51D598" w14:textId="77777777" w:rsidR="00E2709D" w:rsidRDefault="00462487">
      <w:pPr>
        <w:pStyle w:val="BodyText"/>
        <w:spacing w:line="289" w:lineRule="exact"/>
        <w:ind w:left="227"/>
      </w:pPr>
      <w:r>
        <w:rPr>
          <w:rFonts w:ascii="Trebuchet MS"/>
          <w:sz w:val="12"/>
        </w:rPr>
        <w:t xml:space="preserve">381    </w:t>
      </w:r>
      <w:r>
        <w:rPr>
          <w:rFonts w:ascii="Trebuchet MS"/>
          <w:spacing w:val="19"/>
          <w:sz w:val="12"/>
        </w:rPr>
        <w:t xml:space="preserve"> </w:t>
      </w:r>
      <w:r>
        <w:t>shows</w:t>
      </w:r>
      <w:r>
        <w:rPr>
          <w:spacing w:val="20"/>
        </w:rPr>
        <w:t xml:space="preserve"> </w:t>
      </w:r>
      <w:r>
        <w:t>the</w:t>
      </w:r>
      <w:r>
        <w:rPr>
          <w:spacing w:val="19"/>
        </w:rPr>
        <w:t xml:space="preserve"> </w:t>
      </w:r>
      <w:r>
        <w:t>frequency</w:t>
      </w:r>
      <w:r>
        <w:rPr>
          <w:spacing w:val="20"/>
        </w:rPr>
        <w:t xml:space="preserve"> </w:t>
      </w:r>
      <w:r>
        <w:t>of</w:t>
      </w:r>
      <w:r>
        <w:rPr>
          <w:spacing w:val="19"/>
        </w:rPr>
        <w:t xml:space="preserve"> </w:t>
      </w:r>
      <w:r>
        <w:t>events</w:t>
      </w:r>
      <w:r>
        <w:rPr>
          <w:spacing w:val="20"/>
        </w:rPr>
        <w:t xml:space="preserve"> </w:t>
      </w:r>
      <w:r>
        <w:t>across</w:t>
      </w:r>
      <w:r>
        <w:rPr>
          <w:spacing w:val="19"/>
        </w:rPr>
        <w:t xml:space="preserve"> </w:t>
      </w:r>
      <w:r>
        <w:t>the</w:t>
      </w:r>
      <w:r>
        <w:rPr>
          <w:spacing w:val="21"/>
        </w:rPr>
        <w:t xml:space="preserve"> </w:t>
      </w:r>
      <w:r>
        <w:t>stations.</w:t>
      </w:r>
    </w:p>
    <w:p w14:paraId="347BF805" w14:textId="77777777" w:rsidR="00E2709D" w:rsidRDefault="00462487">
      <w:pPr>
        <w:pStyle w:val="BodyText"/>
        <w:tabs>
          <w:tab w:val="left" w:pos="968"/>
        </w:tabs>
        <w:spacing w:line="289" w:lineRule="exact"/>
        <w:ind w:left="227"/>
      </w:pPr>
      <w:r>
        <w:rPr>
          <w:rFonts w:ascii="Trebuchet MS"/>
          <w:w w:val="105"/>
          <w:sz w:val="12"/>
        </w:rPr>
        <w:t>382</w:t>
      </w:r>
      <w:r>
        <w:rPr>
          <w:rFonts w:ascii="Trebuchet MS"/>
          <w:w w:val="105"/>
          <w:sz w:val="12"/>
        </w:rPr>
        <w:tab/>
      </w:r>
      <w:r>
        <w:rPr>
          <w:w w:val="105"/>
        </w:rPr>
        <w:t>In</w:t>
      </w:r>
      <w:r>
        <w:rPr>
          <w:spacing w:val="-10"/>
          <w:w w:val="105"/>
        </w:rPr>
        <w:t xml:space="preserve"> </w:t>
      </w:r>
      <w:r>
        <w:rPr>
          <w:w w:val="105"/>
        </w:rPr>
        <w:t>total,</w:t>
      </w:r>
      <w:r>
        <w:rPr>
          <w:spacing w:val="-7"/>
          <w:w w:val="105"/>
        </w:rPr>
        <w:t xml:space="preserve"> </w:t>
      </w:r>
      <w:r>
        <w:rPr>
          <w:w w:val="105"/>
        </w:rPr>
        <w:t>the</w:t>
      </w:r>
      <w:r>
        <w:rPr>
          <w:spacing w:val="-9"/>
          <w:w w:val="105"/>
        </w:rPr>
        <w:t xml:space="preserve"> </w:t>
      </w:r>
      <w:r>
        <w:rPr>
          <w:w w:val="105"/>
        </w:rPr>
        <w:t>optimization</w:t>
      </w:r>
      <w:r>
        <w:rPr>
          <w:spacing w:val="-9"/>
          <w:w w:val="105"/>
        </w:rPr>
        <w:t xml:space="preserve"> </w:t>
      </w:r>
      <w:r>
        <w:rPr>
          <w:w w:val="105"/>
        </w:rPr>
        <w:t>of</w:t>
      </w:r>
      <w:r>
        <w:rPr>
          <w:spacing w:val="-9"/>
          <w:w w:val="105"/>
        </w:rPr>
        <w:t xml:space="preserve"> </w:t>
      </w:r>
      <w:r>
        <w:rPr>
          <w:w w:val="105"/>
        </w:rPr>
        <w:t>the</w:t>
      </w:r>
      <w:r>
        <w:rPr>
          <w:spacing w:val="-10"/>
          <w:w w:val="105"/>
        </w:rPr>
        <w:t xml:space="preserve"> </w:t>
      </w:r>
      <w:r>
        <w:rPr>
          <w:w w:val="105"/>
        </w:rPr>
        <w:t>notification</w:t>
      </w:r>
      <w:r>
        <w:rPr>
          <w:spacing w:val="-9"/>
          <w:w w:val="105"/>
        </w:rPr>
        <w:t xml:space="preserve"> </w:t>
      </w:r>
      <w:r>
        <w:rPr>
          <w:w w:val="105"/>
        </w:rPr>
        <w:t>criteria</w:t>
      </w:r>
      <w:r>
        <w:rPr>
          <w:spacing w:val="-9"/>
          <w:w w:val="105"/>
        </w:rPr>
        <w:t xml:space="preserve"> </w:t>
      </w:r>
      <w:r>
        <w:rPr>
          <w:w w:val="105"/>
        </w:rPr>
        <w:t>will</w:t>
      </w:r>
      <w:r>
        <w:rPr>
          <w:spacing w:val="-9"/>
          <w:w w:val="105"/>
        </w:rPr>
        <w:t xml:space="preserve"> </w:t>
      </w:r>
      <w:r>
        <w:rPr>
          <w:w w:val="105"/>
        </w:rPr>
        <w:t>be</w:t>
      </w:r>
      <w:r>
        <w:rPr>
          <w:spacing w:val="-10"/>
          <w:w w:val="105"/>
        </w:rPr>
        <w:t xml:space="preserve"> </w:t>
      </w:r>
      <w:r>
        <w:rPr>
          <w:w w:val="105"/>
        </w:rPr>
        <w:t>based</w:t>
      </w:r>
      <w:r>
        <w:rPr>
          <w:spacing w:val="-9"/>
          <w:w w:val="105"/>
        </w:rPr>
        <w:t xml:space="preserve"> </w:t>
      </w:r>
      <w:r>
        <w:rPr>
          <w:w w:val="105"/>
        </w:rPr>
        <w:t>on</w:t>
      </w:r>
      <w:r>
        <w:rPr>
          <w:spacing w:val="-9"/>
          <w:w w:val="105"/>
        </w:rPr>
        <w:t xml:space="preserve"> </w:t>
      </w:r>
      <w:r>
        <w:rPr>
          <w:w w:val="105"/>
        </w:rPr>
        <w:t>1239</w:t>
      </w:r>
    </w:p>
    <w:p w14:paraId="12E69C74" w14:textId="77777777" w:rsidR="00E2709D" w:rsidRDefault="00462487">
      <w:pPr>
        <w:pStyle w:val="BodyText"/>
        <w:spacing w:line="289" w:lineRule="exact"/>
        <w:ind w:left="227"/>
      </w:pPr>
      <w:r>
        <w:rPr>
          <w:rFonts w:ascii="Trebuchet MS" w:hAnsi="Trebuchet MS"/>
          <w:sz w:val="12"/>
        </w:rPr>
        <w:t xml:space="preserve">383    </w:t>
      </w:r>
      <w:r>
        <w:rPr>
          <w:rFonts w:ascii="Trebuchet MS" w:hAnsi="Trebuchet MS"/>
          <w:spacing w:val="19"/>
          <w:sz w:val="12"/>
        </w:rPr>
        <w:t xml:space="preserve"> </w:t>
      </w:r>
      <w:r>
        <w:t>stations</w:t>
      </w:r>
      <w:r>
        <w:rPr>
          <w:spacing w:val="47"/>
        </w:rPr>
        <w:t xml:space="preserve"> </w:t>
      </w:r>
      <w:r>
        <w:t>and</w:t>
      </w:r>
      <w:r>
        <w:rPr>
          <w:spacing w:val="46"/>
        </w:rPr>
        <w:t xml:space="preserve"> </w:t>
      </w:r>
      <w:proofErr w:type="gramStart"/>
      <w:r>
        <w:t>874</w:t>
      </w:r>
      <w:r>
        <w:rPr>
          <w:spacing w:val="47"/>
        </w:rPr>
        <w:t xml:space="preserve"> </w:t>
      </w:r>
      <w:r>
        <w:t>”observed</w:t>
      </w:r>
      <w:proofErr w:type="gramEnd"/>
      <w:r>
        <w:rPr>
          <w:spacing w:val="47"/>
        </w:rPr>
        <w:t xml:space="preserve"> </w:t>
      </w:r>
      <w:r>
        <w:t>events”.</w:t>
      </w:r>
      <w:r>
        <w:rPr>
          <w:spacing w:val="104"/>
        </w:rPr>
        <w:t xml:space="preserve"> </w:t>
      </w:r>
      <w:r>
        <w:t>A</w:t>
      </w:r>
      <w:r>
        <w:rPr>
          <w:spacing w:val="47"/>
        </w:rPr>
        <w:t xml:space="preserve"> </w:t>
      </w:r>
      <w:r>
        <w:t>higher</w:t>
      </w:r>
      <w:r>
        <w:rPr>
          <w:spacing w:val="46"/>
        </w:rPr>
        <w:t xml:space="preserve"> </w:t>
      </w:r>
      <w:r>
        <w:t>concentration</w:t>
      </w:r>
      <w:r>
        <w:rPr>
          <w:spacing w:val="47"/>
        </w:rPr>
        <w:t xml:space="preserve"> </w:t>
      </w:r>
      <w:r>
        <w:t>of</w:t>
      </w:r>
      <w:r>
        <w:rPr>
          <w:spacing w:val="46"/>
        </w:rPr>
        <w:t xml:space="preserve"> </w:t>
      </w:r>
      <w:r>
        <w:t>points</w:t>
      </w:r>
      <w:r>
        <w:rPr>
          <w:spacing w:val="47"/>
        </w:rPr>
        <w:t xml:space="preserve"> </w:t>
      </w:r>
      <w:r>
        <w:t>with</w:t>
      </w:r>
    </w:p>
    <w:p w14:paraId="340CD04E" w14:textId="77777777" w:rsidR="00E2709D" w:rsidRDefault="00462487">
      <w:pPr>
        <w:pStyle w:val="BodyText"/>
        <w:spacing w:line="289" w:lineRule="exact"/>
        <w:ind w:left="227"/>
      </w:pPr>
      <w:r>
        <w:rPr>
          <w:rFonts w:ascii="Trebuchet MS"/>
          <w:sz w:val="12"/>
        </w:rPr>
        <w:t xml:space="preserve">384    </w:t>
      </w:r>
      <w:r>
        <w:rPr>
          <w:rFonts w:ascii="Trebuchet MS"/>
          <w:spacing w:val="19"/>
          <w:sz w:val="12"/>
        </w:rPr>
        <w:t xml:space="preserve"> </w:t>
      </w:r>
      <w:r>
        <w:t>events</w:t>
      </w:r>
      <w:r>
        <w:rPr>
          <w:spacing w:val="58"/>
        </w:rPr>
        <w:t xml:space="preserve"> </w:t>
      </w:r>
      <w:proofErr w:type="gramStart"/>
      <w:r>
        <w:t>is</w:t>
      </w:r>
      <w:proofErr w:type="gramEnd"/>
      <w:r>
        <w:rPr>
          <w:spacing w:val="58"/>
        </w:rPr>
        <w:t xml:space="preserve"> </w:t>
      </w:r>
      <w:r>
        <w:t>observed</w:t>
      </w:r>
      <w:r>
        <w:rPr>
          <w:spacing w:val="59"/>
        </w:rPr>
        <w:t xml:space="preserve"> </w:t>
      </w:r>
      <w:r>
        <w:t>in</w:t>
      </w:r>
      <w:r>
        <w:rPr>
          <w:spacing w:val="57"/>
        </w:rPr>
        <w:t xml:space="preserve"> </w:t>
      </w:r>
      <w:r>
        <w:t>Central</w:t>
      </w:r>
      <w:r>
        <w:rPr>
          <w:spacing w:val="57"/>
        </w:rPr>
        <w:t xml:space="preserve"> </w:t>
      </w:r>
      <w:r>
        <w:t>Europe,</w:t>
      </w:r>
      <w:r>
        <w:rPr>
          <w:spacing w:val="62"/>
        </w:rPr>
        <w:t xml:space="preserve"> </w:t>
      </w:r>
      <w:r>
        <w:t>the</w:t>
      </w:r>
      <w:r>
        <w:rPr>
          <w:spacing w:val="58"/>
        </w:rPr>
        <w:t xml:space="preserve"> </w:t>
      </w:r>
      <w:r>
        <w:t>British</w:t>
      </w:r>
      <w:r>
        <w:rPr>
          <w:spacing w:val="58"/>
        </w:rPr>
        <w:t xml:space="preserve"> </w:t>
      </w:r>
      <w:r>
        <w:t>Isles,</w:t>
      </w:r>
      <w:r>
        <w:rPr>
          <w:spacing w:val="62"/>
        </w:rPr>
        <w:t xml:space="preserve"> </w:t>
      </w:r>
      <w:r>
        <w:t>and</w:t>
      </w:r>
      <w:r>
        <w:rPr>
          <w:spacing w:val="59"/>
        </w:rPr>
        <w:t xml:space="preserve"> </w:t>
      </w:r>
      <w:r>
        <w:t>Mediterranean</w:t>
      </w:r>
    </w:p>
    <w:p w14:paraId="6AA002B8" w14:textId="77777777" w:rsidR="00E2709D" w:rsidRDefault="00462487">
      <w:pPr>
        <w:pStyle w:val="BodyText"/>
        <w:tabs>
          <w:tab w:val="left" w:pos="2041"/>
        </w:tabs>
        <w:spacing w:line="289" w:lineRule="exact"/>
        <w:ind w:left="227"/>
      </w:pPr>
      <w:r>
        <w:rPr>
          <w:rFonts w:ascii="Trebuchet MS"/>
          <w:sz w:val="12"/>
        </w:rPr>
        <w:t xml:space="preserve">385    </w:t>
      </w:r>
      <w:r>
        <w:rPr>
          <w:rFonts w:ascii="Trebuchet MS"/>
          <w:spacing w:val="19"/>
          <w:sz w:val="12"/>
        </w:rPr>
        <w:t xml:space="preserve"> </w:t>
      </w:r>
      <w:r>
        <w:rPr>
          <w:w w:val="105"/>
        </w:rPr>
        <w:t>catchments.</w:t>
      </w:r>
      <w:r>
        <w:rPr>
          <w:w w:val="105"/>
        </w:rPr>
        <w:tab/>
        <w:t>Significant</w:t>
      </w:r>
      <w:r>
        <w:rPr>
          <w:spacing w:val="44"/>
          <w:w w:val="105"/>
        </w:rPr>
        <w:t xml:space="preserve"> </w:t>
      </w:r>
      <w:r>
        <w:rPr>
          <w:w w:val="105"/>
        </w:rPr>
        <w:t>flood</w:t>
      </w:r>
      <w:r>
        <w:rPr>
          <w:spacing w:val="44"/>
          <w:w w:val="105"/>
        </w:rPr>
        <w:t xml:space="preserve"> </w:t>
      </w:r>
      <w:r>
        <w:rPr>
          <w:w w:val="105"/>
        </w:rPr>
        <w:t>events</w:t>
      </w:r>
      <w:r>
        <w:rPr>
          <w:spacing w:val="44"/>
          <w:w w:val="105"/>
        </w:rPr>
        <w:t xml:space="preserve"> </w:t>
      </w:r>
      <w:r>
        <w:rPr>
          <w:w w:val="105"/>
        </w:rPr>
        <w:t>in</w:t>
      </w:r>
      <w:r>
        <w:rPr>
          <w:spacing w:val="44"/>
          <w:w w:val="105"/>
        </w:rPr>
        <w:t xml:space="preserve"> </w:t>
      </w:r>
      <w:r>
        <w:rPr>
          <w:w w:val="105"/>
        </w:rPr>
        <w:t>the</w:t>
      </w:r>
      <w:r>
        <w:rPr>
          <w:spacing w:val="44"/>
          <w:w w:val="105"/>
        </w:rPr>
        <w:t xml:space="preserve"> </w:t>
      </w:r>
      <w:r>
        <w:rPr>
          <w:w w:val="105"/>
        </w:rPr>
        <w:t>Rhine,</w:t>
      </w:r>
      <w:r>
        <w:rPr>
          <w:spacing w:val="52"/>
          <w:w w:val="105"/>
        </w:rPr>
        <w:t xml:space="preserve"> </w:t>
      </w:r>
      <w:r>
        <w:rPr>
          <w:w w:val="105"/>
        </w:rPr>
        <w:t>Meuse,</w:t>
      </w:r>
      <w:r>
        <w:rPr>
          <w:spacing w:val="52"/>
          <w:w w:val="105"/>
        </w:rPr>
        <w:t xml:space="preserve"> </w:t>
      </w:r>
      <w:r>
        <w:rPr>
          <w:w w:val="105"/>
        </w:rPr>
        <w:t>and</w:t>
      </w:r>
      <w:r>
        <w:rPr>
          <w:spacing w:val="44"/>
          <w:w w:val="105"/>
        </w:rPr>
        <w:t xml:space="preserve"> </w:t>
      </w:r>
      <w:r>
        <w:rPr>
          <w:w w:val="105"/>
        </w:rPr>
        <w:t>Ebro</w:t>
      </w:r>
      <w:r>
        <w:rPr>
          <w:spacing w:val="44"/>
          <w:w w:val="105"/>
        </w:rPr>
        <w:t xml:space="preserve"> </w:t>
      </w:r>
      <w:r>
        <w:rPr>
          <w:w w:val="105"/>
        </w:rPr>
        <w:t>are</w:t>
      </w:r>
    </w:p>
    <w:p w14:paraId="17954A80" w14:textId="77777777" w:rsidR="00E2709D" w:rsidRDefault="00462487">
      <w:pPr>
        <w:pStyle w:val="BodyText"/>
        <w:tabs>
          <w:tab w:val="left" w:pos="3904"/>
        </w:tabs>
        <w:spacing w:line="289" w:lineRule="exact"/>
        <w:ind w:left="227"/>
      </w:pPr>
      <w:r>
        <w:rPr>
          <w:rFonts w:ascii="Trebuchet MS"/>
          <w:sz w:val="12"/>
        </w:rPr>
        <w:t xml:space="preserve">386    </w:t>
      </w:r>
      <w:r>
        <w:rPr>
          <w:rFonts w:ascii="Trebuchet MS"/>
          <w:spacing w:val="19"/>
          <w:sz w:val="12"/>
        </w:rPr>
        <w:t xml:space="preserve"> </w:t>
      </w:r>
      <w:r>
        <w:rPr>
          <w:w w:val="105"/>
        </w:rPr>
        <w:t>visually</w:t>
      </w:r>
      <w:r>
        <w:rPr>
          <w:spacing w:val="50"/>
          <w:w w:val="105"/>
        </w:rPr>
        <w:t xml:space="preserve"> </w:t>
      </w:r>
      <w:r>
        <w:rPr>
          <w:w w:val="105"/>
        </w:rPr>
        <w:t>evident</w:t>
      </w:r>
      <w:r>
        <w:rPr>
          <w:spacing w:val="49"/>
          <w:w w:val="105"/>
        </w:rPr>
        <w:t xml:space="preserve"> </w:t>
      </w:r>
      <w:r>
        <w:rPr>
          <w:w w:val="105"/>
        </w:rPr>
        <w:t>on</w:t>
      </w:r>
      <w:r>
        <w:rPr>
          <w:spacing w:val="50"/>
          <w:w w:val="105"/>
        </w:rPr>
        <w:t xml:space="preserve"> </w:t>
      </w:r>
      <w:r>
        <w:rPr>
          <w:w w:val="105"/>
        </w:rPr>
        <w:t>the</w:t>
      </w:r>
      <w:r>
        <w:rPr>
          <w:spacing w:val="50"/>
          <w:w w:val="105"/>
        </w:rPr>
        <w:t xml:space="preserve"> </w:t>
      </w:r>
      <w:r>
        <w:rPr>
          <w:w w:val="105"/>
        </w:rPr>
        <w:t>map.</w:t>
      </w:r>
      <w:r>
        <w:rPr>
          <w:w w:val="105"/>
        </w:rPr>
        <w:tab/>
        <w:t>Throughout</w:t>
      </w:r>
      <w:r>
        <w:rPr>
          <w:spacing w:val="47"/>
          <w:w w:val="105"/>
        </w:rPr>
        <w:t xml:space="preserve"> </w:t>
      </w:r>
      <w:r>
        <w:rPr>
          <w:w w:val="105"/>
        </w:rPr>
        <w:t>the</w:t>
      </w:r>
      <w:r>
        <w:rPr>
          <w:spacing w:val="49"/>
          <w:w w:val="105"/>
        </w:rPr>
        <w:t xml:space="preserve"> </w:t>
      </w:r>
      <w:r>
        <w:rPr>
          <w:w w:val="105"/>
        </w:rPr>
        <w:t>study</w:t>
      </w:r>
      <w:r>
        <w:rPr>
          <w:spacing w:val="47"/>
          <w:w w:val="105"/>
        </w:rPr>
        <w:t xml:space="preserve"> </w:t>
      </w:r>
      <w:proofErr w:type="gramStart"/>
      <w:r>
        <w:rPr>
          <w:w w:val="105"/>
        </w:rPr>
        <w:t>period,  61</w:t>
      </w:r>
      <w:proofErr w:type="gramEnd"/>
      <w:r>
        <w:rPr>
          <w:w w:val="105"/>
        </w:rPr>
        <w:t>%</w:t>
      </w:r>
      <w:r>
        <w:rPr>
          <w:spacing w:val="49"/>
          <w:w w:val="105"/>
        </w:rPr>
        <w:t xml:space="preserve"> </w:t>
      </w:r>
      <w:r>
        <w:rPr>
          <w:w w:val="105"/>
        </w:rPr>
        <w:t>of</w:t>
      </w:r>
      <w:r>
        <w:rPr>
          <w:spacing w:val="48"/>
          <w:w w:val="105"/>
        </w:rPr>
        <w:t xml:space="preserve"> </w:t>
      </w:r>
      <w:r>
        <w:rPr>
          <w:w w:val="105"/>
        </w:rPr>
        <w:t>the</w:t>
      </w:r>
    </w:p>
    <w:p w14:paraId="5557DB6D" w14:textId="77777777" w:rsidR="00E2709D" w:rsidRDefault="00462487">
      <w:pPr>
        <w:pStyle w:val="BodyText"/>
        <w:spacing w:line="289" w:lineRule="exact"/>
        <w:ind w:left="227"/>
      </w:pPr>
      <w:r>
        <w:rPr>
          <w:rFonts w:ascii="Trebuchet MS"/>
          <w:sz w:val="12"/>
        </w:rPr>
        <w:t xml:space="preserve">387    </w:t>
      </w:r>
      <w:r>
        <w:rPr>
          <w:rFonts w:ascii="Trebuchet MS"/>
          <w:spacing w:val="19"/>
          <w:sz w:val="12"/>
        </w:rPr>
        <w:t xml:space="preserve"> </w:t>
      </w:r>
      <w:r>
        <w:t>stations</w:t>
      </w:r>
      <w:r>
        <w:rPr>
          <w:spacing w:val="31"/>
        </w:rPr>
        <w:t xml:space="preserve"> </w:t>
      </w:r>
      <w:r>
        <w:t>did</w:t>
      </w:r>
      <w:r>
        <w:rPr>
          <w:spacing w:val="32"/>
        </w:rPr>
        <w:t xml:space="preserve"> </w:t>
      </w:r>
      <w:r>
        <w:t>not</w:t>
      </w:r>
      <w:r>
        <w:rPr>
          <w:spacing w:val="30"/>
        </w:rPr>
        <w:t xml:space="preserve"> </w:t>
      </w:r>
      <w:r>
        <w:t>exceed</w:t>
      </w:r>
      <w:r>
        <w:rPr>
          <w:spacing w:val="31"/>
        </w:rPr>
        <w:t xml:space="preserve"> </w:t>
      </w:r>
      <w:r>
        <w:t>the</w:t>
      </w:r>
      <w:r>
        <w:rPr>
          <w:spacing w:val="30"/>
        </w:rPr>
        <w:t xml:space="preserve"> </w:t>
      </w:r>
      <w:proofErr w:type="gramStart"/>
      <w:r>
        <w:t>5</w:t>
      </w:r>
      <w:r>
        <w:rPr>
          <w:spacing w:val="32"/>
        </w:rPr>
        <w:t xml:space="preserve"> </w:t>
      </w:r>
      <w:r>
        <w:t>year</w:t>
      </w:r>
      <w:proofErr w:type="gramEnd"/>
      <w:r>
        <w:rPr>
          <w:spacing w:val="32"/>
        </w:rPr>
        <w:t xml:space="preserve"> </w:t>
      </w:r>
      <w:r>
        <w:t>return</w:t>
      </w:r>
      <w:r>
        <w:rPr>
          <w:spacing w:val="30"/>
        </w:rPr>
        <w:t xml:space="preserve"> </w:t>
      </w:r>
      <w:r>
        <w:t>period,</w:t>
      </w:r>
      <w:r>
        <w:rPr>
          <w:spacing w:val="32"/>
        </w:rPr>
        <w:t xml:space="preserve"> </w:t>
      </w:r>
      <w:r>
        <w:t>which</w:t>
      </w:r>
      <w:r>
        <w:rPr>
          <w:spacing w:val="32"/>
        </w:rPr>
        <w:t xml:space="preserve"> </w:t>
      </w:r>
      <w:r>
        <w:t>means</w:t>
      </w:r>
      <w:r>
        <w:rPr>
          <w:spacing w:val="31"/>
        </w:rPr>
        <w:t xml:space="preserve"> </w:t>
      </w:r>
      <w:r>
        <w:t>that</w:t>
      </w:r>
      <w:r>
        <w:rPr>
          <w:spacing w:val="31"/>
        </w:rPr>
        <w:t xml:space="preserve"> </w:t>
      </w:r>
      <w:r>
        <w:t>hits</w:t>
      </w:r>
      <w:r>
        <w:rPr>
          <w:spacing w:val="30"/>
        </w:rPr>
        <w:t xml:space="preserve"> </w:t>
      </w:r>
      <w:r>
        <w:t>and</w:t>
      </w:r>
    </w:p>
    <w:p w14:paraId="2689D704" w14:textId="77777777" w:rsidR="00E2709D" w:rsidRDefault="00462487">
      <w:pPr>
        <w:pStyle w:val="BodyText"/>
        <w:spacing w:line="289" w:lineRule="exact"/>
        <w:ind w:left="227"/>
      </w:pPr>
      <w:r>
        <w:rPr>
          <w:rFonts w:ascii="Trebuchet MS"/>
          <w:sz w:val="12"/>
        </w:rPr>
        <w:t xml:space="preserve">388    </w:t>
      </w:r>
      <w:r>
        <w:rPr>
          <w:rFonts w:ascii="Trebuchet MS"/>
          <w:spacing w:val="19"/>
          <w:sz w:val="12"/>
        </w:rPr>
        <w:t xml:space="preserve"> </w:t>
      </w:r>
      <w:r>
        <w:t>misses</w:t>
      </w:r>
      <w:r>
        <w:rPr>
          <w:spacing w:val="25"/>
        </w:rPr>
        <w:t xml:space="preserve"> </w:t>
      </w:r>
      <w:proofErr w:type="spellStart"/>
      <w:r>
        <w:t>can</w:t>
      </w:r>
      <w:r>
        <w:rPr>
          <w:spacing w:val="25"/>
        </w:rPr>
        <w:t xml:space="preserve"> </w:t>
      </w:r>
      <w:r>
        <w:t>not</w:t>
      </w:r>
      <w:proofErr w:type="spellEnd"/>
      <w:r>
        <w:rPr>
          <w:spacing w:val="25"/>
        </w:rPr>
        <w:t xml:space="preserve"> </w:t>
      </w:r>
      <w:r>
        <w:t>exist,</w:t>
      </w:r>
      <w:r>
        <w:rPr>
          <w:spacing w:val="26"/>
        </w:rPr>
        <w:t xml:space="preserve"> </w:t>
      </w:r>
      <w:r>
        <w:t>and</w:t>
      </w:r>
      <w:r>
        <w:rPr>
          <w:spacing w:val="25"/>
        </w:rPr>
        <w:t xml:space="preserve"> </w:t>
      </w:r>
      <w:r>
        <w:t>the</w:t>
      </w:r>
      <w:r>
        <w:rPr>
          <w:spacing w:val="25"/>
        </w:rPr>
        <w:t xml:space="preserve"> </w:t>
      </w:r>
      <w:r>
        <w:t>only</w:t>
      </w:r>
      <w:r>
        <w:rPr>
          <w:spacing w:val="25"/>
        </w:rPr>
        <w:t xml:space="preserve"> </w:t>
      </w:r>
      <w:r>
        <w:t>term</w:t>
      </w:r>
      <w:r>
        <w:rPr>
          <w:spacing w:val="25"/>
        </w:rPr>
        <w:t xml:space="preserve"> </w:t>
      </w:r>
      <w:r>
        <w:t>in</w:t>
      </w:r>
      <w:r>
        <w:rPr>
          <w:spacing w:val="25"/>
        </w:rPr>
        <w:t xml:space="preserve"> </w:t>
      </w:r>
      <w:r>
        <w:t>the</w:t>
      </w:r>
      <w:r>
        <w:rPr>
          <w:spacing w:val="25"/>
        </w:rPr>
        <w:t xml:space="preserve"> </w:t>
      </w:r>
      <w:r>
        <w:t>contingency</w:t>
      </w:r>
      <w:r>
        <w:rPr>
          <w:spacing w:val="25"/>
        </w:rPr>
        <w:t xml:space="preserve"> </w:t>
      </w:r>
      <w:r>
        <w:t>table</w:t>
      </w:r>
      <w:r>
        <w:rPr>
          <w:spacing w:val="25"/>
        </w:rPr>
        <w:t xml:space="preserve"> </w:t>
      </w:r>
      <w:r>
        <w:t>will</w:t>
      </w:r>
      <w:r>
        <w:rPr>
          <w:spacing w:val="24"/>
        </w:rPr>
        <w:t xml:space="preserve"> </w:t>
      </w:r>
      <w:r>
        <w:t>be</w:t>
      </w:r>
      <w:r>
        <w:rPr>
          <w:spacing w:val="25"/>
        </w:rPr>
        <w:t xml:space="preserve"> </w:t>
      </w:r>
      <w:r>
        <w:t>false</w:t>
      </w:r>
    </w:p>
    <w:p w14:paraId="110A75F2" w14:textId="77777777" w:rsidR="00E2709D" w:rsidRDefault="00462487">
      <w:pPr>
        <w:pStyle w:val="BodyText"/>
        <w:spacing w:line="289" w:lineRule="exact"/>
        <w:ind w:left="227"/>
      </w:pPr>
      <w:r>
        <w:rPr>
          <w:rFonts w:ascii="Trebuchet MS"/>
          <w:sz w:val="12"/>
        </w:rPr>
        <w:t xml:space="preserve">389    </w:t>
      </w:r>
      <w:r>
        <w:rPr>
          <w:rFonts w:ascii="Trebuchet MS"/>
          <w:spacing w:val="19"/>
          <w:sz w:val="12"/>
        </w:rPr>
        <w:t xml:space="preserve"> </w:t>
      </w:r>
      <w:r>
        <w:rPr>
          <w:w w:val="105"/>
        </w:rPr>
        <w:t>alarms.</w:t>
      </w:r>
      <w:r>
        <w:rPr>
          <w:spacing w:val="38"/>
          <w:w w:val="105"/>
        </w:rPr>
        <w:t xml:space="preserve"> </w:t>
      </w:r>
      <w:r>
        <w:rPr>
          <w:w w:val="105"/>
        </w:rPr>
        <w:t>Consequently,</w:t>
      </w:r>
      <w:r>
        <w:rPr>
          <w:spacing w:val="7"/>
          <w:w w:val="105"/>
        </w:rPr>
        <w:t xml:space="preserve"> </w:t>
      </w:r>
      <w:r>
        <w:rPr>
          <w:w w:val="105"/>
        </w:rPr>
        <w:t>the</w:t>
      </w:r>
      <w:r>
        <w:rPr>
          <w:spacing w:val="7"/>
          <w:w w:val="105"/>
        </w:rPr>
        <w:t xml:space="preserve"> </w:t>
      </w:r>
      <w:r>
        <w:rPr>
          <w:w w:val="105"/>
        </w:rPr>
        <w:t>f-score</w:t>
      </w:r>
      <w:r>
        <w:rPr>
          <w:spacing w:val="6"/>
          <w:w w:val="105"/>
        </w:rPr>
        <w:t xml:space="preserve"> </w:t>
      </w:r>
      <w:r>
        <w:rPr>
          <w:w w:val="105"/>
        </w:rPr>
        <w:t>for</w:t>
      </w:r>
      <w:r>
        <w:rPr>
          <w:spacing w:val="6"/>
          <w:w w:val="105"/>
        </w:rPr>
        <w:t xml:space="preserve"> </w:t>
      </w:r>
      <w:r>
        <w:rPr>
          <w:w w:val="105"/>
        </w:rPr>
        <w:t>these</w:t>
      </w:r>
      <w:r>
        <w:rPr>
          <w:spacing w:val="7"/>
          <w:w w:val="105"/>
        </w:rPr>
        <w:t xml:space="preserve"> </w:t>
      </w:r>
      <w:r>
        <w:rPr>
          <w:w w:val="105"/>
        </w:rPr>
        <w:t>stations</w:t>
      </w:r>
      <w:r>
        <w:rPr>
          <w:spacing w:val="7"/>
          <w:w w:val="105"/>
        </w:rPr>
        <w:t xml:space="preserve"> </w:t>
      </w:r>
      <w:r>
        <w:rPr>
          <w:w w:val="105"/>
        </w:rPr>
        <w:t>can</w:t>
      </w:r>
      <w:r>
        <w:rPr>
          <w:spacing w:val="6"/>
          <w:w w:val="105"/>
        </w:rPr>
        <w:t xml:space="preserve"> </w:t>
      </w:r>
      <w:r>
        <w:rPr>
          <w:w w:val="105"/>
        </w:rPr>
        <w:t>be</w:t>
      </w:r>
      <w:r>
        <w:rPr>
          <w:spacing w:val="6"/>
          <w:w w:val="105"/>
        </w:rPr>
        <w:t xml:space="preserve"> </w:t>
      </w:r>
      <w:r>
        <w:rPr>
          <w:w w:val="105"/>
        </w:rPr>
        <w:t>either</w:t>
      </w:r>
      <w:r>
        <w:rPr>
          <w:spacing w:val="7"/>
          <w:w w:val="105"/>
        </w:rPr>
        <w:t xml:space="preserve"> </w:t>
      </w:r>
      <w:r>
        <w:rPr>
          <w:w w:val="105"/>
        </w:rPr>
        <w:t>0</w:t>
      </w:r>
      <w:r>
        <w:rPr>
          <w:spacing w:val="6"/>
          <w:w w:val="105"/>
        </w:rPr>
        <w:t xml:space="preserve"> </w:t>
      </w:r>
      <w:r>
        <w:rPr>
          <w:w w:val="105"/>
        </w:rPr>
        <w:t>or</w:t>
      </w:r>
      <w:r>
        <w:rPr>
          <w:spacing w:val="6"/>
          <w:w w:val="105"/>
        </w:rPr>
        <w:t xml:space="preserve"> </w:t>
      </w:r>
      <w:r>
        <w:rPr>
          <w:w w:val="105"/>
        </w:rPr>
        <w:t>null.</w:t>
      </w:r>
    </w:p>
    <w:p w14:paraId="595B6EF3" w14:textId="77777777" w:rsidR="00E2709D" w:rsidRDefault="00462487">
      <w:pPr>
        <w:pStyle w:val="BodyText"/>
        <w:spacing w:line="289" w:lineRule="exact"/>
        <w:ind w:left="227"/>
      </w:pPr>
      <w:r>
        <w:rPr>
          <w:rFonts w:ascii="Trebuchet MS" w:hAnsi="Trebuchet MS"/>
          <w:sz w:val="12"/>
        </w:rPr>
        <w:t xml:space="preserve">390    </w:t>
      </w:r>
      <w:r>
        <w:rPr>
          <w:rFonts w:ascii="Trebuchet MS" w:hAnsi="Trebuchet MS"/>
          <w:spacing w:val="19"/>
          <w:sz w:val="12"/>
        </w:rPr>
        <w:t xml:space="preserve"> </w:t>
      </w:r>
      <w:r>
        <w:t>Additionally,</w:t>
      </w:r>
      <w:r>
        <w:rPr>
          <w:spacing w:val="61"/>
        </w:rPr>
        <w:t xml:space="preserve"> </w:t>
      </w:r>
      <w:r>
        <w:t>29%</w:t>
      </w:r>
      <w:r>
        <w:rPr>
          <w:spacing w:val="56"/>
        </w:rPr>
        <w:t xml:space="preserve"> </w:t>
      </w:r>
      <w:r>
        <w:t>of</w:t>
      </w:r>
      <w:r>
        <w:rPr>
          <w:spacing w:val="54"/>
        </w:rPr>
        <w:t xml:space="preserve"> </w:t>
      </w:r>
      <w:r>
        <w:t>stations</w:t>
      </w:r>
      <w:r>
        <w:rPr>
          <w:spacing w:val="56"/>
        </w:rPr>
        <w:t xml:space="preserve"> </w:t>
      </w:r>
      <w:r>
        <w:t>registered</w:t>
      </w:r>
      <w:r>
        <w:rPr>
          <w:spacing w:val="56"/>
        </w:rPr>
        <w:t xml:space="preserve"> </w:t>
      </w:r>
      <w:r>
        <w:t>only</w:t>
      </w:r>
      <w:r>
        <w:rPr>
          <w:spacing w:val="55"/>
        </w:rPr>
        <w:t xml:space="preserve"> </w:t>
      </w:r>
      <w:proofErr w:type="gramStart"/>
      <w:r>
        <w:t>one</w:t>
      </w:r>
      <w:r>
        <w:rPr>
          <w:spacing w:val="56"/>
        </w:rPr>
        <w:t xml:space="preserve"> </w:t>
      </w:r>
      <w:r>
        <w:t>”observed</w:t>
      </w:r>
      <w:proofErr w:type="gramEnd"/>
      <w:r>
        <w:t>”</w:t>
      </w:r>
      <w:r>
        <w:rPr>
          <w:spacing w:val="55"/>
        </w:rPr>
        <w:t xml:space="preserve"> </w:t>
      </w:r>
      <w:r>
        <w:t xml:space="preserve">event.  </w:t>
      </w:r>
      <w:r>
        <w:rPr>
          <w:spacing w:val="18"/>
        </w:rPr>
        <w:t xml:space="preserve"> </w:t>
      </w:r>
      <w:r>
        <w:t>These</w:t>
      </w:r>
    </w:p>
    <w:p w14:paraId="23BC364C" w14:textId="77777777" w:rsidR="00E2709D" w:rsidRDefault="00462487">
      <w:pPr>
        <w:pStyle w:val="BodyText"/>
        <w:spacing w:line="289" w:lineRule="exact"/>
        <w:ind w:left="227"/>
      </w:pPr>
      <w:r>
        <w:rPr>
          <w:rFonts w:ascii="Trebuchet MS"/>
          <w:sz w:val="12"/>
        </w:rPr>
        <w:t xml:space="preserve">391    </w:t>
      </w:r>
      <w:r>
        <w:rPr>
          <w:rFonts w:ascii="Trebuchet MS"/>
          <w:spacing w:val="19"/>
          <w:sz w:val="12"/>
        </w:rPr>
        <w:t xml:space="preserve"> </w:t>
      </w:r>
      <w:r>
        <w:t>nuances</w:t>
      </w:r>
      <w:r>
        <w:rPr>
          <w:spacing w:val="9"/>
        </w:rPr>
        <w:t xml:space="preserve"> </w:t>
      </w:r>
      <w:r>
        <w:t>bear</w:t>
      </w:r>
      <w:r>
        <w:rPr>
          <w:spacing w:val="10"/>
        </w:rPr>
        <w:t xml:space="preserve"> </w:t>
      </w:r>
      <w:r>
        <w:t>implications</w:t>
      </w:r>
      <w:r>
        <w:rPr>
          <w:spacing w:val="11"/>
        </w:rPr>
        <w:t xml:space="preserve"> </w:t>
      </w:r>
      <w:r>
        <w:t>for</w:t>
      </w:r>
      <w:r>
        <w:rPr>
          <w:spacing w:val="9"/>
        </w:rPr>
        <w:t xml:space="preserve"> </w:t>
      </w:r>
      <w:r>
        <w:t>the</w:t>
      </w:r>
      <w:r>
        <w:rPr>
          <w:spacing w:val="10"/>
        </w:rPr>
        <w:t xml:space="preserve"> </w:t>
      </w:r>
      <w:r>
        <w:t>overall</w:t>
      </w:r>
      <w:r>
        <w:rPr>
          <w:spacing w:val="9"/>
        </w:rPr>
        <w:t xml:space="preserve"> </w:t>
      </w:r>
      <w:r>
        <w:t>skill</w:t>
      </w:r>
      <w:r>
        <w:rPr>
          <w:spacing w:val="9"/>
        </w:rPr>
        <w:t xml:space="preserve"> </w:t>
      </w:r>
      <w:r>
        <w:t>of</w:t>
      </w:r>
      <w:r>
        <w:rPr>
          <w:spacing w:val="10"/>
        </w:rPr>
        <w:t xml:space="preserve"> </w:t>
      </w:r>
      <w:r>
        <w:t>the</w:t>
      </w:r>
      <w:r>
        <w:rPr>
          <w:spacing w:val="10"/>
        </w:rPr>
        <w:t xml:space="preserve"> </w:t>
      </w:r>
      <w:r>
        <w:t>system,</w:t>
      </w:r>
      <w:r>
        <w:rPr>
          <w:spacing w:val="15"/>
        </w:rPr>
        <w:t xml:space="preserve"> </w:t>
      </w:r>
      <w:r>
        <w:t>as</w:t>
      </w:r>
      <w:r>
        <w:rPr>
          <w:spacing w:val="9"/>
        </w:rPr>
        <w:t xml:space="preserve"> </w:t>
      </w:r>
      <w:r>
        <w:t>we</w:t>
      </w:r>
      <w:r>
        <w:rPr>
          <w:spacing w:val="9"/>
        </w:rPr>
        <w:t xml:space="preserve"> </w:t>
      </w:r>
      <w:r>
        <w:t>will</w:t>
      </w:r>
      <w:r>
        <w:rPr>
          <w:spacing w:val="9"/>
        </w:rPr>
        <w:t xml:space="preserve"> </w:t>
      </w:r>
      <w:r>
        <w:t>explore</w:t>
      </w:r>
    </w:p>
    <w:p w14:paraId="067BC92B" w14:textId="77777777" w:rsidR="00E2709D" w:rsidRDefault="00462487">
      <w:pPr>
        <w:spacing w:line="274" w:lineRule="exact"/>
        <w:ind w:left="227"/>
        <w:rPr>
          <w:sz w:val="24"/>
        </w:rPr>
      </w:pPr>
      <w:r>
        <w:rPr>
          <w:rFonts w:ascii="Trebuchet MS"/>
          <w:sz w:val="12"/>
        </w:rPr>
        <w:t xml:space="preserve">392    </w:t>
      </w:r>
      <w:r>
        <w:rPr>
          <w:rFonts w:ascii="Trebuchet MS"/>
          <w:spacing w:val="19"/>
          <w:sz w:val="12"/>
        </w:rPr>
        <w:t xml:space="preserve"> </w:t>
      </w:r>
      <w:r>
        <w:rPr>
          <w:sz w:val="24"/>
        </w:rPr>
        <w:t>in</w:t>
      </w:r>
      <w:r>
        <w:rPr>
          <w:spacing w:val="30"/>
          <w:sz w:val="24"/>
        </w:rPr>
        <w:t xml:space="preserve"> </w:t>
      </w:r>
      <w:r>
        <w:rPr>
          <w:sz w:val="24"/>
        </w:rPr>
        <w:t>subsequent</w:t>
      </w:r>
      <w:r>
        <w:rPr>
          <w:spacing w:val="30"/>
          <w:sz w:val="24"/>
        </w:rPr>
        <w:t xml:space="preserve"> </w:t>
      </w:r>
      <w:r>
        <w:rPr>
          <w:sz w:val="24"/>
        </w:rPr>
        <w:t>discussions.</w:t>
      </w:r>
    </w:p>
    <w:p w14:paraId="55E13C01" w14:textId="77777777" w:rsidR="00E2709D" w:rsidRDefault="00462487">
      <w:pPr>
        <w:pStyle w:val="BodyText"/>
        <w:tabs>
          <w:tab w:val="left" w:pos="968"/>
        </w:tabs>
        <w:spacing w:line="304" w:lineRule="exact"/>
        <w:ind w:left="227"/>
      </w:pPr>
      <w:r>
        <w:rPr>
          <w:rFonts w:ascii="Trebuchet MS" w:hAnsi="Trebuchet MS"/>
          <w:w w:val="105"/>
          <w:sz w:val="12"/>
        </w:rPr>
        <w:t>393</w:t>
      </w:r>
      <w:r>
        <w:rPr>
          <w:rFonts w:ascii="Trebuchet MS" w:hAnsi="Trebuchet MS"/>
          <w:w w:val="105"/>
          <w:sz w:val="12"/>
        </w:rPr>
        <w:tab/>
      </w:r>
      <w:r>
        <w:rPr>
          <w:w w:val="105"/>
        </w:rPr>
        <w:t>The</w:t>
      </w:r>
      <w:r>
        <w:rPr>
          <w:spacing w:val="35"/>
          <w:w w:val="105"/>
        </w:rPr>
        <w:t xml:space="preserve"> </w:t>
      </w:r>
      <w:r>
        <w:rPr>
          <w:w w:val="105"/>
        </w:rPr>
        <w:t>imposition</w:t>
      </w:r>
      <w:r>
        <w:rPr>
          <w:spacing w:val="36"/>
          <w:w w:val="105"/>
        </w:rPr>
        <w:t xml:space="preserve"> </w:t>
      </w:r>
      <w:r>
        <w:rPr>
          <w:w w:val="105"/>
        </w:rPr>
        <w:t>of</w:t>
      </w:r>
      <w:r>
        <w:rPr>
          <w:spacing w:val="35"/>
          <w:w w:val="105"/>
        </w:rPr>
        <w:t xml:space="preserve"> </w:t>
      </w:r>
      <w:r>
        <w:rPr>
          <w:w w:val="105"/>
        </w:rPr>
        <w:t>a</w:t>
      </w:r>
      <w:r>
        <w:rPr>
          <w:spacing w:val="36"/>
          <w:w w:val="105"/>
        </w:rPr>
        <w:t xml:space="preserve"> </w:t>
      </w:r>
      <w:r>
        <w:rPr>
          <w:w w:val="105"/>
        </w:rPr>
        <w:t>minimum</w:t>
      </w:r>
      <w:r>
        <w:rPr>
          <w:spacing w:val="35"/>
          <w:w w:val="105"/>
        </w:rPr>
        <w:t xml:space="preserve"> </w:t>
      </w:r>
      <w:r>
        <w:rPr>
          <w:w w:val="105"/>
        </w:rPr>
        <w:t>contributing</w:t>
      </w:r>
      <w:r>
        <w:rPr>
          <w:spacing w:val="36"/>
          <w:w w:val="105"/>
        </w:rPr>
        <w:t xml:space="preserve"> </w:t>
      </w:r>
      <w:r>
        <w:rPr>
          <w:w w:val="105"/>
        </w:rPr>
        <w:t>area</w:t>
      </w:r>
      <w:r>
        <w:rPr>
          <w:spacing w:val="35"/>
          <w:w w:val="105"/>
        </w:rPr>
        <w:t xml:space="preserve"> </w:t>
      </w:r>
      <w:r>
        <w:rPr>
          <w:w w:val="105"/>
        </w:rPr>
        <w:t>of</w:t>
      </w:r>
      <w:r>
        <w:rPr>
          <w:spacing w:val="36"/>
          <w:w w:val="105"/>
        </w:rPr>
        <w:t xml:space="preserve"> </w:t>
      </w:r>
      <w:r>
        <w:rPr>
          <w:w w:val="105"/>
        </w:rPr>
        <w:t>2000</w:t>
      </w:r>
      <w:r>
        <w:rPr>
          <w:spacing w:val="35"/>
          <w:w w:val="105"/>
        </w:rPr>
        <w:t xml:space="preserve"> </w:t>
      </w:r>
      <w:r>
        <w:rPr>
          <w:w w:val="105"/>
        </w:rPr>
        <w:t>km</w:t>
      </w:r>
      <w:r>
        <w:rPr>
          <w:rFonts w:ascii="Segoe UI Symbol" w:hAnsi="Segoe UI Symbol"/>
          <w:w w:val="105"/>
        </w:rPr>
        <w:t>²</w:t>
      </w:r>
      <w:r>
        <w:rPr>
          <w:rFonts w:ascii="Segoe UI Symbol" w:hAnsi="Segoe UI Symbol"/>
          <w:spacing w:val="24"/>
          <w:w w:val="105"/>
        </w:rPr>
        <w:t xml:space="preserve"> </w:t>
      </w:r>
      <w:r>
        <w:rPr>
          <w:w w:val="105"/>
        </w:rPr>
        <w:t>places</w:t>
      </w:r>
      <w:r>
        <w:rPr>
          <w:spacing w:val="35"/>
          <w:w w:val="105"/>
        </w:rPr>
        <w:t xml:space="preserve"> </w:t>
      </w:r>
      <w:r>
        <w:rPr>
          <w:w w:val="105"/>
        </w:rPr>
        <w:t>a</w:t>
      </w:r>
    </w:p>
    <w:p w14:paraId="3CC7D3D8" w14:textId="77777777" w:rsidR="00E2709D" w:rsidRDefault="00462487">
      <w:pPr>
        <w:pStyle w:val="BodyText"/>
        <w:spacing w:line="289" w:lineRule="exact"/>
        <w:ind w:left="227"/>
      </w:pPr>
      <w:r>
        <w:rPr>
          <w:rFonts w:ascii="Trebuchet MS"/>
          <w:sz w:val="12"/>
        </w:rPr>
        <w:t xml:space="preserve">394    </w:t>
      </w:r>
      <w:r>
        <w:rPr>
          <w:rFonts w:ascii="Trebuchet MS"/>
          <w:spacing w:val="19"/>
          <w:sz w:val="12"/>
        </w:rPr>
        <w:t xml:space="preserve"> </w:t>
      </w:r>
      <w:r>
        <w:t>constraint</w:t>
      </w:r>
      <w:r>
        <w:rPr>
          <w:spacing w:val="23"/>
        </w:rPr>
        <w:t xml:space="preserve"> </w:t>
      </w:r>
      <w:r>
        <w:t>on</w:t>
      </w:r>
      <w:r>
        <w:rPr>
          <w:spacing w:val="22"/>
        </w:rPr>
        <w:t xml:space="preserve"> </w:t>
      </w:r>
      <w:r>
        <w:t>the</w:t>
      </w:r>
      <w:r>
        <w:rPr>
          <w:spacing w:val="22"/>
        </w:rPr>
        <w:t xml:space="preserve"> </w:t>
      </w:r>
      <w:r>
        <w:t>number</w:t>
      </w:r>
      <w:r>
        <w:rPr>
          <w:spacing w:val="22"/>
        </w:rPr>
        <w:t xml:space="preserve"> </w:t>
      </w:r>
      <w:r>
        <w:t>of</w:t>
      </w:r>
      <w:r>
        <w:rPr>
          <w:spacing w:val="22"/>
        </w:rPr>
        <w:t xml:space="preserve"> </w:t>
      </w:r>
      <w:r>
        <w:t>stations</w:t>
      </w:r>
      <w:r>
        <w:rPr>
          <w:spacing w:val="23"/>
        </w:rPr>
        <w:t xml:space="preserve"> </w:t>
      </w:r>
      <w:r>
        <w:t>available</w:t>
      </w:r>
      <w:r>
        <w:rPr>
          <w:spacing w:val="22"/>
        </w:rPr>
        <w:t xml:space="preserve"> </w:t>
      </w:r>
      <w:r>
        <w:t>for</w:t>
      </w:r>
      <w:r>
        <w:rPr>
          <w:spacing w:val="22"/>
        </w:rPr>
        <w:t xml:space="preserve"> </w:t>
      </w:r>
      <w:r>
        <w:t>optimization,</w:t>
      </w:r>
      <w:r>
        <w:rPr>
          <w:spacing w:val="25"/>
        </w:rPr>
        <w:t xml:space="preserve"> </w:t>
      </w:r>
      <w:r>
        <w:t>consequently</w:t>
      </w:r>
    </w:p>
    <w:p w14:paraId="5916EB5F" w14:textId="77777777" w:rsidR="00E2709D" w:rsidRDefault="00462487">
      <w:pPr>
        <w:pStyle w:val="BodyText"/>
        <w:spacing w:line="289" w:lineRule="exact"/>
        <w:ind w:left="227"/>
      </w:pPr>
      <w:r>
        <w:rPr>
          <w:rFonts w:ascii="Trebuchet MS"/>
          <w:sz w:val="12"/>
        </w:rPr>
        <w:t xml:space="preserve">395    </w:t>
      </w:r>
      <w:r>
        <w:rPr>
          <w:rFonts w:ascii="Trebuchet MS"/>
          <w:spacing w:val="19"/>
          <w:sz w:val="12"/>
        </w:rPr>
        <w:t xml:space="preserve"> </w:t>
      </w:r>
      <w:r>
        <w:t>affecting</w:t>
      </w:r>
      <w:r>
        <w:rPr>
          <w:spacing w:val="23"/>
        </w:rPr>
        <w:t xml:space="preserve"> </w:t>
      </w:r>
      <w:r>
        <w:t>the</w:t>
      </w:r>
      <w:r>
        <w:rPr>
          <w:spacing w:val="23"/>
        </w:rPr>
        <w:t xml:space="preserve"> </w:t>
      </w:r>
      <w:r>
        <w:t>count</w:t>
      </w:r>
      <w:r>
        <w:rPr>
          <w:spacing w:val="22"/>
        </w:rPr>
        <w:t xml:space="preserve"> </w:t>
      </w:r>
      <w:r>
        <w:t>of</w:t>
      </w:r>
      <w:r>
        <w:rPr>
          <w:spacing w:val="23"/>
        </w:rPr>
        <w:t xml:space="preserve"> </w:t>
      </w:r>
      <w:r>
        <w:t>observed</w:t>
      </w:r>
      <w:r>
        <w:rPr>
          <w:spacing w:val="23"/>
        </w:rPr>
        <w:t xml:space="preserve"> </w:t>
      </w:r>
      <w:r>
        <w:t>events.</w:t>
      </w:r>
      <w:r>
        <w:rPr>
          <w:spacing w:val="50"/>
        </w:rPr>
        <w:t xml:space="preserve"> </w:t>
      </w:r>
      <w:r>
        <w:t>In</w:t>
      </w:r>
      <w:r>
        <w:rPr>
          <w:spacing w:val="23"/>
        </w:rPr>
        <w:t xml:space="preserve"> </w:t>
      </w:r>
      <w:r>
        <w:t>the</w:t>
      </w:r>
      <w:r>
        <w:rPr>
          <w:spacing w:val="22"/>
        </w:rPr>
        <w:t xml:space="preserve"> </w:t>
      </w:r>
      <w:r>
        <w:t>final</w:t>
      </w:r>
      <w:r>
        <w:rPr>
          <w:spacing w:val="23"/>
        </w:rPr>
        <w:t xml:space="preserve"> </w:t>
      </w:r>
      <w:r>
        <w:t>phase</w:t>
      </w:r>
      <w:r>
        <w:rPr>
          <w:spacing w:val="23"/>
        </w:rPr>
        <w:t xml:space="preserve"> </w:t>
      </w:r>
      <w:r>
        <w:t>of</w:t>
      </w:r>
      <w:r>
        <w:rPr>
          <w:spacing w:val="23"/>
        </w:rPr>
        <w:t xml:space="preserve"> </w:t>
      </w:r>
      <w:r>
        <w:t>our</w:t>
      </w:r>
      <w:r>
        <w:rPr>
          <w:spacing w:val="22"/>
        </w:rPr>
        <w:t xml:space="preserve"> </w:t>
      </w:r>
      <w:r>
        <w:t>analysis,</w:t>
      </w:r>
      <w:r>
        <w:rPr>
          <w:spacing w:val="23"/>
        </w:rPr>
        <w:t xml:space="preserve"> </w:t>
      </w:r>
      <w:r>
        <w:t>we</w:t>
      </w:r>
    </w:p>
    <w:p w14:paraId="5F50768C" w14:textId="77777777" w:rsidR="00E2709D" w:rsidRDefault="00462487">
      <w:pPr>
        <w:pStyle w:val="BodyText"/>
        <w:spacing w:line="274" w:lineRule="exact"/>
        <w:ind w:left="227"/>
      </w:pPr>
      <w:r>
        <w:rPr>
          <w:rFonts w:ascii="Trebuchet MS"/>
          <w:sz w:val="12"/>
        </w:rPr>
        <w:t xml:space="preserve">396    </w:t>
      </w:r>
      <w:r>
        <w:rPr>
          <w:rFonts w:ascii="Trebuchet MS"/>
          <w:spacing w:val="19"/>
          <w:sz w:val="12"/>
        </w:rPr>
        <w:t xml:space="preserve"> </w:t>
      </w:r>
      <w:r>
        <w:t>assessed</w:t>
      </w:r>
      <w:r>
        <w:rPr>
          <w:spacing w:val="35"/>
        </w:rPr>
        <w:t xml:space="preserve"> </w:t>
      </w:r>
      <w:r>
        <w:t>the</w:t>
      </w:r>
      <w:r>
        <w:rPr>
          <w:spacing w:val="34"/>
        </w:rPr>
        <w:t xml:space="preserve"> </w:t>
      </w:r>
      <w:r>
        <w:t>implications</w:t>
      </w:r>
      <w:r>
        <w:rPr>
          <w:spacing w:val="34"/>
        </w:rPr>
        <w:t xml:space="preserve"> </w:t>
      </w:r>
      <w:r>
        <w:t>of</w:t>
      </w:r>
      <w:r>
        <w:rPr>
          <w:spacing w:val="34"/>
        </w:rPr>
        <w:t xml:space="preserve"> </w:t>
      </w:r>
      <w:r>
        <w:t>this</w:t>
      </w:r>
      <w:r>
        <w:rPr>
          <w:spacing w:val="34"/>
        </w:rPr>
        <w:t xml:space="preserve"> </w:t>
      </w:r>
      <w:r>
        <w:t>criterion</w:t>
      </w:r>
      <w:r>
        <w:rPr>
          <w:spacing w:val="34"/>
        </w:rPr>
        <w:t xml:space="preserve"> </w:t>
      </w:r>
      <w:r>
        <w:t>by</w:t>
      </w:r>
      <w:r>
        <w:rPr>
          <w:spacing w:val="35"/>
        </w:rPr>
        <w:t xml:space="preserve"> </w:t>
      </w:r>
      <w:r>
        <w:t>expanding</w:t>
      </w:r>
      <w:r>
        <w:rPr>
          <w:spacing w:val="34"/>
        </w:rPr>
        <w:t xml:space="preserve"> </w:t>
      </w:r>
      <w:r>
        <w:t>our</w:t>
      </w:r>
      <w:r>
        <w:rPr>
          <w:spacing w:val="34"/>
        </w:rPr>
        <w:t xml:space="preserve"> </w:t>
      </w:r>
      <w:r>
        <w:t>consideration</w:t>
      </w:r>
      <w:r>
        <w:rPr>
          <w:spacing w:val="34"/>
        </w:rPr>
        <w:t xml:space="preserve"> </w:t>
      </w:r>
      <w:r>
        <w:t>to</w:t>
      </w:r>
    </w:p>
    <w:p w14:paraId="2CE0CD4D" w14:textId="77777777" w:rsidR="00E2709D" w:rsidRDefault="00462487">
      <w:pPr>
        <w:pStyle w:val="BodyText"/>
        <w:spacing w:line="304" w:lineRule="exact"/>
        <w:ind w:left="227"/>
      </w:pPr>
      <w:r>
        <w:rPr>
          <w:rFonts w:ascii="Trebuchet MS" w:hAnsi="Trebuchet MS"/>
          <w:sz w:val="12"/>
        </w:rPr>
        <w:t xml:space="preserve">397    </w:t>
      </w:r>
      <w:r>
        <w:rPr>
          <w:rFonts w:ascii="Trebuchet MS" w:hAnsi="Trebuchet MS"/>
          <w:spacing w:val="19"/>
          <w:sz w:val="12"/>
        </w:rPr>
        <w:t xml:space="preserve"> </w:t>
      </w:r>
      <w:r>
        <w:t>stations</w:t>
      </w:r>
      <w:r>
        <w:rPr>
          <w:spacing w:val="36"/>
        </w:rPr>
        <w:t xml:space="preserve"> </w:t>
      </w:r>
      <w:r>
        <w:t>with</w:t>
      </w:r>
      <w:r>
        <w:rPr>
          <w:spacing w:val="36"/>
        </w:rPr>
        <w:t xml:space="preserve"> </w:t>
      </w:r>
      <w:r>
        <w:t>a</w:t>
      </w:r>
      <w:r>
        <w:rPr>
          <w:spacing w:val="36"/>
        </w:rPr>
        <w:t xml:space="preserve"> </w:t>
      </w:r>
      <w:r>
        <w:t>minimum</w:t>
      </w:r>
      <w:r>
        <w:rPr>
          <w:spacing w:val="36"/>
        </w:rPr>
        <w:t xml:space="preserve"> </w:t>
      </w:r>
      <w:r>
        <w:t>area</w:t>
      </w:r>
      <w:r>
        <w:rPr>
          <w:spacing w:val="35"/>
        </w:rPr>
        <w:t xml:space="preserve"> </w:t>
      </w:r>
      <w:r>
        <w:t>of</w:t>
      </w:r>
      <w:r>
        <w:rPr>
          <w:spacing w:val="36"/>
        </w:rPr>
        <w:t xml:space="preserve"> </w:t>
      </w:r>
      <w:r>
        <w:t>500</w:t>
      </w:r>
      <w:r>
        <w:rPr>
          <w:spacing w:val="36"/>
        </w:rPr>
        <w:t xml:space="preserve"> </w:t>
      </w:r>
      <w:r>
        <w:t>km</w:t>
      </w:r>
      <w:r>
        <w:rPr>
          <w:rFonts w:ascii="Segoe UI Symbol" w:hAnsi="Segoe UI Symbol"/>
        </w:rPr>
        <w:t>²</w:t>
      </w:r>
      <w:r>
        <w:t>.</w:t>
      </w:r>
      <w:r>
        <w:rPr>
          <w:spacing w:val="71"/>
        </w:rPr>
        <w:t xml:space="preserve"> </w:t>
      </w:r>
      <w:r>
        <w:t>Figure</w:t>
      </w:r>
      <w:r>
        <w:rPr>
          <w:spacing w:val="35"/>
        </w:rPr>
        <w:t xml:space="preserve"> </w:t>
      </w:r>
      <w:hyperlink w:anchor="_bookmark16" w:history="1">
        <w:r>
          <w:t>3</w:t>
        </w:r>
        <w:r>
          <w:rPr>
            <w:spacing w:val="37"/>
          </w:rPr>
          <w:t xml:space="preserve"> </w:t>
        </w:r>
      </w:hyperlink>
      <w:r>
        <w:t>represents</w:t>
      </w:r>
      <w:r>
        <w:rPr>
          <w:spacing w:val="36"/>
        </w:rPr>
        <w:t xml:space="preserve"> </w:t>
      </w:r>
      <w:r>
        <w:t>the</w:t>
      </w:r>
      <w:r>
        <w:rPr>
          <w:spacing w:val="37"/>
        </w:rPr>
        <w:t xml:space="preserve"> </w:t>
      </w:r>
      <w:r>
        <w:t>relation-</w:t>
      </w:r>
    </w:p>
    <w:p w14:paraId="4730C0CA" w14:textId="77777777" w:rsidR="00E2709D" w:rsidRDefault="00462487">
      <w:pPr>
        <w:pStyle w:val="BodyText"/>
        <w:spacing w:line="291" w:lineRule="exact"/>
        <w:ind w:left="227"/>
      </w:pPr>
      <w:r>
        <w:rPr>
          <w:rFonts w:ascii="Trebuchet MS"/>
          <w:sz w:val="12"/>
        </w:rPr>
        <w:t xml:space="preserve">398    </w:t>
      </w:r>
      <w:r>
        <w:rPr>
          <w:rFonts w:ascii="Trebuchet MS"/>
          <w:spacing w:val="19"/>
          <w:sz w:val="12"/>
        </w:rPr>
        <w:t xml:space="preserve"> </w:t>
      </w:r>
      <w:r>
        <w:t>ship</w:t>
      </w:r>
      <w:r>
        <w:rPr>
          <w:spacing w:val="29"/>
        </w:rPr>
        <w:t xml:space="preserve"> </w:t>
      </w:r>
      <w:r>
        <w:t>between</w:t>
      </w:r>
      <w:r>
        <w:rPr>
          <w:spacing w:val="28"/>
        </w:rPr>
        <w:t xml:space="preserve"> </w:t>
      </w:r>
      <w:r>
        <w:t>an</w:t>
      </w:r>
      <w:r>
        <w:rPr>
          <w:spacing w:val="29"/>
        </w:rPr>
        <w:t xml:space="preserve"> </w:t>
      </w:r>
      <w:r>
        <w:t>increasing</w:t>
      </w:r>
      <w:r>
        <w:rPr>
          <w:spacing w:val="28"/>
        </w:rPr>
        <w:t xml:space="preserve"> </w:t>
      </w:r>
      <w:r>
        <w:t>catchment</w:t>
      </w:r>
      <w:r>
        <w:rPr>
          <w:spacing w:val="29"/>
        </w:rPr>
        <w:t xml:space="preserve"> </w:t>
      </w:r>
      <w:r>
        <w:t>area</w:t>
      </w:r>
      <w:r>
        <w:rPr>
          <w:spacing w:val="29"/>
        </w:rPr>
        <w:t xml:space="preserve"> </w:t>
      </w:r>
      <w:r>
        <w:t>threshold</w:t>
      </w:r>
      <w:r>
        <w:rPr>
          <w:spacing w:val="29"/>
        </w:rPr>
        <w:t xml:space="preserve"> </w:t>
      </w:r>
      <w:r>
        <w:t>and</w:t>
      </w:r>
      <w:r>
        <w:rPr>
          <w:spacing w:val="29"/>
        </w:rPr>
        <w:t xml:space="preserve"> </w:t>
      </w:r>
      <w:r>
        <w:t>the</w:t>
      </w:r>
      <w:r>
        <w:rPr>
          <w:spacing w:val="30"/>
        </w:rPr>
        <w:t xml:space="preserve"> </w:t>
      </w:r>
      <w:r>
        <w:t>corresponding</w:t>
      </w:r>
    </w:p>
    <w:p w14:paraId="3460D99A" w14:textId="77777777" w:rsidR="00E2709D" w:rsidRDefault="00E2709D">
      <w:pPr>
        <w:spacing w:line="291" w:lineRule="exact"/>
        <w:sectPr w:rsidR="00E2709D">
          <w:pgSz w:w="12240" w:h="15840"/>
          <w:pgMar w:top="1500" w:right="1720" w:bottom="1960" w:left="1600" w:header="0" w:footer="1777" w:gutter="0"/>
          <w:cols w:space="720"/>
        </w:sectPr>
      </w:pPr>
    </w:p>
    <w:p w14:paraId="0288C915" w14:textId="77777777" w:rsidR="00E2709D" w:rsidRDefault="00E2709D">
      <w:pPr>
        <w:pStyle w:val="BodyText"/>
        <w:rPr>
          <w:sz w:val="20"/>
        </w:rPr>
      </w:pPr>
    </w:p>
    <w:p w14:paraId="5496DFD4" w14:textId="77777777" w:rsidR="00E2709D" w:rsidRDefault="00E2709D">
      <w:pPr>
        <w:pStyle w:val="BodyText"/>
        <w:rPr>
          <w:sz w:val="20"/>
        </w:rPr>
      </w:pPr>
    </w:p>
    <w:p w14:paraId="3B15A082" w14:textId="77777777" w:rsidR="00E2709D" w:rsidRDefault="00E2709D">
      <w:pPr>
        <w:pStyle w:val="BodyText"/>
        <w:rPr>
          <w:sz w:val="20"/>
        </w:rPr>
      </w:pPr>
    </w:p>
    <w:p w14:paraId="47BB7990" w14:textId="77777777" w:rsidR="00E2709D" w:rsidRDefault="00E2709D">
      <w:pPr>
        <w:pStyle w:val="BodyText"/>
        <w:rPr>
          <w:sz w:val="20"/>
        </w:rPr>
      </w:pPr>
    </w:p>
    <w:p w14:paraId="7E335716" w14:textId="77777777" w:rsidR="00E2709D" w:rsidRDefault="00E2709D">
      <w:pPr>
        <w:pStyle w:val="BodyText"/>
        <w:rPr>
          <w:sz w:val="20"/>
        </w:rPr>
      </w:pPr>
    </w:p>
    <w:p w14:paraId="12A0D5AA" w14:textId="77777777" w:rsidR="00E2709D" w:rsidRDefault="00E2709D">
      <w:pPr>
        <w:pStyle w:val="BodyText"/>
        <w:rPr>
          <w:sz w:val="20"/>
        </w:rPr>
      </w:pPr>
    </w:p>
    <w:p w14:paraId="3F31992C" w14:textId="77777777" w:rsidR="00E2709D" w:rsidRDefault="00E2709D">
      <w:pPr>
        <w:pStyle w:val="BodyText"/>
        <w:rPr>
          <w:sz w:val="20"/>
        </w:rPr>
      </w:pPr>
    </w:p>
    <w:p w14:paraId="6CCE1296" w14:textId="77777777" w:rsidR="00E2709D" w:rsidRDefault="00E2709D">
      <w:pPr>
        <w:pStyle w:val="BodyText"/>
        <w:rPr>
          <w:sz w:val="20"/>
        </w:rPr>
      </w:pPr>
    </w:p>
    <w:p w14:paraId="38ABEA05" w14:textId="77777777" w:rsidR="00E2709D" w:rsidRDefault="00E2709D">
      <w:pPr>
        <w:pStyle w:val="BodyText"/>
        <w:rPr>
          <w:sz w:val="20"/>
        </w:rPr>
      </w:pPr>
    </w:p>
    <w:p w14:paraId="363DA074" w14:textId="77777777" w:rsidR="00E2709D" w:rsidRDefault="00E2709D">
      <w:pPr>
        <w:pStyle w:val="BodyText"/>
        <w:rPr>
          <w:sz w:val="20"/>
        </w:rPr>
      </w:pPr>
    </w:p>
    <w:p w14:paraId="7541456C" w14:textId="77777777" w:rsidR="00E2709D" w:rsidRDefault="00E2709D">
      <w:pPr>
        <w:pStyle w:val="BodyText"/>
        <w:rPr>
          <w:sz w:val="20"/>
        </w:rPr>
      </w:pPr>
    </w:p>
    <w:p w14:paraId="641144C8" w14:textId="77777777" w:rsidR="00E2709D" w:rsidRDefault="00E2709D">
      <w:pPr>
        <w:pStyle w:val="BodyText"/>
        <w:rPr>
          <w:sz w:val="20"/>
        </w:rPr>
      </w:pPr>
    </w:p>
    <w:p w14:paraId="058892F0" w14:textId="77777777" w:rsidR="00E2709D" w:rsidRDefault="00E2709D">
      <w:pPr>
        <w:pStyle w:val="BodyText"/>
        <w:rPr>
          <w:sz w:val="20"/>
        </w:rPr>
      </w:pPr>
    </w:p>
    <w:p w14:paraId="6379B257" w14:textId="77777777" w:rsidR="00E2709D" w:rsidRDefault="00E2709D">
      <w:pPr>
        <w:pStyle w:val="BodyText"/>
        <w:spacing w:before="1"/>
        <w:rPr>
          <w:sz w:val="13"/>
        </w:rPr>
      </w:pPr>
    </w:p>
    <w:p w14:paraId="4EBB9370" w14:textId="77777777" w:rsidR="00E2709D" w:rsidRDefault="00462487">
      <w:pPr>
        <w:pStyle w:val="BodyText"/>
        <w:ind w:left="2333"/>
        <w:rPr>
          <w:sz w:val="20"/>
        </w:rPr>
      </w:pPr>
      <w:r>
        <w:rPr>
          <w:noProof/>
          <w:sz w:val="20"/>
        </w:rPr>
        <w:drawing>
          <wp:inline distT="0" distB="0" distL="0" distR="0" wp14:anchorId="7B8FC78C" wp14:editId="55E7308E">
            <wp:extent cx="3182058" cy="2776537"/>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8" cstate="print"/>
                    <a:stretch>
                      <a:fillRect/>
                    </a:stretch>
                  </pic:blipFill>
                  <pic:spPr>
                    <a:xfrm>
                      <a:off x="0" y="0"/>
                      <a:ext cx="3182058" cy="2776537"/>
                    </a:xfrm>
                    <a:prstGeom prst="rect">
                      <a:avLst/>
                    </a:prstGeom>
                  </pic:spPr>
                </pic:pic>
              </a:graphicData>
            </a:graphic>
          </wp:inline>
        </w:drawing>
      </w:r>
    </w:p>
    <w:p w14:paraId="0D1415BE" w14:textId="77777777" w:rsidR="00E2709D" w:rsidRDefault="00E2709D">
      <w:pPr>
        <w:pStyle w:val="BodyText"/>
        <w:spacing w:before="8"/>
        <w:rPr>
          <w:sz w:val="5"/>
        </w:rPr>
      </w:pPr>
    </w:p>
    <w:p w14:paraId="5692DCA2" w14:textId="77777777" w:rsidR="00E2709D" w:rsidRDefault="00E2709D">
      <w:pPr>
        <w:rPr>
          <w:sz w:val="5"/>
        </w:rPr>
        <w:sectPr w:rsidR="00E2709D">
          <w:pgSz w:w="12240" w:h="15840"/>
          <w:pgMar w:top="1500" w:right="1720" w:bottom="1960" w:left="1600" w:header="0" w:footer="1777" w:gutter="0"/>
          <w:cols w:space="720"/>
        </w:sectPr>
      </w:pPr>
    </w:p>
    <w:p w14:paraId="5B271F0C" w14:textId="077B3311" w:rsidR="00E2709D" w:rsidRDefault="00285D5B">
      <w:pPr>
        <w:spacing w:before="2" w:line="209" w:lineRule="exact"/>
        <w:ind w:right="303"/>
        <w:jc w:val="right"/>
        <w:rPr>
          <w:rFonts w:ascii="Lucida Sans Unicode"/>
          <w:sz w:val="14"/>
        </w:rPr>
      </w:pPr>
      <w:r>
        <w:rPr>
          <w:noProof/>
        </w:rPr>
        <mc:AlternateContent>
          <mc:Choice Requires="wpg">
            <w:drawing>
              <wp:anchor distT="0" distB="0" distL="114300" distR="114300" simplePos="0" relativeHeight="15736320" behindDoc="0" locked="0" layoutInCell="1" allowOverlap="1" wp14:anchorId="213EAA9A" wp14:editId="26AE4AE0">
                <wp:simplePos x="0" y="0"/>
                <wp:positionH relativeFrom="page">
                  <wp:posOffset>2474595</wp:posOffset>
                </wp:positionH>
                <wp:positionV relativeFrom="paragraph">
                  <wp:posOffset>60325</wp:posOffset>
                </wp:positionV>
                <wp:extent cx="3199130" cy="433705"/>
                <wp:effectExtent l="0" t="0" r="0" b="0"/>
                <wp:wrapNone/>
                <wp:docPr id="1463" name="Group 1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9130" cy="433705"/>
                          <a:chOff x="3897" y="95"/>
                          <a:chExt cx="5038" cy="683"/>
                        </a:xfrm>
                      </wpg:grpSpPr>
                      <wps:wsp>
                        <wps:cNvPr id="1464" name="Freeform 1563"/>
                        <wps:cNvSpPr>
                          <a:spLocks/>
                        </wps:cNvSpPr>
                        <wps:spPr bwMode="auto">
                          <a:xfrm>
                            <a:off x="4115"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5" name="Line 1562"/>
                        <wps:cNvCnPr>
                          <a:cxnSpLocks noChangeShapeType="1"/>
                        </wps:cNvCnPr>
                        <wps:spPr bwMode="auto">
                          <a:xfrm>
                            <a:off x="4115"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6" name="Freeform 1561"/>
                        <wps:cNvSpPr>
                          <a:spLocks/>
                        </wps:cNvSpPr>
                        <wps:spPr bwMode="auto">
                          <a:xfrm>
                            <a:off x="4472"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7" name="Line 1560"/>
                        <wps:cNvCnPr>
                          <a:cxnSpLocks noChangeShapeType="1"/>
                        </wps:cNvCnPr>
                        <wps:spPr bwMode="auto">
                          <a:xfrm>
                            <a:off x="4472"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8" name="Freeform 1559"/>
                        <wps:cNvSpPr>
                          <a:spLocks/>
                        </wps:cNvSpPr>
                        <wps:spPr bwMode="auto">
                          <a:xfrm>
                            <a:off x="4829"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9" name="Line 1558"/>
                        <wps:cNvCnPr>
                          <a:cxnSpLocks noChangeShapeType="1"/>
                        </wps:cNvCnPr>
                        <wps:spPr bwMode="auto">
                          <a:xfrm>
                            <a:off x="4829"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0" name="Freeform 1557"/>
                        <wps:cNvSpPr>
                          <a:spLocks/>
                        </wps:cNvSpPr>
                        <wps:spPr bwMode="auto">
                          <a:xfrm>
                            <a:off x="5186"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1" name="Line 1556"/>
                        <wps:cNvCnPr>
                          <a:cxnSpLocks noChangeShapeType="1"/>
                        </wps:cNvCnPr>
                        <wps:spPr bwMode="auto">
                          <a:xfrm>
                            <a:off x="5186"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2" name="Freeform 1555"/>
                        <wps:cNvSpPr>
                          <a:spLocks/>
                        </wps:cNvSpPr>
                        <wps:spPr bwMode="auto">
                          <a:xfrm>
                            <a:off x="5543"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3" name="Line 1554"/>
                        <wps:cNvCnPr>
                          <a:cxnSpLocks noChangeShapeType="1"/>
                        </wps:cNvCnPr>
                        <wps:spPr bwMode="auto">
                          <a:xfrm>
                            <a:off x="5543"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4" name="Freeform 1553"/>
                        <wps:cNvSpPr>
                          <a:spLocks/>
                        </wps:cNvSpPr>
                        <wps:spPr bwMode="auto">
                          <a:xfrm>
                            <a:off x="5900"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5" name="Line 1552"/>
                        <wps:cNvCnPr>
                          <a:cxnSpLocks noChangeShapeType="1"/>
                        </wps:cNvCnPr>
                        <wps:spPr bwMode="auto">
                          <a:xfrm>
                            <a:off x="5900"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6" name="Freeform 1551"/>
                        <wps:cNvSpPr>
                          <a:spLocks/>
                        </wps:cNvSpPr>
                        <wps:spPr bwMode="auto">
                          <a:xfrm>
                            <a:off x="6257"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7" name="Line 1550"/>
                        <wps:cNvCnPr>
                          <a:cxnSpLocks noChangeShapeType="1"/>
                        </wps:cNvCnPr>
                        <wps:spPr bwMode="auto">
                          <a:xfrm>
                            <a:off x="6257"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8" name="Freeform 1549"/>
                        <wps:cNvSpPr>
                          <a:spLocks/>
                        </wps:cNvSpPr>
                        <wps:spPr bwMode="auto">
                          <a:xfrm>
                            <a:off x="6614"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9" name="Line 1548"/>
                        <wps:cNvCnPr>
                          <a:cxnSpLocks noChangeShapeType="1"/>
                        </wps:cNvCnPr>
                        <wps:spPr bwMode="auto">
                          <a:xfrm>
                            <a:off x="6614"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0" name="Freeform 1547"/>
                        <wps:cNvSpPr>
                          <a:spLocks/>
                        </wps:cNvSpPr>
                        <wps:spPr bwMode="auto">
                          <a:xfrm>
                            <a:off x="6971"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1" name="Line 1546"/>
                        <wps:cNvCnPr>
                          <a:cxnSpLocks noChangeShapeType="1"/>
                        </wps:cNvCnPr>
                        <wps:spPr bwMode="auto">
                          <a:xfrm>
                            <a:off x="6971"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2" name="Freeform 1545"/>
                        <wps:cNvSpPr>
                          <a:spLocks/>
                        </wps:cNvSpPr>
                        <wps:spPr bwMode="auto">
                          <a:xfrm>
                            <a:off x="7328"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3" name="Line 1544"/>
                        <wps:cNvCnPr>
                          <a:cxnSpLocks noChangeShapeType="1"/>
                        </wps:cNvCnPr>
                        <wps:spPr bwMode="auto">
                          <a:xfrm>
                            <a:off x="7328"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4" name="Freeform 1543"/>
                        <wps:cNvSpPr>
                          <a:spLocks/>
                        </wps:cNvSpPr>
                        <wps:spPr bwMode="auto">
                          <a:xfrm>
                            <a:off x="7685"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5" name="Line 1542"/>
                        <wps:cNvCnPr>
                          <a:cxnSpLocks noChangeShapeType="1"/>
                        </wps:cNvCnPr>
                        <wps:spPr bwMode="auto">
                          <a:xfrm>
                            <a:off x="7685"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6" name="Freeform 1541"/>
                        <wps:cNvSpPr>
                          <a:spLocks/>
                        </wps:cNvSpPr>
                        <wps:spPr bwMode="auto">
                          <a:xfrm>
                            <a:off x="8042"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 name="Line 1540"/>
                        <wps:cNvCnPr>
                          <a:cxnSpLocks noChangeShapeType="1"/>
                        </wps:cNvCnPr>
                        <wps:spPr bwMode="auto">
                          <a:xfrm>
                            <a:off x="8042"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8" name="Freeform 1539"/>
                        <wps:cNvSpPr>
                          <a:spLocks/>
                        </wps:cNvSpPr>
                        <wps:spPr bwMode="auto">
                          <a:xfrm>
                            <a:off x="8399"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9" name="Line 1538"/>
                        <wps:cNvCnPr>
                          <a:cxnSpLocks noChangeShapeType="1"/>
                        </wps:cNvCnPr>
                        <wps:spPr bwMode="auto">
                          <a:xfrm>
                            <a:off x="8399"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0" name="Freeform 1537"/>
                        <wps:cNvSpPr>
                          <a:spLocks/>
                        </wps:cNvSpPr>
                        <wps:spPr bwMode="auto">
                          <a:xfrm>
                            <a:off x="8756" y="737"/>
                            <a:ext cx="2" cy="40"/>
                          </a:xfrm>
                          <a:custGeom>
                            <a:avLst/>
                            <a:gdLst>
                              <a:gd name="T0" fmla="+- 0 738 738"/>
                              <a:gd name="T1" fmla="*/ 738 h 40"/>
                              <a:gd name="T2" fmla="+- 0 778 738"/>
                              <a:gd name="T3" fmla="*/ 778 h 40"/>
                            </a:gdLst>
                            <a:ahLst/>
                            <a:cxnLst>
                              <a:cxn ang="0">
                                <a:pos x="0" y="T1"/>
                              </a:cxn>
                              <a:cxn ang="0">
                                <a:pos x="0" y="T3"/>
                              </a:cxn>
                            </a:cxnLst>
                            <a:rect l="0" t="0" r="r" b="b"/>
                            <a:pathLst>
                              <a:path h="40">
                                <a:moveTo>
                                  <a:pt x="0" y="0"/>
                                </a:moveTo>
                                <a:lnTo>
                                  <a:pt x="0" y="4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Line 1536"/>
                        <wps:cNvCnPr>
                          <a:cxnSpLocks noChangeShapeType="1"/>
                        </wps:cNvCnPr>
                        <wps:spPr bwMode="auto">
                          <a:xfrm>
                            <a:off x="8756" y="738"/>
                            <a:ext cx="0" cy="4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2" name="Line 1535"/>
                        <wps:cNvCnPr>
                          <a:cxnSpLocks noChangeShapeType="1"/>
                        </wps:cNvCnPr>
                        <wps:spPr bwMode="auto">
                          <a:xfrm>
                            <a:off x="3937" y="709"/>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493" name="Freeform 1534"/>
                        <wps:cNvSpPr>
                          <a:spLocks/>
                        </wps:cNvSpPr>
                        <wps:spPr bwMode="auto">
                          <a:xfrm>
                            <a:off x="3896" y="708"/>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 name="Line 1533"/>
                        <wps:cNvCnPr>
                          <a:cxnSpLocks noChangeShapeType="1"/>
                        </wps:cNvCnPr>
                        <wps:spPr bwMode="auto">
                          <a:xfrm>
                            <a:off x="3937" y="709"/>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5" name="Freeform 1532"/>
                        <wps:cNvSpPr>
                          <a:spLocks/>
                        </wps:cNvSpPr>
                        <wps:spPr bwMode="auto">
                          <a:xfrm>
                            <a:off x="3913" y="72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Line 1531"/>
                        <wps:cNvCnPr>
                          <a:cxnSpLocks noChangeShapeType="1"/>
                        </wps:cNvCnPr>
                        <wps:spPr bwMode="auto">
                          <a:xfrm>
                            <a:off x="3937" y="72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7" name="Freeform 1530"/>
                        <wps:cNvSpPr>
                          <a:spLocks/>
                        </wps:cNvSpPr>
                        <wps:spPr bwMode="auto">
                          <a:xfrm>
                            <a:off x="3913" y="71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Line 1529"/>
                        <wps:cNvCnPr>
                          <a:cxnSpLocks noChangeShapeType="1"/>
                        </wps:cNvCnPr>
                        <wps:spPr bwMode="auto">
                          <a:xfrm>
                            <a:off x="3937" y="718"/>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9" name="Freeform 1528"/>
                        <wps:cNvSpPr>
                          <a:spLocks/>
                        </wps:cNvSpPr>
                        <wps:spPr bwMode="auto">
                          <a:xfrm>
                            <a:off x="3913" y="647"/>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Line 1527"/>
                        <wps:cNvCnPr>
                          <a:cxnSpLocks noChangeShapeType="1"/>
                        </wps:cNvCnPr>
                        <wps:spPr bwMode="auto">
                          <a:xfrm>
                            <a:off x="3937" y="648"/>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1" name="Freeform 1526"/>
                        <wps:cNvSpPr>
                          <a:spLocks/>
                        </wps:cNvSpPr>
                        <wps:spPr bwMode="auto">
                          <a:xfrm>
                            <a:off x="3913" y="612"/>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 name="Line 1525"/>
                        <wps:cNvCnPr>
                          <a:cxnSpLocks noChangeShapeType="1"/>
                        </wps:cNvCnPr>
                        <wps:spPr bwMode="auto">
                          <a:xfrm>
                            <a:off x="3937" y="612"/>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3" name="Freeform 1524"/>
                        <wps:cNvSpPr>
                          <a:spLocks/>
                        </wps:cNvSpPr>
                        <wps:spPr bwMode="auto">
                          <a:xfrm>
                            <a:off x="3913" y="586"/>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Line 1523"/>
                        <wps:cNvCnPr>
                          <a:cxnSpLocks noChangeShapeType="1"/>
                        </wps:cNvCnPr>
                        <wps:spPr bwMode="auto">
                          <a:xfrm>
                            <a:off x="3937" y="587"/>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5" name="Line 1522"/>
                        <wps:cNvCnPr>
                          <a:cxnSpLocks noChangeShapeType="1"/>
                        </wps:cNvCnPr>
                        <wps:spPr bwMode="auto">
                          <a:xfrm>
                            <a:off x="3937" y="506"/>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506" name="Freeform 1521"/>
                        <wps:cNvSpPr>
                          <a:spLocks/>
                        </wps:cNvSpPr>
                        <wps:spPr bwMode="auto">
                          <a:xfrm>
                            <a:off x="3896" y="505"/>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Line 1520"/>
                        <wps:cNvCnPr>
                          <a:cxnSpLocks noChangeShapeType="1"/>
                        </wps:cNvCnPr>
                        <wps:spPr bwMode="auto">
                          <a:xfrm>
                            <a:off x="3937" y="506"/>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8" name="Freeform 1519"/>
                        <wps:cNvSpPr>
                          <a:spLocks/>
                        </wps:cNvSpPr>
                        <wps:spPr bwMode="auto">
                          <a:xfrm>
                            <a:off x="3913" y="566"/>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Line 1518"/>
                        <wps:cNvCnPr>
                          <a:cxnSpLocks noChangeShapeType="1"/>
                        </wps:cNvCnPr>
                        <wps:spPr bwMode="auto">
                          <a:xfrm>
                            <a:off x="3937" y="567"/>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0" name="Freeform 1517"/>
                        <wps:cNvSpPr>
                          <a:spLocks/>
                        </wps:cNvSpPr>
                        <wps:spPr bwMode="auto">
                          <a:xfrm>
                            <a:off x="3913" y="55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Line 1516"/>
                        <wps:cNvCnPr>
                          <a:cxnSpLocks noChangeShapeType="1"/>
                        </wps:cNvCnPr>
                        <wps:spPr bwMode="auto">
                          <a:xfrm>
                            <a:off x="3937" y="55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2" name="Freeform 1515"/>
                        <wps:cNvSpPr>
                          <a:spLocks/>
                        </wps:cNvSpPr>
                        <wps:spPr bwMode="auto">
                          <a:xfrm>
                            <a:off x="3913" y="537"/>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3" name="Line 1514"/>
                        <wps:cNvCnPr>
                          <a:cxnSpLocks noChangeShapeType="1"/>
                        </wps:cNvCnPr>
                        <wps:spPr bwMode="auto">
                          <a:xfrm>
                            <a:off x="3937" y="537"/>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4" name="Freeform 1513"/>
                        <wps:cNvSpPr>
                          <a:spLocks/>
                        </wps:cNvSpPr>
                        <wps:spPr bwMode="auto">
                          <a:xfrm>
                            <a:off x="3913" y="525"/>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5" name="Line 1512"/>
                        <wps:cNvCnPr>
                          <a:cxnSpLocks noChangeShapeType="1"/>
                        </wps:cNvCnPr>
                        <wps:spPr bwMode="auto">
                          <a:xfrm>
                            <a:off x="3937" y="525"/>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6" name="Freeform 1511"/>
                        <wps:cNvSpPr>
                          <a:spLocks/>
                        </wps:cNvSpPr>
                        <wps:spPr bwMode="auto">
                          <a:xfrm>
                            <a:off x="3913" y="515"/>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 name="Line 1510"/>
                        <wps:cNvCnPr>
                          <a:cxnSpLocks noChangeShapeType="1"/>
                        </wps:cNvCnPr>
                        <wps:spPr bwMode="auto">
                          <a:xfrm>
                            <a:off x="3937" y="515"/>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8" name="Freeform 1509"/>
                        <wps:cNvSpPr>
                          <a:spLocks/>
                        </wps:cNvSpPr>
                        <wps:spPr bwMode="auto">
                          <a:xfrm>
                            <a:off x="3913" y="444"/>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 name="Line 1508"/>
                        <wps:cNvCnPr>
                          <a:cxnSpLocks noChangeShapeType="1"/>
                        </wps:cNvCnPr>
                        <wps:spPr bwMode="auto">
                          <a:xfrm>
                            <a:off x="3937" y="445"/>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0" name="Freeform 1507"/>
                        <wps:cNvSpPr>
                          <a:spLocks/>
                        </wps:cNvSpPr>
                        <wps:spPr bwMode="auto">
                          <a:xfrm>
                            <a:off x="3913" y="40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1" name="Line 1506"/>
                        <wps:cNvCnPr>
                          <a:cxnSpLocks noChangeShapeType="1"/>
                        </wps:cNvCnPr>
                        <wps:spPr bwMode="auto">
                          <a:xfrm>
                            <a:off x="3937" y="40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2" name="Freeform 1505"/>
                        <wps:cNvSpPr>
                          <a:spLocks/>
                        </wps:cNvSpPr>
                        <wps:spPr bwMode="auto">
                          <a:xfrm>
                            <a:off x="3913" y="383"/>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3" name="Line 1504"/>
                        <wps:cNvCnPr>
                          <a:cxnSpLocks noChangeShapeType="1"/>
                        </wps:cNvCnPr>
                        <wps:spPr bwMode="auto">
                          <a:xfrm>
                            <a:off x="3937" y="383"/>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4" name="Line 1503"/>
                        <wps:cNvCnPr>
                          <a:cxnSpLocks noChangeShapeType="1"/>
                        </wps:cNvCnPr>
                        <wps:spPr bwMode="auto">
                          <a:xfrm>
                            <a:off x="3937" y="303"/>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525" name="Freeform 1502"/>
                        <wps:cNvSpPr>
                          <a:spLocks/>
                        </wps:cNvSpPr>
                        <wps:spPr bwMode="auto">
                          <a:xfrm>
                            <a:off x="3896" y="302"/>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6" name="Line 1501"/>
                        <wps:cNvCnPr>
                          <a:cxnSpLocks noChangeShapeType="1"/>
                        </wps:cNvCnPr>
                        <wps:spPr bwMode="auto">
                          <a:xfrm>
                            <a:off x="3937" y="303"/>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7" name="Freeform 1500"/>
                        <wps:cNvSpPr>
                          <a:spLocks/>
                        </wps:cNvSpPr>
                        <wps:spPr bwMode="auto">
                          <a:xfrm>
                            <a:off x="3913" y="363"/>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8" name="Line 1499"/>
                        <wps:cNvCnPr>
                          <a:cxnSpLocks noChangeShapeType="1"/>
                        </wps:cNvCnPr>
                        <wps:spPr bwMode="auto">
                          <a:xfrm>
                            <a:off x="3937" y="364"/>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9" name="Freeform 1498"/>
                        <wps:cNvSpPr>
                          <a:spLocks/>
                        </wps:cNvSpPr>
                        <wps:spPr bwMode="auto">
                          <a:xfrm>
                            <a:off x="3913" y="347"/>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 name="Line 1497"/>
                        <wps:cNvCnPr>
                          <a:cxnSpLocks noChangeShapeType="1"/>
                        </wps:cNvCnPr>
                        <wps:spPr bwMode="auto">
                          <a:xfrm>
                            <a:off x="3937" y="348"/>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1" name="Freeform 1496"/>
                        <wps:cNvSpPr>
                          <a:spLocks/>
                        </wps:cNvSpPr>
                        <wps:spPr bwMode="auto">
                          <a:xfrm>
                            <a:off x="3913" y="334"/>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 name="Line 1495"/>
                        <wps:cNvCnPr>
                          <a:cxnSpLocks noChangeShapeType="1"/>
                        </wps:cNvCnPr>
                        <wps:spPr bwMode="auto">
                          <a:xfrm>
                            <a:off x="3937" y="334"/>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3" name="Freeform 1494"/>
                        <wps:cNvSpPr>
                          <a:spLocks/>
                        </wps:cNvSpPr>
                        <wps:spPr bwMode="auto">
                          <a:xfrm>
                            <a:off x="3913" y="322"/>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Line 1493"/>
                        <wps:cNvCnPr>
                          <a:cxnSpLocks noChangeShapeType="1"/>
                        </wps:cNvCnPr>
                        <wps:spPr bwMode="auto">
                          <a:xfrm>
                            <a:off x="3937" y="322"/>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5" name="Freeform 1492"/>
                        <wps:cNvSpPr>
                          <a:spLocks/>
                        </wps:cNvSpPr>
                        <wps:spPr bwMode="auto">
                          <a:xfrm>
                            <a:off x="3913" y="311"/>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 name="Line 1491"/>
                        <wps:cNvCnPr>
                          <a:cxnSpLocks noChangeShapeType="1"/>
                        </wps:cNvCnPr>
                        <wps:spPr bwMode="auto">
                          <a:xfrm>
                            <a:off x="3937" y="312"/>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7" name="Freeform 1490"/>
                        <wps:cNvSpPr>
                          <a:spLocks/>
                        </wps:cNvSpPr>
                        <wps:spPr bwMode="auto">
                          <a:xfrm>
                            <a:off x="3913" y="241"/>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8" name="Line 1489"/>
                        <wps:cNvCnPr>
                          <a:cxnSpLocks noChangeShapeType="1"/>
                        </wps:cNvCnPr>
                        <wps:spPr bwMode="auto">
                          <a:xfrm>
                            <a:off x="3937" y="24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9" name="Freeform 1488"/>
                        <wps:cNvSpPr>
                          <a:spLocks/>
                        </wps:cNvSpPr>
                        <wps:spPr bwMode="auto">
                          <a:xfrm>
                            <a:off x="3913" y="205"/>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0" name="Line 1487"/>
                        <wps:cNvCnPr>
                          <a:cxnSpLocks noChangeShapeType="1"/>
                        </wps:cNvCnPr>
                        <wps:spPr bwMode="auto">
                          <a:xfrm>
                            <a:off x="3937" y="206"/>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1" name="Freeform 1486"/>
                        <wps:cNvSpPr>
                          <a:spLocks/>
                        </wps:cNvSpPr>
                        <wps:spPr bwMode="auto">
                          <a:xfrm>
                            <a:off x="3913" y="18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2" name="Line 1485"/>
                        <wps:cNvCnPr>
                          <a:cxnSpLocks noChangeShapeType="1"/>
                        </wps:cNvCnPr>
                        <wps:spPr bwMode="auto">
                          <a:xfrm>
                            <a:off x="3937" y="180"/>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 name="Line 1484"/>
                        <wps:cNvCnPr>
                          <a:cxnSpLocks noChangeShapeType="1"/>
                        </wps:cNvCnPr>
                        <wps:spPr bwMode="auto">
                          <a:xfrm>
                            <a:off x="3937" y="99"/>
                            <a:ext cx="4998" cy="0"/>
                          </a:xfrm>
                          <a:prstGeom prst="line">
                            <a:avLst/>
                          </a:prstGeom>
                          <a:noFill/>
                          <a:ln w="3611">
                            <a:solidFill>
                              <a:srgbClr val="AFAFAF"/>
                            </a:solidFill>
                            <a:prstDash val="sysDot"/>
                            <a:round/>
                            <a:headEnd/>
                            <a:tailEnd/>
                          </a:ln>
                          <a:extLst>
                            <a:ext uri="{909E8E84-426E-40DD-AFC4-6F175D3DCCD1}">
                              <a14:hiddenFill xmlns:a14="http://schemas.microsoft.com/office/drawing/2010/main">
                                <a:noFill/>
                              </a14:hiddenFill>
                            </a:ext>
                          </a:extLst>
                        </wps:spPr>
                        <wps:bodyPr/>
                      </wps:wsp>
                      <wps:wsp>
                        <wps:cNvPr id="1544" name="Freeform 1483"/>
                        <wps:cNvSpPr>
                          <a:spLocks/>
                        </wps:cNvSpPr>
                        <wps:spPr bwMode="auto">
                          <a:xfrm>
                            <a:off x="3896" y="99"/>
                            <a:ext cx="40" cy="2"/>
                          </a:xfrm>
                          <a:custGeom>
                            <a:avLst/>
                            <a:gdLst>
                              <a:gd name="T0" fmla="+- 0 3937 3897"/>
                              <a:gd name="T1" fmla="*/ T0 w 40"/>
                              <a:gd name="T2" fmla="+- 0 3897 3897"/>
                              <a:gd name="T3" fmla="*/ T2 w 40"/>
                            </a:gdLst>
                            <a:ahLst/>
                            <a:cxnLst>
                              <a:cxn ang="0">
                                <a:pos x="T1" y="0"/>
                              </a:cxn>
                              <a:cxn ang="0">
                                <a:pos x="T3" y="0"/>
                              </a:cxn>
                            </a:cxnLst>
                            <a:rect l="0" t="0" r="r" b="b"/>
                            <a:pathLst>
                              <a:path w="40">
                                <a:moveTo>
                                  <a:pt x="4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 name="Line 1482"/>
                        <wps:cNvCnPr>
                          <a:cxnSpLocks noChangeShapeType="1"/>
                        </wps:cNvCnPr>
                        <wps:spPr bwMode="auto">
                          <a:xfrm>
                            <a:off x="3937" y="99"/>
                            <a:ext cx="0" cy="0"/>
                          </a:xfrm>
                          <a:prstGeom prst="line">
                            <a:avLst/>
                          </a:prstGeom>
                          <a:noFill/>
                          <a:ln w="5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6" name="Freeform 1481"/>
                        <wps:cNvSpPr>
                          <a:spLocks/>
                        </wps:cNvSpPr>
                        <wps:spPr bwMode="auto">
                          <a:xfrm>
                            <a:off x="3913" y="16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Line 1480"/>
                        <wps:cNvCnPr>
                          <a:cxnSpLocks noChangeShapeType="1"/>
                        </wps:cNvCnPr>
                        <wps:spPr bwMode="auto">
                          <a:xfrm>
                            <a:off x="3937" y="16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8" name="Freeform 1479"/>
                        <wps:cNvSpPr>
                          <a:spLocks/>
                        </wps:cNvSpPr>
                        <wps:spPr bwMode="auto">
                          <a:xfrm>
                            <a:off x="3913" y="144"/>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Line 1478"/>
                        <wps:cNvCnPr>
                          <a:cxnSpLocks noChangeShapeType="1"/>
                        </wps:cNvCnPr>
                        <wps:spPr bwMode="auto">
                          <a:xfrm>
                            <a:off x="3937" y="144"/>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0" name="Freeform 1477"/>
                        <wps:cNvSpPr>
                          <a:spLocks/>
                        </wps:cNvSpPr>
                        <wps:spPr bwMode="auto">
                          <a:xfrm>
                            <a:off x="3913" y="130"/>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 name="Line 1476"/>
                        <wps:cNvCnPr>
                          <a:cxnSpLocks noChangeShapeType="1"/>
                        </wps:cNvCnPr>
                        <wps:spPr bwMode="auto">
                          <a:xfrm>
                            <a:off x="3937" y="131"/>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2" name="Freeform 1475"/>
                        <wps:cNvSpPr>
                          <a:spLocks/>
                        </wps:cNvSpPr>
                        <wps:spPr bwMode="auto">
                          <a:xfrm>
                            <a:off x="3913" y="119"/>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 name="Line 1474"/>
                        <wps:cNvCnPr>
                          <a:cxnSpLocks noChangeShapeType="1"/>
                        </wps:cNvCnPr>
                        <wps:spPr bwMode="auto">
                          <a:xfrm>
                            <a:off x="3937" y="11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4" name="Freeform 1473"/>
                        <wps:cNvSpPr>
                          <a:spLocks/>
                        </wps:cNvSpPr>
                        <wps:spPr bwMode="auto">
                          <a:xfrm>
                            <a:off x="3913" y="108"/>
                            <a:ext cx="23" cy="2"/>
                          </a:xfrm>
                          <a:custGeom>
                            <a:avLst/>
                            <a:gdLst>
                              <a:gd name="T0" fmla="+- 0 3937 3914"/>
                              <a:gd name="T1" fmla="*/ T0 w 23"/>
                              <a:gd name="T2" fmla="+- 0 3914 3914"/>
                              <a:gd name="T3" fmla="*/ T2 w 23"/>
                            </a:gdLst>
                            <a:ahLst/>
                            <a:cxnLst>
                              <a:cxn ang="0">
                                <a:pos x="T1" y="0"/>
                              </a:cxn>
                              <a:cxn ang="0">
                                <a:pos x="T3" y="0"/>
                              </a:cxn>
                            </a:cxnLst>
                            <a:rect l="0" t="0" r="r" b="b"/>
                            <a:pathLst>
                              <a:path w="23">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 name="Line 1472"/>
                        <wps:cNvCnPr>
                          <a:cxnSpLocks noChangeShapeType="1"/>
                        </wps:cNvCnPr>
                        <wps:spPr bwMode="auto">
                          <a:xfrm>
                            <a:off x="3937" y="109"/>
                            <a:ext cx="0" cy="0"/>
                          </a:xfrm>
                          <a:prstGeom prst="line">
                            <a:avLst/>
                          </a:prstGeom>
                          <a:noFill/>
                          <a:ln w="4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6" name="Rectangle 1471"/>
                        <wps:cNvSpPr>
                          <a:spLocks noChangeArrowheads="1"/>
                        </wps:cNvSpPr>
                        <wps:spPr bwMode="auto">
                          <a:xfrm>
                            <a:off x="3936" y="133"/>
                            <a:ext cx="357" cy="604"/>
                          </a:xfrm>
                          <a:prstGeom prst="rect">
                            <a:avLst/>
                          </a:prstGeom>
                          <a:solidFill>
                            <a:srgbClr val="696969">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470"/>
                        <wps:cNvSpPr>
                          <a:spLocks noChangeArrowheads="1"/>
                        </wps:cNvSpPr>
                        <wps:spPr bwMode="auto">
                          <a:xfrm>
                            <a:off x="4293" y="181"/>
                            <a:ext cx="357" cy="557"/>
                          </a:xfrm>
                          <a:prstGeom prst="rect">
                            <a:avLst/>
                          </a:prstGeom>
                          <a:solidFill>
                            <a:srgbClr val="FDD7B1">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Rectangle 1469"/>
                        <wps:cNvSpPr>
                          <a:spLocks noChangeArrowheads="1"/>
                        </wps:cNvSpPr>
                        <wps:spPr bwMode="auto">
                          <a:xfrm>
                            <a:off x="4650" y="307"/>
                            <a:ext cx="357" cy="431"/>
                          </a:xfrm>
                          <a:prstGeom prst="rect">
                            <a:avLst/>
                          </a:prstGeom>
                          <a:solidFill>
                            <a:srgbClr val="FCCB9A">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 name="Rectangle 1468"/>
                        <wps:cNvSpPr>
                          <a:spLocks noChangeArrowheads="1"/>
                        </wps:cNvSpPr>
                        <wps:spPr bwMode="auto">
                          <a:xfrm>
                            <a:off x="5007" y="375"/>
                            <a:ext cx="357" cy="363"/>
                          </a:xfrm>
                          <a:prstGeom prst="rect">
                            <a:avLst/>
                          </a:prstGeom>
                          <a:solidFill>
                            <a:srgbClr val="FCBA7E">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 name="Rectangle 1467"/>
                        <wps:cNvSpPr>
                          <a:spLocks noChangeArrowheads="1"/>
                        </wps:cNvSpPr>
                        <wps:spPr bwMode="auto">
                          <a:xfrm>
                            <a:off x="5364" y="469"/>
                            <a:ext cx="357" cy="268"/>
                          </a:xfrm>
                          <a:prstGeom prst="rect">
                            <a:avLst/>
                          </a:prstGeom>
                          <a:solidFill>
                            <a:srgbClr val="FCA963">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 name="Rectangle 1466"/>
                        <wps:cNvSpPr>
                          <a:spLocks noChangeArrowheads="1"/>
                        </wps:cNvSpPr>
                        <wps:spPr bwMode="auto">
                          <a:xfrm>
                            <a:off x="5721" y="525"/>
                            <a:ext cx="357" cy="213"/>
                          </a:xfrm>
                          <a:prstGeom prst="rect">
                            <a:avLst/>
                          </a:prstGeom>
                          <a:solidFill>
                            <a:srgbClr val="FC9A4F">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2" name="Rectangle 1465"/>
                        <wps:cNvSpPr>
                          <a:spLocks noChangeArrowheads="1"/>
                        </wps:cNvSpPr>
                        <wps:spPr bwMode="auto">
                          <a:xfrm>
                            <a:off x="6078" y="708"/>
                            <a:ext cx="357" cy="29"/>
                          </a:xfrm>
                          <a:prstGeom prst="rect">
                            <a:avLst/>
                          </a:prstGeom>
                          <a:solidFill>
                            <a:srgbClr val="FB8938">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464"/>
                        <wps:cNvSpPr>
                          <a:spLocks noChangeArrowheads="1"/>
                        </wps:cNvSpPr>
                        <wps:spPr bwMode="auto">
                          <a:xfrm>
                            <a:off x="6435" y="708"/>
                            <a:ext cx="357" cy="29"/>
                          </a:xfrm>
                          <a:prstGeom prst="rect">
                            <a:avLst/>
                          </a:prstGeom>
                          <a:solidFill>
                            <a:srgbClr val="F57520">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463"/>
                        <wps:cNvSpPr>
                          <a:spLocks noChangeArrowheads="1"/>
                        </wps:cNvSpPr>
                        <wps:spPr bwMode="auto">
                          <a:xfrm>
                            <a:off x="7506" y="708"/>
                            <a:ext cx="357" cy="29"/>
                          </a:xfrm>
                          <a:prstGeom prst="rect">
                            <a:avLst/>
                          </a:prstGeom>
                          <a:solidFill>
                            <a:srgbClr val="EE6511">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462"/>
                        <wps:cNvSpPr>
                          <a:spLocks noChangeArrowheads="1"/>
                        </wps:cNvSpPr>
                        <wps:spPr bwMode="auto">
                          <a:xfrm>
                            <a:off x="7863" y="647"/>
                            <a:ext cx="357" cy="90"/>
                          </a:xfrm>
                          <a:prstGeom prst="rect">
                            <a:avLst/>
                          </a:prstGeom>
                          <a:solidFill>
                            <a:srgbClr val="E25408">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461"/>
                        <wps:cNvSpPr>
                          <a:spLocks noChangeArrowheads="1"/>
                        </wps:cNvSpPr>
                        <wps:spPr bwMode="auto">
                          <a:xfrm>
                            <a:off x="8577" y="708"/>
                            <a:ext cx="357" cy="29"/>
                          </a:xfrm>
                          <a:prstGeom prst="rect">
                            <a:avLst/>
                          </a:prstGeom>
                          <a:solidFill>
                            <a:srgbClr val="D34601">
                              <a:alpha val="65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AutoShape 1460"/>
                        <wps:cNvSpPr>
                          <a:spLocks/>
                        </wps:cNvSpPr>
                        <wps:spPr bwMode="auto">
                          <a:xfrm>
                            <a:off x="3936" y="99"/>
                            <a:ext cx="4999" cy="639"/>
                          </a:xfrm>
                          <a:custGeom>
                            <a:avLst/>
                            <a:gdLst>
                              <a:gd name="T0" fmla="+- 0 3937 3937"/>
                              <a:gd name="T1" fmla="*/ T0 w 4999"/>
                              <a:gd name="T2" fmla="+- 0 738 99"/>
                              <a:gd name="T3" fmla="*/ 738 h 639"/>
                              <a:gd name="T4" fmla="+- 0 3937 3937"/>
                              <a:gd name="T5" fmla="*/ T4 w 4999"/>
                              <a:gd name="T6" fmla="+- 0 99 99"/>
                              <a:gd name="T7" fmla="*/ 99 h 639"/>
                              <a:gd name="T8" fmla="+- 0 3937 3937"/>
                              <a:gd name="T9" fmla="*/ T8 w 4999"/>
                              <a:gd name="T10" fmla="+- 0 738 99"/>
                              <a:gd name="T11" fmla="*/ 738 h 639"/>
                              <a:gd name="T12" fmla="+- 0 8935 3937"/>
                              <a:gd name="T13" fmla="*/ T12 w 4999"/>
                              <a:gd name="T14" fmla="+- 0 738 99"/>
                              <a:gd name="T15" fmla="*/ 738 h 639"/>
                            </a:gdLst>
                            <a:ahLst/>
                            <a:cxnLst>
                              <a:cxn ang="0">
                                <a:pos x="T1" y="T3"/>
                              </a:cxn>
                              <a:cxn ang="0">
                                <a:pos x="T5" y="T7"/>
                              </a:cxn>
                              <a:cxn ang="0">
                                <a:pos x="T9" y="T11"/>
                              </a:cxn>
                              <a:cxn ang="0">
                                <a:pos x="T13" y="T15"/>
                              </a:cxn>
                            </a:cxnLst>
                            <a:rect l="0" t="0" r="r" b="b"/>
                            <a:pathLst>
                              <a:path w="4999" h="639">
                                <a:moveTo>
                                  <a:pt x="0" y="639"/>
                                </a:moveTo>
                                <a:lnTo>
                                  <a:pt x="0" y="0"/>
                                </a:lnTo>
                                <a:moveTo>
                                  <a:pt x="0" y="639"/>
                                </a:moveTo>
                                <a:lnTo>
                                  <a:pt x="4998" y="639"/>
                                </a:lnTo>
                              </a:path>
                            </a:pathLst>
                          </a:custGeom>
                          <a:noFill/>
                          <a:ln w="5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7944B7" id="Group 1459" o:spid="_x0000_s1026" style="position:absolute;margin-left:194.85pt;margin-top:4.75pt;width:251.9pt;height:34.15pt;z-index:15736320;mso-position-horizontal-relative:page" coordorigin="3897,95" coordsize="5038,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">
                <v:shape id="Freeform 1563" o:spid="_x0000_s1027" style="position:absolute;left:4115;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" path="m,l,40e" fillcolor="black" stroked="f">
                  <v:path arrowok="t" o:connecttype="custom" o:connectlocs="0,738;0,778" o:connectangles="0,0"/>
                </v:shape>
                <v:line id="Line 1562" o:spid="_x0000_s1028" style="position:absolute;visibility:visible;mso-wrap-style:square" from="4115,738" to="411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" strokeweight=".1605mm"/>
                <v:shape id="Freeform 1561" o:spid="_x0000_s1029" style="position:absolute;left:4472;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" path="m,l,40e" fillcolor="black" stroked="f">
                  <v:path arrowok="t" o:connecttype="custom" o:connectlocs="0,738;0,778" o:connectangles="0,0"/>
                </v:shape>
                <v:line id="Line 1560" o:spid="_x0000_s1030" style="position:absolute;visibility:visible;mso-wrap-style:square" from="4472,738" to="447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" strokeweight=".1605mm"/>
                <v:shape id="Freeform 1559" o:spid="_x0000_s1031" style="position:absolute;left:4829;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" path="m,l,40e" fillcolor="black" stroked="f">
                  <v:path arrowok="t" o:connecttype="custom" o:connectlocs="0,738;0,778" o:connectangles="0,0"/>
                </v:shape>
                <v:line id="Line 1558" o:spid="_x0000_s1032" style="position:absolute;visibility:visible;mso-wrap-style:square" from="4829,738" to="4829,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" strokeweight=".1605mm"/>
                <v:shape id="Freeform 1557" o:spid="_x0000_s1033" style="position:absolute;left:5186;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" path="m,l,40e" fillcolor="black" stroked="f">
                  <v:path arrowok="t" o:connecttype="custom" o:connectlocs="0,738;0,778" o:connectangles="0,0"/>
                </v:shape>
                <v:line id="Line 1556" o:spid="_x0000_s1034" style="position:absolute;visibility:visible;mso-wrap-style:square" from="5186,738" to="5186,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" strokeweight=".1605mm"/>
                <v:shape id="Freeform 1555" o:spid="_x0000_s1035" style="position:absolute;left:5543;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" path="m,l,40e" fillcolor="black" stroked="f">
                  <v:path arrowok="t" o:connecttype="custom" o:connectlocs="0,738;0,778" o:connectangles="0,0"/>
                </v:shape>
                <v:line id="Line 1554" o:spid="_x0000_s1036" style="position:absolute;visibility:visible;mso-wrap-style:square" from="5543,738" to="554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" strokeweight=".1605mm"/>
                <v:shape id="Freeform 1553" o:spid="_x0000_s1037" style="position:absolute;left:5900;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" path="m,l,40e" fillcolor="black" stroked="f">
                  <v:path arrowok="t" o:connecttype="custom" o:connectlocs="0,738;0,778" o:connectangles="0,0"/>
                </v:shape>
                <v:line id="Line 1552" o:spid="_x0000_s1038" style="position:absolute;visibility:visible;mso-wrap-style:square" from="5900,738" to="5900,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" strokeweight=".1605mm"/>
                <v:shape id="Freeform 1551" o:spid="_x0000_s1039" style="position:absolute;left:6257;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" path="m,l,40e" fillcolor="black" stroked="f">
                  <v:path arrowok="t" o:connecttype="custom" o:connectlocs="0,738;0,778" o:connectangles="0,0"/>
                </v:shape>
                <v:line id="Line 1550" o:spid="_x0000_s1040" style="position:absolute;visibility:visible;mso-wrap-style:square" from="6257,738" to="6257,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" strokeweight=".1605mm"/>
                <v:shape id="Freeform 1549" o:spid="_x0000_s1041" style="position:absolute;left:6614;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" path="m,l,40e" fillcolor="black" stroked="f">
                  <v:path arrowok="t" o:connecttype="custom" o:connectlocs="0,738;0,778" o:connectangles="0,0"/>
                </v:shape>
                <v:line id="Line 1548" o:spid="_x0000_s1042" style="position:absolute;visibility:visible;mso-wrap-style:square" from="6614,738" to="661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" strokeweight=".1605mm"/>
                <v:shape id="Freeform 1547" o:spid="_x0000_s1043" style="position:absolute;left:6971;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" path="m,l,40e" fillcolor="black" stroked="f">
                  <v:path arrowok="t" o:connecttype="custom" o:connectlocs="0,738;0,778" o:connectangles="0,0"/>
                </v:shape>
                <v:line id="Line 1546" o:spid="_x0000_s1044" style="position:absolute;visibility:visible;mso-wrap-style:square" from="6971,738" to="697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" strokeweight=".1605mm"/>
                <v:shape id="Freeform 1545" o:spid="_x0000_s1045" style="position:absolute;left:7328;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" path="m,l,40e" fillcolor="black" stroked="f">
                  <v:path arrowok="t" o:connecttype="custom" o:connectlocs="0,738;0,778" o:connectangles="0,0"/>
                </v:shape>
                <v:line id="Line 1544" o:spid="_x0000_s1046" style="position:absolute;visibility:visible;mso-wrap-style:square" from="7328,738" to="7328,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" strokeweight=".1605mm"/>
                <v:shape id="Freeform 1543" o:spid="_x0000_s1047" style="position:absolute;left:7685;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" path="m,l,40e" fillcolor="black" stroked="f">
                  <v:path arrowok="t" o:connecttype="custom" o:connectlocs="0,738;0,778" o:connectangles="0,0"/>
                </v:shape>
                <v:line id="Line 1542" o:spid="_x0000_s1048" style="position:absolute;visibility:visible;mso-wrap-style:square" from="7685,738" to="768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" strokeweight=".1605mm"/>
                <v:shape id="Freeform 1541" o:spid="_x0000_s1049" style="position:absolute;left:8042;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" path="m,l,40e" fillcolor="black" stroked="f">
                  <v:path arrowok="t" o:connecttype="custom" o:connectlocs="0,738;0,778" o:connectangles="0,0"/>
                </v:shape>
                <v:line id="Line 1540" o:spid="_x0000_s1050" style="position:absolute;visibility:visible;mso-wrap-style:square" from="8042,738" to="804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" strokeweight=".1605mm"/>
                <v:shape id="Freeform 1539" o:spid="_x0000_s1051" style="position:absolute;left:8399;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" path="m,l,40e" fillcolor="black" stroked="f">
                  <v:path arrowok="t" o:connecttype="custom" o:connectlocs="0,738;0,778" o:connectangles="0,0"/>
                </v:shape>
                <v:line id="Line 1538" o:spid="_x0000_s1052" style="position:absolute;visibility:visible;mso-wrap-style:square" from="8399,738" to="8399,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" strokeweight=".1605mm"/>
                <v:shape id="Freeform 1537" o:spid="_x0000_s1053" style="position:absolute;left:8756;top:737;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" path="m,l,40e" fillcolor="black" stroked="f">
                  <v:path arrowok="t" o:connecttype="custom" o:connectlocs="0,738;0,778" o:connectangles="0,0"/>
                </v:shape>
                <v:line id="Line 1536" o:spid="_x0000_s1054" style="position:absolute;visibility:visible;mso-wrap-style:square" from="8756,738" to="8756,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" strokeweight=".1605mm"/>
                <v:line id="Line 1535" o:spid="_x0000_s1055" style="position:absolute;visibility:visible;mso-wrap-style:square" from="3937,709" to="8935,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" strokecolor="#afafaf" strokeweight=".1003mm">
                  <v:stroke dashstyle="1 1"/>
                </v:line>
                <v:shape id="Freeform 1534" o:spid="_x0000_s1056" style="position:absolute;left:3896;top:708;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" path="m40,l,e" fillcolor="black" stroked="f">
                  <v:path arrowok="t" o:connecttype="custom" o:connectlocs="40,0;0,0" o:connectangles="0,0"/>
                </v:shape>
                <v:line id="Line 1533" o:spid="_x0000_s1057" style="position:absolute;visibility:visible;mso-wrap-style:square" from="3937,709" to="3937,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" strokeweight=".1605mm"/>
                <v:shape id="Freeform 1532" o:spid="_x0000_s1058" style="position:absolute;left:3913;top:72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" path="m23,l,e" fillcolor="black" stroked="f">
                  <v:path arrowok="t" o:connecttype="custom" o:connectlocs="23,0;0,0" o:connectangles="0,0"/>
                </v:shape>
                <v:line id="Line 1531" o:spid="_x0000_s1059" style="position:absolute;visibility:visible;mso-wrap-style:square" from="3937,729" to="393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" strokeweight=".1204mm"/>
                <v:shape id="Freeform 1530" o:spid="_x0000_s1060" style="position:absolute;left:3913;top:71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" path="m23,l,e" fillcolor="black" stroked="f">
                  <v:path arrowok="t" o:connecttype="custom" o:connectlocs="23,0;0,0" o:connectangles="0,0"/>
                </v:shape>
                <v:line id="Line 1529" o:spid="_x0000_s1061" style="position:absolute;visibility:visible;mso-wrap-style:square" from="3937,718" to="3937,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" strokeweight=".1204mm"/>
                <v:shape id="Freeform 1528" o:spid="_x0000_s1062" style="position:absolute;left:3913;top:647;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" path="m23,l,e" fillcolor="black" stroked="f">
                  <v:path arrowok="t" o:connecttype="custom" o:connectlocs="23,0;0,0" o:connectangles="0,0"/>
                </v:shape>
                <v:line id="Line 1527" o:spid="_x0000_s1063" style="position:absolute;visibility:visible;mso-wrap-style:square" from="3937,648" to="3937,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" strokeweight=".1204mm"/>
                <v:shape id="Freeform 1526" o:spid="_x0000_s1064" style="position:absolute;left:3913;top:612;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" path="m23,l,e" fillcolor="black" stroked="f">
                  <v:path arrowok="t" o:connecttype="custom" o:connectlocs="23,0;0,0" o:connectangles="0,0"/>
                </v:shape>
                <v:line id="Line 1525" o:spid="_x0000_s1065" style="position:absolute;visibility:visible;mso-wrap-style:square" from="3937,612" to="3937,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" strokeweight=".1204mm"/>
                <v:shape id="Freeform 1524" o:spid="_x0000_s1066" style="position:absolute;left:3913;top:586;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" path="m23,l,e" fillcolor="black" stroked="f">
                  <v:path arrowok="t" o:connecttype="custom" o:connectlocs="23,0;0,0" o:connectangles="0,0"/>
                </v:shape>
                <v:line id="Line 1523" o:spid="_x0000_s1067" style="position:absolute;visibility:visible;mso-wrap-style:square" from="3937,587" to="3937,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" strokeweight=".1204mm"/>
                <v:line id="Line 1522" o:spid="_x0000_s1068" style="position:absolute;visibility:visible;mso-wrap-style:square" from="3937,506" to="893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" strokecolor="#afafaf" strokeweight=".1003mm">
                  <v:stroke dashstyle="1 1"/>
                </v:line>
                <v:shape id="Freeform 1521" o:spid="_x0000_s1069" style="position:absolute;left:3896;top:505;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" path="m40,l,e" fillcolor="black" stroked="f">
                  <v:path arrowok="t" o:connecttype="custom" o:connectlocs="40,0;0,0" o:connectangles="0,0"/>
                </v:shape>
                <v:line id="Line 1520" o:spid="_x0000_s1070" style="position:absolute;visibility:visible;mso-wrap-style:square" from="3937,506" to="3937,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" strokeweight=".1605mm"/>
                <v:shape id="Freeform 1519" o:spid="_x0000_s1071" style="position:absolute;left:3913;top:566;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" path="m23,l,e" fillcolor="black" stroked="f">
                  <v:path arrowok="t" o:connecttype="custom" o:connectlocs="23,0;0,0" o:connectangles="0,0"/>
                </v:shape>
                <v:line id="Line 1518" o:spid="_x0000_s1072" style="position:absolute;visibility:visible;mso-wrap-style:square" from="3937,567" to="393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" strokeweight=".1204mm"/>
                <v:shape id="Freeform 1517" o:spid="_x0000_s1073" style="position:absolute;left:3913;top:55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" path="m23,l,e" fillcolor="black" stroked="f">
                  <v:path arrowok="t" o:connecttype="custom" o:connectlocs="23,0;0,0" o:connectangles="0,0"/>
                </v:shape>
                <v:line id="Line 1516" o:spid="_x0000_s1074" style="position:absolute;visibility:visible;mso-wrap-style:square" from="3937,551" to="39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" strokeweight=".1204mm"/>
                <v:shape id="Freeform 1515" o:spid="_x0000_s1075" style="position:absolute;left:3913;top:537;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" path="m23,l,e" fillcolor="black" stroked="f">
                  <v:path arrowok="t" o:connecttype="custom" o:connectlocs="23,0;0,0" o:connectangles="0,0"/>
                </v:shape>
                <v:line id="Line 1514" o:spid="_x0000_s1076" style="position:absolute;visibility:visible;mso-wrap-style:square" from="3937,537" to="3937,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" strokeweight=".1204mm"/>
                <v:shape id="Freeform 1513" o:spid="_x0000_s1077" style="position:absolute;left:3913;top:525;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" path="m23,l,e" fillcolor="black" stroked="f">
                  <v:path arrowok="t" o:connecttype="custom" o:connectlocs="23,0;0,0" o:connectangles="0,0"/>
                </v:shape>
                <v:line id="Line 1512" o:spid="_x0000_s1078" style="position:absolute;visibility:visible;mso-wrap-style:square" from="3937,525" to="3937,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" strokeweight=".1204mm"/>
                <v:shape id="Freeform 1511" o:spid="_x0000_s1079" style="position:absolute;left:3913;top:515;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" path="m23,l,e" fillcolor="black" stroked="f">
                  <v:path arrowok="t" o:connecttype="custom" o:connectlocs="23,0;0,0" o:connectangles="0,0"/>
                </v:shape>
                <v:line id="Line 1510" o:spid="_x0000_s1080" style="position:absolute;visibility:visible;mso-wrap-style:square" from="3937,515" to="39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" strokeweight=".1204mm"/>
                <v:shape id="Freeform 1509" o:spid="_x0000_s1081" style="position:absolute;left:3913;top:444;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" path="m23,l,e" fillcolor="black" stroked="f">
                  <v:path arrowok="t" o:connecttype="custom" o:connectlocs="23,0;0,0" o:connectangles="0,0"/>
                </v:shape>
                <v:line id="Line 1508" o:spid="_x0000_s1082" style="position:absolute;visibility:visible;mso-wrap-style:square" from="3937,445" to="393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" strokeweight=".1204mm"/>
                <v:shape id="Freeform 1507" o:spid="_x0000_s1083" style="position:absolute;left:3913;top:40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" path="m23,l,e" fillcolor="black" stroked="f">
                  <v:path arrowok="t" o:connecttype="custom" o:connectlocs="23,0;0,0" o:connectangles="0,0"/>
                </v:shape>
                <v:line id="Line 1506" o:spid="_x0000_s1084" style="position:absolute;visibility:visible;mso-wrap-style:square" from="3937,409" to="3937,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" strokeweight=".1204mm"/>
                <v:shape id="Freeform 1505" o:spid="_x0000_s1085" style="position:absolute;left:3913;top:383;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" path="m23,l,e" fillcolor="black" stroked="f">
                  <v:path arrowok="t" o:connecttype="custom" o:connectlocs="23,0;0,0" o:connectangles="0,0"/>
                </v:shape>
                <v:line id="Line 1504" o:spid="_x0000_s1086" style="position:absolute;visibility:visible;mso-wrap-style:square" from="3937,383" to="393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" strokeweight=".1204mm"/>
                <v:line id="Line 1503" o:spid="_x0000_s1087" style="position:absolute;visibility:visible;mso-wrap-style:square" from="3937,303" to="893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" strokecolor="#afafaf" strokeweight=".1003mm">
                  <v:stroke dashstyle="1 1"/>
                </v:line>
                <v:shape id="Freeform 1502" o:spid="_x0000_s1088" style="position:absolute;left:3896;top:302;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" path="m40,l,e" fillcolor="black" stroked="f">
                  <v:path arrowok="t" o:connecttype="custom" o:connectlocs="40,0;0,0" o:connectangles="0,0"/>
                </v:shape>
                <v:line id="Line 1501" o:spid="_x0000_s1089" style="position:absolute;visibility:visible;mso-wrap-style:square" from="3937,303" to="3937,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" strokeweight=".1605mm"/>
                <v:shape id="Freeform 1500" o:spid="_x0000_s1090" style="position:absolute;left:3913;top:363;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" path="m23,l,e" fillcolor="black" stroked="f">
                  <v:path arrowok="t" o:connecttype="custom" o:connectlocs="23,0;0,0" o:connectangles="0,0"/>
                </v:shape>
                <v:line id="Line 1499" o:spid="_x0000_s1091" style="position:absolute;visibility:visible;mso-wrap-style:square" from="3937,364" to="393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" strokeweight=".1204mm"/>
                <v:shape id="Freeform 1498" o:spid="_x0000_s1092" style="position:absolute;left:3913;top:347;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" path="m23,l,e" fillcolor="black" stroked="f">
                  <v:path arrowok="t" o:connecttype="custom" o:connectlocs="23,0;0,0" o:connectangles="0,0"/>
                </v:shape>
                <v:line id="Line 1497" o:spid="_x0000_s1093" style="position:absolute;visibility:visible;mso-wrap-style:square" from="3937,348" to="393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" strokeweight=".1204mm"/>
                <v:shape id="Freeform 1496" o:spid="_x0000_s1094" style="position:absolute;left:3913;top:334;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" path="m23,l,e" fillcolor="black" stroked="f">
                  <v:path arrowok="t" o:connecttype="custom" o:connectlocs="23,0;0,0" o:connectangles="0,0"/>
                </v:shape>
                <v:line id="Line 1495" o:spid="_x0000_s1095" style="position:absolute;visibility:visible;mso-wrap-style:square" from="3937,334" to="393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" strokeweight=".1204mm"/>
                <v:shape id="Freeform 1494" o:spid="_x0000_s1096" style="position:absolute;left:3913;top:322;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" path="m23,l,e" fillcolor="black" stroked="f">
                  <v:path arrowok="t" o:connecttype="custom" o:connectlocs="23,0;0,0" o:connectangles="0,0"/>
                </v:shape>
                <v:line id="Line 1493" o:spid="_x0000_s1097" style="position:absolute;visibility:visible;mso-wrap-style:square" from="3937,322" to="393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" strokeweight=".1204mm"/>
                <v:shape id="Freeform 1492" o:spid="_x0000_s1098" style="position:absolute;left:3913;top:311;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" path="m23,l,e" fillcolor="black" stroked="f">
                  <v:path arrowok="t" o:connecttype="custom" o:connectlocs="23,0;0,0" o:connectangles="0,0"/>
                </v:shape>
                <v:line id="Line 1491" o:spid="_x0000_s1099" style="position:absolute;visibility:visible;mso-wrap-style:square" from="3937,312" to="3937,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" strokeweight=".1204mm"/>
                <v:shape id="Freeform 1490" o:spid="_x0000_s1100" style="position:absolute;left:3913;top:241;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" path="m23,l,e" fillcolor="black" stroked="f">
                  <v:path arrowok="t" o:connecttype="custom" o:connectlocs="23,0;0,0" o:connectangles="0,0"/>
                </v:shape>
                <v:line id="Line 1489" o:spid="_x0000_s1101" style="position:absolute;visibility:visible;mso-wrap-style:square" from="3937,241" to="39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" strokeweight=".1204mm"/>
                <v:shape id="Freeform 1488" o:spid="_x0000_s1102" style="position:absolute;left:3913;top:205;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" path="m23,l,e" fillcolor="black" stroked="f">
                  <v:path arrowok="t" o:connecttype="custom" o:connectlocs="23,0;0,0" o:connectangles="0,0"/>
                </v:shape>
                <v:line id="Line 1487" o:spid="_x0000_s1103" style="position:absolute;visibility:visible;mso-wrap-style:square" from="3937,206" to="3937,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" strokeweight=".1204mm"/>
                <v:shape id="Freeform 1486" o:spid="_x0000_s1104" style="position:absolute;left:3913;top:18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" path="m23,l,e" fillcolor="black" stroked="f">
                  <v:path arrowok="t" o:connecttype="custom" o:connectlocs="23,0;0,0" o:connectangles="0,0"/>
                </v:shape>
                <v:line id="Line 1485" o:spid="_x0000_s1105" style="position:absolute;visibility:visible;mso-wrap-style:square" from="3937,180" to="39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" strokeweight=".1204mm"/>
                <v:line id="Line 1484" o:spid="_x0000_s1106" style="position:absolute;visibility:visible;mso-wrap-style:square" from="3937,99" to="893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" strokecolor="#afafaf" strokeweight=".1003mm">
                  <v:stroke dashstyle="1 1"/>
                </v:line>
                <v:shape id="Freeform 1483" o:spid="_x0000_s1107" style="position:absolute;left:3896;top:99;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" path="m40,l,e" fillcolor="black" stroked="f">
                  <v:path arrowok="t" o:connecttype="custom" o:connectlocs="40,0;0,0" o:connectangles="0,0"/>
                </v:shape>
                <v:line id="Line 1482" o:spid="_x0000_s1108" style="position:absolute;visibility:visible;mso-wrap-style:square" from="3937,99" to="39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" strokeweight=".1605mm"/>
                <v:shape id="Freeform 1481" o:spid="_x0000_s1109" style="position:absolute;left:3913;top:16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" path="m23,l,e" fillcolor="black" stroked="f">
                  <v:path arrowok="t" o:connecttype="custom" o:connectlocs="23,0;0,0" o:connectangles="0,0"/>
                </v:shape>
                <v:line id="Line 1480" o:spid="_x0000_s1110" style="position:absolute;visibility:visible;mso-wrap-style:square" from="3937,161" to="3937,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" strokeweight=".1204mm"/>
                <v:shape id="Freeform 1479" o:spid="_x0000_s1111" style="position:absolute;left:3913;top:144;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" path="m23,l,e" fillcolor="black" stroked="f">
                  <v:path arrowok="t" o:connecttype="custom" o:connectlocs="23,0;0,0" o:connectangles="0,0"/>
                </v:shape>
                <v:line id="Line 1478" o:spid="_x0000_s1112" style="position:absolute;visibility:visible;mso-wrap-style:square" from="3937,144" to="3937,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" strokeweight=".1204mm"/>
                <v:shape id="Freeform 1477" o:spid="_x0000_s1113" style="position:absolute;left:3913;top:130;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" path="m23,l,e" fillcolor="black" stroked="f">
                  <v:path arrowok="t" o:connecttype="custom" o:connectlocs="23,0;0,0" o:connectangles="0,0"/>
                </v:shape>
                <v:line id="Line 1476" o:spid="_x0000_s1114" style="position:absolute;visibility:visible;mso-wrap-style:square" from="3937,131" to="3937,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" strokeweight=".1204mm"/>
                <v:shape id="Freeform 1475" o:spid="_x0000_s1115" style="position:absolute;left:3913;top:119;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" path="m23,l,e" fillcolor="black" stroked="f">
                  <v:path arrowok="t" o:connecttype="custom" o:connectlocs="23,0;0,0" o:connectangles="0,0"/>
                </v:shape>
                <v:line id="Line 1474" o:spid="_x0000_s1116" style="position:absolute;visibility:visible;mso-wrap-style:square" from="3937,119" to="393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" strokeweight=".1204mm"/>
                <v:shape id="Freeform 1473" o:spid="_x0000_s1117" style="position:absolute;left:3913;top:108;width:23;height:2;visibility:visible;mso-wrap-style:square;v-text-anchor:top" coordsize="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" path="m23,l,e" fillcolor="black" stroked="f">
                  <v:path arrowok="t" o:connecttype="custom" o:connectlocs="23,0;0,0" o:connectangles="0,0"/>
                </v:shape>
                <v:line id="Line 1472" o:spid="_x0000_s1118" style="position:absolute;visibility:visible;mso-wrap-style:square" from="3937,109" to="3937,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" strokeweight=".1204mm"/>
                <v:rect id="Rectangle 1471" o:spid="_x0000_s1119" style="position:absolute;left:3936;top:133;width:357;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" fillcolor="#696969" stroked="f">
                  <v:fill opacity="43176f"/>
                </v:rect>
                <v:rect id="Rectangle 1470" o:spid="_x0000_s1120" style="position:absolute;left:4293;top:181;width:357;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" fillcolor="#fdd7b1" stroked="f">
                  <v:fill opacity="43176f"/>
                </v:rect>
                <v:rect id="Rectangle 1469" o:spid="_x0000_s1121" style="position:absolute;left:4650;top:307;width:357;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" fillcolor="#fccb9a" stroked="f">
                  <v:fill opacity="43176f"/>
                </v:rect>
                <v:rect id="Rectangle 1468" o:spid="_x0000_s1122" style="position:absolute;left:5007;top:375;width:35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" fillcolor="#fcba7e" stroked="f">
                  <v:fill opacity="43176f"/>
                </v:rect>
                <v:rect id="Rectangle 1467" o:spid="_x0000_s1123" style="position:absolute;left:5364;top:469;width:35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" fillcolor="#fca963" stroked="f">
                  <v:fill opacity="43176f"/>
                </v:rect>
                <v:rect id="Rectangle 1466" o:spid="_x0000_s1124" style="position:absolute;left:5721;top:525;width:357;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" fillcolor="#fc9a4f" stroked="f">
                  <v:fill opacity="43176f"/>
                </v:rect>
                <v:rect id="Rectangle 1465" o:spid="_x0000_s1125" style="position:absolute;left:6078;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" fillcolor="#fb8938" stroked="f">
                  <v:fill opacity="43176f"/>
                </v:rect>
                <v:rect id="Rectangle 1464" o:spid="_x0000_s1126" style="position:absolute;left:6435;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" fillcolor="#f57520" stroked="f">
                  <v:fill opacity="43176f"/>
                </v:rect>
                <v:rect id="Rectangle 1463" o:spid="_x0000_s1127" style="position:absolute;left:7506;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" fillcolor="#ee6511" stroked="f">
                  <v:fill opacity="43176f"/>
                </v:rect>
                <v:rect id="Rectangle 1462" o:spid="_x0000_s1128" style="position:absolute;left:7863;top:647;width:357;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" fillcolor="#e25408" stroked="f">
                  <v:fill opacity="43176f"/>
                </v:rect>
                <v:rect id="Rectangle 1461" o:spid="_x0000_s1129" style="position:absolute;left:8577;top:708;width:3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" fillcolor="#d34601" stroked="f">
                  <v:fill opacity="43176f"/>
                </v:rect>
                <v:shape id="AutoShape 1460" o:spid="_x0000_s1130" style="position:absolute;left:3936;top:99;width:4999;height:639;visibility:visible;mso-wrap-style:square;v-text-anchor:top" coordsize="499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" path="m,639l,m,639r4998,e" filled="f" strokeweight=".1605mm">
                  <v:path arrowok="t" o:connecttype="custom" o:connectlocs="0,738;0,99;0,738;4998,738" o:connectangles="0,0,0,0"/>
                </v:shape>
                <w10:wrap anchorx="page"/>
              </v:group>
            </w:pict>
          </mc:Fallback>
        </mc:AlternateContent>
      </w:r>
      <w:r>
        <w:rPr>
          <w:noProof/>
        </w:rPr>
        <mc:AlternateContent>
          <mc:Choice Requires="wps">
            <w:drawing>
              <wp:anchor distT="0" distB="0" distL="114300" distR="114300" simplePos="0" relativeHeight="15736832" behindDoc="0" locked="0" layoutInCell="1" allowOverlap="1" wp14:anchorId="7C23A8D0" wp14:editId="7DBF5B3B">
                <wp:simplePos x="0" y="0"/>
                <wp:positionH relativeFrom="page">
                  <wp:posOffset>2063750</wp:posOffset>
                </wp:positionH>
                <wp:positionV relativeFrom="paragraph">
                  <wp:posOffset>-14605</wp:posOffset>
                </wp:positionV>
                <wp:extent cx="130175" cy="560705"/>
                <wp:effectExtent l="0" t="0" r="0" b="0"/>
                <wp:wrapNone/>
                <wp:docPr id="1462" name="Text Box 1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FFBA" w14:textId="77777777" w:rsidR="00E749F9" w:rsidRDefault="00E749F9">
                            <w:pPr>
                              <w:spacing w:line="205" w:lineRule="exact"/>
                              <w:ind w:left="20"/>
                              <w:rPr>
                                <w:rFonts w:ascii="Lucida Sans Unicode"/>
                                <w:sz w:val="16"/>
                              </w:rPr>
                            </w:pPr>
                            <w:r>
                              <w:rPr>
                                <w:rFonts w:ascii="Lucida Sans Unicode"/>
                                <w:w w:val="105"/>
                                <w:sz w:val="16"/>
                              </w:rPr>
                              <w:t>no.</w:t>
                            </w:r>
                            <w:r>
                              <w:rPr>
                                <w:rFonts w:ascii="Lucida Sans Unicode"/>
                                <w:spacing w:val="13"/>
                                <w:w w:val="105"/>
                                <w:sz w:val="16"/>
                              </w:rPr>
                              <w:t xml:space="preserve"> </w:t>
                            </w:r>
                            <w:r>
                              <w:rPr>
                                <w:rFonts w:ascii="Lucida Sans Unicode"/>
                                <w:w w:val="105"/>
                                <w:sz w:val="16"/>
                              </w:rPr>
                              <w:t>points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3A8D0" id="Text Box 1458" o:spid="_x0000_s1046" type="#_x0000_t202" style="position:absolute;left:0;text-align:left;margin-left:162.5pt;margin-top:-1.15pt;width:10.25pt;height:44.1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" filled="f" stroked="f">
                <v:textbox style="layout-flow:vertical;mso-layout-flow-alt:bottom-to-top" inset="0,0,0,0">
                  <w:txbxContent>
                    <w:p w14:paraId="7181FFBA" w14:textId="77777777" w:rsidR="00E749F9" w:rsidRDefault="00E749F9">
                      <w:pPr>
                        <w:spacing w:line="205" w:lineRule="exact"/>
                        <w:ind w:left="20"/>
                        <w:rPr>
                          <w:rFonts w:ascii="Lucida Sans Unicode"/>
                          <w:sz w:val="16"/>
                        </w:rPr>
                      </w:pPr>
                      <w:r>
                        <w:rPr>
                          <w:rFonts w:ascii="Lucida Sans Unicode"/>
                          <w:w w:val="105"/>
                          <w:sz w:val="16"/>
                        </w:rPr>
                        <w:t>no.</w:t>
                      </w:r>
                      <w:r>
                        <w:rPr>
                          <w:rFonts w:ascii="Lucida Sans Unicode"/>
                          <w:spacing w:val="13"/>
                          <w:w w:val="105"/>
                          <w:sz w:val="16"/>
                        </w:rPr>
                        <w:t xml:space="preserve"> </w:t>
                      </w:r>
                      <w:r>
                        <w:rPr>
                          <w:rFonts w:ascii="Lucida Sans Unicode"/>
                          <w:w w:val="105"/>
                          <w:sz w:val="16"/>
                        </w:rPr>
                        <w:t>points</w:t>
                      </w:r>
                    </w:p>
                  </w:txbxContent>
                </v:textbox>
                <w10:wrap anchorx="page"/>
              </v:shape>
            </w:pict>
          </mc:Fallback>
        </mc:AlternateContent>
      </w:r>
      <w:bookmarkStart w:id="169" w:name="_bookmark15"/>
      <w:bookmarkEnd w:id="169"/>
      <w:r w:rsidR="00462487">
        <w:rPr>
          <w:rFonts w:ascii="Lucida Sans Unicode"/>
          <w:w w:val="105"/>
          <w:sz w:val="14"/>
        </w:rPr>
        <w:t>1000</w:t>
      </w:r>
    </w:p>
    <w:p w14:paraId="06DEF44B" w14:textId="77777777" w:rsidR="00E2709D" w:rsidRDefault="00462487">
      <w:pPr>
        <w:spacing w:line="203" w:lineRule="exact"/>
        <w:ind w:right="303"/>
        <w:jc w:val="right"/>
        <w:rPr>
          <w:rFonts w:ascii="Lucida Sans Unicode"/>
          <w:sz w:val="14"/>
        </w:rPr>
      </w:pPr>
      <w:r>
        <w:rPr>
          <w:rFonts w:ascii="Lucida Sans Unicode"/>
          <w:w w:val="105"/>
          <w:sz w:val="14"/>
        </w:rPr>
        <w:t>100</w:t>
      </w:r>
    </w:p>
    <w:p w14:paraId="324E880F" w14:textId="77777777" w:rsidR="00E2709D" w:rsidRDefault="00462487">
      <w:pPr>
        <w:spacing w:line="203" w:lineRule="exact"/>
        <w:ind w:right="303"/>
        <w:jc w:val="right"/>
        <w:rPr>
          <w:rFonts w:ascii="Lucida Sans Unicode"/>
          <w:sz w:val="14"/>
        </w:rPr>
      </w:pPr>
      <w:r>
        <w:rPr>
          <w:rFonts w:ascii="Lucida Sans Unicode"/>
          <w:w w:val="105"/>
          <w:sz w:val="14"/>
        </w:rPr>
        <w:t>10</w:t>
      </w:r>
    </w:p>
    <w:p w14:paraId="09C684BD" w14:textId="77777777" w:rsidR="00E2709D" w:rsidRDefault="00462487">
      <w:pPr>
        <w:spacing w:line="184" w:lineRule="exact"/>
        <w:ind w:right="303"/>
        <w:jc w:val="right"/>
        <w:rPr>
          <w:rFonts w:ascii="Lucida Sans Unicode"/>
          <w:sz w:val="14"/>
        </w:rPr>
      </w:pPr>
      <w:r>
        <w:rPr>
          <w:rFonts w:ascii="Lucida Sans Unicode"/>
          <w:w w:val="106"/>
          <w:sz w:val="14"/>
        </w:rPr>
        <w:t>1</w:t>
      </w:r>
    </w:p>
    <w:p w14:paraId="1FDEFF9C" w14:textId="77777777" w:rsidR="00E2709D" w:rsidRDefault="00462487">
      <w:pPr>
        <w:spacing w:line="190" w:lineRule="exact"/>
        <w:jc w:val="right"/>
        <w:rPr>
          <w:rFonts w:ascii="Lucida Sans Unicode"/>
          <w:sz w:val="14"/>
        </w:rPr>
      </w:pPr>
      <w:r>
        <w:rPr>
          <w:rFonts w:ascii="Lucida Sans Unicode"/>
          <w:w w:val="106"/>
          <w:sz w:val="14"/>
        </w:rPr>
        <w:t>0</w:t>
      </w:r>
    </w:p>
    <w:p w14:paraId="4900B8F2" w14:textId="77777777" w:rsidR="00E2709D" w:rsidRDefault="00462487">
      <w:pPr>
        <w:pStyle w:val="BodyText"/>
        <w:rPr>
          <w:rFonts w:ascii="Lucida Sans Unicode"/>
          <w:sz w:val="14"/>
        </w:rPr>
      </w:pPr>
      <w:r>
        <w:br w:type="column"/>
      </w:r>
    </w:p>
    <w:p w14:paraId="3BC3FB60" w14:textId="77777777" w:rsidR="00E2709D" w:rsidRDefault="00E2709D">
      <w:pPr>
        <w:pStyle w:val="BodyText"/>
        <w:rPr>
          <w:rFonts w:ascii="Lucida Sans Unicode"/>
          <w:sz w:val="14"/>
        </w:rPr>
      </w:pPr>
    </w:p>
    <w:p w14:paraId="688F5515" w14:textId="77777777" w:rsidR="00E2709D" w:rsidRDefault="00E2709D">
      <w:pPr>
        <w:pStyle w:val="BodyText"/>
        <w:rPr>
          <w:rFonts w:ascii="Lucida Sans Unicode"/>
          <w:sz w:val="14"/>
        </w:rPr>
      </w:pPr>
    </w:p>
    <w:p w14:paraId="5DC00435" w14:textId="77777777" w:rsidR="00E2709D" w:rsidRDefault="00E2709D">
      <w:pPr>
        <w:pStyle w:val="BodyText"/>
        <w:spacing w:before="8"/>
        <w:rPr>
          <w:rFonts w:ascii="Lucida Sans Unicode"/>
          <w:sz w:val="8"/>
        </w:rPr>
      </w:pPr>
    </w:p>
    <w:p w14:paraId="2A6E4F94" w14:textId="77777777" w:rsidR="00E2709D" w:rsidRDefault="00462487">
      <w:pPr>
        <w:tabs>
          <w:tab w:val="left" w:pos="579"/>
          <w:tab w:val="left" w:pos="936"/>
          <w:tab w:val="left" w:pos="1293"/>
          <w:tab w:val="left" w:pos="1650"/>
          <w:tab w:val="left" w:pos="2007"/>
          <w:tab w:val="left" w:pos="2364"/>
          <w:tab w:val="left" w:pos="2721"/>
          <w:tab w:val="left" w:pos="3078"/>
          <w:tab w:val="left" w:pos="3388"/>
        </w:tabs>
        <w:spacing w:line="199" w:lineRule="exact"/>
        <w:ind w:left="222"/>
        <w:rPr>
          <w:rFonts w:ascii="Lucida Sans Unicode"/>
          <w:sz w:val="14"/>
        </w:rPr>
      </w:pPr>
      <w:r>
        <w:rPr>
          <w:rFonts w:ascii="Lucida Sans Unicode"/>
          <w:w w:val="105"/>
          <w:sz w:val="14"/>
        </w:rPr>
        <w:t>1</w:t>
      </w:r>
      <w:r>
        <w:rPr>
          <w:rFonts w:ascii="Lucida Sans Unicode"/>
          <w:w w:val="105"/>
          <w:sz w:val="14"/>
        </w:rPr>
        <w:tab/>
        <w:t>2</w:t>
      </w:r>
      <w:r>
        <w:rPr>
          <w:rFonts w:ascii="Lucida Sans Unicode"/>
          <w:w w:val="105"/>
          <w:sz w:val="14"/>
        </w:rPr>
        <w:tab/>
        <w:t>3</w:t>
      </w:r>
      <w:r>
        <w:rPr>
          <w:rFonts w:ascii="Lucida Sans Unicode"/>
          <w:w w:val="105"/>
          <w:sz w:val="14"/>
        </w:rPr>
        <w:tab/>
        <w:t>4</w:t>
      </w:r>
      <w:r>
        <w:rPr>
          <w:rFonts w:ascii="Lucida Sans Unicode"/>
          <w:w w:val="105"/>
          <w:sz w:val="14"/>
        </w:rPr>
        <w:tab/>
        <w:t>5</w:t>
      </w:r>
      <w:r>
        <w:rPr>
          <w:rFonts w:ascii="Lucida Sans Unicode"/>
          <w:w w:val="105"/>
          <w:sz w:val="14"/>
        </w:rPr>
        <w:tab/>
        <w:t>6</w:t>
      </w:r>
      <w:r>
        <w:rPr>
          <w:rFonts w:ascii="Lucida Sans Unicode"/>
          <w:w w:val="105"/>
          <w:sz w:val="14"/>
        </w:rPr>
        <w:tab/>
        <w:t>7</w:t>
      </w:r>
      <w:r>
        <w:rPr>
          <w:rFonts w:ascii="Lucida Sans Unicode"/>
          <w:w w:val="105"/>
          <w:sz w:val="14"/>
        </w:rPr>
        <w:tab/>
        <w:t>8</w:t>
      </w:r>
      <w:r>
        <w:rPr>
          <w:rFonts w:ascii="Lucida Sans Unicode"/>
          <w:w w:val="105"/>
          <w:sz w:val="14"/>
        </w:rPr>
        <w:tab/>
        <w:t>9</w:t>
      </w:r>
      <w:r>
        <w:rPr>
          <w:rFonts w:ascii="Lucida Sans Unicode"/>
          <w:w w:val="105"/>
          <w:sz w:val="14"/>
        </w:rPr>
        <w:tab/>
        <w:t xml:space="preserve">10  </w:t>
      </w:r>
      <w:r>
        <w:rPr>
          <w:rFonts w:ascii="Lucida Sans Unicode"/>
          <w:spacing w:val="31"/>
          <w:w w:val="105"/>
          <w:sz w:val="14"/>
        </w:rPr>
        <w:t xml:space="preserve"> </w:t>
      </w:r>
      <w:r>
        <w:rPr>
          <w:rFonts w:ascii="Lucida Sans Unicode"/>
          <w:w w:val="105"/>
          <w:sz w:val="14"/>
        </w:rPr>
        <w:t xml:space="preserve">11  </w:t>
      </w:r>
      <w:r>
        <w:rPr>
          <w:rFonts w:ascii="Lucida Sans Unicode"/>
          <w:spacing w:val="31"/>
          <w:w w:val="105"/>
          <w:sz w:val="14"/>
        </w:rPr>
        <w:t xml:space="preserve"> </w:t>
      </w:r>
      <w:r>
        <w:rPr>
          <w:rFonts w:ascii="Lucida Sans Unicode"/>
          <w:w w:val="105"/>
          <w:sz w:val="14"/>
        </w:rPr>
        <w:t xml:space="preserve">12  </w:t>
      </w:r>
      <w:r>
        <w:rPr>
          <w:rFonts w:ascii="Lucida Sans Unicode"/>
          <w:spacing w:val="31"/>
          <w:w w:val="105"/>
          <w:sz w:val="14"/>
        </w:rPr>
        <w:t xml:space="preserve"> </w:t>
      </w:r>
      <w:r>
        <w:rPr>
          <w:rFonts w:ascii="Lucida Sans Unicode"/>
          <w:w w:val="105"/>
          <w:sz w:val="14"/>
        </w:rPr>
        <w:t>13</w:t>
      </w:r>
    </w:p>
    <w:p w14:paraId="64EFB0F0" w14:textId="77777777" w:rsidR="00E2709D" w:rsidRDefault="00462487">
      <w:pPr>
        <w:spacing w:line="230" w:lineRule="exact"/>
        <w:ind w:left="1364"/>
        <w:rPr>
          <w:rFonts w:ascii="Lucida Sans Unicode"/>
          <w:sz w:val="16"/>
        </w:rPr>
      </w:pPr>
      <w:r>
        <w:rPr>
          <w:rFonts w:ascii="Lucida Sans Unicode"/>
          <w:w w:val="110"/>
          <w:sz w:val="16"/>
        </w:rPr>
        <w:t>no.</w:t>
      </w:r>
      <w:r>
        <w:rPr>
          <w:rFonts w:ascii="Lucida Sans Unicode"/>
          <w:spacing w:val="8"/>
          <w:w w:val="110"/>
          <w:sz w:val="16"/>
        </w:rPr>
        <w:t xml:space="preserve"> </w:t>
      </w:r>
      <w:r>
        <w:rPr>
          <w:rFonts w:ascii="Lucida Sans Unicode"/>
          <w:w w:val="110"/>
          <w:sz w:val="16"/>
        </w:rPr>
        <w:t>observed</w:t>
      </w:r>
      <w:r>
        <w:rPr>
          <w:rFonts w:ascii="Lucida Sans Unicode"/>
          <w:spacing w:val="8"/>
          <w:w w:val="110"/>
          <w:sz w:val="16"/>
        </w:rPr>
        <w:t xml:space="preserve"> </w:t>
      </w:r>
      <w:r>
        <w:rPr>
          <w:rFonts w:ascii="Lucida Sans Unicode"/>
          <w:w w:val="110"/>
          <w:sz w:val="16"/>
        </w:rPr>
        <w:t>events</w:t>
      </w:r>
    </w:p>
    <w:p w14:paraId="5A63CEAA" w14:textId="77777777" w:rsidR="00E2709D" w:rsidRDefault="00E2709D">
      <w:pPr>
        <w:spacing w:line="230" w:lineRule="exact"/>
        <w:rPr>
          <w:rFonts w:ascii="Lucida Sans Unicode"/>
          <w:sz w:val="16"/>
        </w:rPr>
        <w:sectPr w:rsidR="00E2709D">
          <w:type w:val="continuous"/>
          <w:pgSz w:w="12240" w:h="15840"/>
          <w:pgMar w:top="1500" w:right="1720" w:bottom="280" w:left="1600" w:header="720" w:footer="720" w:gutter="0"/>
          <w:cols w:num="2" w:space="720" w:equalWidth="0">
            <w:col w:w="2563" w:space="40"/>
            <w:col w:w="6317"/>
          </w:cols>
        </w:sectPr>
      </w:pPr>
    </w:p>
    <w:p w14:paraId="41FC23AD" w14:textId="77777777" w:rsidR="00E2709D" w:rsidRDefault="00E2709D">
      <w:pPr>
        <w:pStyle w:val="BodyText"/>
        <w:spacing w:before="10"/>
        <w:rPr>
          <w:rFonts w:ascii="Lucida Sans Unicode"/>
          <w:sz w:val="10"/>
        </w:rPr>
      </w:pPr>
    </w:p>
    <w:p w14:paraId="00F18E7A" w14:textId="77777777" w:rsidR="00E2709D" w:rsidRDefault="00462487">
      <w:pPr>
        <w:spacing w:before="63" w:line="235" w:lineRule="auto"/>
        <w:ind w:left="617"/>
        <w:rPr>
          <w:sz w:val="20"/>
        </w:rPr>
      </w:pPr>
      <w:r>
        <w:rPr>
          <w:w w:val="105"/>
          <w:sz w:val="20"/>
        </w:rPr>
        <w:t>Figure</w:t>
      </w:r>
      <w:r>
        <w:rPr>
          <w:spacing w:val="39"/>
          <w:w w:val="105"/>
          <w:sz w:val="20"/>
        </w:rPr>
        <w:t xml:space="preserve"> </w:t>
      </w:r>
      <w:r>
        <w:rPr>
          <w:w w:val="105"/>
          <w:sz w:val="20"/>
        </w:rPr>
        <w:t>2:</w:t>
      </w:r>
      <w:r>
        <w:rPr>
          <w:spacing w:val="33"/>
          <w:w w:val="105"/>
          <w:sz w:val="20"/>
        </w:rPr>
        <w:t xml:space="preserve"> </w:t>
      </w:r>
      <w:r>
        <w:rPr>
          <w:w w:val="105"/>
          <w:sz w:val="20"/>
        </w:rPr>
        <w:t>Geographical</w:t>
      </w:r>
      <w:r>
        <w:rPr>
          <w:spacing w:val="39"/>
          <w:w w:val="105"/>
          <w:sz w:val="20"/>
        </w:rPr>
        <w:t xml:space="preserve"> </w:t>
      </w:r>
      <w:r>
        <w:rPr>
          <w:w w:val="105"/>
          <w:sz w:val="20"/>
        </w:rPr>
        <w:t>distribution</w:t>
      </w:r>
      <w:r>
        <w:rPr>
          <w:spacing w:val="39"/>
          <w:w w:val="105"/>
          <w:sz w:val="20"/>
        </w:rPr>
        <w:t xml:space="preserve"> </w:t>
      </w:r>
      <w:r>
        <w:rPr>
          <w:w w:val="105"/>
          <w:sz w:val="20"/>
        </w:rPr>
        <w:t>of</w:t>
      </w:r>
      <w:r>
        <w:rPr>
          <w:spacing w:val="39"/>
          <w:w w:val="105"/>
          <w:sz w:val="20"/>
        </w:rPr>
        <w:t xml:space="preserve"> </w:t>
      </w:r>
      <w:r>
        <w:rPr>
          <w:w w:val="105"/>
          <w:sz w:val="20"/>
        </w:rPr>
        <w:t>the</w:t>
      </w:r>
      <w:r>
        <w:rPr>
          <w:spacing w:val="40"/>
          <w:w w:val="105"/>
          <w:sz w:val="20"/>
        </w:rPr>
        <w:t xml:space="preserve"> </w:t>
      </w:r>
      <w:r>
        <w:rPr>
          <w:w w:val="105"/>
          <w:sz w:val="20"/>
        </w:rPr>
        <w:t>stations</w:t>
      </w:r>
      <w:r>
        <w:rPr>
          <w:spacing w:val="39"/>
          <w:w w:val="105"/>
          <w:sz w:val="20"/>
        </w:rPr>
        <w:t xml:space="preserve"> </w:t>
      </w:r>
      <w:r>
        <w:rPr>
          <w:w w:val="105"/>
          <w:sz w:val="20"/>
        </w:rPr>
        <w:t>used</w:t>
      </w:r>
      <w:r>
        <w:rPr>
          <w:spacing w:val="39"/>
          <w:w w:val="105"/>
          <w:sz w:val="20"/>
        </w:rPr>
        <w:t xml:space="preserve"> </w:t>
      </w:r>
      <w:r>
        <w:rPr>
          <w:w w:val="105"/>
          <w:sz w:val="20"/>
        </w:rPr>
        <w:t>for</w:t>
      </w:r>
      <w:r>
        <w:rPr>
          <w:spacing w:val="39"/>
          <w:w w:val="105"/>
          <w:sz w:val="20"/>
        </w:rPr>
        <w:t xml:space="preserve"> </w:t>
      </w:r>
      <w:r>
        <w:rPr>
          <w:w w:val="105"/>
          <w:sz w:val="20"/>
        </w:rPr>
        <w:t>optimizing</w:t>
      </w:r>
      <w:r>
        <w:rPr>
          <w:spacing w:val="39"/>
          <w:w w:val="105"/>
          <w:sz w:val="20"/>
        </w:rPr>
        <w:t xml:space="preserve"> </w:t>
      </w:r>
      <w:r>
        <w:rPr>
          <w:w w:val="105"/>
          <w:sz w:val="20"/>
        </w:rPr>
        <w:t>the</w:t>
      </w:r>
      <w:r>
        <w:rPr>
          <w:spacing w:val="39"/>
          <w:w w:val="105"/>
          <w:sz w:val="20"/>
        </w:rPr>
        <w:t xml:space="preserve"> </w:t>
      </w:r>
      <w:r>
        <w:rPr>
          <w:w w:val="105"/>
          <w:sz w:val="20"/>
        </w:rPr>
        <w:t>notification</w:t>
      </w:r>
      <w:r>
        <w:rPr>
          <w:spacing w:val="-45"/>
          <w:w w:val="105"/>
          <w:sz w:val="20"/>
        </w:rPr>
        <w:t xml:space="preserve"> </w:t>
      </w:r>
      <w:r>
        <w:rPr>
          <w:w w:val="105"/>
          <w:sz w:val="20"/>
        </w:rPr>
        <w:t>criteria,</w:t>
      </w:r>
      <w:r>
        <w:rPr>
          <w:spacing w:val="16"/>
          <w:w w:val="105"/>
          <w:sz w:val="20"/>
        </w:rPr>
        <w:t xml:space="preserve"> </w:t>
      </w:r>
      <w:r>
        <w:rPr>
          <w:w w:val="105"/>
          <w:sz w:val="20"/>
        </w:rPr>
        <w:t>and</w:t>
      </w:r>
      <w:r>
        <w:rPr>
          <w:spacing w:val="17"/>
          <w:w w:val="105"/>
          <w:sz w:val="20"/>
        </w:rPr>
        <w:t xml:space="preserve"> </w:t>
      </w:r>
      <w:r>
        <w:rPr>
          <w:w w:val="105"/>
          <w:sz w:val="20"/>
        </w:rPr>
        <w:t>number</w:t>
      </w:r>
      <w:r>
        <w:rPr>
          <w:spacing w:val="17"/>
          <w:w w:val="105"/>
          <w:sz w:val="20"/>
        </w:rPr>
        <w:t xml:space="preserve"> </w:t>
      </w:r>
      <w:proofErr w:type="gramStart"/>
      <w:r>
        <w:rPr>
          <w:w w:val="105"/>
          <w:sz w:val="20"/>
        </w:rPr>
        <w:t>of</w:t>
      </w:r>
      <w:r>
        <w:rPr>
          <w:spacing w:val="17"/>
          <w:w w:val="105"/>
          <w:sz w:val="20"/>
        </w:rPr>
        <w:t xml:space="preserve"> </w:t>
      </w:r>
      <w:r>
        <w:rPr>
          <w:w w:val="105"/>
          <w:sz w:val="20"/>
        </w:rPr>
        <w:t>”observed</w:t>
      </w:r>
      <w:proofErr w:type="gramEnd"/>
      <w:r>
        <w:rPr>
          <w:w w:val="105"/>
          <w:sz w:val="20"/>
        </w:rPr>
        <w:t>”</w:t>
      </w:r>
      <w:r>
        <w:rPr>
          <w:spacing w:val="17"/>
          <w:w w:val="105"/>
          <w:sz w:val="20"/>
        </w:rPr>
        <w:t xml:space="preserve"> </w:t>
      </w:r>
      <w:r>
        <w:rPr>
          <w:w w:val="105"/>
          <w:sz w:val="20"/>
        </w:rPr>
        <w:t>flood</w:t>
      </w:r>
      <w:r>
        <w:rPr>
          <w:spacing w:val="16"/>
          <w:w w:val="105"/>
          <w:sz w:val="20"/>
        </w:rPr>
        <w:t xml:space="preserve"> </w:t>
      </w:r>
      <w:r>
        <w:rPr>
          <w:w w:val="105"/>
          <w:sz w:val="20"/>
        </w:rPr>
        <w:t>events</w:t>
      </w:r>
      <w:r>
        <w:rPr>
          <w:spacing w:val="17"/>
          <w:w w:val="105"/>
          <w:sz w:val="20"/>
        </w:rPr>
        <w:t xml:space="preserve"> </w:t>
      </w:r>
      <w:r>
        <w:rPr>
          <w:w w:val="105"/>
          <w:sz w:val="20"/>
        </w:rPr>
        <w:t>during</w:t>
      </w:r>
      <w:r>
        <w:rPr>
          <w:spacing w:val="17"/>
          <w:w w:val="105"/>
          <w:sz w:val="20"/>
        </w:rPr>
        <w:t xml:space="preserve"> </w:t>
      </w:r>
      <w:r>
        <w:rPr>
          <w:w w:val="105"/>
          <w:sz w:val="20"/>
        </w:rPr>
        <w:t>the</w:t>
      </w:r>
      <w:r>
        <w:rPr>
          <w:spacing w:val="17"/>
          <w:w w:val="105"/>
          <w:sz w:val="20"/>
        </w:rPr>
        <w:t xml:space="preserve"> </w:t>
      </w:r>
      <w:r>
        <w:rPr>
          <w:w w:val="105"/>
          <w:sz w:val="20"/>
        </w:rPr>
        <w:t>study</w:t>
      </w:r>
      <w:r>
        <w:rPr>
          <w:spacing w:val="17"/>
          <w:w w:val="105"/>
          <w:sz w:val="20"/>
        </w:rPr>
        <w:t xml:space="preserve"> </w:t>
      </w:r>
      <w:r>
        <w:rPr>
          <w:w w:val="105"/>
          <w:sz w:val="20"/>
        </w:rPr>
        <w:t>period.</w:t>
      </w:r>
    </w:p>
    <w:p w14:paraId="4DF37DA4" w14:textId="77777777" w:rsidR="00E2709D" w:rsidRDefault="00E2709D">
      <w:pPr>
        <w:spacing w:line="235" w:lineRule="auto"/>
        <w:rPr>
          <w:sz w:val="20"/>
        </w:rPr>
        <w:sectPr w:rsidR="00E2709D">
          <w:type w:val="continuous"/>
          <w:pgSz w:w="12240" w:h="15840"/>
          <w:pgMar w:top="1500" w:right="1720" w:bottom="280" w:left="1600" w:header="720" w:footer="720" w:gutter="0"/>
          <w:cols w:space="720"/>
        </w:sectPr>
      </w:pPr>
    </w:p>
    <w:p w14:paraId="1127D393" w14:textId="77777777" w:rsidR="00E2709D" w:rsidRDefault="00E2709D">
      <w:pPr>
        <w:pStyle w:val="BodyText"/>
        <w:rPr>
          <w:sz w:val="20"/>
        </w:rPr>
      </w:pPr>
    </w:p>
    <w:p w14:paraId="3FEC68EC" w14:textId="77777777" w:rsidR="00E2709D" w:rsidRDefault="00E2709D">
      <w:pPr>
        <w:pStyle w:val="BodyText"/>
        <w:rPr>
          <w:sz w:val="20"/>
        </w:rPr>
      </w:pPr>
    </w:p>
    <w:p w14:paraId="6B81FA40" w14:textId="77777777" w:rsidR="00E2709D" w:rsidRDefault="00E2709D">
      <w:pPr>
        <w:pStyle w:val="BodyText"/>
        <w:rPr>
          <w:sz w:val="20"/>
        </w:rPr>
      </w:pPr>
    </w:p>
    <w:p w14:paraId="746A6541" w14:textId="77777777" w:rsidR="00E2709D" w:rsidRDefault="00E2709D">
      <w:pPr>
        <w:pStyle w:val="BodyText"/>
        <w:spacing w:before="9"/>
        <w:rPr>
          <w:sz w:val="21"/>
        </w:rPr>
      </w:pPr>
    </w:p>
    <w:p w14:paraId="30BB6022" w14:textId="544AA33C" w:rsidR="00E2709D" w:rsidRDefault="00285D5B">
      <w:pPr>
        <w:spacing w:before="74"/>
        <w:ind w:left="2804"/>
        <w:rPr>
          <w:rFonts w:ascii="Verdana"/>
          <w:sz w:val="12"/>
        </w:rPr>
      </w:pPr>
      <w:r>
        <w:rPr>
          <w:noProof/>
        </w:rPr>
        <mc:AlternateContent>
          <mc:Choice Requires="wpg">
            <w:drawing>
              <wp:anchor distT="0" distB="0" distL="114300" distR="114300" simplePos="0" relativeHeight="15737344" behindDoc="0" locked="0" layoutInCell="1" allowOverlap="1" wp14:anchorId="7F102FB7" wp14:editId="271463F0">
                <wp:simplePos x="0" y="0"/>
                <wp:positionH relativeFrom="page">
                  <wp:posOffset>3018155</wp:posOffset>
                </wp:positionH>
                <wp:positionV relativeFrom="paragraph">
                  <wp:posOffset>55245</wp:posOffset>
                </wp:positionV>
                <wp:extent cx="2050415" cy="2033905"/>
                <wp:effectExtent l="0" t="0" r="0" b="0"/>
                <wp:wrapNone/>
                <wp:docPr id="1384"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0415" cy="2033905"/>
                          <a:chOff x="4753" y="87"/>
                          <a:chExt cx="3229" cy="3203"/>
                        </a:xfrm>
                      </wpg:grpSpPr>
                      <wps:wsp>
                        <wps:cNvPr id="1385" name="Line 1457"/>
                        <wps:cNvCnPr>
                          <a:cxnSpLocks noChangeShapeType="1"/>
                        </wps:cNvCnPr>
                        <wps:spPr bwMode="auto">
                          <a:xfrm>
                            <a:off x="5387" y="3256"/>
                            <a:ext cx="0" cy="0"/>
                          </a:xfrm>
                          <a:prstGeom prst="line">
                            <a:avLst/>
                          </a:prstGeom>
                          <a:noFill/>
                          <a:ln w="30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6" name="Freeform 1456"/>
                        <wps:cNvSpPr>
                          <a:spLocks/>
                        </wps:cNvSpPr>
                        <wps:spPr bwMode="auto">
                          <a:xfrm>
                            <a:off x="4786" y="630"/>
                            <a:ext cx="3191" cy="2565"/>
                          </a:xfrm>
                          <a:custGeom>
                            <a:avLst/>
                            <a:gdLst>
                              <a:gd name="T0" fmla="+- 0 4787 4787"/>
                              <a:gd name="T1" fmla="*/ T0 w 3191"/>
                              <a:gd name="T2" fmla="+- 0 631 631"/>
                              <a:gd name="T3" fmla="*/ 631 h 2565"/>
                              <a:gd name="T4" fmla="+- 0 4932 4787"/>
                              <a:gd name="T5" fmla="*/ T4 w 3191"/>
                              <a:gd name="T6" fmla="+- 0 928 631"/>
                              <a:gd name="T7" fmla="*/ 928 h 2565"/>
                              <a:gd name="T8" fmla="+- 0 5087 4787"/>
                              <a:gd name="T9" fmla="*/ T8 w 3191"/>
                              <a:gd name="T10" fmla="+- 0 1184 631"/>
                              <a:gd name="T11" fmla="*/ 1184 h 2565"/>
                              <a:gd name="T12" fmla="+- 0 5263 4787"/>
                              <a:gd name="T13" fmla="*/ T12 w 3191"/>
                              <a:gd name="T14" fmla="+- 0 1636 631"/>
                              <a:gd name="T15" fmla="*/ 1636 h 2565"/>
                              <a:gd name="T16" fmla="+- 0 5387 4787"/>
                              <a:gd name="T17" fmla="*/ T16 w 3191"/>
                              <a:gd name="T18" fmla="+- 0 1863 631"/>
                              <a:gd name="T19" fmla="*/ 1863 h 2565"/>
                              <a:gd name="T20" fmla="+- 0 5563 4787"/>
                              <a:gd name="T21" fmla="*/ T20 w 3191"/>
                              <a:gd name="T22" fmla="+- 0 2171 631"/>
                              <a:gd name="T23" fmla="*/ 2171 h 2565"/>
                              <a:gd name="T24" fmla="+- 0 5785 4787"/>
                              <a:gd name="T25" fmla="*/ T24 w 3191"/>
                              <a:gd name="T26" fmla="+- 0 2439 631"/>
                              <a:gd name="T27" fmla="*/ 2439 h 2565"/>
                              <a:gd name="T28" fmla="+- 0 5930 4787"/>
                              <a:gd name="T29" fmla="*/ T28 w 3191"/>
                              <a:gd name="T30" fmla="+- 0 2555 631"/>
                              <a:gd name="T31" fmla="*/ 2555 h 2565"/>
                              <a:gd name="T32" fmla="+- 0 6085 4787"/>
                              <a:gd name="T33" fmla="*/ T32 w 3191"/>
                              <a:gd name="T34" fmla="+- 0 2667 631"/>
                              <a:gd name="T35" fmla="*/ 2667 h 2565"/>
                              <a:gd name="T36" fmla="+- 0 6261 4787"/>
                              <a:gd name="T37" fmla="*/ T36 w 3191"/>
                              <a:gd name="T38" fmla="+- 0 2795 631"/>
                              <a:gd name="T39" fmla="*/ 2795 h 2565"/>
                              <a:gd name="T40" fmla="+- 0 6385 4787"/>
                              <a:gd name="T41" fmla="*/ T40 w 3191"/>
                              <a:gd name="T42" fmla="+- 0 2871 631"/>
                              <a:gd name="T43" fmla="*/ 2871 h 2565"/>
                              <a:gd name="T44" fmla="+- 0 6561 4787"/>
                              <a:gd name="T45" fmla="*/ T44 w 3191"/>
                              <a:gd name="T46" fmla="+- 0 2958 631"/>
                              <a:gd name="T47" fmla="*/ 2958 h 2565"/>
                              <a:gd name="T48" fmla="+- 0 6782 4787"/>
                              <a:gd name="T49" fmla="*/ T48 w 3191"/>
                              <a:gd name="T50" fmla="+- 0 3026 631"/>
                              <a:gd name="T51" fmla="*/ 3026 h 2565"/>
                              <a:gd name="T52" fmla="+- 0 6928 4787"/>
                              <a:gd name="T53" fmla="*/ T52 w 3191"/>
                              <a:gd name="T54" fmla="+- 0 3090 631"/>
                              <a:gd name="T55" fmla="*/ 3090 h 2565"/>
                              <a:gd name="T56" fmla="+- 0 7083 4787"/>
                              <a:gd name="T57" fmla="*/ T56 w 3191"/>
                              <a:gd name="T58" fmla="+- 0 3118 631"/>
                              <a:gd name="T59" fmla="*/ 3118 h 2565"/>
                              <a:gd name="T60" fmla="+- 0 7259 4787"/>
                              <a:gd name="T61" fmla="*/ T60 w 3191"/>
                              <a:gd name="T62" fmla="+- 0 3143 631"/>
                              <a:gd name="T63" fmla="*/ 3143 h 2565"/>
                              <a:gd name="T64" fmla="+- 0 7383 4787"/>
                              <a:gd name="T65" fmla="*/ T64 w 3191"/>
                              <a:gd name="T66" fmla="+- 0 3166 631"/>
                              <a:gd name="T67" fmla="*/ 3166 h 2565"/>
                              <a:gd name="T68" fmla="+- 0 7559 4787"/>
                              <a:gd name="T69" fmla="*/ T68 w 3191"/>
                              <a:gd name="T70" fmla="+- 0 3194 631"/>
                              <a:gd name="T71" fmla="*/ 3194 h 2565"/>
                              <a:gd name="T72" fmla="+- 0 7780 4787"/>
                              <a:gd name="T73" fmla="*/ T72 w 3191"/>
                              <a:gd name="T74" fmla="+- 0 3195 631"/>
                              <a:gd name="T75" fmla="*/ 3195 h 2565"/>
                              <a:gd name="T76" fmla="+- 0 7926 4787"/>
                              <a:gd name="T77" fmla="*/ T76 w 3191"/>
                              <a:gd name="T78" fmla="+- 0 3195 631"/>
                              <a:gd name="T79" fmla="*/ 3195 h 2565"/>
                              <a:gd name="T80" fmla="+- 0 7977 4787"/>
                              <a:gd name="T81" fmla="*/ T80 w 3191"/>
                              <a:gd name="T82" fmla="+- 0 3195 631"/>
                              <a:gd name="T83" fmla="*/ 3195 h 2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1" h="2565">
                                <a:moveTo>
                                  <a:pt x="0" y="0"/>
                                </a:moveTo>
                                <a:lnTo>
                                  <a:pt x="145" y="297"/>
                                </a:lnTo>
                                <a:lnTo>
                                  <a:pt x="300" y="553"/>
                                </a:lnTo>
                                <a:lnTo>
                                  <a:pt x="476" y="1005"/>
                                </a:lnTo>
                                <a:lnTo>
                                  <a:pt x="600" y="1232"/>
                                </a:lnTo>
                                <a:lnTo>
                                  <a:pt x="776" y="1540"/>
                                </a:lnTo>
                                <a:lnTo>
                                  <a:pt x="998" y="1808"/>
                                </a:lnTo>
                                <a:lnTo>
                                  <a:pt x="1143" y="1924"/>
                                </a:lnTo>
                                <a:lnTo>
                                  <a:pt x="1298" y="2036"/>
                                </a:lnTo>
                                <a:lnTo>
                                  <a:pt x="1474" y="2164"/>
                                </a:lnTo>
                                <a:lnTo>
                                  <a:pt x="1598" y="2240"/>
                                </a:lnTo>
                                <a:lnTo>
                                  <a:pt x="1774" y="2327"/>
                                </a:lnTo>
                                <a:lnTo>
                                  <a:pt x="1995" y="2395"/>
                                </a:lnTo>
                                <a:lnTo>
                                  <a:pt x="2141" y="2459"/>
                                </a:lnTo>
                                <a:lnTo>
                                  <a:pt x="2296" y="2487"/>
                                </a:lnTo>
                                <a:lnTo>
                                  <a:pt x="2472" y="2512"/>
                                </a:lnTo>
                                <a:lnTo>
                                  <a:pt x="2596" y="2535"/>
                                </a:lnTo>
                                <a:lnTo>
                                  <a:pt x="2772" y="2563"/>
                                </a:lnTo>
                                <a:lnTo>
                                  <a:pt x="2993" y="2564"/>
                                </a:lnTo>
                                <a:lnTo>
                                  <a:pt x="3139" y="2564"/>
                                </a:lnTo>
                                <a:lnTo>
                                  <a:pt x="3190" y="2564"/>
                                </a:lnTo>
                              </a:path>
                            </a:pathLst>
                          </a:custGeom>
                          <a:noFill/>
                          <a:ln w="6051">
                            <a:solidFill>
                              <a:srgbClr val="3888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 name="Freeform 1455"/>
                        <wps:cNvSpPr>
                          <a:spLocks/>
                        </wps:cNvSpPr>
                        <wps:spPr bwMode="auto">
                          <a:xfrm>
                            <a:off x="5086" y="3256"/>
                            <a:ext cx="2" cy="34"/>
                          </a:xfrm>
                          <a:custGeom>
                            <a:avLst/>
                            <a:gdLst>
                              <a:gd name="T0" fmla="+- 0 3256 3256"/>
                              <a:gd name="T1" fmla="*/ 3256 h 34"/>
                              <a:gd name="T2" fmla="+- 0 3290 3256"/>
                              <a:gd name="T3" fmla="*/ 3290 h 34"/>
                            </a:gdLst>
                            <a:ahLst/>
                            <a:cxnLst>
                              <a:cxn ang="0">
                                <a:pos x="0" y="T1"/>
                              </a:cxn>
                              <a:cxn ang="0">
                                <a:pos x="0" y="T3"/>
                              </a:cxn>
                            </a:cxnLst>
                            <a:rect l="0" t="0" r="r" b="b"/>
                            <a:pathLst>
                              <a:path h="34">
                                <a:moveTo>
                                  <a:pt x="0" y="0"/>
                                </a:moveTo>
                                <a:lnTo>
                                  <a:pt x="0"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 name="Line 1454"/>
                        <wps:cNvCnPr>
                          <a:cxnSpLocks noChangeShapeType="1"/>
                        </wps:cNvCnPr>
                        <wps:spPr bwMode="auto">
                          <a:xfrm>
                            <a:off x="5087" y="3256"/>
                            <a:ext cx="0" cy="34"/>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9" name="Freeform 1453"/>
                        <wps:cNvSpPr>
                          <a:spLocks/>
                        </wps:cNvSpPr>
                        <wps:spPr bwMode="auto">
                          <a:xfrm>
                            <a:off x="6084" y="3256"/>
                            <a:ext cx="2" cy="34"/>
                          </a:xfrm>
                          <a:custGeom>
                            <a:avLst/>
                            <a:gdLst>
                              <a:gd name="T0" fmla="+- 0 3256 3256"/>
                              <a:gd name="T1" fmla="*/ 3256 h 34"/>
                              <a:gd name="T2" fmla="+- 0 3290 3256"/>
                              <a:gd name="T3" fmla="*/ 3290 h 34"/>
                            </a:gdLst>
                            <a:ahLst/>
                            <a:cxnLst>
                              <a:cxn ang="0">
                                <a:pos x="0" y="T1"/>
                              </a:cxn>
                              <a:cxn ang="0">
                                <a:pos x="0" y="T3"/>
                              </a:cxn>
                            </a:cxnLst>
                            <a:rect l="0" t="0" r="r" b="b"/>
                            <a:pathLst>
                              <a:path h="34">
                                <a:moveTo>
                                  <a:pt x="0" y="0"/>
                                </a:moveTo>
                                <a:lnTo>
                                  <a:pt x="0"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 name="Line 1452"/>
                        <wps:cNvCnPr>
                          <a:cxnSpLocks noChangeShapeType="1"/>
                        </wps:cNvCnPr>
                        <wps:spPr bwMode="auto">
                          <a:xfrm>
                            <a:off x="6085" y="3256"/>
                            <a:ext cx="0" cy="34"/>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1" name="Freeform 1451"/>
                        <wps:cNvSpPr>
                          <a:spLocks/>
                        </wps:cNvSpPr>
                        <wps:spPr bwMode="auto">
                          <a:xfrm>
                            <a:off x="7082" y="3256"/>
                            <a:ext cx="2" cy="34"/>
                          </a:xfrm>
                          <a:custGeom>
                            <a:avLst/>
                            <a:gdLst>
                              <a:gd name="T0" fmla="+- 0 3256 3256"/>
                              <a:gd name="T1" fmla="*/ 3256 h 34"/>
                              <a:gd name="T2" fmla="+- 0 3290 3256"/>
                              <a:gd name="T3" fmla="*/ 3290 h 34"/>
                            </a:gdLst>
                            <a:ahLst/>
                            <a:cxnLst>
                              <a:cxn ang="0">
                                <a:pos x="0" y="T1"/>
                              </a:cxn>
                              <a:cxn ang="0">
                                <a:pos x="0" y="T3"/>
                              </a:cxn>
                            </a:cxnLst>
                            <a:rect l="0" t="0" r="r" b="b"/>
                            <a:pathLst>
                              <a:path h="34">
                                <a:moveTo>
                                  <a:pt x="0" y="0"/>
                                </a:moveTo>
                                <a:lnTo>
                                  <a:pt x="0" y="3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 name="Line 1450"/>
                        <wps:cNvCnPr>
                          <a:cxnSpLocks noChangeShapeType="1"/>
                        </wps:cNvCnPr>
                        <wps:spPr bwMode="auto">
                          <a:xfrm>
                            <a:off x="7083" y="3256"/>
                            <a:ext cx="0" cy="34"/>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3" name="Freeform 1449"/>
                        <wps:cNvSpPr>
                          <a:spLocks/>
                        </wps:cNvSpPr>
                        <wps:spPr bwMode="auto">
                          <a:xfrm>
                            <a:off x="4786"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4" name="Line 1448"/>
                        <wps:cNvCnPr>
                          <a:cxnSpLocks noChangeShapeType="1"/>
                        </wps:cNvCnPr>
                        <wps:spPr bwMode="auto">
                          <a:xfrm>
                            <a:off x="4787"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5" name="Freeform 1447"/>
                        <wps:cNvSpPr>
                          <a:spLocks/>
                        </wps:cNvSpPr>
                        <wps:spPr bwMode="auto">
                          <a:xfrm>
                            <a:off x="4865"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6" name="Line 1446"/>
                        <wps:cNvCnPr>
                          <a:cxnSpLocks noChangeShapeType="1"/>
                        </wps:cNvCnPr>
                        <wps:spPr bwMode="auto">
                          <a:xfrm>
                            <a:off x="486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7" name="Freeform 1445"/>
                        <wps:cNvSpPr>
                          <a:spLocks/>
                        </wps:cNvSpPr>
                        <wps:spPr bwMode="auto">
                          <a:xfrm>
                            <a:off x="4932"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 name="Line 1444"/>
                        <wps:cNvCnPr>
                          <a:cxnSpLocks noChangeShapeType="1"/>
                        </wps:cNvCnPr>
                        <wps:spPr bwMode="auto">
                          <a:xfrm>
                            <a:off x="4932"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9" name="Freeform 1443"/>
                        <wps:cNvSpPr>
                          <a:spLocks/>
                        </wps:cNvSpPr>
                        <wps:spPr bwMode="auto">
                          <a:xfrm>
                            <a:off x="4990"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Line 1442"/>
                        <wps:cNvCnPr>
                          <a:cxnSpLocks noChangeShapeType="1"/>
                        </wps:cNvCnPr>
                        <wps:spPr bwMode="auto">
                          <a:xfrm>
                            <a:off x="4990"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1" name="Freeform 1441"/>
                        <wps:cNvSpPr>
                          <a:spLocks/>
                        </wps:cNvSpPr>
                        <wps:spPr bwMode="auto">
                          <a:xfrm>
                            <a:off x="5041"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 name="Line 1440"/>
                        <wps:cNvCnPr>
                          <a:cxnSpLocks noChangeShapeType="1"/>
                        </wps:cNvCnPr>
                        <wps:spPr bwMode="auto">
                          <a:xfrm>
                            <a:off x="5041"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3" name="Freeform 1439"/>
                        <wps:cNvSpPr>
                          <a:spLocks/>
                        </wps:cNvSpPr>
                        <wps:spPr bwMode="auto">
                          <a:xfrm>
                            <a:off x="5387"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4" name="Line 1438"/>
                        <wps:cNvCnPr>
                          <a:cxnSpLocks noChangeShapeType="1"/>
                        </wps:cNvCnPr>
                        <wps:spPr bwMode="auto">
                          <a:xfrm>
                            <a:off x="5387"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5" name="Freeform 1437"/>
                        <wps:cNvSpPr>
                          <a:spLocks/>
                        </wps:cNvSpPr>
                        <wps:spPr bwMode="auto">
                          <a:xfrm>
                            <a:off x="556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 name="Line 1436"/>
                        <wps:cNvCnPr>
                          <a:cxnSpLocks noChangeShapeType="1"/>
                        </wps:cNvCnPr>
                        <wps:spPr bwMode="auto">
                          <a:xfrm>
                            <a:off x="5563"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7" name="Freeform 1435"/>
                        <wps:cNvSpPr>
                          <a:spLocks/>
                        </wps:cNvSpPr>
                        <wps:spPr bwMode="auto">
                          <a:xfrm>
                            <a:off x="5687"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Line 1434"/>
                        <wps:cNvCnPr>
                          <a:cxnSpLocks noChangeShapeType="1"/>
                        </wps:cNvCnPr>
                        <wps:spPr bwMode="auto">
                          <a:xfrm>
                            <a:off x="5688"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9" name="Freeform 1433"/>
                        <wps:cNvSpPr>
                          <a:spLocks/>
                        </wps:cNvSpPr>
                        <wps:spPr bwMode="auto">
                          <a:xfrm>
                            <a:off x="5784"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Line 1432"/>
                        <wps:cNvCnPr>
                          <a:cxnSpLocks noChangeShapeType="1"/>
                        </wps:cNvCnPr>
                        <wps:spPr bwMode="auto">
                          <a:xfrm>
                            <a:off x="5785"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1" name="Freeform 1431"/>
                        <wps:cNvSpPr>
                          <a:spLocks/>
                        </wps:cNvSpPr>
                        <wps:spPr bwMode="auto">
                          <a:xfrm>
                            <a:off x="586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Line 1430"/>
                        <wps:cNvCnPr>
                          <a:cxnSpLocks noChangeShapeType="1"/>
                        </wps:cNvCnPr>
                        <wps:spPr bwMode="auto">
                          <a:xfrm>
                            <a:off x="5864"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3" name="Freeform 1429"/>
                        <wps:cNvSpPr>
                          <a:spLocks/>
                        </wps:cNvSpPr>
                        <wps:spPr bwMode="auto">
                          <a:xfrm>
                            <a:off x="5930"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Line 1428"/>
                        <wps:cNvCnPr>
                          <a:cxnSpLocks noChangeShapeType="1"/>
                        </wps:cNvCnPr>
                        <wps:spPr bwMode="auto">
                          <a:xfrm>
                            <a:off x="5930"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5" name="Freeform 1427"/>
                        <wps:cNvSpPr>
                          <a:spLocks/>
                        </wps:cNvSpPr>
                        <wps:spPr bwMode="auto">
                          <a:xfrm>
                            <a:off x="5988"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Line 1426"/>
                        <wps:cNvCnPr>
                          <a:cxnSpLocks noChangeShapeType="1"/>
                        </wps:cNvCnPr>
                        <wps:spPr bwMode="auto">
                          <a:xfrm>
                            <a:off x="5988"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7" name="Freeform 1425"/>
                        <wps:cNvSpPr>
                          <a:spLocks/>
                        </wps:cNvSpPr>
                        <wps:spPr bwMode="auto">
                          <a:xfrm>
                            <a:off x="6039"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Line 1424"/>
                        <wps:cNvCnPr>
                          <a:cxnSpLocks noChangeShapeType="1"/>
                        </wps:cNvCnPr>
                        <wps:spPr bwMode="auto">
                          <a:xfrm>
                            <a:off x="6039"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9" name="Freeform 1423"/>
                        <wps:cNvSpPr>
                          <a:spLocks/>
                        </wps:cNvSpPr>
                        <wps:spPr bwMode="auto">
                          <a:xfrm>
                            <a:off x="6385"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 name="Line 1422"/>
                        <wps:cNvCnPr>
                          <a:cxnSpLocks noChangeShapeType="1"/>
                        </wps:cNvCnPr>
                        <wps:spPr bwMode="auto">
                          <a:xfrm>
                            <a:off x="6385"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1" name="Freeform 1421"/>
                        <wps:cNvSpPr>
                          <a:spLocks/>
                        </wps:cNvSpPr>
                        <wps:spPr bwMode="auto">
                          <a:xfrm>
                            <a:off x="6561"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Line 1420"/>
                        <wps:cNvCnPr>
                          <a:cxnSpLocks noChangeShapeType="1"/>
                        </wps:cNvCnPr>
                        <wps:spPr bwMode="auto">
                          <a:xfrm>
                            <a:off x="6561"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3" name="Freeform 1419"/>
                        <wps:cNvSpPr>
                          <a:spLocks/>
                        </wps:cNvSpPr>
                        <wps:spPr bwMode="auto">
                          <a:xfrm>
                            <a:off x="6685"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4" name="Line 1418"/>
                        <wps:cNvCnPr>
                          <a:cxnSpLocks noChangeShapeType="1"/>
                        </wps:cNvCnPr>
                        <wps:spPr bwMode="auto">
                          <a:xfrm>
                            <a:off x="668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5" name="Freeform 1417"/>
                        <wps:cNvSpPr>
                          <a:spLocks/>
                        </wps:cNvSpPr>
                        <wps:spPr bwMode="auto">
                          <a:xfrm>
                            <a:off x="6782"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6" name="Line 1416"/>
                        <wps:cNvCnPr>
                          <a:cxnSpLocks noChangeShapeType="1"/>
                        </wps:cNvCnPr>
                        <wps:spPr bwMode="auto">
                          <a:xfrm>
                            <a:off x="6782"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7" name="Freeform 1415"/>
                        <wps:cNvSpPr>
                          <a:spLocks/>
                        </wps:cNvSpPr>
                        <wps:spPr bwMode="auto">
                          <a:xfrm>
                            <a:off x="6861"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 name="Line 1414"/>
                        <wps:cNvCnPr>
                          <a:cxnSpLocks noChangeShapeType="1"/>
                        </wps:cNvCnPr>
                        <wps:spPr bwMode="auto">
                          <a:xfrm>
                            <a:off x="6861"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9" name="Freeform 1413"/>
                        <wps:cNvSpPr>
                          <a:spLocks/>
                        </wps:cNvSpPr>
                        <wps:spPr bwMode="auto">
                          <a:xfrm>
                            <a:off x="6928"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Line 1412"/>
                        <wps:cNvCnPr>
                          <a:cxnSpLocks noChangeShapeType="1"/>
                        </wps:cNvCnPr>
                        <wps:spPr bwMode="auto">
                          <a:xfrm>
                            <a:off x="6928"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1" name="Freeform 1411"/>
                        <wps:cNvSpPr>
                          <a:spLocks/>
                        </wps:cNvSpPr>
                        <wps:spPr bwMode="auto">
                          <a:xfrm>
                            <a:off x="6986"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Line 1410"/>
                        <wps:cNvCnPr>
                          <a:cxnSpLocks noChangeShapeType="1"/>
                        </wps:cNvCnPr>
                        <wps:spPr bwMode="auto">
                          <a:xfrm>
                            <a:off x="698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3" name="Freeform 1409"/>
                        <wps:cNvSpPr>
                          <a:spLocks/>
                        </wps:cNvSpPr>
                        <wps:spPr bwMode="auto">
                          <a:xfrm>
                            <a:off x="7037"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Line 1408"/>
                        <wps:cNvCnPr>
                          <a:cxnSpLocks noChangeShapeType="1"/>
                        </wps:cNvCnPr>
                        <wps:spPr bwMode="auto">
                          <a:xfrm>
                            <a:off x="7037"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5" name="Freeform 1407"/>
                        <wps:cNvSpPr>
                          <a:spLocks/>
                        </wps:cNvSpPr>
                        <wps:spPr bwMode="auto">
                          <a:xfrm>
                            <a:off x="738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 name="Line 1406"/>
                        <wps:cNvCnPr>
                          <a:cxnSpLocks noChangeShapeType="1"/>
                        </wps:cNvCnPr>
                        <wps:spPr bwMode="auto">
                          <a:xfrm>
                            <a:off x="7383"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7" name="Freeform 1405"/>
                        <wps:cNvSpPr>
                          <a:spLocks/>
                        </wps:cNvSpPr>
                        <wps:spPr bwMode="auto">
                          <a:xfrm>
                            <a:off x="7559"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 name="Line 1404"/>
                        <wps:cNvCnPr>
                          <a:cxnSpLocks noChangeShapeType="1"/>
                        </wps:cNvCnPr>
                        <wps:spPr bwMode="auto">
                          <a:xfrm>
                            <a:off x="7559"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9" name="Freeform 1403"/>
                        <wps:cNvSpPr>
                          <a:spLocks/>
                        </wps:cNvSpPr>
                        <wps:spPr bwMode="auto">
                          <a:xfrm>
                            <a:off x="7683"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0" name="Line 1402"/>
                        <wps:cNvCnPr>
                          <a:cxnSpLocks noChangeShapeType="1"/>
                        </wps:cNvCnPr>
                        <wps:spPr bwMode="auto">
                          <a:xfrm>
                            <a:off x="7684"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1" name="Freeform 1401"/>
                        <wps:cNvSpPr>
                          <a:spLocks/>
                        </wps:cNvSpPr>
                        <wps:spPr bwMode="auto">
                          <a:xfrm>
                            <a:off x="7780"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 name="Line 1400"/>
                        <wps:cNvCnPr>
                          <a:cxnSpLocks noChangeShapeType="1"/>
                        </wps:cNvCnPr>
                        <wps:spPr bwMode="auto">
                          <a:xfrm>
                            <a:off x="7780"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3" name="Freeform 1399"/>
                        <wps:cNvSpPr>
                          <a:spLocks/>
                        </wps:cNvSpPr>
                        <wps:spPr bwMode="auto">
                          <a:xfrm>
                            <a:off x="7859"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4" name="Line 1398"/>
                        <wps:cNvCnPr>
                          <a:cxnSpLocks noChangeShapeType="1"/>
                        </wps:cNvCnPr>
                        <wps:spPr bwMode="auto">
                          <a:xfrm>
                            <a:off x="7859"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5" name="Freeform 1397"/>
                        <wps:cNvSpPr>
                          <a:spLocks/>
                        </wps:cNvSpPr>
                        <wps:spPr bwMode="auto">
                          <a:xfrm>
                            <a:off x="7926" y="3256"/>
                            <a:ext cx="2" cy="20"/>
                          </a:xfrm>
                          <a:custGeom>
                            <a:avLst/>
                            <a:gdLst>
                              <a:gd name="T0" fmla="+- 0 3256 3256"/>
                              <a:gd name="T1" fmla="*/ 3256 h 20"/>
                              <a:gd name="T2" fmla="+- 0 3275 3256"/>
                              <a:gd name="T3" fmla="*/ 3275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 name="Line 1396"/>
                        <wps:cNvCnPr>
                          <a:cxnSpLocks noChangeShapeType="1"/>
                        </wps:cNvCnPr>
                        <wps:spPr bwMode="auto">
                          <a:xfrm>
                            <a:off x="7926" y="3256"/>
                            <a:ext cx="0" cy="19"/>
                          </a:xfrm>
                          <a:prstGeom prst="line">
                            <a:avLst/>
                          </a:prstGeom>
                          <a:noFill/>
                          <a:ln w="36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7" name="Freeform 1395"/>
                        <wps:cNvSpPr>
                          <a:spLocks/>
                        </wps:cNvSpPr>
                        <wps:spPr bwMode="auto">
                          <a:xfrm>
                            <a:off x="4753" y="3195"/>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 name="Line 1394"/>
                        <wps:cNvCnPr>
                          <a:cxnSpLocks noChangeShapeType="1"/>
                        </wps:cNvCnPr>
                        <wps:spPr bwMode="auto">
                          <a:xfrm>
                            <a:off x="4787" y="3195"/>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9" name="Freeform 1393"/>
                        <wps:cNvSpPr>
                          <a:spLocks/>
                        </wps:cNvSpPr>
                        <wps:spPr bwMode="auto">
                          <a:xfrm>
                            <a:off x="4753" y="2433"/>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0" name="Line 1392"/>
                        <wps:cNvCnPr>
                          <a:cxnSpLocks noChangeShapeType="1"/>
                        </wps:cNvCnPr>
                        <wps:spPr bwMode="auto">
                          <a:xfrm>
                            <a:off x="4787" y="2433"/>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1" name="Freeform 1391"/>
                        <wps:cNvSpPr>
                          <a:spLocks/>
                        </wps:cNvSpPr>
                        <wps:spPr bwMode="auto">
                          <a:xfrm>
                            <a:off x="4753" y="1671"/>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 name="Line 1390"/>
                        <wps:cNvCnPr>
                          <a:cxnSpLocks noChangeShapeType="1"/>
                        </wps:cNvCnPr>
                        <wps:spPr bwMode="auto">
                          <a:xfrm>
                            <a:off x="4787" y="1671"/>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3" name="Freeform 1389"/>
                        <wps:cNvSpPr>
                          <a:spLocks/>
                        </wps:cNvSpPr>
                        <wps:spPr bwMode="auto">
                          <a:xfrm>
                            <a:off x="4753" y="909"/>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 name="Line 1388"/>
                        <wps:cNvCnPr>
                          <a:cxnSpLocks noChangeShapeType="1"/>
                        </wps:cNvCnPr>
                        <wps:spPr bwMode="auto">
                          <a:xfrm>
                            <a:off x="4787" y="910"/>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5" name="Freeform 1387"/>
                        <wps:cNvSpPr>
                          <a:spLocks/>
                        </wps:cNvSpPr>
                        <wps:spPr bwMode="auto">
                          <a:xfrm>
                            <a:off x="4753" y="147"/>
                            <a:ext cx="34" cy="2"/>
                          </a:xfrm>
                          <a:custGeom>
                            <a:avLst/>
                            <a:gdLst>
                              <a:gd name="T0" fmla="+- 0 4787 4753"/>
                              <a:gd name="T1" fmla="*/ T0 w 34"/>
                              <a:gd name="T2" fmla="+- 0 4753 4753"/>
                              <a:gd name="T3" fmla="*/ T2 w 34"/>
                            </a:gdLst>
                            <a:ahLst/>
                            <a:cxnLst>
                              <a:cxn ang="0">
                                <a:pos x="T1" y="0"/>
                              </a:cxn>
                              <a:cxn ang="0">
                                <a:pos x="T3" y="0"/>
                              </a:cxn>
                            </a:cxnLst>
                            <a:rect l="0" t="0" r="r" b="b"/>
                            <a:pathLst>
                              <a:path w="34">
                                <a:moveTo>
                                  <a:pt x="34"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6" name="Line 1386"/>
                        <wps:cNvCnPr>
                          <a:cxnSpLocks noChangeShapeType="1"/>
                        </wps:cNvCnPr>
                        <wps:spPr bwMode="auto">
                          <a:xfrm>
                            <a:off x="4787" y="148"/>
                            <a:ext cx="0" cy="0"/>
                          </a:xfrm>
                          <a:prstGeom prst="line">
                            <a:avLst/>
                          </a:prstGeom>
                          <a:noFill/>
                          <a:ln w="48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7" name="Freeform 1385"/>
                        <wps:cNvSpPr>
                          <a:spLocks/>
                        </wps:cNvSpPr>
                        <wps:spPr bwMode="auto">
                          <a:xfrm>
                            <a:off x="4786" y="179"/>
                            <a:ext cx="3191" cy="3012"/>
                          </a:xfrm>
                          <a:custGeom>
                            <a:avLst/>
                            <a:gdLst>
                              <a:gd name="T0" fmla="+- 0 4787 4787"/>
                              <a:gd name="T1" fmla="*/ T0 w 3191"/>
                              <a:gd name="T2" fmla="+- 0 180 180"/>
                              <a:gd name="T3" fmla="*/ 180 h 3012"/>
                              <a:gd name="T4" fmla="+- 0 4932 4787"/>
                              <a:gd name="T5" fmla="*/ T4 w 3191"/>
                              <a:gd name="T6" fmla="+- 0 442 180"/>
                              <a:gd name="T7" fmla="*/ 442 h 3012"/>
                              <a:gd name="T8" fmla="+- 0 5087 4787"/>
                              <a:gd name="T9" fmla="*/ T8 w 3191"/>
                              <a:gd name="T10" fmla="+- 0 692 180"/>
                              <a:gd name="T11" fmla="*/ 692 h 3012"/>
                              <a:gd name="T12" fmla="+- 0 5263 4787"/>
                              <a:gd name="T13" fmla="*/ T12 w 3191"/>
                              <a:gd name="T14" fmla="+- 0 1073 180"/>
                              <a:gd name="T15" fmla="*/ 1073 h 3012"/>
                              <a:gd name="T16" fmla="+- 0 5387 4787"/>
                              <a:gd name="T17" fmla="*/ T16 w 3191"/>
                              <a:gd name="T18" fmla="+- 0 1307 180"/>
                              <a:gd name="T19" fmla="*/ 1307 h 3012"/>
                              <a:gd name="T20" fmla="+- 0 5563 4787"/>
                              <a:gd name="T21" fmla="*/ T20 w 3191"/>
                              <a:gd name="T22" fmla="+- 0 1656 180"/>
                              <a:gd name="T23" fmla="*/ 1656 h 3012"/>
                              <a:gd name="T24" fmla="+- 0 5785 4787"/>
                              <a:gd name="T25" fmla="*/ T24 w 3191"/>
                              <a:gd name="T26" fmla="+- 0 2019 180"/>
                              <a:gd name="T27" fmla="*/ 2019 h 3012"/>
                              <a:gd name="T28" fmla="+- 0 5930 4787"/>
                              <a:gd name="T29" fmla="*/ T28 w 3191"/>
                              <a:gd name="T30" fmla="+- 0 2215 180"/>
                              <a:gd name="T31" fmla="*/ 2215 h 3012"/>
                              <a:gd name="T32" fmla="+- 0 6085 4787"/>
                              <a:gd name="T33" fmla="*/ T32 w 3191"/>
                              <a:gd name="T34" fmla="+- 0 2401 180"/>
                              <a:gd name="T35" fmla="*/ 2401 h 3012"/>
                              <a:gd name="T36" fmla="+- 0 6261 4787"/>
                              <a:gd name="T37" fmla="*/ T36 w 3191"/>
                              <a:gd name="T38" fmla="+- 0 2586 180"/>
                              <a:gd name="T39" fmla="*/ 2586 h 3012"/>
                              <a:gd name="T40" fmla="+- 0 6385 4787"/>
                              <a:gd name="T41" fmla="*/ T40 w 3191"/>
                              <a:gd name="T42" fmla="+- 0 2682 180"/>
                              <a:gd name="T43" fmla="*/ 2682 h 3012"/>
                              <a:gd name="T44" fmla="+- 0 6561 4787"/>
                              <a:gd name="T45" fmla="*/ T44 w 3191"/>
                              <a:gd name="T46" fmla="+- 0 2822 180"/>
                              <a:gd name="T47" fmla="*/ 2822 h 3012"/>
                              <a:gd name="T48" fmla="+- 0 6782 4787"/>
                              <a:gd name="T49" fmla="*/ T48 w 3191"/>
                              <a:gd name="T50" fmla="+- 0 2956 180"/>
                              <a:gd name="T51" fmla="*/ 2956 h 3012"/>
                              <a:gd name="T52" fmla="+- 0 6928 4787"/>
                              <a:gd name="T53" fmla="*/ T52 w 3191"/>
                              <a:gd name="T54" fmla="+- 0 3034 180"/>
                              <a:gd name="T55" fmla="*/ 3034 h 3012"/>
                              <a:gd name="T56" fmla="+- 0 7083 4787"/>
                              <a:gd name="T57" fmla="*/ T56 w 3191"/>
                              <a:gd name="T58" fmla="+- 0 3076 180"/>
                              <a:gd name="T59" fmla="*/ 3076 h 3012"/>
                              <a:gd name="T60" fmla="+- 0 7259 4787"/>
                              <a:gd name="T61" fmla="*/ T60 w 3191"/>
                              <a:gd name="T62" fmla="+- 0 3115 180"/>
                              <a:gd name="T63" fmla="*/ 3115 h 3012"/>
                              <a:gd name="T64" fmla="+- 0 7383 4787"/>
                              <a:gd name="T65" fmla="*/ T64 w 3191"/>
                              <a:gd name="T66" fmla="+- 0 3150 180"/>
                              <a:gd name="T67" fmla="*/ 3150 h 3012"/>
                              <a:gd name="T68" fmla="+- 0 7559 4787"/>
                              <a:gd name="T69" fmla="*/ T68 w 3191"/>
                              <a:gd name="T70" fmla="+- 0 3168 180"/>
                              <a:gd name="T71" fmla="*/ 3168 h 3012"/>
                              <a:gd name="T72" fmla="+- 0 7780 4787"/>
                              <a:gd name="T73" fmla="*/ T72 w 3191"/>
                              <a:gd name="T74" fmla="+- 0 3169 180"/>
                              <a:gd name="T75" fmla="*/ 3169 h 3012"/>
                              <a:gd name="T76" fmla="+- 0 7926 4787"/>
                              <a:gd name="T77" fmla="*/ T76 w 3191"/>
                              <a:gd name="T78" fmla="+- 0 3189 180"/>
                              <a:gd name="T79" fmla="*/ 3189 h 3012"/>
                              <a:gd name="T80" fmla="+- 0 7977 4787"/>
                              <a:gd name="T81" fmla="*/ T80 w 3191"/>
                              <a:gd name="T82" fmla="+- 0 3191 180"/>
                              <a:gd name="T83" fmla="*/ 3191 h 30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1" h="3012">
                                <a:moveTo>
                                  <a:pt x="0" y="0"/>
                                </a:moveTo>
                                <a:lnTo>
                                  <a:pt x="145" y="262"/>
                                </a:lnTo>
                                <a:lnTo>
                                  <a:pt x="300" y="512"/>
                                </a:lnTo>
                                <a:lnTo>
                                  <a:pt x="476" y="893"/>
                                </a:lnTo>
                                <a:lnTo>
                                  <a:pt x="600" y="1127"/>
                                </a:lnTo>
                                <a:lnTo>
                                  <a:pt x="776" y="1476"/>
                                </a:lnTo>
                                <a:lnTo>
                                  <a:pt x="998" y="1839"/>
                                </a:lnTo>
                                <a:lnTo>
                                  <a:pt x="1143" y="2035"/>
                                </a:lnTo>
                                <a:lnTo>
                                  <a:pt x="1298" y="2221"/>
                                </a:lnTo>
                                <a:lnTo>
                                  <a:pt x="1474" y="2406"/>
                                </a:lnTo>
                                <a:lnTo>
                                  <a:pt x="1598" y="2502"/>
                                </a:lnTo>
                                <a:lnTo>
                                  <a:pt x="1774" y="2642"/>
                                </a:lnTo>
                                <a:lnTo>
                                  <a:pt x="1995" y="2776"/>
                                </a:lnTo>
                                <a:lnTo>
                                  <a:pt x="2141" y="2854"/>
                                </a:lnTo>
                                <a:lnTo>
                                  <a:pt x="2296" y="2896"/>
                                </a:lnTo>
                                <a:lnTo>
                                  <a:pt x="2472" y="2935"/>
                                </a:lnTo>
                                <a:lnTo>
                                  <a:pt x="2596" y="2970"/>
                                </a:lnTo>
                                <a:lnTo>
                                  <a:pt x="2772" y="2988"/>
                                </a:lnTo>
                                <a:lnTo>
                                  <a:pt x="2993" y="2989"/>
                                </a:lnTo>
                                <a:lnTo>
                                  <a:pt x="3139" y="3009"/>
                                </a:lnTo>
                                <a:lnTo>
                                  <a:pt x="3190" y="3011"/>
                                </a:lnTo>
                              </a:path>
                            </a:pathLst>
                          </a:custGeom>
                          <a:noFill/>
                          <a:ln w="6051">
                            <a:solidFill>
                              <a:srgbClr val="EA5F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AutoShape 1384"/>
                        <wps:cNvSpPr>
                          <a:spLocks/>
                        </wps:cNvSpPr>
                        <wps:spPr bwMode="auto">
                          <a:xfrm>
                            <a:off x="4786" y="86"/>
                            <a:ext cx="3191" cy="3170"/>
                          </a:xfrm>
                          <a:custGeom>
                            <a:avLst/>
                            <a:gdLst>
                              <a:gd name="T0" fmla="+- 0 4787 4787"/>
                              <a:gd name="T1" fmla="*/ T0 w 3191"/>
                              <a:gd name="T2" fmla="+- 0 3256 87"/>
                              <a:gd name="T3" fmla="*/ 3256 h 3170"/>
                              <a:gd name="T4" fmla="+- 0 4787 4787"/>
                              <a:gd name="T5" fmla="*/ T4 w 3191"/>
                              <a:gd name="T6" fmla="+- 0 87 87"/>
                              <a:gd name="T7" fmla="*/ 87 h 3170"/>
                              <a:gd name="T8" fmla="+- 0 4787 4787"/>
                              <a:gd name="T9" fmla="*/ T8 w 3191"/>
                              <a:gd name="T10" fmla="+- 0 3256 87"/>
                              <a:gd name="T11" fmla="*/ 3256 h 3170"/>
                              <a:gd name="T12" fmla="+- 0 7977 4787"/>
                              <a:gd name="T13" fmla="*/ T12 w 3191"/>
                              <a:gd name="T14" fmla="+- 0 3256 87"/>
                              <a:gd name="T15" fmla="*/ 3256 h 3170"/>
                            </a:gdLst>
                            <a:ahLst/>
                            <a:cxnLst>
                              <a:cxn ang="0">
                                <a:pos x="T1" y="T3"/>
                              </a:cxn>
                              <a:cxn ang="0">
                                <a:pos x="T5" y="T7"/>
                              </a:cxn>
                              <a:cxn ang="0">
                                <a:pos x="T9" y="T11"/>
                              </a:cxn>
                              <a:cxn ang="0">
                                <a:pos x="T13" y="T15"/>
                              </a:cxn>
                            </a:cxnLst>
                            <a:rect l="0" t="0" r="r" b="b"/>
                            <a:pathLst>
                              <a:path w="3191" h="3170">
                                <a:moveTo>
                                  <a:pt x="0" y="3169"/>
                                </a:moveTo>
                                <a:lnTo>
                                  <a:pt x="0" y="0"/>
                                </a:lnTo>
                                <a:moveTo>
                                  <a:pt x="0" y="3169"/>
                                </a:moveTo>
                                <a:lnTo>
                                  <a:pt x="3190" y="3169"/>
                                </a:lnTo>
                              </a:path>
                            </a:pathLst>
                          </a:custGeom>
                          <a:noFill/>
                          <a:ln w="48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Freeform 1383"/>
                        <wps:cNvSpPr>
                          <a:spLocks/>
                        </wps:cNvSpPr>
                        <wps:spPr bwMode="auto">
                          <a:xfrm>
                            <a:off x="7101" y="248"/>
                            <a:ext cx="248" cy="2"/>
                          </a:xfrm>
                          <a:custGeom>
                            <a:avLst/>
                            <a:gdLst>
                              <a:gd name="T0" fmla="+- 0 7101 7101"/>
                              <a:gd name="T1" fmla="*/ T0 w 248"/>
                              <a:gd name="T2" fmla="+- 0 7225 7101"/>
                              <a:gd name="T3" fmla="*/ T2 w 248"/>
                              <a:gd name="T4" fmla="+- 0 7349 7101"/>
                              <a:gd name="T5" fmla="*/ T4 w 248"/>
                            </a:gdLst>
                            <a:ahLst/>
                            <a:cxnLst>
                              <a:cxn ang="0">
                                <a:pos x="T1" y="0"/>
                              </a:cxn>
                              <a:cxn ang="0">
                                <a:pos x="T3" y="0"/>
                              </a:cxn>
                              <a:cxn ang="0">
                                <a:pos x="T5" y="0"/>
                              </a:cxn>
                            </a:cxnLst>
                            <a:rect l="0" t="0" r="r" b="b"/>
                            <a:pathLst>
                              <a:path w="248">
                                <a:moveTo>
                                  <a:pt x="0" y="0"/>
                                </a:moveTo>
                                <a:lnTo>
                                  <a:pt x="124" y="0"/>
                                </a:lnTo>
                                <a:lnTo>
                                  <a:pt x="248" y="0"/>
                                </a:lnTo>
                              </a:path>
                            </a:pathLst>
                          </a:custGeom>
                          <a:noFill/>
                          <a:ln w="6051">
                            <a:solidFill>
                              <a:srgbClr val="EA5F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Freeform 1382"/>
                        <wps:cNvSpPr>
                          <a:spLocks/>
                        </wps:cNvSpPr>
                        <wps:spPr bwMode="auto">
                          <a:xfrm>
                            <a:off x="7101" y="430"/>
                            <a:ext cx="248" cy="2"/>
                          </a:xfrm>
                          <a:custGeom>
                            <a:avLst/>
                            <a:gdLst>
                              <a:gd name="T0" fmla="+- 0 7101 7101"/>
                              <a:gd name="T1" fmla="*/ T0 w 248"/>
                              <a:gd name="T2" fmla="+- 0 7225 7101"/>
                              <a:gd name="T3" fmla="*/ T2 w 248"/>
                              <a:gd name="T4" fmla="+- 0 7349 7101"/>
                              <a:gd name="T5" fmla="*/ T4 w 248"/>
                            </a:gdLst>
                            <a:ahLst/>
                            <a:cxnLst>
                              <a:cxn ang="0">
                                <a:pos x="T1" y="0"/>
                              </a:cxn>
                              <a:cxn ang="0">
                                <a:pos x="T3" y="0"/>
                              </a:cxn>
                              <a:cxn ang="0">
                                <a:pos x="T5" y="0"/>
                              </a:cxn>
                            </a:cxnLst>
                            <a:rect l="0" t="0" r="r" b="b"/>
                            <a:pathLst>
                              <a:path w="248">
                                <a:moveTo>
                                  <a:pt x="0" y="0"/>
                                </a:moveTo>
                                <a:lnTo>
                                  <a:pt x="124" y="0"/>
                                </a:lnTo>
                                <a:lnTo>
                                  <a:pt x="248" y="0"/>
                                </a:lnTo>
                              </a:path>
                            </a:pathLst>
                          </a:custGeom>
                          <a:noFill/>
                          <a:ln w="6051">
                            <a:solidFill>
                              <a:srgbClr val="3888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Text Box 1381"/>
                        <wps:cNvSpPr txBox="1">
                          <a:spLocks noChangeArrowheads="1"/>
                        </wps:cNvSpPr>
                        <wps:spPr bwMode="auto">
                          <a:xfrm>
                            <a:off x="7447" y="198"/>
                            <a:ext cx="438"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40670" w14:textId="77777777" w:rsidR="00E749F9" w:rsidRDefault="00E749F9">
                              <w:pPr>
                                <w:spacing w:line="119" w:lineRule="exact"/>
                                <w:rPr>
                                  <w:rFonts w:ascii="Verdana"/>
                                  <w:sz w:val="12"/>
                                </w:rPr>
                              </w:pPr>
                              <w:r>
                                <w:rPr>
                                  <w:rFonts w:ascii="Verdana"/>
                                  <w:w w:val="105"/>
                                  <w:sz w:val="12"/>
                                </w:rPr>
                                <w:t>points</w:t>
                              </w:r>
                            </w:p>
                            <w:p w14:paraId="1B57D58D" w14:textId="77777777" w:rsidR="00E749F9" w:rsidRDefault="00E749F9">
                              <w:pPr>
                                <w:spacing w:before="36"/>
                                <w:rPr>
                                  <w:rFonts w:ascii="Verdana"/>
                                  <w:sz w:val="12"/>
                                </w:rPr>
                              </w:pPr>
                              <w:r>
                                <w:rPr>
                                  <w:rFonts w:ascii="Verdana"/>
                                  <w:w w:val="105"/>
                                  <w:sz w:val="12"/>
                                </w:rPr>
                                <w:t>events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02FB7" id="Group 1380" o:spid="_x0000_s1047" style="position:absolute;left:0;text-align:left;margin-left:237.65pt;margin-top:4.35pt;width:161.45pt;height:160.15pt;z-index:15737344;mso-position-horizontal-relative:page" coordorigin="4753,87" coordsize="3229,3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">
                <v:line id="Line 1457" o:spid="_x0000_s1048" style="position:absolute;visibility:visible;mso-wrap-style:square" from="5387,3256" to="5387,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" strokeweight=".08403mm">
                  <v:stroke dashstyle="1 1"/>
                </v:line>
                <v:shape id="Freeform 1456" o:spid="_x0000_s1049" style="position:absolute;left:4786;top:630;width:3191;height:2565;visibility:visible;mso-wrap-style:square;v-text-anchor:top" coordsize="3191,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" path="m,l145,297,300,553r176,452l600,1232r176,308l998,1808r145,116l1298,2036r176,128l1598,2240r176,87l1995,2395r146,64l2296,2487r176,25l2596,2535r176,28l2993,2564r146,l3190,2564e" filled="f" strokecolor="#3888c1" strokeweight=".16808mm">
                  <v:path arrowok="t" o:connecttype="custom" o:connectlocs="0,631;145,928;300,1184;476,1636;600,1863;776,2171;998,2439;1143,2555;1298,2667;1474,2795;1598,2871;1774,2958;1995,3026;2141,3090;2296,3118;2472,3143;2596,3166;2772,3194;2993,3195;3139,3195;3190,3195" o:connectangles="0,0,0,0,0,0,0,0,0,0,0,0,0,0,0,0,0,0,0,0,0"/>
                </v:shape>
                <v:shape id="Freeform 1455" o:spid="_x0000_s1050" style="position:absolute;left:5086;top:3256;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" path="m,l,34e" fillcolor="black" stroked="f">
                  <v:path arrowok="t" o:connecttype="custom" o:connectlocs="0,3256;0,3290" o:connectangles="0,0"/>
                </v:shape>
                <v:line id="Line 1454" o:spid="_x0000_s1051" style="position:absolute;visibility:visible;mso-wrap-style:square" from="5087,3256" to="508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" strokeweight=".1345mm"/>
                <v:shape id="Freeform 1453" o:spid="_x0000_s1052" style="position:absolute;left:6084;top:3256;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" path="m,l,34e" fillcolor="black" stroked="f">
                  <v:path arrowok="t" o:connecttype="custom" o:connectlocs="0,3256;0,3290" o:connectangles="0,0"/>
                </v:shape>
                <v:line id="Line 1452" o:spid="_x0000_s1053" style="position:absolute;visibility:visible;mso-wrap-style:square" from="6085,3256" to="6085,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" strokeweight=".1345mm"/>
                <v:shape id="Freeform 1451" o:spid="_x0000_s1054" style="position:absolute;left:7082;top:3256;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" path="m,l,34e" fillcolor="black" stroked="f">
                  <v:path arrowok="t" o:connecttype="custom" o:connectlocs="0,3256;0,3290" o:connectangles="0,0"/>
                </v:shape>
                <v:line id="Line 1450" o:spid="_x0000_s1055" style="position:absolute;visibility:visible;mso-wrap-style:square" from="7083,3256" to="7083,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" strokeweight=".1345mm"/>
                <v:shape id="Freeform 1449" o:spid="_x0000_s1056" style="position:absolute;left:4786;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" path="m,l,19e" fillcolor="black" stroked="f">
                  <v:path arrowok="t" o:connecttype="custom" o:connectlocs="0,3256;0,3275" o:connectangles="0,0"/>
                </v:shape>
                <v:line id="Line 1448" o:spid="_x0000_s1057" style="position:absolute;visibility:visible;mso-wrap-style:square" from="4787,3256" to="4787,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" strokeweight=".1008mm"/>
                <v:shape id="Freeform 1447" o:spid="_x0000_s1058" style="position:absolute;left:4865;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" path="m,l,19e" fillcolor="black" stroked="f">
                  <v:path arrowok="t" o:connecttype="custom" o:connectlocs="0,3256;0,3275" o:connectangles="0,0"/>
                </v:shape>
                <v:line id="Line 1446" o:spid="_x0000_s1059" style="position:absolute;visibility:visible;mso-wrap-style:square" from="4866,3256" to="486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" strokeweight=".1008mm"/>
                <v:shape id="Freeform 1445" o:spid="_x0000_s1060" style="position:absolute;left:4932;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" path="m,l,19e" fillcolor="black" stroked="f">
                  <v:path arrowok="t" o:connecttype="custom" o:connectlocs="0,3256;0,3275" o:connectangles="0,0"/>
                </v:shape>
                <v:line id="Line 1444" o:spid="_x0000_s1061" style="position:absolute;visibility:visible;mso-wrap-style:square" from="4932,3256" to="493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" strokeweight=".1008mm"/>
                <v:shape id="Freeform 1443" o:spid="_x0000_s1062" style="position:absolute;left:4990;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" path="m,l,19e" fillcolor="black" stroked="f">
                  <v:path arrowok="t" o:connecttype="custom" o:connectlocs="0,3256;0,3275" o:connectangles="0,0"/>
                </v:shape>
                <v:line id="Line 1442" o:spid="_x0000_s1063" style="position:absolute;visibility:visible;mso-wrap-style:square" from="4990,3256" to="4990,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" strokeweight=".1008mm"/>
                <v:shape id="Freeform 1441" o:spid="_x0000_s1064" style="position:absolute;left:5041;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" path="m,l,19e" fillcolor="black" stroked="f">
                  <v:path arrowok="t" o:connecttype="custom" o:connectlocs="0,3256;0,3275" o:connectangles="0,0"/>
                </v:shape>
                <v:line id="Line 1440" o:spid="_x0000_s1065" style="position:absolute;visibility:visible;mso-wrap-style:square" from="5041,3256" to="504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" strokeweight=".1008mm"/>
                <v:shape id="Freeform 1439" o:spid="_x0000_s1066" style="position:absolute;left:5387;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" path="m,l,19e" fillcolor="black" stroked="f">
                  <v:path arrowok="t" o:connecttype="custom" o:connectlocs="0,3256;0,3275" o:connectangles="0,0"/>
                </v:shape>
                <v:line id="Line 1438" o:spid="_x0000_s1067" style="position:absolute;visibility:visible;mso-wrap-style:square" from="5387,3256" to="5387,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" strokeweight=".1008mm"/>
                <v:shape id="Freeform 1437" o:spid="_x0000_s1068" style="position:absolute;left:556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" path="m,l,19e" fillcolor="black" stroked="f">
                  <v:path arrowok="t" o:connecttype="custom" o:connectlocs="0,3256;0,3275" o:connectangles="0,0"/>
                </v:shape>
                <v:line id="Line 1436" o:spid="_x0000_s1069" style="position:absolute;visibility:visible;mso-wrap-style:square" from="5563,3256" to="5563,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" strokeweight=".1008mm"/>
                <v:shape id="Freeform 1435" o:spid="_x0000_s1070" style="position:absolute;left:5687;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" path="m,l,19e" fillcolor="black" stroked="f">
                  <v:path arrowok="t" o:connecttype="custom" o:connectlocs="0,3256;0,3275" o:connectangles="0,0"/>
                </v:shape>
                <v:line id="Line 1434" o:spid="_x0000_s1071" style="position:absolute;visibility:visible;mso-wrap-style:square" from="5688,3256" to="5688,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" strokeweight=".1008mm"/>
                <v:shape id="Freeform 1433" o:spid="_x0000_s1072" style="position:absolute;left:5784;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" path="m,l,19e" fillcolor="black" stroked="f">
                  <v:path arrowok="t" o:connecttype="custom" o:connectlocs="0,3256;0,3275" o:connectangles="0,0"/>
                </v:shape>
                <v:line id="Line 1432" o:spid="_x0000_s1073" style="position:absolute;visibility:visible;mso-wrap-style:square" from="5785,3256" to="5785,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" strokeweight=".1008mm"/>
                <v:shape id="Freeform 1431" o:spid="_x0000_s1074" style="position:absolute;left:586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" path="m,l,19e" fillcolor="black" stroked="f">
                  <v:path arrowok="t" o:connecttype="custom" o:connectlocs="0,3256;0,3275" o:connectangles="0,0"/>
                </v:shape>
                <v:line id="Line 1430" o:spid="_x0000_s1075" style="position:absolute;visibility:visible;mso-wrap-style:square" from="5864,3256" to="5864,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" strokeweight=".1008mm"/>
                <v:shape id="Freeform 1429" o:spid="_x0000_s1076" style="position:absolute;left:5930;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" path="m,l,19e" fillcolor="black" stroked="f">
                  <v:path arrowok="t" o:connecttype="custom" o:connectlocs="0,3256;0,3275" o:connectangles="0,0"/>
                </v:shape>
                <v:line id="Line 1428" o:spid="_x0000_s1077" style="position:absolute;visibility:visible;mso-wrap-style:square" from="5930,3256" to="5930,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" strokeweight=".1008mm"/>
                <v:shape id="Freeform 1427" o:spid="_x0000_s1078" style="position:absolute;left:5988;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" path="m,l,19e" fillcolor="black" stroked="f">
                  <v:path arrowok="t" o:connecttype="custom" o:connectlocs="0,3256;0,3275" o:connectangles="0,0"/>
                </v:shape>
                <v:line id="Line 1426" o:spid="_x0000_s1079" style="position:absolute;visibility:visible;mso-wrap-style:square" from="5988,3256" to="5988,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" strokeweight=".1008mm"/>
                <v:shape id="Freeform 1425" o:spid="_x0000_s1080" style="position:absolute;left:6039;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" path="m,l,19e" fillcolor="black" stroked="f">
                  <v:path arrowok="t" o:connecttype="custom" o:connectlocs="0,3256;0,3275" o:connectangles="0,0"/>
                </v:shape>
                <v:line id="Line 1424" o:spid="_x0000_s1081" style="position:absolute;visibility:visible;mso-wrap-style:square" from="6039,3256" to="6039,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" strokeweight=".1008mm"/>
                <v:shape id="Freeform 1423" o:spid="_x0000_s1082" style="position:absolute;left:6385;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" path="m,l,19e" fillcolor="black" stroked="f">
                  <v:path arrowok="t" o:connecttype="custom" o:connectlocs="0,3256;0,3275" o:connectangles="0,0"/>
                </v:shape>
                <v:line id="Line 1422" o:spid="_x0000_s1083" style="position:absolute;visibility:visible;mso-wrap-style:square" from="6385,3256" to="6385,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" strokeweight=".1008mm"/>
                <v:shape id="Freeform 1421" o:spid="_x0000_s1084" style="position:absolute;left:6561;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" path="m,l,19e" fillcolor="black" stroked="f">
                  <v:path arrowok="t" o:connecttype="custom" o:connectlocs="0,3256;0,3275" o:connectangles="0,0"/>
                </v:shape>
                <v:line id="Line 1420" o:spid="_x0000_s1085" style="position:absolute;visibility:visible;mso-wrap-style:square" from="6561,3256" to="656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" strokeweight=".1008mm"/>
                <v:shape id="Freeform 1419" o:spid="_x0000_s1086" style="position:absolute;left:6685;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" path="m,l,19e" fillcolor="black" stroked="f">
                  <v:path arrowok="t" o:connecttype="custom" o:connectlocs="0,3256;0,3275" o:connectangles="0,0"/>
                </v:shape>
                <v:line id="Line 1418" o:spid="_x0000_s1087" style="position:absolute;visibility:visible;mso-wrap-style:square" from="6686,3256" to="668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" strokeweight=".1008mm"/>
                <v:shape id="Freeform 1417" o:spid="_x0000_s1088" style="position:absolute;left:6782;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" path="m,l,19e" fillcolor="black" stroked="f">
                  <v:path arrowok="t" o:connecttype="custom" o:connectlocs="0,3256;0,3275" o:connectangles="0,0"/>
                </v:shape>
                <v:line id="Line 1416" o:spid="_x0000_s1089" style="position:absolute;visibility:visible;mso-wrap-style:square" from="6782,3256" to="678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" strokeweight=".1008mm"/>
                <v:shape id="Freeform 1415" o:spid="_x0000_s1090" style="position:absolute;left:6861;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" path="m,l,19e" fillcolor="black" stroked="f">
                  <v:path arrowok="t" o:connecttype="custom" o:connectlocs="0,3256;0,3275" o:connectangles="0,0"/>
                </v:shape>
                <v:line id="Line 1414" o:spid="_x0000_s1091" style="position:absolute;visibility:visible;mso-wrap-style:square" from="6861,3256" to="6861,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" strokeweight=".1008mm"/>
                <v:shape id="Freeform 1413" o:spid="_x0000_s1092" style="position:absolute;left:6928;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" path="m,l,19e" fillcolor="black" stroked="f">
                  <v:path arrowok="t" o:connecttype="custom" o:connectlocs="0,3256;0,3275" o:connectangles="0,0"/>
                </v:shape>
                <v:line id="Line 1412" o:spid="_x0000_s1093" style="position:absolute;visibility:visible;mso-wrap-style:square" from="6928,3256" to="6928,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" strokeweight=".1008mm"/>
                <v:shape id="Freeform 1411" o:spid="_x0000_s1094" style="position:absolute;left:6986;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" path="m,l,19e" fillcolor="black" stroked="f">
                  <v:path arrowok="t" o:connecttype="custom" o:connectlocs="0,3256;0,3275" o:connectangles="0,0"/>
                </v:shape>
                <v:line id="Line 1410" o:spid="_x0000_s1095" style="position:absolute;visibility:visible;mso-wrap-style:square" from="6986,3256" to="698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" strokeweight=".1008mm"/>
                <v:shape id="Freeform 1409" o:spid="_x0000_s1096" style="position:absolute;left:7037;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" path="m,l,19e" fillcolor="black" stroked="f">
                  <v:path arrowok="t" o:connecttype="custom" o:connectlocs="0,3256;0,3275" o:connectangles="0,0"/>
                </v:shape>
                <v:line id="Line 1408" o:spid="_x0000_s1097" style="position:absolute;visibility:visible;mso-wrap-style:square" from="7037,3256" to="7037,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" strokeweight=".1008mm"/>
                <v:shape id="Freeform 1407" o:spid="_x0000_s1098" style="position:absolute;left:738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" path="m,l,19e" fillcolor="black" stroked="f">
                  <v:path arrowok="t" o:connecttype="custom" o:connectlocs="0,3256;0,3275" o:connectangles="0,0"/>
                </v:shape>
                <v:line id="Line 1406" o:spid="_x0000_s1099" style="position:absolute;visibility:visible;mso-wrap-style:square" from="7383,3256" to="7383,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" strokeweight=".1008mm"/>
                <v:shape id="Freeform 1405" o:spid="_x0000_s1100" style="position:absolute;left:7559;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" path="m,l,19e" fillcolor="black" stroked="f">
                  <v:path arrowok="t" o:connecttype="custom" o:connectlocs="0,3256;0,3275" o:connectangles="0,0"/>
                </v:shape>
                <v:line id="Line 1404" o:spid="_x0000_s1101" style="position:absolute;visibility:visible;mso-wrap-style:square" from="7559,3256" to="7559,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" strokeweight=".1008mm"/>
                <v:shape id="Freeform 1403" o:spid="_x0000_s1102" style="position:absolute;left:7683;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" path="m,l,19e" fillcolor="black" stroked="f">
                  <v:path arrowok="t" o:connecttype="custom" o:connectlocs="0,3256;0,3275" o:connectangles="0,0"/>
                </v:shape>
                <v:line id="Line 1402" o:spid="_x0000_s1103" style="position:absolute;visibility:visible;mso-wrap-style:square" from="7684,3256" to="7684,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" strokeweight=".1008mm"/>
                <v:shape id="Freeform 1401" o:spid="_x0000_s1104" style="position:absolute;left:7780;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" path="m,l,19e" fillcolor="black" stroked="f">
                  <v:path arrowok="t" o:connecttype="custom" o:connectlocs="0,3256;0,3275" o:connectangles="0,0"/>
                </v:shape>
                <v:line id="Line 1400" o:spid="_x0000_s1105" style="position:absolute;visibility:visible;mso-wrap-style:square" from="7780,3256" to="7780,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" strokeweight=".1008mm"/>
                <v:shape id="Freeform 1399" o:spid="_x0000_s1106" style="position:absolute;left:7859;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" path="m,l,19e" fillcolor="black" stroked="f">
                  <v:path arrowok="t" o:connecttype="custom" o:connectlocs="0,3256;0,3275" o:connectangles="0,0"/>
                </v:shape>
                <v:line id="Line 1398" o:spid="_x0000_s1107" style="position:absolute;visibility:visible;mso-wrap-style:square" from="7859,3256" to="7859,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" strokeweight=".1008mm"/>
                <v:shape id="Freeform 1397" o:spid="_x0000_s1108" style="position:absolute;left:7926;top:3256;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" path="m,l,19e" fillcolor="black" stroked="f">
                  <v:path arrowok="t" o:connecttype="custom" o:connectlocs="0,3256;0,3275" o:connectangles="0,0"/>
                </v:shape>
                <v:line id="Line 1396" o:spid="_x0000_s1109" style="position:absolute;visibility:visible;mso-wrap-style:square" from="7926,3256" to="7926,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" strokeweight=".1008mm"/>
                <v:shape id="Freeform 1395" o:spid="_x0000_s1110" style="position:absolute;left:4753;top:3195;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" path="m34,l,e" fillcolor="black" stroked="f">
                  <v:path arrowok="t" o:connecttype="custom" o:connectlocs="34,0;0,0" o:connectangles="0,0"/>
                </v:shape>
                <v:line id="Line 1394" o:spid="_x0000_s1111" style="position:absolute;visibility:visible;mso-wrap-style:square" from="4787,3195" to="4787,3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" strokeweight=".1345mm"/>
                <v:shape id="Freeform 1393" o:spid="_x0000_s1112" style="position:absolute;left:4753;top:243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" path="m34,l,e" fillcolor="black" stroked="f">
                  <v:path arrowok="t" o:connecttype="custom" o:connectlocs="34,0;0,0" o:connectangles="0,0"/>
                </v:shape>
                <v:line id="Line 1392" o:spid="_x0000_s1113" style="position:absolute;visibility:visible;mso-wrap-style:square" from="4787,2433" to="4787,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" strokeweight=".1345mm"/>
                <v:shape id="Freeform 1391" o:spid="_x0000_s1114" style="position:absolute;left:4753;top:1671;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" path="m34,l,e" fillcolor="black" stroked="f">
                  <v:path arrowok="t" o:connecttype="custom" o:connectlocs="34,0;0,0" o:connectangles="0,0"/>
                </v:shape>
                <v:line id="Line 1390" o:spid="_x0000_s1115" style="position:absolute;visibility:visible;mso-wrap-style:square" from="4787,1671" to="4787,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" strokeweight=".1345mm"/>
                <v:shape id="Freeform 1389" o:spid="_x0000_s1116" style="position:absolute;left:4753;top:909;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" path="m34,l,e" fillcolor="black" stroked="f">
                  <v:path arrowok="t" o:connecttype="custom" o:connectlocs="34,0;0,0" o:connectangles="0,0"/>
                </v:shape>
                <v:line id="Line 1388" o:spid="_x0000_s1117" style="position:absolute;visibility:visible;mso-wrap-style:square" from="4787,910" to="4787,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" strokeweight=".1345mm"/>
                <v:shape id="Freeform 1387" o:spid="_x0000_s1118" style="position:absolute;left:4753;top:14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" path="m34,l,e" fillcolor="black" stroked="f">
                  <v:path arrowok="t" o:connecttype="custom" o:connectlocs="34,0;0,0" o:connectangles="0,0"/>
                </v:shape>
                <v:line id="Line 1386" o:spid="_x0000_s1119" style="position:absolute;visibility:visible;mso-wrap-style:square" from="4787,148" to="478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" strokeweight=".1345mm"/>
                <v:shape id="Freeform 1385" o:spid="_x0000_s1120" style="position:absolute;left:4786;top:179;width:3191;height:3012;visibility:visible;mso-wrap-style:square;v-text-anchor:top" coordsize="3191,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" path="m,l145,262,300,512,476,893r124,234l776,1476r222,363l1143,2035r155,186l1474,2406r124,96l1774,2642r221,134l2141,2854r155,42l2472,2935r124,35l2772,2988r221,1l3139,3009r51,2e" filled="f" strokecolor="#ea5f0d" strokeweight=".16808mm">
                  <v:path arrowok="t" o:connecttype="custom" o:connectlocs="0,180;145,442;300,692;476,1073;600,1307;776,1656;998,2019;1143,2215;1298,2401;1474,2586;1598,2682;1774,2822;1995,2956;2141,3034;2296,3076;2472,3115;2596,3150;2772,3168;2993,3169;3139,3189;3190,3191" o:connectangles="0,0,0,0,0,0,0,0,0,0,0,0,0,0,0,0,0,0,0,0,0"/>
                </v:shape>
                <v:shape id="AutoShape 1384" o:spid="_x0000_s1121" style="position:absolute;left:4786;top:86;width:3191;height:3170;visibility:visible;mso-wrap-style:square;v-text-anchor:top" coordsize="3191,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" path="m,3169l,m,3169r3190,e" filled="f" strokeweight=".1345mm">
                  <v:path arrowok="t" o:connecttype="custom" o:connectlocs="0,3256;0,87;0,3256;3190,3256" o:connectangles="0,0,0,0"/>
                </v:shape>
                <v:shape id="Freeform 1383" o:spid="_x0000_s1122" style="position:absolute;left:7101;top:248;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" path="m,l124,,248,e" filled="f" strokecolor="#ea5f0d" strokeweight=".16808mm">
                  <v:path arrowok="t" o:connecttype="custom" o:connectlocs="0,0;124,0;248,0" o:connectangles="0,0,0"/>
                </v:shape>
                <v:shape id="Freeform 1382" o:spid="_x0000_s1123" style="position:absolute;left:7101;top:430;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" path="m,l124,,248,e" filled="f" strokecolor="#3888c1" strokeweight=".16808mm">
                  <v:path arrowok="t" o:connecttype="custom" o:connectlocs="0,0;124,0;248,0" o:connectangles="0,0,0"/>
                </v:shape>
                <v:shape id="Text Box 1381" o:spid="_x0000_s1124" type="#_x0000_t202" style="position:absolute;left:7447;top:198;width:438;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2awwAAAN0AAAAPAAAAZHJzL2Rvd25yZXYueG1sRE9Na8JA&#10;EL0L/odlhN50Yym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CoSNmsMAAADdAAAADwAA&#10;AAAAAAAAAAAAAAAHAgAAZHJzL2Rvd25yZXYueG1sUEsFBgAAAAADAAMAtwAAAPcCAAAAAA==&#10;" filled="f" stroked="f">
                  <v:textbox inset="0,0,0,0">
                    <w:txbxContent>
                      <w:p w14:paraId="5F640670" w14:textId="77777777" w:rsidR="00E749F9" w:rsidRDefault="00E749F9">
                        <w:pPr>
                          <w:spacing w:line="119" w:lineRule="exact"/>
                          <w:rPr>
                            <w:rFonts w:ascii="Verdana"/>
                            <w:sz w:val="12"/>
                          </w:rPr>
                        </w:pPr>
                        <w:r>
                          <w:rPr>
                            <w:rFonts w:ascii="Verdana"/>
                            <w:w w:val="105"/>
                            <w:sz w:val="12"/>
                          </w:rPr>
                          <w:t>points</w:t>
                        </w:r>
                      </w:p>
                      <w:p w14:paraId="1B57D58D" w14:textId="77777777" w:rsidR="00E749F9" w:rsidRDefault="00E749F9">
                        <w:pPr>
                          <w:spacing w:before="36"/>
                          <w:rPr>
                            <w:rFonts w:ascii="Verdana"/>
                            <w:sz w:val="12"/>
                          </w:rPr>
                        </w:pPr>
                        <w:r>
                          <w:rPr>
                            <w:rFonts w:ascii="Verdana"/>
                            <w:w w:val="105"/>
                            <w:sz w:val="12"/>
                          </w:rPr>
                          <w:t>events</w:t>
                        </w:r>
                      </w:p>
                    </w:txbxContent>
                  </v:textbox>
                </v:shape>
                <w10:wrap anchorx="page"/>
              </v:group>
            </w:pict>
          </mc:Fallback>
        </mc:AlternateContent>
      </w:r>
      <w:bookmarkStart w:id="170" w:name="_bookmark16"/>
      <w:bookmarkEnd w:id="170"/>
      <w:r w:rsidR="00462487">
        <w:rPr>
          <w:rFonts w:ascii="Verdana"/>
          <w:w w:val="105"/>
          <w:sz w:val="12"/>
        </w:rPr>
        <w:t>2000</w:t>
      </w:r>
    </w:p>
    <w:p w14:paraId="1F63B306" w14:textId="77777777" w:rsidR="00E2709D" w:rsidRDefault="00E2709D">
      <w:pPr>
        <w:pStyle w:val="BodyText"/>
        <w:rPr>
          <w:rFonts w:ascii="Verdana"/>
          <w:sz w:val="20"/>
        </w:rPr>
      </w:pPr>
    </w:p>
    <w:p w14:paraId="4ED7A946" w14:textId="77777777" w:rsidR="00E2709D" w:rsidRDefault="00E2709D">
      <w:pPr>
        <w:pStyle w:val="BodyText"/>
        <w:spacing w:before="7"/>
        <w:rPr>
          <w:rFonts w:ascii="Verdana"/>
        </w:rPr>
      </w:pPr>
    </w:p>
    <w:p w14:paraId="4285AFD5" w14:textId="77777777" w:rsidR="00E2709D" w:rsidRDefault="00462487">
      <w:pPr>
        <w:spacing w:before="74"/>
        <w:ind w:left="2804"/>
        <w:rPr>
          <w:rFonts w:ascii="Verdana"/>
          <w:sz w:val="12"/>
        </w:rPr>
      </w:pPr>
      <w:r>
        <w:rPr>
          <w:rFonts w:ascii="Verdana"/>
          <w:w w:val="105"/>
          <w:sz w:val="12"/>
        </w:rPr>
        <w:t>1500</w:t>
      </w:r>
    </w:p>
    <w:p w14:paraId="1DB74A35" w14:textId="77777777" w:rsidR="00E2709D" w:rsidRDefault="00E2709D">
      <w:pPr>
        <w:pStyle w:val="BodyText"/>
        <w:rPr>
          <w:rFonts w:ascii="Verdana"/>
          <w:sz w:val="20"/>
        </w:rPr>
      </w:pPr>
    </w:p>
    <w:p w14:paraId="1BA6A634" w14:textId="77777777" w:rsidR="00E2709D" w:rsidRDefault="00E2709D">
      <w:pPr>
        <w:pStyle w:val="BodyText"/>
        <w:spacing w:before="8"/>
        <w:rPr>
          <w:rFonts w:ascii="Verdana"/>
        </w:rPr>
      </w:pPr>
    </w:p>
    <w:p w14:paraId="6342CF49" w14:textId="5C986226" w:rsidR="00E2709D" w:rsidRDefault="00285D5B">
      <w:pPr>
        <w:spacing w:before="73"/>
        <w:ind w:left="2804"/>
        <w:rPr>
          <w:rFonts w:ascii="Verdana"/>
          <w:sz w:val="12"/>
        </w:rPr>
      </w:pPr>
      <w:r>
        <w:rPr>
          <w:noProof/>
        </w:rPr>
        <mc:AlternateContent>
          <mc:Choice Requires="wps">
            <w:drawing>
              <wp:anchor distT="0" distB="0" distL="114300" distR="114300" simplePos="0" relativeHeight="15738368" behindDoc="0" locked="0" layoutInCell="1" allowOverlap="1" wp14:anchorId="2B037EEF" wp14:editId="5F9B1C45">
                <wp:simplePos x="0" y="0"/>
                <wp:positionH relativeFrom="page">
                  <wp:posOffset>2672080</wp:posOffset>
                </wp:positionH>
                <wp:positionV relativeFrom="paragraph">
                  <wp:posOffset>-113665</wp:posOffset>
                </wp:positionV>
                <wp:extent cx="113665" cy="414020"/>
                <wp:effectExtent l="0" t="0" r="0" b="0"/>
                <wp:wrapNone/>
                <wp:docPr id="1383" name="Text Box 1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A88C" w14:textId="77777777" w:rsidR="00E749F9" w:rsidRDefault="00E749F9">
                            <w:pPr>
                              <w:spacing w:line="158" w:lineRule="exact"/>
                              <w:ind w:left="20"/>
                              <w:rPr>
                                <w:rFonts w:ascii="Verdana"/>
                                <w:sz w:val="14"/>
                              </w:rPr>
                            </w:pPr>
                            <w:r>
                              <w:rPr>
                                <w:rFonts w:ascii="Verdana"/>
                                <w:w w:val="95"/>
                                <w:sz w:val="14"/>
                              </w:rPr>
                              <w:t>count</w:t>
                            </w:r>
                            <w:r>
                              <w:rPr>
                                <w:rFonts w:ascii="Verdana"/>
                                <w:spacing w:val="9"/>
                                <w:w w:val="95"/>
                                <w:sz w:val="14"/>
                              </w:rPr>
                              <w:t xml:space="preserve"> </w:t>
                            </w:r>
                            <w:r>
                              <w:rPr>
                                <w:rFonts w:ascii="Verdana"/>
                                <w:w w:val="95"/>
                                <w:sz w:val="14"/>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37EEF" id="Text Box 1379" o:spid="_x0000_s1125" type="#_x0000_t202" style="position:absolute;left:0;text-align:left;margin-left:210.4pt;margin-top:-8.95pt;width:8.95pt;height:32.6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" filled="f" stroked="f">
                <v:textbox style="layout-flow:vertical;mso-layout-flow-alt:bottom-to-top" inset="0,0,0,0">
                  <w:txbxContent>
                    <w:p w14:paraId="36E1A88C" w14:textId="77777777" w:rsidR="00E749F9" w:rsidRDefault="00E749F9">
                      <w:pPr>
                        <w:spacing w:line="158" w:lineRule="exact"/>
                        <w:ind w:left="20"/>
                        <w:rPr>
                          <w:rFonts w:ascii="Verdana"/>
                          <w:sz w:val="14"/>
                        </w:rPr>
                      </w:pPr>
                      <w:r>
                        <w:rPr>
                          <w:rFonts w:ascii="Verdana"/>
                          <w:w w:val="95"/>
                          <w:sz w:val="14"/>
                        </w:rPr>
                        <w:t>count</w:t>
                      </w:r>
                      <w:r>
                        <w:rPr>
                          <w:rFonts w:ascii="Verdana"/>
                          <w:spacing w:val="9"/>
                          <w:w w:val="95"/>
                          <w:sz w:val="14"/>
                        </w:rPr>
                        <w:t xml:space="preserve"> </w:t>
                      </w:r>
                      <w:r>
                        <w:rPr>
                          <w:rFonts w:ascii="Verdana"/>
                          <w:w w:val="95"/>
                          <w:sz w:val="14"/>
                        </w:rPr>
                        <w:t>(-)</w:t>
                      </w:r>
                    </w:p>
                  </w:txbxContent>
                </v:textbox>
                <w10:wrap anchorx="page"/>
              </v:shape>
            </w:pict>
          </mc:Fallback>
        </mc:AlternateContent>
      </w:r>
      <w:r w:rsidR="00462487">
        <w:rPr>
          <w:rFonts w:ascii="Verdana"/>
          <w:w w:val="105"/>
          <w:sz w:val="12"/>
        </w:rPr>
        <w:t>1000</w:t>
      </w:r>
    </w:p>
    <w:p w14:paraId="15171EC8" w14:textId="77777777" w:rsidR="00E2709D" w:rsidRDefault="00E2709D">
      <w:pPr>
        <w:pStyle w:val="BodyText"/>
        <w:rPr>
          <w:rFonts w:ascii="Verdana"/>
          <w:sz w:val="20"/>
        </w:rPr>
      </w:pPr>
    </w:p>
    <w:p w14:paraId="33048A6A" w14:textId="77777777" w:rsidR="00E2709D" w:rsidRDefault="00E2709D">
      <w:pPr>
        <w:pStyle w:val="BodyText"/>
        <w:spacing w:before="8"/>
        <w:rPr>
          <w:rFonts w:ascii="Verdana"/>
        </w:rPr>
      </w:pPr>
    </w:p>
    <w:p w14:paraId="503EE158" w14:textId="124FB1E2" w:rsidR="00E2709D" w:rsidRDefault="00285D5B">
      <w:pPr>
        <w:spacing w:before="74"/>
        <w:ind w:left="2883"/>
        <w:rPr>
          <w:rFonts w:ascii="Verdana"/>
          <w:sz w:val="12"/>
        </w:rPr>
      </w:pPr>
      <w:r>
        <w:rPr>
          <w:noProof/>
        </w:rPr>
        <mc:AlternateContent>
          <mc:Choice Requires="wps">
            <w:drawing>
              <wp:anchor distT="0" distB="0" distL="114300" distR="114300" simplePos="0" relativeHeight="15738880" behindDoc="0" locked="0" layoutInCell="1" allowOverlap="1" wp14:anchorId="40296F9D" wp14:editId="6BF432D9">
                <wp:simplePos x="0" y="0"/>
                <wp:positionH relativeFrom="page">
                  <wp:posOffset>3320415</wp:posOffset>
                </wp:positionH>
                <wp:positionV relativeFrom="paragraph">
                  <wp:posOffset>8890</wp:posOffset>
                </wp:positionV>
                <wp:extent cx="113665" cy="581660"/>
                <wp:effectExtent l="0" t="0" r="0" b="0"/>
                <wp:wrapNone/>
                <wp:docPr id="1382" name="Text Box 1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43BA4" w14:textId="77777777" w:rsidR="00E749F9" w:rsidRDefault="00E749F9">
                            <w:pPr>
                              <w:spacing w:line="158" w:lineRule="exact"/>
                              <w:ind w:left="20"/>
                              <w:rPr>
                                <w:rFonts w:ascii="Verdana"/>
                                <w:sz w:val="14"/>
                              </w:rPr>
                            </w:pPr>
                            <w:r>
                              <w:rPr>
                                <w:rFonts w:ascii="Verdana"/>
                                <w:sz w:val="14"/>
                              </w:rPr>
                              <w:t>current</w:t>
                            </w:r>
                            <w:r>
                              <w:rPr>
                                <w:rFonts w:ascii="Verdana"/>
                                <w:spacing w:val="7"/>
                                <w:sz w:val="14"/>
                              </w:rPr>
                              <w:t xml:space="preserve"> </w:t>
                            </w:r>
                            <w:r>
                              <w:rPr>
                                <w:rFonts w:ascii="Verdana"/>
                                <w:sz w:val="14"/>
                              </w:rPr>
                              <w:t>limit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96F9D" id="Text Box 1378" o:spid="_x0000_s1126" type="#_x0000_t202" style="position:absolute;left:0;text-align:left;margin-left:261.45pt;margin-top:.7pt;width:8.95pt;height:45.8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" filled="f" stroked="f">
                <v:textbox style="layout-flow:vertical;mso-layout-flow-alt:bottom-to-top" inset="0,0,0,0">
                  <w:txbxContent>
                    <w:p w14:paraId="00643BA4" w14:textId="77777777" w:rsidR="00E749F9" w:rsidRDefault="00E749F9">
                      <w:pPr>
                        <w:spacing w:line="158" w:lineRule="exact"/>
                        <w:ind w:left="20"/>
                        <w:rPr>
                          <w:rFonts w:ascii="Verdana"/>
                          <w:sz w:val="14"/>
                        </w:rPr>
                      </w:pPr>
                      <w:r>
                        <w:rPr>
                          <w:rFonts w:ascii="Verdana"/>
                          <w:sz w:val="14"/>
                        </w:rPr>
                        <w:t>current</w:t>
                      </w:r>
                      <w:r>
                        <w:rPr>
                          <w:rFonts w:ascii="Verdana"/>
                          <w:spacing w:val="7"/>
                          <w:sz w:val="14"/>
                        </w:rPr>
                        <w:t xml:space="preserve"> </w:t>
                      </w:r>
                      <w:r>
                        <w:rPr>
                          <w:rFonts w:ascii="Verdana"/>
                          <w:sz w:val="14"/>
                        </w:rPr>
                        <w:t>limit</w:t>
                      </w:r>
                    </w:p>
                  </w:txbxContent>
                </v:textbox>
                <w10:wrap anchorx="page"/>
              </v:shape>
            </w:pict>
          </mc:Fallback>
        </mc:AlternateContent>
      </w:r>
      <w:r w:rsidR="00462487">
        <w:rPr>
          <w:rFonts w:ascii="Verdana"/>
          <w:w w:val="105"/>
          <w:sz w:val="12"/>
        </w:rPr>
        <w:t>500</w:t>
      </w:r>
    </w:p>
    <w:p w14:paraId="1757C8D5" w14:textId="77777777" w:rsidR="00E2709D" w:rsidRDefault="00E2709D">
      <w:pPr>
        <w:pStyle w:val="BodyText"/>
        <w:rPr>
          <w:rFonts w:ascii="Verdana"/>
          <w:sz w:val="20"/>
        </w:rPr>
      </w:pPr>
    </w:p>
    <w:p w14:paraId="1DC06162" w14:textId="77777777" w:rsidR="00E2709D" w:rsidRDefault="00E2709D">
      <w:pPr>
        <w:pStyle w:val="BodyText"/>
        <w:spacing w:before="7"/>
        <w:rPr>
          <w:rFonts w:ascii="Verdana"/>
        </w:rPr>
      </w:pPr>
    </w:p>
    <w:p w14:paraId="7864A372" w14:textId="77777777" w:rsidR="00E2709D" w:rsidRDefault="00E2709D">
      <w:pPr>
        <w:rPr>
          <w:rFonts w:ascii="Verdana"/>
        </w:rPr>
        <w:sectPr w:rsidR="00E2709D">
          <w:pgSz w:w="12240" w:h="15840"/>
          <w:pgMar w:top="1500" w:right="1720" w:bottom="1960" w:left="1600" w:header="0" w:footer="1777" w:gutter="0"/>
          <w:cols w:space="720"/>
        </w:sectPr>
      </w:pPr>
    </w:p>
    <w:p w14:paraId="47DF4B1E" w14:textId="77777777" w:rsidR="00E2709D" w:rsidRDefault="00462487">
      <w:pPr>
        <w:spacing w:before="74"/>
        <w:ind w:left="3041"/>
        <w:rPr>
          <w:rFonts w:ascii="Verdana"/>
          <w:sz w:val="12"/>
        </w:rPr>
      </w:pPr>
      <w:r>
        <w:rPr>
          <w:rFonts w:ascii="Verdana"/>
          <w:w w:val="103"/>
          <w:sz w:val="12"/>
        </w:rPr>
        <w:t>0</w:t>
      </w:r>
    </w:p>
    <w:p w14:paraId="5C519DBB" w14:textId="77777777" w:rsidR="00E2709D" w:rsidRDefault="00462487">
      <w:pPr>
        <w:spacing w:before="31"/>
        <w:ind w:left="3377"/>
        <w:rPr>
          <w:rFonts w:ascii="Verdana"/>
          <w:sz w:val="12"/>
        </w:rPr>
      </w:pPr>
      <w:r>
        <w:rPr>
          <w:rFonts w:ascii="Verdana"/>
          <w:w w:val="103"/>
          <w:sz w:val="12"/>
        </w:rPr>
        <w:t>1</w:t>
      </w:r>
      <w:r>
        <w:rPr>
          <w:rFonts w:ascii="Verdana"/>
          <w:spacing w:val="1"/>
          <w:w w:val="103"/>
          <w:sz w:val="12"/>
        </w:rPr>
        <w:t>0</w:t>
      </w:r>
      <w:r>
        <w:rPr>
          <w:rFonts w:ascii="Verdana"/>
          <w:w w:val="113"/>
          <w:sz w:val="12"/>
          <w:vertAlign w:val="superscript"/>
        </w:rPr>
        <w:t>3</w:t>
      </w:r>
    </w:p>
    <w:p w14:paraId="421CF4FC" w14:textId="77777777" w:rsidR="00E2709D" w:rsidRDefault="00462487">
      <w:pPr>
        <w:pStyle w:val="BodyText"/>
        <w:spacing w:before="6"/>
        <w:rPr>
          <w:rFonts w:ascii="Verdana"/>
          <w:sz w:val="20"/>
        </w:rPr>
      </w:pPr>
      <w:r>
        <w:br w:type="column"/>
      </w:r>
    </w:p>
    <w:p w14:paraId="6BEF5085" w14:textId="77777777" w:rsidR="00E2709D" w:rsidRDefault="00462487">
      <w:pPr>
        <w:tabs>
          <w:tab w:val="left" w:pos="1741"/>
        </w:tabs>
        <w:ind w:left="743"/>
        <w:rPr>
          <w:rFonts w:ascii="Verdana"/>
          <w:sz w:val="12"/>
        </w:rPr>
      </w:pPr>
      <w:r>
        <w:rPr>
          <w:rFonts w:ascii="Verdana"/>
          <w:w w:val="105"/>
          <w:sz w:val="12"/>
        </w:rPr>
        <w:t>10</w:t>
      </w:r>
      <w:r>
        <w:rPr>
          <w:rFonts w:ascii="Verdana"/>
          <w:w w:val="105"/>
          <w:sz w:val="12"/>
          <w:vertAlign w:val="superscript"/>
        </w:rPr>
        <w:t>4</w:t>
      </w:r>
      <w:r>
        <w:rPr>
          <w:rFonts w:ascii="Verdana"/>
          <w:w w:val="105"/>
          <w:sz w:val="12"/>
        </w:rPr>
        <w:tab/>
        <w:t>10</w:t>
      </w:r>
      <w:r>
        <w:rPr>
          <w:rFonts w:ascii="Verdana"/>
          <w:w w:val="105"/>
          <w:sz w:val="12"/>
          <w:vertAlign w:val="superscript"/>
        </w:rPr>
        <w:t>5</w:t>
      </w:r>
    </w:p>
    <w:p w14:paraId="56F0EA83" w14:textId="6830F453" w:rsidR="00E2709D" w:rsidRDefault="00285D5B">
      <w:pPr>
        <w:spacing w:before="10"/>
        <w:ind w:left="690"/>
        <w:rPr>
          <w:rFonts w:ascii="Verdana" w:hAnsi="Verdana"/>
          <w:sz w:val="14"/>
        </w:rPr>
      </w:pPr>
      <w:r>
        <w:rPr>
          <w:noProof/>
        </w:rPr>
        <mc:AlternateContent>
          <mc:Choice Requires="wps">
            <w:drawing>
              <wp:anchor distT="0" distB="0" distL="114300" distR="114300" simplePos="0" relativeHeight="484937216" behindDoc="1" locked="0" layoutInCell="1" allowOverlap="1" wp14:anchorId="10ABBD3E" wp14:editId="2D030704">
                <wp:simplePos x="0" y="0"/>
                <wp:positionH relativeFrom="page">
                  <wp:posOffset>4001135</wp:posOffset>
                </wp:positionH>
                <wp:positionV relativeFrom="paragraph">
                  <wp:posOffset>43180</wp:posOffset>
                </wp:positionV>
                <wp:extent cx="57150" cy="53340"/>
                <wp:effectExtent l="0" t="0" r="0" b="0"/>
                <wp:wrapNone/>
                <wp:docPr id="1381" name="AutoShape 1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 cy="53340"/>
                        </a:xfrm>
                        <a:custGeom>
                          <a:avLst/>
                          <a:gdLst>
                            <a:gd name="T0" fmla="+- 0 6301 6301"/>
                            <a:gd name="T1" fmla="*/ T0 w 90"/>
                            <a:gd name="T2" fmla="+- 0 68 68"/>
                            <a:gd name="T3" fmla="*/ 68 h 84"/>
                            <a:gd name="T4" fmla="+- 0 6301 6301"/>
                            <a:gd name="T5" fmla="*/ T4 w 90"/>
                            <a:gd name="T6" fmla="+- 0 80 68"/>
                            <a:gd name="T7" fmla="*/ 80 h 84"/>
                            <a:gd name="T8" fmla="+- 0 6368 6301"/>
                            <a:gd name="T9" fmla="*/ T8 w 90"/>
                            <a:gd name="T10" fmla="+- 0 99 68"/>
                            <a:gd name="T11" fmla="*/ 99 h 84"/>
                            <a:gd name="T12" fmla="+- 0 6301 6301"/>
                            <a:gd name="T13" fmla="*/ T12 w 90"/>
                            <a:gd name="T14" fmla="+- 0 118 68"/>
                            <a:gd name="T15" fmla="*/ 118 h 84"/>
                            <a:gd name="T16" fmla="+- 0 6301 6301"/>
                            <a:gd name="T17" fmla="*/ T16 w 90"/>
                            <a:gd name="T18" fmla="+- 0 131 68"/>
                            <a:gd name="T19" fmla="*/ 131 h 84"/>
                            <a:gd name="T20" fmla="+- 0 6391 6301"/>
                            <a:gd name="T21" fmla="*/ T20 w 90"/>
                            <a:gd name="T22" fmla="+- 0 105 68"/>
                            <a:gd name="T23" fmla="*/ 105 h 84"/>
                            <a:gd name="T24" fmla="+- 0 6391 6301"/>
                            <a:gd name="T25" fmla="*/ T24 w 90"/>
                            <a:gd name="T26" fmla="+- 0 93 68"/>
                            <a:gd name="T27" fmla="*/ 93 h 84"/>
                            <a:gd name="T28" fmla="+- 0 6301 6301"/>
                            <a:gd name="T29" fmla="*/ T28 w 90"/>
                            <a:gd name="T30" fmla="+- 0 68 68"/>
                            <a:gd name="T31" fmla="*/ 68 h 84"/>
                            <a:gd name="T32" fmla="+- 0 6391 6301"/>
                            <a:gd name="T33" fmla="*/ T32 w 90"/>
                            <a:gd name="T34" fmla="+- 0 139 68"/>
                            <a:gd name="T35" fmla="*/ 139 h 84"/>
                            <a:gd name="T36" fmla="+- 0 6301 6301"/>
                            <a:gd name="T37" fmla="*/ T36 w 90"/>
                            <a:gd name="T38" fmla="+- 0 139 68"/>
                            <a:gd name="T39" fmla="*/ 139 h 84"/>
                            <a:gd name="T40" fmla="+- 0 6301 6301"/>
                            <a:gd name="T41" fmla="*/ T40 w 90"/>
                            <a:gd name="T42" fmla="+- 0 151 68"/>
                            <a:gd name="T43" fmla="*/ 151 h 84"/>
                            <a:gd name="T44" fmla="+- 0 6391 6301"/>
                            <a:gd name="T45" fmla="*/ T44 w 90"/>
                            <a:gd name="T46" fmla="+- 0 151 68"/>
                            <a:gd name="T47" fmla="*/ 151 h 84"/>
                            <a:gd name="T48" fmla="+- 0 6391 6301"/>
                            <a:gd name="T49" fmla="*/ T48 w 90"/>
                            <a:gd name="T50" fmla="+- 0 139 68"/>
                            <a:gd name="T51" fmla="*/ 13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0" h="84">
                              <a:moveTo>
                                <a:pt x="0" y="0"/>
                              </a:moveTo>
                              <a:lnTo>
                                <a:pt x="0" y="12"/>
                              </a:lnTo>
                              <a:lnTo>
                                <a:pt x="67" y="31"/>
                              </a:lnTo>
                              <a:lnTo>
                                <a:pt x="0" y="50"/>
                              </a:lnTo>
                              <a:lnTo>
                                <a:pt x="0" y="63"/>
                              </a:lnTo>
                              <a:lnTo>
                                <a:pt x="90" y="37"/>
                              </a:lnTo>
                              <a:lnTo>
                                <a:pt x="90" y="25"/>
                              </a:lnTo>
                              <a:lnTo>
                                <a:pt x="0" y="0"/>
                              </a:lnTo>
                              <a:close/>
                              <a:moveTo>
                                <a:pt x="90" y="71"/>
                              </a:moveTo>
                              <a:lnTo>
                                <a:pt x="0" y="71"/>
                              </a:lnTo>
                              <a:lnTo>
                                <a:pt x="0" y="83"/>
                              </a:lnTo>
                              <a:lnTo>
                                <a:pt x="90" y="83"/>
                              </a:lnTo>
                              <a:lnTo>
                                <a:pt x="90"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2EB57" id="AutoShape 1377" o:spid="_x0000_s1026" style="position:absolute;margin-left:315.05pt;margin-top:3.4pt;width:4.5pt;height:4.2pt;z-index:-1837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" path="m,l,12,67,31,,50,,63,90,37r,-12l,xm90,71l,71,,83r90,l90,71xe" fillcolor="black" stroked="f">
                <v:path arrowok="t" o:connecttype="custom" o:connectlocs="0,43180;0,50800;42545,62865;0,74930;0,83185;57150,66675;57150,59055;0,43180;57150,88265;0,88265;0,95885;57150,95885;57150,88265" o:connectangles="0,0,0,0,0,0,0,0,0,0,0,0,0"/>
                <w10:wrap anchorx="page"/>
              </v:shape>
            </w:pict>
          </mc:Fallback>
        </mc:AlternateContent>
      </w:r>
      <w:r w:rsidR="00462487">
        <w:rPr>
          <w:rFonts w:ascii="Verdana" w:hAnsi="Verdana"/>
          <w:sz w:val="14"/>
        </w:rPr>
        <w:t>area</w:t>
      </w:r>
      <w:r w:rsidR="00462487">
        <w:rPr>
          <w:rFonts w:ascii="Verdana" w:hAnsi="Verdana"/>
          <w:spacing w:val="93"/>
          <w:sz w:val="14"/>
        </w:rPr>
        <w:t xml:space="preserve"> </w:t>
      </w:r>
      <w:r w:rsidR="00462487">
        <w:rPr>
          <w:rFonts w:ascii="Verdana" w:hAnsi="Verdana"/>
          <w:sz w:val="14"/>
        </w:rPr>
        <w:t>(km²)</w:t>
      </w:r>
    </w:p>
    <w:p w14:paraId="73618884" w14:textId="77777777" w:rsidR="00E2709D" w:rsidRDefault="00E2709D">
      <w:pPr>
        <w:rPr>
          <w:rFonts w:ascii="Verdana" w:hAnsi="Verdana"/>
          <w:sz w:val="14"/>
        </w:rPr>
        <w:sectPr w:rsidR="00E2709D">
          <w:type w:val="continuous"/>
          <w:pgSz w:w="12240" w:h="15840"/>
          <w:pgMar w:top="1500" w:right="1720" w:bottom="280" w:left="1600" w:header="720" w:footer="720" w:gutter="0"/>
          <w:cols w:num="2" w:space="720" w:equalWidth="0">
            <w:col w:w="3592" w:space="40"/>
            <w:col w:w="5288"/>
          </w:cols>
        </w:sectPr>
      </w:pPr>
    </w:p>
    <w:p w14:paraId="7FBF237D" w14:textId="77777777" w:rsidR="00E2709D" w:rsidRDefault="00E2709D">
      <w:pPr>
        <w:pStyle w:val="BodyText"/>
        <w:spacing w:before="4"/>
        <w:rPr>
          <w:rFonts w:ascii="Verdana"/>
          <w:sz w:val="15"/>
        </w:rPr>
      </w:pPr>
    </w:p>
    <w:p w14:paraId="62C17635" w14:textId="77777777" w:rsidR="00E2709D" w:rsidRDefault="00462487">
      <w:pPr>
        <w:spacing w:before="63" w:line="235" w:lineRule="auto"/>
        <w:ind w:left="617" w:right="530"/>
        <w:jc w:val="both"/>
        <w:rPr>
          <w:sz w:val="20"/>
        </w:rPr>
      </w:pPr>
      <w:r>
        <w:rPr>
          <w:w w:val="105"/>
          <w:sz w:val="20"/>
        </w:rPr>
        <w:t>Figure 3:</w:t>
      </w:r>
      <w:r>
        <w:rPr>
          <w:spacing w:val="1"/>
          <w:w w:val="105"/>
          <w:sz w:val="20"/>
        </w:rPr>
        <w:t xml:space="preserve"> </w:t>
      </w:r>
      <w:r>
        <w:rPr>
          <w:w w:val="105"/>
          <w:sz w:val="20"/>
        </w:rPr>
        <w:t>Number of stations (orange) and observed events (blue) by catchment area</w:t>
      </w:r>
      <w:r>
        <w:rPr>
          <w:spacing w:val="1"/>
          <w:w w:val="105"/>
          <w:sz w:val="20"/>
        </w:rPr>
        <w:t xml:space="preserve"> </w:t>
      </w:r>
      <w:r>
        <w:rPr>
          <w:w w:val="105"/>
          <w:sz w:val="20"/>
        </w:rPr>
        <w:t>threshold. The vertical, dotted line represents a catchment area of 2000 km</w:t>
      </w:r>
      <w:r>
        <w:rPr>
          <w:rFonts w:ascii="Trebuchet MS" w:hAnsi="Trebuchet MS"/>
          <w:w w:val="105"/>
          <w:sz w:val="20"/>
        </w:rPr>
        <w:t>²</w:t>
      </w:r>
      <w:r>
        <w:rPr>
          <w:w w:val="105"/>
          <w:sz w:val="20"/>
        </w:rPr>
        <w:t>, the current</w:t>
      </w:r>
      <w:r>
        <w:rPr>
          <w:spacing w:val="1"/>
          <w:w w:val="105"/>
          <w:sz w:val="20"/>
        </w:rPr>
        <w:t xml:space="preserve"> </w:t>
      </w:r>
      <w:r>
        <w:rPr>
          <w:w w:val="105"/>
          <w:sz w:val="20"/>
        </w:rPr>
        <w:t>limit</w:t>
      </w:r>
      <w:r>
        <w:rPr>
          <w:spacing w:val="20"/>
          <w:w w:val="105"/>
          <w:sz w:val="20"/>
        </w:rPr>
        <w:t xml:space="preserve"> </w:t>
      </w:r>
      <w:r>
        <w:rPr>
          <w:w w:val="105"/>
          <w:sz w:val="20"/>
        </w:rPr>
        <w:t>in</w:t>
      </w:r>
      <w:r>
        <w:rPr>
          <w:spacing w:val="20"/>
          <w:w w:val="105"/>
          <w:sz w:val="20"/>
        </w:rPr>
        <w:t xml:space="preserve"> </w:t>
      </w:r>
      <w:r>
        <w:rPr>
          <w:w w:val="105"/>
          <w:sz w:val="20"/>
        </w:rPr>
        <w:t>the</w:t>
      </w:r>
      <w:r>
        <w:rPr>
          <w:spacing w:val="20"/>
          <w:w w:val="105"/>
          <w:sz w:val="20"/>
        </w:rPr>
        <w:t xml:space="preserve"> </w:t>
      </w:r>
      <w:r>
        <w:rPr>
          <w:w w:val="105"/>
          <w:sz w:val="20"/>
        </w:rPr>
        <w:t>EFAS</w:t>
      </w:r>
      <w:r>
        <w:rPr>
          <w:spacing w:val="20"/>
          <w:w w:val="105"/>
          <w:sz w:val="20"/>
        </w:rPr>
        <w:t xml:space="preserve"> </w:t>
      </w:r>
      <w:r>
        <w:rPr>
          <w:w w:val="105"/>
          <w:sz w:val="20"/>
        </w:rPr>
        <w:t>notifications.</w:t>
      </w:r>
    </w:p>
    <w:p w14:paraId="32E0BC93" w14:textId="77777777" w:rsidR="00E2709D" w:rsidRDefault="00E2709D">
      <w:pPr>
        <w:pStyle w:val="BodyText"/>
        <w:spacing w:before="5"/>
        <w:rPr>
          <w:sz w:val="29"/>
        </w:rPr>
      </w:pPr>
    </w:p>
    <w:p w14:paraId="72AF2DC3" w14:textId="77777777" w:rsidR="00E2709D" w:rsidRDefault="00462487">
      <w:pPr>
        <w:pStyle w:val="BodyText"/>
        <w:spacing w:before="51" w:line="291" w:lineRule="exact"/>
        <w:ind w:left="227"/>
      </w:pPr>
      <w:r>
        <w:rPr>
          <w:rFonts w:ascii="Trebuchet MS" w:hAnsi="Trebuchet MS"/>
          <w:sz w:val="12"/>
        </w:rPr>
        <w:t xml:space="preserve">399    </w:t>
      </w:r>
      <w:r>
        <w:rPr>
          <w:rFonts w:ascii="Trebuchet MS" w:hAnsi="Trebuchet MS"/>
          <w:spacing w:val="19"/>
          <w:sz w:val="12"/>
        </w:rPr>
        <w:t xml:space="preserve"> </w:t>
      </w:r>
      <w:r>
        <w:t>number</w:t>
      </w:r>
      <w:r>
        <w:rPr>
          <w:spacing w:val="41"/>
        </w:rPr>
        <w:t xml:space="preserve"> </w:t>
      </w:r>
      <w:r>
        <w:t>of</w:t>
      </w:r>
      <w:r>
        <w:rPr>
          <w:spacing w:val="40"/>
        </w:rPr>
        <w:t xml:space="preserve"> </w:t>
      </w:r>
      <w:r>
        <w:t>stations</w:t>
      </w:r>
      <w:r>
        <w:rPr>
          <w:spacing w:val="41"/>
        </w:rPr>
        <w:t xml:space="preserve"> </w:t>
      </w:r>
      <w:proofErr w:type="gramStart"/>
      <w:r>
        <w:t>and</w:t>
      </w:r>
      <w:r>
        <w:rPr>
          <w:spacing w:val="40"/>
        </w:rPr>
        <w:t xml:space="preserve"> </w:t>
      </w:r>
      <w:r>
        <w:t>”observed</w:t>
      </w:r>
      <w:proofErr w:type="gramEnd"/>
      <w:r>
        <w:t>”</w:t>
      </w:r>
      <w:r>
        <w:rPr>
          <w:spacing w:val="41"/>
        </w:rPr>
        <w:t xml:space="preserve"> </w:t>
      </w:r>
      <w:r>
        <w:t>events.</w:t>
      </w:r>
      <w:r>
        <w:rPr>
          <w:spacing w:val="97"/>
        </w:rPr>
        <w:t xml:space="preserve"> </w:t>
      </w:r>
      <w:r>
        <w:t>Both</w:t>
      </w:r>
      <w:r>
        <w:rPr>
          <w:spacing w:val="41"/>
        </w:rPr>
        <w:t xml:space="preserve"> </w:t>
      </w:r>
      <w:r>
        <w:t>counts</w:t>
      </w:r>
      <w:r>
        <w:rPr>
          <w:spacing w:val="40"/>
        </w:rPr>
        <w:t xml:space="preserve"> </w:t>
      </w:r>
      <w:r>
        <w:t>decrease</w:t>
      </w:r>
      <w:r>
        <w:rPr>
          <w:spacing w:val="42"/>
        </w:rPr>
        <w:t xml:space="preserve"> </w:t>
      </w:r>
      <w:proofErr w:type="spellStart"/>
      <w:r>
        <w:t>exponen</w:t>
      </w:r>
      <w:proofErr w:type="spellEnd"/>
      <w:r>
        <w:t>-</w:t>
      </w:r>
    </w:p>
    <w:p w14:paraId="457B944A" w14:textId="77777777" w:rsidR="00E2709D" w:rsidRDefault="00462487">
      <w:pPr>
        <w:pStyle w:val="BodyText"/>
        <w:spacing w:line="274" w:lineRule="exact"/>
        <w:ind w:left="227"/>
      </w:pPr>
      <w:r>
        <w:rPr>
          <w:rFonts w:ascii="Trebuchet MS"/>
          <w:sz w:val="12"/>
        </w:rPr>
        <w:t xml:space="preserve">400    </w:t>
      </w:r>
      <w:r>
        <w:rPr>
          <w:rFonts w:ascii="Trebuchet MS"/>
          <w:spacing w:val="19"/>
          <w:sz w:val="12"/>
        </w:rPr>
        <w:t xml:space="preserve"> </w:t>
      </w:r>
      <w:proofErr w:type="spellStart"/>
      <w:r>
        <w:rPr>
          <w:w w:val="105"/>
        </w:rPr>
        <w:t>tially</w:t>
      </w:r>
      <w:proofErr w:type="spellEnd"/>
      <w:r>
        <w:rPr>
          <w:spacing w:val="21"/>
          <w:w w:val="105"/>
        </w:rPr>
        <w:t xml:space="preserve"> </w:t>
      </w:r>
      <w:r>
        <w:rPr>
          <w:w w:val="105"/>
        </w:rPr>
        <w:t>with</w:t>
      </w:r>
      <w:r>
        <w:rPr>
          <w:spacing w:val="21"/>
          <w:w w:val="105"/>
        </w:rPr>
        <w:t xml:space="preserve"> </w:t>
      </w:r>
      <w:r>
        <w:rPr>
          <w:w w:val="105"/>
        </w:rPr>
        <w:t>catchment</w:t>
      </w:r>
      <w:r>
        <w:rPr>
          <w:spacing w:val="21"/>
          <w:w w:val="105"/>
        </w:rPr>
        <w:t xml:space="preserve"> </w:t>
      </w:r>
      <w:r>
        <w:rPr>
          <w:w w:val="105"/>
        </w:rPr>
        <w:t xml:space="preserve">area. </w:t>
      </w:r>
      <w:r>
        <w:rPr>
          <w:spacing w:val="2"/>
          <w:w w:val="105"/>
        </w:rPr>
        <w:t xml:space="preserve"> </w:t>
      </w:r>
      <w:r>
        <w:rPr>
          <w:w w:val="105"/>
        </w:rPr>
        <w:t>By</w:t>
      </w:r>
      <w:r>
        <w:rPr>
          <w:spacing w:val="21"/>
          <w:w w:val="105"/>
        </w:rPr>
        <w:t xml:space="preserve"> </w:t>
      </w:r>
      <w:r>
        <w:rPr>
          <w:w w:val="105"/>
        </w:rPr>
        <w:t>excluding</w:t>
      </w:r>
      <w:r>
        <w:rPr>
          <w:spacing w:val="21"/>
          <w:w w:val="105"/>
        </w:rPr>
        <w:t xml:space="preserve"> </w:t>
      </w:r>
      <w:r>
        <w:rPr>
          <w:w w:val="105"/>
        </w:rPr>
        <w:t>the</w:t>
      </w:r>
      <w:r>
        <w:rPr>
          <w:spacing w:val="21"/>
          <w:w w:val="105"/>
        </w:rPr>
        <w:t xml:space="preserve"> </w:t>
      </w:r>
      <w:r>
        <w:rPr>
          <w:w w:val="105"/>
        </w:rPr>
        <w:t>points</w:t>
      </w:r>
      <w:r>
        <w:rPr>
          <w:spacing w:val="21"/>
          <w:w w:val="105"/>
        </w:rPr>
        <w:t xml:space="preserve"> </w:t>
      </w:r>
      <w:r>
        <w:rPr>
          <w:w w:val="105"/>
        </w:rPr>
        <w:t>with</w:t>
      </w:r>
      <w:r>
        <w:rPr>
          <w:spacing w:val="21"/>
          <w:w w:val="105"/>
        </w:rPr>
        <w:t xml:space="preserve"> </w:t>
      </w:r>
      <w:r>
        <w:rPr>
          <w:w w:val="105"/>
        </w:rPr>
        <w:t>contributing</w:t>
      </w:r>
      <w:r>
        <w:rPr>
          <w:spacing w:val="21"/>
          <w:w w:val="105"/>
        </w:rPr>
        <w:t xml:space="preserve"> </w:t>
      </w:r>
      <w:r>
        <w:rPr>
          <w:w w:val="105"/>
        </w:rPr>
        <w:t>area</w:t>
      </w:r>
    </w:p>
    <w:p w14:paraId="30F4BDDD" w14:textId="77777777" w:rsidR="00E2709D" w:rsidRDefault="00462487">
      <w:pPr>
        <w:pStyle w:val="BodyText"/>
        <w:spacing w:line="304" w:lineRule="exact"/>
        <w:ind w:left="227"/>
      </w:pPr>
      <w:r>
        <w:rPr>
          <w:rFonts w:ascii="Trebuchet MS" w:hAnsi="Trebuchet MS"/>
          <w:sz w:val="12"/>
        </w:rPr>
        <w:t xml:space="preserve">401    </w:t>
      </w:r>
      <w:r>
        <w:rPr>
          <w:rFonts w:ascii="Trebuchet MS" w:hAnsi="Trebuchet MS"/>
          <w:spacing w:val="19"/>
          <w:sz w:val="12"/>
        </w:rPr>
        <w:t xml:space="preserve"> </w:t>
      </w:r>
      <w:proofErr w:type="gramStart"/>
      <w:r>
        <w:t>smaller  than</w:t>
      </w:r>
      <w:proofErr w:type="gramEnd"/>
      <w:r>
        <w:rPr>
          <w:spacing w:val="53"/>
        </w:rPr>
        <w:t xml:space="preserve"> </w:t>
      </w:r>
      <w:r>
        <w:t>2000</w:t>
      </w:r>
      <w:r>
        <w:rPr>
          <w:spacing w:val="54"/>
        </w:rPr>
        <w:t xml:space="preserve"> </w:t>
      </w:r>
      <w:r>
        <w:t>km</w:t>
      </w:r>
      <w:r>
        <w:rPr>
          <w:rFonts w:ascii="Segoe UI Symbol" w:hAnsi="Segoe UI Symbol"/>
        </w:rPr>
        <w:t>²</w:t>
      </w:r>
      <w:r>
        <w:t>,</w:t>
      </w:r>
      <w:r>
        <w:rPr>
          <w:spacing w:val="59"/>
        </w:rPr>
        <w:t xml:space="preserve"> </w:t>
      </w:r>
      <w:r>
        <w:t>we  discarded</w:t>
      </w:r>
      <w:r>
        <w:rPr>
          <w:spacing w:val="53"/>
        </w:rPr>
        <w:t xml:space="preserve"> </w:t>
      </w:r>
      <w:r>
        <w:t>37%</w:t>
      </w:r>
      <w:r>
        <w:rPr>
          <w:spacing w:val="54"/>
        </w:rPr>
        <w:t xml:space="preserve"> </w:t>
      </w:r>
      <w:r>
        <w:t>of</w:t>
      </w:r>
      <w:r>
        <w:rPr>
          <w:spacing w:val="53"/>
        </w:rPr>
        <w:t xml:space="preserve"> </w:t>
      </w:r>
      <w:r>
        <w:t>the</w:t>
      </w:r>
      <w:r>
        <w:rPr>
          <w:spacing w:val="54"/>
        </w:rPr>
        <w:t xml:space="preserve"> </w:t>
      </w:r>
      <w:r>
        <w:t>stations</w:t>
      </w:r>
      <w:r>
        <w:rPr>
          <w:spacing w:val="53"/>
        </w:rPr>
        <w:t xml:space="preserve"> </w:t>
      </w:r>
      <w:r>
        <w:t>and</w:t>
      </w:r>
      <w:r>
        <w:rPr>
          <w:spacing w:val="54"/>
        </w:rPr>
        <w:t xml:space="preserve"> </w:t>
      </w:r>
      <w:r>
        <w:t>48%</w:t>
      </w:r>
      <w:r>
        <w:rPr>
          <w:spacing w:val="53"/>
        </w:rPr>
        <w:t xml:space="preserve"> </w:t>
      </w:r>
      <w:r>
        <w:t>of</w:t>
      </w:r>
      <w:r>
        <w:rPr>
          <w:spacing w:val="54"/>
        </w:rPr>
        <w:t xml:space="preserve"> </w:t>
      </w:r>
      <w:r>
        <w:t>the</w:t>
      </w:r>
    </w:p>
    <w:p w14:paraId="38249F1A" w14:textId="77777777" w:rsidR="00E2709D" w:rsidRDefault="00462487">
      <w:pPr>
        <w:pStyle w:val="BodyText"/>
        <w:spacing w:line="289" w:lineRule="exact"/>
        <w:ind w:left="227"/>
      </w:pPr>
      <w:r>
        <w:rPr>
          <w:rFonts w:ascii="Trebuchet MS"/>
          <w:sz w:val="12"/>
        </w:rPr>
        <w:t xml:space="preserve">402    </w:t>
      </w:r>
      <w:r>
        <w:rPr>
          <w:rFonts w:ascii="Trebuchet MS"/>
          <w:spacing w:val="19"/>
          <w:sz w:val="12"/>
        </w:rPr>
        <w:t xml:space="preserve"> </w:t>
      </w:r>
      <w:r>
        <w:t xml:space="preserve">events.  </w:t>
      </w:r>
      <w:r>
        <w:rPr>
          <w:spacing w:val="39"/>
        </w:rPr>
        <w:t xml:space="preserve"> </w:t>
      </w:r>
      <w:r>
        <w:t>The</w:t>
      </w:r>
      <w:r>
        <w:rPr>
          <w:spacing w:val="59"/>
        </w:rPr>
        <w:t xml:space="preserve"> </w:t>
      </w:r>
      <w:r>
        <w:t>objective</w:t>
      </w:r>
      <w:r>
        <w:rPr>
          <w:spacing w:val="60"/>
        </w:rPr>
        <w:t xml:space="preserve"> </w:t>
      </w:r>
      <w:r>
        <w:t>of</w:t>
      </w:r>
      <w:r>
        <w:rPr>
          <w:spacing w:val="59"/>
        </w:rPr>
        <w:t xml:space="preserve"> </w:t>
      </w:r>
      <w:r>
        <w:t>this</w:t>
      </w:r>
      <w:r>
        <w:rPr>
          <w:spacing w:val="60"/>
        </w:rPr>
        <w:t xml:space="preserve"> </w:t>
      </w:r>
      <w:r>
        <w:t>decision</w:t>
      </w:r>
      <w:r>
        <w:rPr>
          <w:spacing w:val="59"/>
        </w:rPr>
        <w:t xml:space="preserve"> </w:t>
      </w:r>
      <w:r>
        <w:t>was</w:t>
      </w:r>
      <w:r>
        <w:rPr>
          <w:spacing w:val="60"/>
        </w:rPr>
        <w:t xml:space="preserve"> </w:t>
      </w:r>
      <w:r>
        <w:t>to</w:t>
      </w:r>
      <w:r>
        <w:rPr>
          <w:spacing w:val="60"/>
        </w:rPr>
        <w:t xml:space="preserve"> </w:t>
      </w:r>
      <w:r>
        <w:t>use</w:t>
      </w:r>
      <w:r>
        <w:rPr>
          <w:spacing w:val="59"/>
        </w:rPr>
        <w:t xml:space="preserve"> </w:t>
      </w:r>
      <w:r>
        <w:t>the</w:t>
      </w:r>
      <w:r>
        <w:rPr>
          <w:spacing w:val="60"/>
        </w:rPr>
        <w:t xml:space="preserve"> </w:t>
      </w:r>
      <w:r>
        <w:t>current</w:t>
      </w:r>
      <w:r>
        <w:rPr>
          <w:spacing w:val="59"/>
        </w:rPr>
        <w:t xml:space="preserve"> </w:t>
      </w:r>
      <w:r>
        <w:t>notification</w:t>
      </w:r>
    </w:p>
    <w:p w14:paraId="6FF87DC9" w14:textId="77777777" w:rsidR="00E2709D" w:rsidRDefault="00462487">
      <w:pPr>
        <w:spacing w:line="291" w:lineRule="exact"/>
        <w:ind w:left="227"/>
        <w:rPr>
          <w:sz w:val="24"/>
        </w:rPr>
      </w:pPr>
      <w:r>
        <w:rPr>
          <w:rFonts w:ascii="Trebuchet MS"/>
          <w:sz w:val="12"/>
        </w:rPr>
        <w:t xml:space="preserve">403    </w:t>
      </w:r>
      <w:r>
        <w:rPr>
          <w:rFonts w:ascii="Trebuchet MS"/>
          <w:spacing w:val="19"/>
          <w:sz w:val="12"/>
        </w:rPr>
        <w:t xml:space="preserve"> </w:t>
      </w:r>
      <w:r>
        <w:rPr>
          <w:sz w:val="24"/>
        </w:rPr>
        <w:t>criteria</w:t>
      </w:r>
      <w:r>
        <w:rPr>
          <w:spacing w:val="48"/>
          <w:sz w:val="24"/>
        </w:rPr>
        <w:t xml:space="preserve"> </w:t>
      </w:r>
      <w:r>
        <w:rPr>
          <w:sz w:val="24"/>
        </w:rPr>
        <w:t>as</w:t>
      </w:r>
      <w:r>
        <w:rPr>
          <w:spacing w:val="49"/>
          <w:sz w:val="24"/>
        </w:rPr>
        <w:t xml:space="preserve"> </w:t>
      </w:r>
      <w:r>
        <w:rPr>
          <w:sz w:val="24"/>
        </w:rPr>
        <w:t>benchmark.</w:t>
      </w:r>
    </w:p>
    <w:p w14:paraId="2AFE83F4" w14:textId="77777777" w:rsidR="00E2709D" w:rsidRDefault="00E2709D">
      <w:pPr>
        <w:pStyle w:val="BodyText"/>
        <w:rPr>
          <w:sz w:val="14"/>
        </w:rPr>
      </w:pPr>
    </w:p>
    <w:p w14:paraId="0118EBE8" w14:textId="77777777" w:rsidR="00E2709D" w:rsidRDefault="00462487">
      <w:pPr>
        <w:spacing w:before="51"/>
        <w:ind w:left="227"/>
        <w:rPr>
          <w:i/>
          <w:sz w:val="24"/>
        </w:rPr>
      </w:pPr>
      <w:commentRangeStart w:id="171"/>
      <w:r>
        <w:rPr>
          <w:rFonts w:ascii="Trebuchet MS"/>
          <w:sz w:val="12"/>
        </w:rPr>
        <w:t xml:space="preserve">404    </w:t>
      </w:r>
      <w:r>
        <w:rPr>
          <w:rFonts w:ascii="Trebuchet MS"/>
          <w:spacing w:val="19"/>
          <w:sz w:val="12"/>
        </w:rPr>
        <w:t xml:space="preserve"> </w:t>
      </w:r>
      <w:bookmarkStart w:id="172" w:name="Individual_NWP"/>
      <w:bookmarkEnd w:id="172"/>
      <w:r>
        <w:rPr>
          <w:i/>
          <w:w w:val="105"/>
          <w:sz w:val="24"/>
        </w:rPr>
        <w:t xml:space="preserve">4.2. </w:t>
      </w:r>
      <w:r>
        <w:rPr>
          <w:i/>
          <w:spacing w:val="39"/>
          <w:w w:val="105"/>
          <w:sz w:val="24"/>
        </w:rPr>
        <w:t xml:space="preserve"> </w:t>
      </w:r>
      <w:r>
        <w:rPr>
          <w:i/>
          <w:w w:val="105"/>
          <w:sz w:val="24"/>
        </w:rPr>
        <w:t>Individual</w:t>
      </w:r>
      <w:r>
        <w:rPr>
          <w:i/>
          <w:spacing w:val="50"/>
          <w:w w:val="105"/>
          <w:sz w:val="24"/>
        </w:rPr>
        <w:t xml:space="preserve"> </w:t>
      </w:r>
      <w:r>
        <w:rPr>
          <w:i/>
          <w:w w:val="105"/>
          <w:sz w:val="24"/>
        </w:rPr>
        <w:t>NWP</w:t>
      </w:r>
      <w:commentRangeEnd w:id="171"/>
      <w:r w:rsidR="00AC6664">
        <w:rPr>
          <w:rStyle w:val="CommentReference"/>
        </w:rPr>
        <w:commentReference w:id="171"/>
      </w:r>
    </w:p>
    <w:p w14:paraId="341EC29A" w14:textId="77777777" w:rsidR="00E2709D" w:rsidRDefault="00462487">
      <w:pPr>
        <w:pStyle w:val="BodyText"/>
        <w:tabs>
          <w:tab w:val="left" w:pos="968"/>
        </w:tabs>
        <w:spacing w:before="43" w:line="291" w:lineRule="exact"/>
        <w:ind w:left="227"/>
      </w:pPr>
      <w:r>
        <w:rPr>
          <w:rFonts w:ascii="Trebuchet MS"/>
          <w:sz w:val="12"/>
        </w:rPr>
        <w:t>405</w:t>
      </w:r>
      <w:r>
        <w:rPr>
          <w:rFonts w:ascii="Trebuchet MS"/>
          <w:sz w:val="12"/>
        </w:rPr>
        <w:tab/>
      </w:r>
      <w:r>
        <w:t>Prior</w:t>
      </w:r>
      <w:r>
        <w:rPr>
          <w:spacing w:val="67"/>
        </w:rPr>
        <w:t xml:space="preserve"> </w:t>
      </w:r>
      <w:r>
        <w:t>to</w:t>
      </w:r>
      <w:r>
        <w:rPr>
          <w:spacing w:val="68"/>
        </w:rPr>
        <w:t xml:space="preserve"> </w:t>
      </w:r>
      <w:r>
        <w:t>studying</w:t>
      </w:r>
      <w:r>
        <w:rPr>
          <w:spacing w:val="68"/>
        </w:rPr>
        <w:t xml:space="preserve"> </w:t>
      </w:r>
      <w:r>
        <w:t>how</w:t>
      </w:r>
      <w:r>
        <w:rPr>
          <w:spacing w:val="68"/>
        </w:rPr>
        <w:t xml:space="preserve"> </w:t>
      </w:r>
      <w:r>
        <w:t>to</w:t>
      </w:r>
      <w:r>
        <w:rPr>
          <w:spacing w:val="68"/>
        </w:rPr>
        <w:t xml:space="preserve"> </w:t>
      </w:r>
      <w:r>
        <w:t>combine</w:t>
      </w:r>
      <w:r>
        <w:rPr>
          <w:spacing w:val="68"/>
        </w:rPr>
        <w:t xml:space="preserve"> </w:t>
      </w:r>
      <w:r>
        <w:t>the</w:t>
      </w:r>
      <w:r>
        <w:rPr>
          <w:spacing w:val="68"/>
        </w:rPr>
        <w:t xml:space="preserve"> </w:t>
      </w:r>
      <w:r>
        <w:t>NWP</w:t>
      </w:r>
      <w:r>
        <w:rPr>
          <w:spacing w:val="67"/>
        </w:rPr>
        <w:t xml:space="preserve"> </w:t>
      </w:r>
      <w:r>
        <w:t>models,</w:t>
      </w:r>
      <w:r>
        <w:rPr>
          <w:spacing w:val="77"/>
        </w:rPr>
        <w:t xml:space="preserve"> </w:t>
      </w:r>
      <w:r>
        <w:t>we</w:t>
      </w:r>
      <w:r>
        <w:rPr>
          <w:spacing w:val="68"/>
        </w:rPr>
        <w:t xml:space="preserve"> </w:t>
      </w:r>
      <w:proofErr w:type="spellStart"/>
      <w:r>
        <w:t>analysed</w:t>
      </w:r>
      <w:proofErr w:type="spellEnd"/>
      <w:r>
        <w:rPr>
          <w:spacing w:val="68"/>
        </w:rPr>
        <w:t xml:space="preserve"> </w:t>
      </w:r>
      <w:r>
        <w:t>the</w:t>
      </w:r>
    </w:p>
    <w:p w14:paraId="1B1C64F1" w14:textId="77777777" w:rsidR="00E2709D" w:rsidRDefault="00462487">
      <w:pPr>
        <w:pStyle w:val="BodyText"/>
        <w:spacing w:line="289" w:lineRule="exact"/>
        <w:ind w:left="227"/>
      </w:pPr>
      <w:r>
        <w:rPr>
          <w:rFonts w:ascii="Trebuchet MS"/>
          <w:sz w:val="12"/>
        </w:rPr>
        <w:t xml:space="preserve">406    </w:t>
      </w:r>
      <w:r>
        <w:rPr>
          <w:rFonts w:ascii="Trebuchet MS"/>
          <w:spacing w:val="19"/>
          <w:sz w:val="12"/>
        </w:rPr>
        <w:t xml:space="preserve"> </w:t>
      </w:r>
      <w:r>
        <w:rPr>
          <w:w w:val="105"/>
        </w:rPr>
        <w:t>skill</w:t>
      </w:r>
      <w:r>
        <w:rPr>
          <w:spacing w:val="9"/>
          <w:w w:val="105"/>
        </w:rPr>
        <w:t xml:space="preserve"> </w:t>
      </w:r>
      <w:r>
        <w:rPr>
          <w:w w:val="105"/>
        </w:rPr>
        <w:t>of</w:t>
      </w:r>
      <w:r>
        <w:rPr>
          <w:spacing w:val="8"/>
          <w:w w:val="105"/>
        </w:rPr>
        <w:t xml:space="preserve"> </w:t>
      </w:r>
      <w:r>
        <w:rPr>
          <w:w w:val="105"/>
        </w:rPr>
        <w:t>each</w:t>
      </w:r>
      <w:r>
        <w:rPr>
          <w:spacing w:val="9"/>
          <w:w w:val="105"/>
        </w:rPr>
        <w:t xml:space="preserve"> </w:t>
      </w:r>
      <w:r>
        <w:rPr>
          <w:w w:val="105"/>
        </w:rPr>
        <w:t>of</w:t>
      </w:r>
      <w:r>
        <w:rPr>
          <w:spacing w:val="9"/>
          <w:w w:val="105"/>
        </w:rPr>
        <w:t xml:space="preserve"> </w:t>
      </w:r>
      <w:r>
        <w:rPr>
          <w:w w:val="105"/>
        </w:rPr>
        <w:t>the</w:t>
      </w:r>
      <w:r>
        <w:rPr>
          <w:spacing w:val="8"/>
          <w:w w:val="105"/>
        </w:rPr>
        <w:t xml:space="preserve"> </w:t>
      </w:r>
      <w:r>
        <w:rPr>
          <w:w w:val="105"/>
        </w:rPr>
        <w:t>models</w:t>
      </w:r>
      <w:r>
        <w:rPr>
          <w:spacing w:val="9"/>
          <w:w w:val="105"/>
        </w:rPr>
        <w:t xml:space="preserve"> </w:t>
      </w:r>
      <w:r>
        <w:rPr>
          <w:w w:val="105"/>
        </w:rPr>
        <w:t>individually.</w:t>
      </w:r>
      <w:r>
        <w:rPr>
          <w:spacing w:val="31"/>
          <w:w w:val="105"/>
        </w:rPr>
        <w:t xml:space="preserve"> </w:t>
      </w:r>
      <w:commentRangeStart w:id="173"/>
      <w:r>
        <w:rPr>
          <w:w w:val="105"/>
        </w:rPr>
        <w:t>This</w:t>
      </w:r>
      <w:r>
        <w:rPr>
          <w:spacing w:val="8"/>
          <w:w w:val="105"/>
        </w:rPr>
        <w:t xml:space="preserve"> </w:t>
      </w:r>
      <w:r>
        <w:rPr>
          <w:w w:val="105"/>
        </w:rPr>
        <w:t>analysis</w:t>
      </w:r>
      <w:r>
        <w:rPr>
          <w:spacing w:val="9"/>
          <w:w w:val="105"/>
        </w:rPr>
        <w:t xml:space="preserve"> </w:t>
      </w:r>
      <w:r>
        <w:rPr>
          <w:w w:val="105"/>
        </w:rPr>
        <w:t>serves</w:t>
      </w:r>
      <w:r>
        <w:rPr>
          <w:spacing w:val="8"/>
          <w:w w:val="105"/>
        </w:rPr>
        <w:t xml:space="preserve"> </w:t>
      </w:r>
      <w:r>
        <w:rPr>
          <w:w w:val="105"/>
        </w:rPr>
        <w:t>a</w:t>
      </w:r>
      <w:r>
        <w:rPr>
          <w:spacing w:val="9"/>
          <w:w w:val="105"/>
        </w:rPr>
        <w:t xml:space="preserve"> </w:t>
      </w:r>
      <w:r>
        <w:rPr>
          <w:w w:val="105"/>
        </w:rPr>
        <w:t>dual</w:t>
      </w:r>
      <w:r>
        <w:rPr>
          <w:spacing w:val="9"/>
          <w:w w:val="105"/>
        </w:rPr>
        <w:t xml:space="preserve"> </w:t>
      </w:r>
      <w:r>
        <w:rPr>
          <w:w w:val="105"/>
        </w:rPr>
        <w:t>purpose.</w:t>
      </w:r>
    </w:p>
    <w:p w14:paraId="2B592C1C" w14:textId="77777777" w:rsidR="00E2709D" w:rsidRDefault="00462487">
      <w:pPr>
        <w:pStyle w:val="BodyText"/>
        <w:spacing w:line="289" w:lineRule="exact"/>
        <w:ind w:left="227"/>
      </w:pPr>
      <w:r>
        <w:rPr>
          <w:rFonts w:ascii="Trebuchet MS"/>
          <w:sz w:val="12"/>
        </w:rPr>
        <w:t xml:space="preserve">407    </w:t>
      </w:r>
      <w:r>
        <w:rPr>
          <w:rFonts w:ascii="Trebuchet MS"/>
          <w:spacing w:val="19"/>
          <w:sz w:val="12"/>
        </w:rPr>
        <w:t xml:space="preserve"> </w:t>
      </w:r>
      <w:r>
        <w:t>First,</w:t>
      </w:r>
      <w:r>
        <w:rPr>
          <w:spacing w:val="60"/>
        </w:rPr>
        <w:t xml:space="preserve"> </w:t>
      </w:r>
      <w:r>
        <w:t>to</w:t>
      </w:r>
      <w:r>
        <w:rPr>
          <w:spacing w:val="54"/>
        </w:rPr>
        <w:t xml:space="preserve"> </w:t>
      </w:r>
      <w:r>
        <w:t>understand</w:t>
      </w:r>
      <w:r>
        <w:rPr>
          <w:spacing w:val="55"/>
        </w:rPr>
        <w:t xml:space="preserve"> </w:t>
      </w:r>
      <w:r>
        <w:t>the</w:t>
      </w:r>
      <w:r>
        <w:rPr>
          <w:spacing w:val="55"/>
        </w:rPr>
        <w:t xml:space="preserve"> </w:t>
      </w:r>
      <w:r>
        <w:t>relative</w:t>
      </w:r>
      <w:r>
        <w:rPr>
          <w:spacing w:val="54"/>
        </w:rPr>
        <w:t xml:space="preserve"> </w:t>
      </w:r>
      <w:r>
        <w:t>skill</w:t>
      </w:r>
      <w:r>
        <w:rPr>
          <w:spacing w:val="55"/>
        </w:rPr>
        <w:t xml:space="preserve"> </w:t>
      </w:r>
      <w:r>
        <w:t>of</w:t>
      </w:r>
      <w:r>
        <w:rPr>
          <w:spacing w:val="55"/>
        </w:rPr>
        <w:t xml:space="preserve"> </w:t>
      </w:r>
      <w:r>
        <w:t>each</w:t>
      </w:r>
      <w:r>
        <w:rPr>
          <w:spacing w:val="54"/>
        </w:rPr>
        <w:t xml:space="preserve"> </w:t>
      </w:r>
      <w:r>
        <w:t>model,</w:t>
      </w:r>
      <w:r>
        <w:rPr>
          <w:spacing w:val="61"/>
        </w:rPr>
        <w:t xml:space="preserve"> </w:t>
      </w:r>
      <w:r>
        <w:t>with</w:t>
      </w:r>
      <w:r>
        <w:rPr>
          <w:spacing w:val="55"/>
        </w:rPr>
        <w:t xml:space="preserve"> </w:t>
      </w:r>
      <w:r>
        <w:t>the</w:t>
      </w:r>
      <w:r>
        <w:rPr>
          <w:spacing w:val="54"/>
        </w:rPr>
        <w:t xml:space="preserve"> </w:t>
      </w:r>
      <w:r>
        <w:t>intention</w:t>
      </w:r>
      <w:r>
        <w:rPr>
          <w:spacing w:val="55"/>
        </w:rPr>
        <w:t xml:space="preserve"> </w:t>
      </w:r>
      <w:r>
        <w:t>of</w:t>
      </w:r>
    </w:p>
    <w:p w14:paraId="16FDF2FF" w14:textId="77777777" w:rsidR="00E2709D" w:rsidRDefault="00462487">
      <w:pPr>
        <w:pStyle w:val="BodyText"/>
        <w:spacing w:line="289" w:lineRule="exact"/>
        <w:ind w:left="227"/>
      </w:pPr>
      <w:r>
        <w:rPr>
          <w:rFonts w:ascii="Trebuchet MS"/>
          <w:sz w:val="12"/>
        </w:rPr>
        <w:t xml:space="preserve">408    </w:t>
      </w:r>
      <w:r>
        <w:rPr>
          <w:rFonts w:ascii="Trebuchet MS"/>
          <w:spacing w:val="19"/>
          <w:sz w:val="12"/>
        </w:rPr>
        <w:t xml:space="preserve"> </w:t>
      </w:r>
      <w:r>
        <w:rPr>
          <w:w w:val="105"/>
        </w:rPr>
        <w:t>incorporating</w:t>
      </w:r>
      <w:r>
        <w:rPr>
          <w:spacing w:val="-7"/>
          <w:w w:val="105"/>
        </w:rPr>
        <w:t xml:space="preserve"> </w:t>
      </w:r>
      <w:r>
        <w:rPr>
          <w:w w:val="105"/>
        </w:rPr>
        <w:t>this</w:t>
      </w:r>
      <w:r>
        <w:rPr>
          <w:spacing w:val="-7"/>
          <w:w w:val="105"/>
        </w:rPr>
        <w:t xml:space="preserve"> </w:t>
      </w:r>
      <w:r>
        <w:rPr>
          <w:w w:val="105"/>
        </w:rPr>
        <w:t>skill</w:t>
      </w:r>
      <w:r>
        <w:rPr>
          <w:spacing w:val="-8"/>
          <w:w w:val="105"/>
        </w:rPr>
        <w:t xml:space="preserve"> </w:t>
      </w:r>
      <w:r>
        <w:rPr>
          <w:w w:val="105"/>
        </w:rPr>
        <w:t>into</w:t>
      </w:r>
      <w:r>
        <w:rPr>
          <w:spacing w:val="-7"/>
          <w:w w:val="105"/>
        </w:rPr>
        <w:t xml:space="preserve"> </w:t>
      </w:r>
      <w:r>
        <w:rPr>
          <w:w w:val="105"/>
        </w:rPr>
        <w:t>the</w:t>
      </w:r>
      <w:r>
        <w:rPr>
          <w:spacing w:val="-7"/>
          <w:w w:val="105"/>
        </w:rPr>
        <w:t xml:space="preserve"> </w:t>
      </w:r>
      <w:r>
        <w:rPr>
          <w:w w:val="105"/>
        </w:rPr>
        <w:t>computation</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total</w:t>
      </w:r>
      <w:r>
        <w:rPr>
          <w:spacing w:val="-7"/>
          <w:w w:val="105"/>
        </w:rPr>
        <w:t xml:space="preserve"> </w:t>
      </w:r>
      <w:r>
        <w:rPr>
          <w:w w:val="105"/>
        </w:rPr>
        <w:t>probability.</w:t>
      </w:r>
      <w:r>
        <w:rPr>
          <w:spacing w:val="22"/>
          <w:w w:val="105"/>
        </w:rPr>
        <w:t xml:space="preserve"> </w:t>
      </w:r>
      <w:r>
        <w:rPr>
          <w:w w:val="105"/>
        </w:rPr>
        <w:t>Second,</w:t>
      </w:r>
    </w:p>
    <w:p w14:paraId="275FE10A" w14:textId="77777777" w:rsidR="00E2709D" w:rsidRDefault="00462487">
      <w:pPr>
        <w:pStyle w:val="BodyText"/>
        <w:spacing w:line="289" w:lineRule="exact"/>
        <w:ind w:left="227"/>
      </w:pPr>
      <w:r>
        <w:rPr>
          <w:rFonts w:ascii="Trebuchet MS" w:hAnsi="Trebuchet MS"/>
          <w:sz w:val="12"/>
        </w:rPr>
        <w:t xml:space="preserve">409    </w:t>
      </w:r>
      <w:r>
        <w:rPr>
          <w:rFonts w:ascii="Trebuchet MS" w:hAnsi="Trebuchet MS"/>
          <w:spacing w:val="19"/>
          <w:sz w:val="12"/>
        </w:rPr>
        <w:t xml:space="preserve"> </w:t>
      </w:r>
      <w:r>
        <w:rPr>
          <w:w w:val="105"/>
        </w:rPr>
        <w:t>to</w:t>
      </w:r>
      <w:r>
        <w:rPr>
          <w:spacing w:val="41"/>
          <w:w w:val="105"/>
        </w:rPr>
        <w:t xml:space="preserve"> </w:t>
      </w:r>
      <w:r>
        <w:rPr>
          <w:w w:val="105"/>
        </w:rPr>
        <w:t>compare</w:t>
      </w:r>
      <w:r>
        <w:rPr>
          <w:spacing w:val="40"/>
          <w:w w:val="105"/>
        </w:rPr>
        <w:t xml:space="preserve"> </w:t>
      </w:r>
      <w:r>
        <w:rPr>
          <w:w w:val="105"/>
        </w:rPr>
        <w:t>the</w:t>
      </w:r>
      <w:r>
        <w:rPr>
          <w:spacing w:val="41"/>
          <w:w w:val="105"/>
        </w:rPr>
        <w:t xml:space="preserve"> </w:t>
      </w:r>
      <w:r>
        <w:rPr>
          <w:w w:val="105"/>
        </w:rPr>
        <w:t>skill</w:t>
      </w:r>
      <w:r>
        <w:rPr>
          <w:spacing w:val="40"/>
          <w:w w:val="105"/>
        </w:rPr>
        <w:t xml:space="preserve"> </w:t>
      </w:r>
      <w:r>
        <w:rPr>
          <w:w w:val="105"/>
        </w:rPr>
        <w:t>of</w:t>
      </w:r>
      <w:r>
        <w:rPr>
          <w:spacing w:val="41"/>
          <w:w w:val="105"/>
        </w:rPr>
        <w:t xml:space="preserve"> </w:t>
      </w:r>
      <w:r>
        <w:rPr>
          <w:w w:val="105"/>
        </w:rPr>
        <w:t>individual</w:t>
      </w:r>
      <w:r>
        <w:rPr>
          <w:spacing w:val="40"/>
          <w:w w:val="105"/>
        </w:rPr>
        <w:t xml:space="preserve"> </w:t>
      </w:r>
      <w:r>
        <w:rPr>
          <w:w w:val="105"/>
        </w:rPr>
        <w:t>NWP</w:t>
      </w:r>
      <w:r>
        <w:rPr>
          <w:spacing w:val="41"/>
          <w:w w:val="105"/>
        </w:rPr>
        <w:t xml:space="preserve"> </w:t>
      </w:r>
      <w:r>
        <w:rPr>
          <w:w w:val="105"/>
        </w:rPr>
        <w:t>models</w:t>
      </w:r>
      <w:r>
        <w:rPr>
          <w:spacing w:val="40"/>
          <w:w w:val="105"/>
        </w:rPr>
        <w:t xml:space="preserve"> </w:t>
      </w:r>
      <w:r>
        <w:rPr>
          <w:w w:val="105"/>
        </w:rPr>
        <w:t>against</w:t>
      </w:r>
      <w:r>
        <w:rPr>
          <w:spacing w:val="40"/>
          <w:w w:val="105"/>
        </w:rPr>
        <w:t xml:space="preserve"> </w:t>
      </w:r>
      <w:r>
        <w:rPr>
          <w:w w:val="105"/>
        </w:rPr>
        <w:t>the</w:t>
      </w:r>
      <w:r>
        <w:rPr>
          <w:spacing w:val="41"/>
          <w:w w:val="105"/>
        </w:rPr>
        <w:t xml:space="preserve"> </w:t>
      </w:r>
      <w:r>
        <w:rPr>
          <w:w w:val="105"/>
        </w:rPr>
        <w:t>benchmark—</w:t>
      </w:r>
    </w:p>
    <w:p w14:paraId="244907E6" w14:textId="77777777" w:rsidR="00E2709D" w:rsidRDefault="00462487">
      <w:pPr>
        <w:pStyle w:val="BodyText"/>
        <w:spacing w:line="289" w:lineRule="exact"/>
        <w:ind w:left="227"/>
      </w:pPr>
      <w:r>
        <w:rPr>
          <w:rFonts w:ascii="Trebuchet MS" w:hAnsi="Trebuchet MS"/>
          <w:sz w:val="12"/>
        </w:rPr>
        <w:t xml:space="preserve">410    </w:t>
      </w:r>
      <w:r>
        <w:rPr>
          <w:rFonts w:ascii="Trebuchet MS" w:hAnsi="Trebuchet MS"/>
          <w:spacing w:val="19"/>
          <w:sz w:val="12"/>
        </w:rPr>
        <w:t xml:space="preserve"> </w:t>
      </w:r>
      <w:r>
        <w:t>the</w:t>
      </w:r>
      <w:r>
        <w:rPr>
          <w:spacing w:val="35"/>
        </w:rPr>
        <w:t xml:space="preserve"> </w:t>
      </w:r>
      <w:r>
        <w:t>current</w:t>
      </w:r>
      <w:r>
        <w:rPr>
          <w:spacing w:val="35"/>
        </w:rPr>
        <w:t xml:space="preserve"> </w:t>
      </w:r>
      <w:r>
        <w:t>notification</w:t>
      </w:r>
      <w:r>
        <w:rPr>
          <w:spacing w:val="35"/>
        </w:rPr>
        <w:t xml:space="preserve"> </w:t>
      </w:r>
      <w:r>
        <w:t>criteria—,</w:t>
      </w:r>
      <w:r>
        <w:rPr>
          <w:spacing w:val="35"/>
        </w:rPr>
        <w:t xml:space="preserve"> </w:t>
      </w:r>
      <w:r>
        <w:t>and</w:t>
      </w:r>
      <w:r>
        <w:rPr>
          <w:spacing w:val="35"/>
        </w:rPr>
        <w:t xml:space="preserve"> </w:t>
      </w:r>
      <w:r>
        <w:t>to</w:t>
      </w:r>
      <w:r>
        <w:rPr>
          <w:spacing w:val="35"/>
        </w:rPr>
        <w:t xml:space="preserve"> </w:t>
      </w:r>
      <w:r>
        <w:t>set</w:t>
      </w:r>
      <w:r>
        <w:rPr>
          <w:spacing w:val="35"/>
        </w:rPr>
        <w:t xml:space="preserve"> </w:t>
      </w:r>
      <w:r>
        <w:t>a</w:t>
      </w:r>
      <w:r>
        <w:rPr>
          <w:spacing w:val="35"/>
        </w:rPr>
        <w:t xml:space="preserve"> </w:t>
      </w:r>
      <w:r>
        <w:t>baseline</w:t>
      </w:r>
      <w:r>
        <w:rPr>
          <w:spacing w:val="35"/>
        </w:rPr>
        <w:t xml:space="preserve"> </w:t>
      </w:r>
      <w:r>
        <w:t>for</w:t>
      </w:r>
      <w:r>
        <w:rPr>
          <w:spacing w:val="35"/>
        </w:rPr>
        <w:t xml:space="preserve"> </w:t>
      </w:r>
      <w:r>
        <w:t>the</w:t>
      </w:r>
      <w:r>
        <w:rPr>
          <w:spacing w:val="35"/>
        </w:rPr>
        <w:t xml:space="preserve"> </w:t>
      </w:r>
      <w:r>
        <w:t>combination</w:t>
      </w:r>
    </w:p>
    <w:p w14:paraId="20C0DAC9" w14:textId="77777777" w:rsidR="00E2709D" w:rsidRDefault="00462487">
      <w:pPr>
        <w:spacing w:line="291" w:lineRule="exact"/>
        <w:ind w:left="227"/>
        <w:rPr>
          <w:sz w:val="24"/>
        </w:rPr>
      </w:pPr>
      <w:r>
        <w:rPr>
          <w:rFonts w:ascii="Trebuchet MS"/>
          <w:sz w:val="12"/>
        </w:rPr>
        <w:t xml:space="preserve">411    </w:t>
      </w:r>
      <w:r>
        <w:rPr>
          <w:rFonts w:ascii="Trebuchet MS"/>
          <w:spacing w:val="19"/>
          <w:sz w:val="12"/>
        </w:rPr>
        <w:t xml:space="preserve"> </w:t>
      </w:r>
      <w:r>
        <w:rPr>
          <w:sz w:val="24"/>
        </w:rPr>
        <w:t>methods.</w:t>
      </w:r>
      <w:commentRangeEnd w:id="173"/>
      <w:r w:rsidR="00AC6664">
        <w:rPr>
          <w:rStyle w:val="CommentReference"/>
        </w:rPr>
        <w:commentReference w:id="173"/>
      </w:r>
    </w:p>
    <w:p w14:paraId="21961325" w14:textId="77777777" w:rsidR="00E2709D" w:rsidRDefault="00E2709D">
      <w:pPr>
        <w:pStyle w:val="BodyText"/>
        <w:rPr>
          <w:sz w:val="14"/>
        </w:rPr>
      </w:pPr>
    </w:p>
    <w:p w14:paraId="15694487" w14:textId="0636B1CA" w:rsidR="00E2709D" w:rsidRDefault="00462487">
      <w:pPr>
        <w:spacing w:before="51"/>
        <w:ind w:left="227"/>
        <w:rPr>
          <w:i/>
          <w:sz w:val="24"/>
        </w:rPr>
      </w:pPr>
      <w:r>
        <w:rPr>
          <w:rFonts w:ascii="Trebuchet MS"/>
          <w:sz w:val="12"/>
        </w:rPr>
        <w:t xml:space="preserve">412    </w:t>
      </w:r>
      <w:bookmarkStart w:id="174" w:name="Probabilistic_skill"/>
      <w:bookmarkEnd w:id="174"/>
      <w:r>
        <w:rPr>
          <w:rFonts w:ascii="Trebuchet MS"/>
          <w:spacing w:val="19"/>
          <w:sz w:val="12"/>
        </w:rPr>
        <w:t xml:space="preserve"> </w:t>
      </w:r>
      <w:bookmarkStart w:id="175" w:name="_bookmark17"/>
      <w:bookmarkEnd w:id="175"/>
      <w:r>
        <w:rPr>
          <w:i/>
          <w:w w:val="105"/>
          <w:sz w:val="24"/>
        </w:rPr>
        <w:t xml:space="preserve">4.2.1. </w:t>
      </w:r>
      <w:r>
        <w:rPr>
          <w:i/>
          <w:spacing w:val="10"/>
          <w:w w:val="105"/>
          <w:sz w:val="24"/>
        </w:rPr>
        <w:t xml:space="preserve"> </w:t>
      </w:r>
      <w:r>
        <w:rPr>
          <w:i/>
          <w:w w:val="105"/>
          <w:sz w:val="24"/>
        </w:rPr>
        <w:t>Probabilistic</w:t>
      </w:r>
      <w:r>
        <w:rPr>
          <w:i/>
          <w:spacing w:val="30"/>
          <w:w w:val="105"/>
          <w:sz w:val="24"/>
        </w:rPr>
        <w:t xml:space="preserve"> </w:t>
      </w:r>
      <w:r>
        <w:rPr>
          <w:i/>
          <w:w w:val="105"/>
          <w:sz w:val="24"/>
        </w:rPr>
        <w:t>skill</w:t>
      </w:r>
      <w:ins w:id="176" w:author="Pechlivanidis Ilias" w:date="2024-02-10T12:58:00Z">
        <w:r w:rsidR="00AC6664">
          <w:rPr>
            <w:i/>
            <w:w w:val="105"/>
            <w:sz w:val="24"/>
          </w:rPr>
          <w:t xml:space="preserve"> assessment</w:t>
        </w:r>
      </w:ins>
    </w:p>
    <w:p w14:paraId="0276B538" w14:textId="77777777" w:rsidR="00E2709D" w:rsidRDefault="00462487">
      <w:pPr>
        <w:pStyle w:val="BodyText"/>
        <w:tabs>
          <w:tab w:val="left" w:pos="968"/>
        </w:tabs>
        <w:spacing w:before="15" w:line="291" w:lineRule="exact"/>
        <w:ind w:left="227"/>
      </w:pPr>
      <w:r>
        <w:rPr>
          <w:rFonts w:ascii="Trebuchet MS"/>
          <w:w w:val="105"/>
          <w:sz w:val="12"/>
        </w:rPr>
        <w:t>413</w:t>
      </w:r>
      <w:r>
        <w:rPr>
          <w:rFonts w:ascii="Trebuchet MS"/>
          <w:w w:val="105"/>
          <w:sz w:val="12"/>
        </w:rPr>
        <w:tab/>
      </w:r>
      <w:r>
        <w:rPr>
          <w:w w:val="105"/>
        </w:rPr>
        <w:t>In</w:t>
      </w:r>
      <w:r>
        <w:rPr>
          <w:spacing w:val="17"/>
          <w:w w:val="105"/>
        </w:rPr>
        <w:t xml:space="preserve"> </w:t>
      </w:r>
      <w:r>
        <w:rPr>
          <w:w w:val="105"/>
        </w:rPr>
        <w:t>the</w:t>
      </w:r>
      <w:r>
        <w:rPr>
          <w:spacing w:val="17"/>
          <w:w w:val="105"/>
        </w:rPr>
        <w:t xml:space="preserve"> </w:t>
      </w:r>
      <w:r>
        <w:rPr>
          <w:w w:val="105"/>
        </w:rPr>
        <w:t>initial</w:t>
      </w:r>
      <w:r>
        <w:rPr>
          <w:spacing w:val="18"/>
          <w:w w:val="105"/>
        </w:rPr>
        <w:t xml:space="preserve"> </w:t>
      </w:r>
      <w:r>
        <w:rPr>
          <w:w w:val="105"/>
        </w:rPr>
        <w:t>assessment</w:t>
      </w:r>
      <w:r>
        <w:rPr>
          <w:spacing w:val="18"/>
          <w:w w:val="105"/>
        </w:rPr>
        <w:t xml:space="preserve"> </w:t>
      </w:r>
      <w:r>
        <w:rPr>
          <w:w w:val="105"/>
        </w:rPr>
        <w:t>of</w:t>
      </w:r>
      <w:r>
        <w:rPr>
          <w:spacing w:val="18"/>
          <w:w w:val="105"/>
        </w:rPr>
        <w:t xml:space="preserve"> </w:t>
      </w:r>
      <w:r>
        <w:rPr>
          <w:w w:val="105"/>
        </w:rPr>
        <w:t>NWP</w:t>
      </w:r>
      <w:r>
        <w:rPr>
          <w:spacing w:val="17"/>
          <w:w w:val="105"/>
        </w:rPr>
        <w:t xml:space="preserve"> </w:t>
      </w:r>
      <w:r>
        <w:rPr>
          <w:w w:val="105"/>
        </w:rPr>
        <w:t>skill,</w:t>
      </w:r>
      <w:r>
        <w:rPr>
          <w:spacing w:val="20"/>
          <w:w w:val="105"/>
        </w:rPr>
        <w:t xml:space="preserve"> </w:t>
      </w:r>
      <w:r>
        <w:rPr>
          <w:w w:val="105"/>
        </w:rPr>
        <w:t>we</w:t>
      </w:r>
      <w:r>
        <w:rPr>
          <w:spacing w:val="17"/>
          <w:w w:val="105"/>
        </w:rPr>
        <w:t xml:space="preserve"> </w:t>
      </w:r>
      <w:r>
        <w:rPr>
          <w:w w:val="105"/>
        </w:rPr>
        <w:t>calculated</w:t>
      </w:r>
      <w:r>
        <w:rPr>
          <w:spacing w:val="17"/>
          <w:w w:val="105"/>
        </w:rPr>
        <w:t xml:space="preserve"> </w:t>
      </w:r>
      <w:r>
        <w:rPr>
          <w:w w:val="105"/>
        </w:rPr>
        <w:t>the</w:t>
      </w:r>
      <w:r>
        <w:rPr>
          <w:spacing w:val="18"/>
          <w:w w:val="105"/>
        </w:rPr>
        <w:t xml:space="preserve"> </w:t>
      </w:r>
      <w:r>
        <w:rPr>
          <w:w w:val="105"/>
        </w:rPr>
        <w:t>Brier</w:t>
      </w:r>
      <w:r>
        <w:rPr>
          <w:spacing w:val="17"/>
          <w:w w:val="105"/>
        </w:rPr>
        <w:t xml:space="preserve"> </w:t>
      </w:r>
      <w:r>
        <w:rPr>
          <w:w w:val="105"/>
        </w:rPr>
        <w:t>score</w:t>
      </w:r>
      <w:r>
        <w:rPr>
          <w:spacing w:val="18"/>
          <w:w w:val="105"/>
        </w:rPr>
        <w:t xml:space="preserve"> </w:t>
      </w:r>
      <w:r>
        <w:rPr>
          <w:w w:val="105"/>
        </w:rPr>
        <w:t>for</w:t>
      </w:r>
    </w:p>
    <w:p w14:paraId="1F12C9B9" w14:textId="77777777" w:rsidR="00E2709D" w:rsidRDefault="00462487">
      <w:pPr>
        <w:pStyle w:val="BodyText"/>
        <w:spacing w:line="289" w:lineRule="exact"/>
        <w:ind w:left="227"/>
      </w:pPr>
      <w:r>
        <w:rPr>
          <w:rFonts w:ascii="Trebuchet MS"/>
          <w:sz w:val="12"/>
        </w:rPr>
        <w:t xml:space="preserve">414    </w:t>
      </w:r>
      <w:r>
        <w:rPr>
          <w:rFonts w:ascii="Trebuchet MS"/>
          <w:spacing w:val="19"/>
          <w:sz w:val="12"/>
        </w:rPr>
        <w:t xml:space="preserve"> </w:t>
      </w:r>
      <w:r>
        <w:rPr>
          <w:w w:val="105"/>
        </w:rPr>
        <w:t>each</w:t>
      </w:r>
      <w:r>
        <w:rPr>
          <w:spacing w:val="31"/>
          <w:w w:val="105"/>
        </w:rPr>
        <w:t xml:space="preserve"> </w:t>
      </w:r>
      <w:r>
        <w:rPr>
          <w:w w:val="105"/>
        </w:rPr>
        <w:t>NWP</w:t>
      </w:r>
      <w:r>
        <w:rPr>
          <w:spacing w:val="31"/>
          <w:w w:val="105"/>
        </w:rPr>
        <w:t xml:space="preserve"> </w:t>
      </w:r>
      <w:r>
        <w:rPr>
          <w:w w:val="105"/>
        </w:rPr>
        <w:t>at</w:t>
      </w:r>
      <w:r>
        <w:rPr>
          <w:spacing w:val="31"/>
          <w:w w:val="105"/>
        </w:rPr>
        <w:t xml:space="preserve"> </w:t>
      </w:r>
      <w:r>
        <w:rPr>
          <w:w w:val="105"/>
        </w:rPr>
        <w:t>daily</w:t>
      </w:r>
      <w:r>
        <w:rPr>
          <w:spacing w:val="31"/>
          <w:w w:val="105"/>
        </w:rPr>
        <w:t xml:space="preserve"> </w:t>
      </w:r>
      <w:r>
        <w:rPr>
          <w:w w:val="105"/>
        </w:rPr>
        <w:t>lead</w:t>
      </w:r>
      <w:r>
        <w:rPr>
          <w:spacing w:val="31"/>
          <w:w w:val="105"/>
        </w:rPr>
        <w:t xml:space="preserve"> </w:t>
      </w:r>
      <w:r>
        <w:rPr>
          <w:w w:val="105"/>
        </w:rPr>
        <w:t xml:space="preserve">times. </w:t>
      </w:r>
      <w:r>
        <w:rPr>
          <w:spacing w:val="27"/>
          <w:w w:val="105"/>
        </w:rPr>
        <w:t xml:space="preserve"> </w:t>
      </w:r>
      <w:r>
        <w:rPr>
          <w:w w:val="105"/>
        </w:rPr>
        <w:t>The</w:t>
      </w:r>
      <w:r>
        <w:rPr>
          <w:spacing w:val="31"/>
          <w:w w:val="105"/>
        </w:rPr>
        <w:t xml:space="preserve"> </w:t>
      </w:r>
      <w:r>
        <w:rPr>
          <w:w w:val="105"/>
        </w:rPr>
        <w:t>Brier</w:t>
      </w:r>
      <w:r>
        <w:rPr>
          <w:spacing w:val="31"/>
          <w:w w:val="105"/>
        </w:rPr>
        <w:t xml:space="preserve"> </w:t>
      </w:r>
      <w:r>
        <w:rPr>
          <w:w w:val="105"/>
        </w:rPr>
        <w:t>score,</w:t>
      </w:r>
      <w:r>
        <w:rPr>
          <w:spacing w:val="34"/>
          <w:w w:val="105"/>
        </w:rPr>
        <w:t xml:space="preserve"> </w:t>
      </w:r>
      <w:r>
        <w:rPr>
          <w:w w:val="105"/>
        </w:rPr>
        <w:t>as</w:t>
      </w:r>
      <w:r>
        <w:rPr>
          <w:spacing w:val="31"/>
          <w:w w:val="105"/>
        </w:rPr>
        <w:t xml:space="preserve"> </w:t>
      </w:r>
      <w:r>
        <w:rPr>
          <w:w w:val="105"/>
        </w:rPr>
        <w:t>an</w:t>
      </w:r>
      <w:r>
        <w:rPr>
          <w:spacing w:val="31"/>
          <w:w w:val="105"/>
        </w:rPr>
        <w:t xml:space="preserve"> </w:t>
      </w:r>
      <w:r>
        <w:rPr>
          <w:w w:val="105"/>
        </w:rPr>
        <w:t>error</w:t>
      </w:r>
      <w:r>
        <w:rPr>
          <w:spacing w:val="31"/>
          <w:w w:val="105"/>
        </w:rPr>
        <w:t xml:space="preserve"> </w:t>
      </w:r>
      <w:r>
        <w:rPr>
          <w:w w:val="105"/>
        </w:rPr>
        <w:t>metric,</w:t>
      </w:r>
      <w:r>
        <w:rPr>
          <w:spacing w:val="35"/>
          <w:w w:val="105"/>
        </w:rPr>
        <w:t xml:space="preserve"> </w:t>
      </w:r>
      <w:r>
        <w:rPr>
          <w:w w:val="105"/>
        </w:rPr>
        <w:t>yields</w:t>
      </w:r>
    </w:p>
    <w:p w14:paraId="2ED18C06" w14:textId="77777777" w:rsidR="00E2709D" w:rsidRDefault="00462487">
      <w:pPr>
        <w:pStyle w:val="BodyText"/>
        <w:spacing w:line="289" w:lineRule="exact"/>
        <w:ind w:left="227"/>
      </w:pPr>
      <w:r>
        <w:rPr>
          <w:rFonts w:ascii="Trebuchet MS"/>
          <w:sz w:val="12"/>
        </w:rPr>
        <w:t xml:space="preserve">415    </w:t>
      </w:r>
      <w:r>
        <w:rPr>
          <w:rFonts w:ascii="Trebuchet MS"/>
          <w:spacing w:val="19"/>
          <w:sz w:val="12"/>
        </w:rPr>
        <w:t xml:space="preserve"> </w:t>
      </w:r>
      <w:r>
        <w:t>values</w:t>
      </w:r>
      <w:r>
        <w:rPr>
          <w:spacing w:val="50"/>
        </w:rPr>
        <w:t xml:space="preserve"> </w:t>
      </w:r>
      <w:r>
        <w:t>that</w:t>
      </w:r>
      <w:r>
        <w:rPr>
          <w:spacing w:val="50"/>
        </w:rPr>
        <w:t xml:space="preserve"> </w:t>
      </w:r>
      <w:r>
        <w:t>can</w:t>
      </w:r>
      <w:r>
        <w:rPr>
          <w:spacing w:val="48"/>
        </w:rPr>
        <w:t xml:space="preserve"> </w:t>
      </w:r>
      <w:r>
        <w:t>be</w:t>
      </w:r>
      <w:r>
        <w:rPr>
          <w:spacing w:val="49"/>
        </w:rPr>
        <w:t xml:space="preserve"> </w:t>
      </w:r>
      <w:r>
        <w:t>challenging</w:t>
      </w:r>
      <w:r>
        <w:rPr>
          <w:spacing w:val="49"/>
        </w:rPr>
        <w:t xml:space="preserve"> </w:t>
      </w:r>
      <w:r>
        <w:t>to</w:t>
      </w:r>
      <w:r>
        <w:rPr>
          <w:spacing w:val="50"/>
        </w:rPr>
        <w:t xml:space="preserve"> </w:t>
      </w:r>
      <w:r>
        <w:t>interpret,</w:t>
      </w:r>
      <w:r>
        <w:rPr>
          <w:spacing w:val="55"/>
        </w:rPr>
        <w:t xml:space="preserve"> </w:t>
      </w:r>
      <w:r>
        <w:t>given</w:t>
      </w:r>
      <w:r>
        <w:rPr>
          <w:spacing w:val="48"/>
        </w:rPr>
        <w:t xml:space="preserve"> </w:t>
      </w:r>
      <w:r>
        <w:t>the</w:t>
      </w:r>
      <w:r>
        <w:rPr>
          <w:spacing w:val="50"/>
        </w:rPr>
        <w:t xml:space="preserve"> </w:t>
      </w:r>
      <w:r>
        <w:t>dependence</w:t>
      </w:r>
      <w:r>
        <w:rPr>
          <w:spacing w:val="50"/>
        </w:rPr>
        <w:t xml:space="preserve"> </w:t>
      </w:r>
      <w:r>
        <w:t>of</w:t>
      </w:r>
      <w:r>
        <w:rPr>
          <w:spacing w:val="49"/>
        </w:rPr>
        <w:t xml:space="preserve"> </w:t>
      </w:r>
      <w:r>
        <w:t>error</w:t>
      </w:r>
    </w:p>
    <w:p w14:paraId="37F591CB" w14:textId="77777777" w:rsidR="00E2709D" w:rsidRDefault="00462487">
      <w:pPr>
        <w:pStyle w:val="BodyText"/>
        <w:spacing w:line="289" w:lineRule="exact"/>
        <w:ind w:left="227"/>
      </w:pPr>
      <w:r>
        <w:rPr>
          <w:rFonts w:ascii="Trebuchet MS" w:hAnsi="Trebuchet MS"/>
          <w:sz w:val="12"/>
        </w:rPr>
        <w:t xml:space="preserve">416    </w:t>
      </w:r>
      <w:r>
        <w:rPr>
          <w:rFonts w:ascii="Trebuchet MS" w:hAnsi="Trebuchet MS"/>
          <w:spacing w:val="19"/>
          <w:sz w:val="12"/>
        </w:rPr>
        <w:t xml:space="preserve"> </w:t>
      </w:r>
      <w:r>
        <w:rPr>
          <w:w w:val="105"/>
        </w:rPr>
        <w:t>magnitude</w:t>
      </w:r>
      <w:r>
        <w:rPr>
          <w:spacing w:val="-12"/>
          <w:w w:val="105"/>
        </w:rPr>
        <w:t xml:space="preserve"> </w:t>
      </w:r>
      <w:r>
        <w:rPr>
          <w:w w:val="105"/>
        </w:rPr>
        <w:t>on</w:t>
      </w:r>
      <w:r>
        <w:rPr>
          <w:spacing w:val="-11"/>
          <w:w w:val="105"/>
        </w:rPr>
        <w:t xml:space="preserve"> </w:t>
      </w:r>
      <w:r>
        <w:rPr>
          <w:w w:val="105"/>
        </w:rPr>
        <w:t>the</w:t>
      </w:r>
      <w:r>
        <w:rPr>
          <w:spacing w:val="-12"/>
          <w:w w:val="105"/>
        </w:rPr>
        <w:t xml:space="preserve"> </w:t>
      </w:r>
      <w:r>
        <w:rPr>
          <w:w w:val="105"/>
        </w:rPr>
        <w:t>specific</w:t>
      </w:r>
      <w:r>
        <w:rPr>
          <w:spacing w:val="-12"/>
          <w:w w:val="105"/>
        </w:rPr>
        <w:t xml:space="preserve"> </w:t>
      </w:r>
      <w:r>
        <w:rPr>
          <w:w w:val="105"/>
        </w:rPr>
        <w:t>variable—particularly</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context</w:t>
      </w:r>
      <w:r>
        <w:rPr>
          <w:spacing w:val="-12"/>
          <w:w w:val="105"/>
        </w:rPr>
        <w:t xml:space="preserve"> </w:t>
      </w:r>
      <w:r>
        <w:rPr>
          <w:w w:val="105"/>
        </w:rPr>
        <w:t>of</w:t>
      </w:r>
      <w:r>
        <w:rPr>
          <w:spacing w:val="-12"/>
          <w:w w:val="105"/>
        </w:rPr>
        <w:t xml:space="preserve"> </w:t>
      </w:r>
      <w:r>
        <w:rPr>
          <w:w w:val="105"/>
        </w:rPr>
        <w:t>rare</w:t>
      </w:r>
      <w:r>
        <w:rPr>
          <w:spacing w:val="-12"/>
          <w:w w:val="105"/>
        </w:rPr>
        <w:t xml:space="preserve"> </w:t>
      </w:r>
      <w:r>
        <w:rPr>
          <w:w w:val="105"/>
        </w:rPr>
        <w:t>events</w:t>
      </w:r>
    </w:p>
    <w:p w14:paraId="62E6DF24" w14:textId="77777777" w:rsidR="00E2709D" w:rsidRDefault="00462487">
      <w:pPr>
        <w:pStyle w:val="BodyText"/>
        <w:spacing w:line="291" w:lineRule="exact"/>
        <w:ind w:left="227"/>
      </w:pPr>
      <w:r>
        <w:rPr>
          <w:rFonts w:ascii="Trebuchet MS"/>
          <w:sz w:val="12"/>
        </w:rPr>
        <w:t xml:space="preserve">417    </w:t>
      </w:r>
      <w:r>
        <w:rPr>
          <w:rFonts w:ascii="Trebuchet MS"/>
          <w:spacing w:val="19"/>
          <w:sz w:val="12"/>
        </w:rPr>
        <w:t xml:space="preserve"> </w:t>
      </w:r>
      <w:r>
        <w:rPr>
          <w:w w:val="105"/>
        </w:rPr>
        <w:t>like</w:t>
      </w:r>
      <w:r>
        <w:rPr>
          <w:spacing w:val="6"/>
          <w:w w:val="105"/>
        </w:rPr>
        <w:t xml:space="preserve"> </w:t>
      </w:r>
      <w:r>
        <w:rPr>
          <w:w w:val="105"/>
        </w:rPr>
        <w:t>floods,</w:t>
      </w:r>
      <w:r>
        <w:rPr>
          <w:spacing w:val="8"/>
          <w:w w:val="105"/>
        </w:rPr>
        <w:t xml:space="preserve"> </w:t>
      </w:r>
      <w:r>
        <w:rPr>
          <w:w w:val="105"/>
        </w:rPr>
        <w:t>where</w:t>
      </w:r>
      <w:r>
        <w:rPr>
          <w:spacing w:val="7"/>
          <w:w w:val="105"/>
        </w:rPr>
        <w:t xml:space="preserve"> </w:t>
      </w:r>
      <w:r>
        <w:rPr>
          <w:w w:val="105"/>
        </w:rPr>
        <w:t>the</w:t>
      </w:r>
      <w:r>
        <w:rPr>
          <w:spacing w:val="6"/>
          <w:w w:val="105"/>
        </w:rPr>
        <w:t xml:space="preserve"> </w:t>
      </w:r>
      <w:r>
        <w:rPr>
          <w:w w:val="105"/>
        </w:rPr>
        <w:t>magnitude</w:t>
      </w:r>
      <w:r>
        <w:rPr>
          <w:spacing w:val="5"/>
          <w:w w:val="105"/>
        </w:rPr>
        <w:t xml:space="preserve"> </w:t>
      </w:r>
      <w:r>
        <w:rPr>
          <w:w w:val="105"/>
        </w:rPr>
        <w:t>is</w:t>
      </w:r>
      <w:r>
        <w:rPr>
          <w:spacing w:val="6"/>
          <w:w w:val="105"/>
        </w:rPr>
        <w:t xml:space="preserve"> </w:t>
      </w:r>
      <w:r>
        <w:rPr>
          <w:w w:val="105"/>
        </w:rPr>
        <w:t>inherently</w:t>
      </w:r>
      <w:r>
        <w:rPr>
          <w:spacing w:val="6"/>
          <w:w w:val="105"/>
        </w:rPr>
        <w:t xml:space="preserve"> </w:t>
      </w:r>
      <w:r>
        <w:rPr>
          <w:w w:val="105"/>
        </w:rPr>
        <w:t>low.</w:t>
      </w:r>
      <w:r>
        <w:rPr>
          <w:spacing w:val="40"/>
          <w:w w:val="105"/>
        </w:rPr>
        <w:t xml:space="preserve"> </w:t>
      </w:r>
      <w:r>
        <w:rPr>
          <w:w w:val="105"/>
        </w:rPr>
        <w:t>Instead,</w:t>
      </w:r>
      <w:r>
        <w:rPr>
          <w:spacing w:val="8"/>
          <w:w w:val="105"/>
        </w:rPr>
        <w:t xml:space="preserve"> </w:t>
      </w:r>
      <w:r>
        <w:rPr>
          <w:w w:val="105"/>
        </w:rPr>
        <w:t>we</w:t>
      </w:r>
      <w:r>
        <w:rPr>
          <w:spacing w:val="5"/>
          <w:w w:val="105"/>
        </w:rPr>
        <w:t xml:space="preserve"> </w:t>
      </w:r>
      <w:r>
        <w:rPr>
          <w:w w:val="105"/>
        </w:rPr>
        <w:t>employ</w:t>
      </w:r>
      <w:r>
        <w:rPr>
          <w:spacing w:val="6"/>
          <w:w w:val="105"/>
        </w:rPr>
        <w:t xml:space="preserve"> </w:t>
      </w:r>
      <w:r>
        <w:rPr>
          <w:w w:val="105"/>
        </w:rPr>
        <w:t>the</w:t>
      </w:r>
    </w:p>
    <w:p w14:paraId="4E0B47B0"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21C9FC16" w14:textId="77777777" w:rsidR="00E2709D" w:rsidRDefault="00E2709D">
      <w:pPr>
        <w:pStyle w:val="BodyText"/>
        <w:rPr>
          <w:sz w:val="20"/>
        </w:rPr>
      </w:pPr>
    </w:p>
    <w:p w14:paraId="5CD8A6F7" w14:textId="77777777" w:rsidR="00E2709D" w:rsidRDefault="00E2709D">
      <w:pPr>
        <w:pStyle w:val="BodyText"/>
        <w:rPr>
          <w:sz w:val="20"/>
        </w:rPr>
      </w:pPr>
    </w:p>
    <w:p w14:paraId="7E8A3CCD" w14:textId="77777777" w:rsidR="00E2709D" w:rsidRDefault="00E2709D">
      <w:pPr>
        <w:pStyle w:val="BodyText"/>
        <w:rPr>
          <w:sz w:val="20"/>
        </w:rPr>
      </w:pPr>
    </w:p>
    <w:p w14:paraId="184B73F8" w14:textId="77777777" w:rsidR="00E2709D" w:rsidRDefault="00E2709D">
      <w:pPr>
        <w:pStyle w:val="BodyText"/>
        <w:spacing w:before="8"/>
        <w:rPr>
          <w:sz w:val="20"/>
        </w:rPr>
      </w:pPr>
    </w:p>
    <w:p w14:paraId="21ACAF5D" w14:textId="77777777" w:rsidR="00E2709D" w:rsidRDefault="00E2709D">
      <w:pPr>
        <w:rPr>
          <w:sz w:val="20"/>
        </w:rPr>
        <w:sectPr w:rsidR="00E2709D">
          <w:pgSz w:w="12240" w:h="15840"/>
          <w:pgMar w:top="1500" w:right="1720" w:bottom="1960" w:left="1600" w:header="0" w:footer="1777" w:gutter="0"/>
          <w:cols w:space="720"/>
        </w:sectPr>
      </w:pPr>
    </w:p>
    <w:p w14:paraId="78D03416" w14:textId="39D03EC0" w:rsidR="00E2709D" w:rsidRDefault="00285D5B">
      <w:pPr>
        <w:spacing w:before="85"/>
        <w:ind w:right="38"/>
        <w:jc w:val="right"/>
        <w:rPr>
          <w:rFonts w:ascii="Verdana"/>
          <w:sz w:val="11"/>
        </w:rPr>
      </w:pPr>
      <w:r>
        <w:rPr>
          <w:noProof/>
        </w:rPr>
        <mc:AlternateContent>
          <mc:Choice Requires="wpg">
            <w:drawing>
              <wp:anchor distT="0" distB="0" distL="114300" distR="114300" simplePos="0" relativeHeight="15739392" behindDoc="0" locked="0" layoutInCell="1" allowOverlap="1" wp14:anchorId="2787B9E2" wp14:editId="34EE6CCA">
                <wp:simplePos x="0" y="0"/>
                <wp:positionH relativeFrom="page">
                  <wp:posOffset>2947670</wp:posOffset>
                </wp:positionH>
                <wp:positionV relativeFrom="paragraph">
                  <wp:posOffset>64770</wp:posOffset>
                </wp:positionV>
                <wp:extent cx="1565910" cy="1553845"/>
                <wp:effectExtent l="0" t="0" r="0" b="0"/>
                <wp:wrapNone/>
                <wp:docPr id="1351" name="Group 1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5910" cy="1553845"/>
                          <a:chOff x="4642" y="102"/>
                          <a:chExt cx="2466" cy="2447"/>
                        </a:xfrm>
                      </wpg:grpSpPr>
                      <wps:wsp>
                        <wps:cNvPr id="1352" name="Line 1376"/>
                        <wps:cNvCnPr>
                          <a:cxnSpLocks noChangeShapeType="1"/>
                        </wps:cNvCnPr>
                        <wps:spPr bwMode="auto">
                          <a:xfrm>
                            <a:off x="4675" y="2261"/>
                            <a:ext cx="2425" cy="0"/>
                          </a:xfrm>
                          <a:prstGeom prst="line">
                            <a:avLst/>
                          </a:prstGeom>
                          <a:noFill/>
                          <a:ln w="30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3" name="AutoShape 1375"/>
                        <wps:cNvSpPr>
                          <a:spLocks/>
                        </wps:cNvSpPr>
                        <wps:spPr bwMode="auto">
                          <a:xfrm>
                            <a:off x="5185" y="105"/>
                            <a:ext cx="1149" cy="2409"/>
                          </a:xfrm>
                          <a:custGeom>
                            <a:avLst/>
                            <a:gdLst>
                              <a:gd name="T0" fmla="+- 0 5186 5186"/>
                              <a:gd name="T1" fmla="*/ T0 w 1149"/>
                              <a:gd name="T2" fmla="+- 0 2515 106"/>
                              <a:gd name="T3" fmla="*/ 2515 h 2409"/>
                              <a:gd name="T4" fmla="+- 0 5186 5186"/>
                              <a:gd name="T5" fmla="*/ T4 w 1149"/>
                              <a:gd name="T6" fmla="+- 0 106 106"/>
                              <a:gd name="T7" fmla="*/ 106 h 2409"/>
                              <a:gd name="T8" fmla="+- 0 5951 5186"/>
                              <a:gd name="T9" fmla="*/ T8 w 1149"/>
                              <a:gd name="T10" fmla="+- 0 2515 106"/>
                              <a:gd name="T11" fmla="*/ 2515 h 2409"/>
                              <a:gd name="T12" fmla="+- 0 5951 5186"/>
                              <a:gd name="T13" fmla="*/ T12 w 1149"/>
                              <a:gd name="T14" fmla="+- 0 106 106"/>
                              <a:gd name="T15" fmla="*/ 106 h 2409"/>
                              <a:gd name="T16" fmla="+- 0 6334 5186"/>
                              <a:gd name="T17" fmla="*/ T16 w 1149"/>
                              <a:gd name="T18" fmla="+- 0 2515 106"/>
                              <a:gd name="T19" fmla="*/ 2515 h 2409"/>
                              <a:gd name="T20" fmla="+- 0 6334 5186"/>
                              <a:gd name="T21" fmla="*/ T20 w 1149"/>
                              <a:gd name="T22" fmla="+- 0 106 106"/>
                              <a:gd name="T23" fmla="*/ 106 h 2409"/>
                            </a:gdLst>
                            <a:ahLst/>
                            <a:cxnLst>
                              <a:cxn ang="0">
                                <a:pos x="T1" y="T3"/>
                              </a:cxn>
                              <a:cxn ang="0">
                                <a:pos x="T5" y="T7"/>
                              </a:cxn>
                              <a:cxn ang="0">
                                <a:pos x="T9" y="T11"/>
                              </a:cxn>
                              <a:cxn ang="0">
                                <a:pos x="T13" y="T15"/>
                              </a:cxn>
                              <a:cxn ang="0">
                                <a:pos x="T17" y="T19"/>
                              </a:cxn>
                              <a:cxn ang="0">
                                <a:pos x="T21" y="T23"/>
                              </a:cxn>
                            </a:cxnLst>
                            <a:rect l="0" t="0" r="r" b="b"/>
                            <a:pathLst>
                              <a:path w="1149" h="2409">
                                <a:moveTo>
                                  <a:pt x="0" y="2409"/>
                                </a:moveTo>
                                <a:lnTo>
                                  <a:pt x="0" y="0"/>
                                </a:lnTo>
                                <a:moveTo>
                                  <a:pt x="765" y="2409"/>
                                </a:moveTo>
                                <a:lnTo>
                                  <a:pt x="765" y="0"/>
                                </a:lnTo>
                                <a:moveTo>
                                  <a:pt x="1148" y="2409"/>
                                </a:moveTo>
                                <a:lnTo>
                                  <a:pt x="1148" y="0"/>
                                </a:lnTo>
                              </a:path>
                            </a:pathLst>
                          </a:custGeom>
                          <a:noFill/>
                          <a:ln w="3066">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1374"/>
                        <wps:cNvSpPr>
                          <a:spLocks/>
                        </wps:cNvSpPr>
                        <wps:spPr bwMode="auto">
                          <a:xfrm>
                            <a:off x="4675"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 name="Line 1373"/>
                        <wps:cNvCnPr>
                          <a:cxnSpLocks noChangeShapeType="1"/>
                        </wps:cNvCnPr>
                        <wps:spPr bwMode="auto">
                          <a:xfrm>
                            <a:off x="4675"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Freeform 1372"/>
                        <wps:cNvSpPr>
                          <a:spLocks/>
                        </wps:cNvSpPr>
                        <wps:spPr bwMode="auto">
                          <a:xfrm>
                            <a:off x="5185"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Line 1371"/>
                        <wps:cNvCnPr>
                          <a:cxnSpLocks noChangeShapeType="1"/>
                        </wps:cNvCnPr>
                        <wps:spPr bwMode="auto">
                          <a:xfrm>
                            <a:off x="5186"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Freeform 1370"/>
                        <wps:cNvSpPr>
                          <a:spLocks/>
                        </wps:cNvSpPr>
                        <wps:spPr bwMode="auto">
                          <a:xfrm>
                            <a:off x="5696"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Line 1369"/>
                        <wps:cNvCnPr>
                          <a:cxnSpLocks noChangeShapeType="1"/>
                        </wps:cNvCnPr>
                        <wps:spPr bwMode="auto">
                          <a:xfrm>
                            <a:off x="5696"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Freeform 1368"/>
                        <wps:cNvSpPr>
                          <a:spLocks/>
                        </wps:cNvSpPr>
                        <wps:spPr bwMode="auto">
                          <a:xfrm>
                            <a:off x="6206"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 name="Line 1367"/>
                        <wps:cNvCnPr>
                          <a:cxnSpLocks noChangeShapeType="1"/>
                        </wps:cNvCnPr>
                        <wps:spPr bwMode="auto">
                          <a:xfrm>
                            <a:off x="6207"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Freeform 1366"/>
                        <wps:cNvSpPr>
                          <a:spLocks/>
                        </wps:cNvSpPr>
                        <wps:spPr bwMode="auto">
                          <a:xfrm>
                            <a:off x="6717" y="2514"/>
                            <a:ext cx="2" cy="34"/>
                          </a:xfrm>
                          <a:custGeom>
                            <a:avLst/>
                            <a:gdLst>
                              <a:gd name="T0" fmla="+- 0 2515 2515"/>
                              <a:gd name="T1" fmla="*/ 2515 h 34"/>
                              <a:gd name="T2" fmla="+- 0 2548 2515"/>
                              <a:gd name="T3" fmla="*/ 2548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 name="Line 1365"/>
                        <wps:cNvCnPr>
                          <a:cxnSpLocks noChangeShapeType="1"/>
                        </wps:cNvCnPr>
                        <wps:spPr bwMode="auto">
                          <a:xfrm>
                            <a:off x="6717" y="2515"/>
                            <a:ext cx="0" cy="33"/>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Freeform 1364"/>
                        <wps:cNvSpPr>
                          <a:spLocks/>
                        </wps:cNvSpPr>
                        <wps:spPr bwMode="auto">
                          <a:xfrm>
                            <a:off x="4641" y="2261"/>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5" name="Line 1363"/>
                        <wps:cNvCnPr>
                          <a:cxnSpLocks noChangeShapeType="1"/>
                        </wps:cNvCnPr>
                        <wps:spPr bwMode="auto">
                          <a:xfrm>
                            <a:off x="4675" y="2261"/>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Freeform 1362"/>
                        <wps:cNvSpPr>
                          <a:spLocks/>
                        </wps:cNvSpPr>
                        <wps:spPr bwMode="auto">
                          <a:xfrm>
                            <a:off x="4641" y="1838"/>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 name="Line 1361"/>
                        <wps:cNvCnPr>
                          <a:cxnSpLocks noChangeShapeType="1"/>
                        </wps:cNvCnPr>
                        <wps:spPr bwMode="auto">
                          <a:xfrm>
                            <a:off x="4675" y="1838"/>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Freeform 1360"/>
                        <wps:cNvSpPr>
                          <a:spLocks/>
                        </wps:cNvSpPr>
                        <wps:spPr bwMode="auto">
                          <a:xfrm>
                            <a:off x="4641" y="1415"/>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9" name="Line 1359"/>
                        <wps:cNvCnPr>
                          <a:cxnSpLocks noChangeShapeType="1"/>
                        </wps:cNvCnPr>
                        <wps:spPr bwMode="auto">
                          <a:xfrm>
                            <a:off x="4675" y="1416"/>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Freeform 1358"/>
                        <wps:cNvSpPr>
                          <a:spLocks/>
                        </wps:cNvSpPr>
                        <wps:spPr bwMode="auto">
                          <a:xfrm>
                            <a:off x="4641" y="993"/>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1" name="Line 1357"/>
                        <wps:cNvCnPr>
                          <a:cxnSpLocks noChangeShapeType="1"/>
                        </wps:cNvCnPr>
                        <wps:spPr bwMode="auto">
                          <a:xfrm>
                            <a:off x="4675" y="993"/>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Freeform 1356"/>
                        <wps:cNvSpPr>
                          <a:spLocks/>
                        </wps:cNvSpPr>
                        <wps:spPr bwMode="auto">
                          <a:xfrm>
                            <a:off x="4641" y="570"/>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3" name="Line 1355"/>
                        <wps:cNvCnPr>
                          <a:cxnSpLocks noChangeShapeType="1"/>
                        </wps:cNvCnPr>
                        <wps:spPr bwMode="auto">
                          <a:xfrm>
                            <a:off x="4675" y="571"/>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4" name="Freeform 1354"/>
                        <wps:cNvSpPr>
                          <a:spLocks/>
                        </wps:cNvSpPr>
                        <wps:spPr bwMode="auto">
                          <a:xfrm>
                            <a:off x="4641" y="147"/>
                            <a:ext cx="34" cy="2"/>
                          </a:xfrm>
                          <a:custGeom>
                            <a:avLst/>
                            <a:gdLst>
                              <a:gd name="T0" fmla="+- 0 4675 4642"/>
                              <a:gd name="T1" fmla="*/ T0 w 34"/>
                              <a:gd name="T2" fmla="+- 0 4642 4642"/>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5" name="Line 1353"/>
                        <wps:cNvCnPr>
                          <a:cxnSpLocks noChangeShapeType="1"/>
                        </wps:cNvCnPr>
                        <wps:spPr bwMode="auto">
                          <a:xfrm>
                            <a:off x="4675" y="148"/>
                            <a:ext cx="0" cy="0"/>
                          </a:xfrm>
                          <a:prstGeom prst="line">
                            <a:avLst/>
                          </a:prstGeom>
                          <a:noFill/>
                          <a:ln w="4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 name="Freeform 1352"/>
                        <wps:cNvSpPr>
                          <a:spLocks/>
                        </wps:cNvSpPr>
                        <wps:spPr bwMode="auto">
                          <a:xfrm>
                            <a:off x="4675" y="989"/>
                            <a:ext cx="2425" cy="484"/>
                          </a:xfrm>
                          <a:custGeom>
                            <a:avLst/>
                            <a:gdLst>
                              <a:gd name="T0" fmla="+- 0 4675 4675"/>
                              <a:gd name="T1" fmla="*/ T0 w 2425"/>
                              <a:gd name="T2" fmla="+- 0 990 990"/>
                              <a:gd name="T3" fmla="*/ 990 h 484"/>
                              <a:gd name="T4" fmla="+- 0 4803 4675"/>
                              <a:gd name="T5" fmla="*/ T4 w 2425"/>
                              <a:gd name="T6" fmla="+- 0 995 990"/>
                              <a:gd name="T7" fmla="*/ 995 h 484"/>
                              <a:gd name="T8" fmla="+- 0 4931 4675"/>
                              <a:gd name="T9" fmla="*/ T8 w 2425"/>
                              <a:gd name="T10" fmla="+- 0 1006 990"/>
                              <a:gd name="T11" fmla="*/ 1006 h 484"/>
                              <a:gd name="T12" fmla="+- 0 5058 4675"/>
                              <a:gd name="T13" fmla="*/ T12 w 2425"/>
                              <a:gd name="T14" fmla="+- 0 1027 990"/>
                              <a:gd name="T15" fmla="*/ 1027 h 484"/>
                              <a:gd name="T16" fmla="+- 0 5186 4675"/>
                              <a:gd name="T17" fmla="*/ T16 w 2425"/>
                              <a:gd name="T18" fmla="+- 0 1054 990"/>
                              <a:gd name="T19" fmla="*/ 1054 h 484"/>
                              <a:gd name="T20" fmla="+- 0 5313 4675"/>
                              <a:gd name="T21" fmla="*/ T20 w 2425"/>
                              <a:gd name="T22" fmla="+- 0 1070 990"/>
                              <a:gd name="T23" fmla="*/ 1070 h 484"/>
                              <a:gd name="T24" fmla="+- 0 5441 4675"/>
                              <a:gd name="T25" fmla="*/ T24 w 2425"/>
                              <a:gd name="T26" fmla="+- 0 1086 990"/>
                              <a:gd name="T27" fmla="*/ 1086 h 484"/>
                              <a:gd name="T28" fmla="+- 0 5569 4675"/>
                              <a:gd name="T29" fmla="*/ T28 w 2425"/>
                              <a:gd name="T30" fmla="+- 0 1106 990"/>
                              <a:gd name="T31" fmla="*/ 1106 h 484"/>
                              <a:gd name="T32" fmla="+- 0 5696 4675"/>
                              <a:gd name="T33" fmla="*/ T32 w 2425"/>
                              <a:gd name="T34" fmla="+- 0 1133 990"/>
                              <a:gd name="T35" fmla="*/ 1133 h 484"/>
                              <a:gd name="T36" fmla="+- 0 5824 4675"/>
                              <a:gd name="T37" fmla="*/ T36 w 2425"/>
                              <a:gd name="T38" fmla="+- 0 1166 990"/>
                              <a:gd name="T39" fmla="*/ 1166 h 484"/>
                              <a:gd name="T40" fmla="+- 0 5951 4675"/>
                              <a:gd name="T41" fmla="*/ T40 w 2425"/>
                              <a:gd name="T42" fmla="+- 0 1199 990"/>
                              <a:gd name="T43" fmla="*/ 1199 h 484"/>
                              <a:gd name="T44" fmla="+- 0 6079 4675"/>
                              <a:gd name="T45" fmla="*/ T44 w 2425"/>
                              <a:gd name="T46" fmla="+- 0 1236 990"/>
                              <a:gd name="T47" fmla="*/ 1236 h 484"/>
                              <a:gd name="T48" fmla="+- 0 6207 4675"/>
                              <a:gd name="T49" fmla="*/ T48 w 2425"/>
                              <a:gd name="T50" fmla="+- 0 1271 990"/>
                              <a:gd name="T51" fmla="*/ 1271 h 484"/>
                              <a:gd name="T52" fmla="+- 0 6334 4675"/>
                              <a:gd name="T53" fmla="*/ T52 w 2425"/>
                              <a:gd name="T54" fmla="+- 0 1302 990"/>
                              <a:gd name="T55" fmla="*/ 1302 h 484"/>
                              <a:gd name="T56" fmla="+- 0 6462 4675"/>
                              <a:gd name="T57" fmla="*/ T56 w 2425"/>
                              <a:gd name="T58" fmla="+- 0 1334 990"/>
                              <a:gd name="T59" fmla="*/ 1334 h 484"/>
                              <a:gd name="T60" fmla="+- 0 6589 4675"/>
                              <a:gd name="T61" fmla="*/ T60 w 2425"/>
                              <a:gd name="T62" fmla="+- 0 1365 990"/>
                              <a:gd name="T63" fmla="*/ 1365 h 484"/>
                              <a:gd name="T64" fmla="+- 0 6717 4675"/>
                              <a:gd name="T65" fmla="*/ T64 w 2425"/>
                              <a:gd name="T66" fmla="+- 0 1396 990"/>
                              <a:gd name="T67" fmla="*/ 1396 h 484"/>
                              <a:gd name="T68" fmla="+- 0 6845 4675"/>
                              <a:gd name="T69" fmla="*/ T68 w 2425"/>
                              <a:gd name="T70" fmla="+- 0 1421 990"/>
                              <a:gd name="T71" fmla="*/ 1421 h 484"/>
                              <a:gd name="T72" fmla="+- 0 6972 4675"/>
                              <a:gd name="T73" fmla="*/ T72 w 2425"/>
                              <a:gd name="T74" fmla="+- 0 1449 990"/>
                              <a:gd name="T75" fmla="*/ 1449 h 484"/>
                              <a:gd name="T76" fmla="+- 0 7100 4675"/>
                              <a:gd name="T77" fmla="*/ T76 w 2425"/>
                              <a:gd name="T78" fmla="+- 0 1473 990"/>
                              <a:gd name="T79" fmla="*/ 1473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25" h="484">
                                <a:moveTo>
                                  <a:pt x="0" y="0"/>
                                </a:moveTo>
                                <a:lnTo>
                                  <a:pt x="128" y="5"/>
                                </a:lnTo>
                                <a:lnTo>
                                  <a:pt x="256" y="16"/>
                                </a:lnTo>
                                <a:lnTo>
                                  <a:pt x="383" y="37"/>
                                </a:lnTo>
                                <a:lnTo>
                                  <a:pt x="511" y="64"/>
                                </a:lnTo>
                                <a:lnTo>
                                  <a:pt x="638" y="80"/>
                                </a:lnTo>
                                <a:lnTo>
                                  <a:pt x="766" y="96"/>
                                </a:lnTo>
                                <a:lnTo>
                                  <a:pt x="894" y="116"/>
                                </a:lnTo>
                                <a:lnTo>
                                  <a:pt x="1021" y="143"/>
                                </a:lnTo>
                                <a:lnTo>
                                  <a:pt x="1149" y="176"/>
                                </a:lnTo>
                                <a:lnTo>
                                  <a:pt x="1276" y="209"/>
                                </a:lnTo>
                                <a:lnTo>
                                  <a:pt x="1404" y="246"/>
                                </a:lnTo>
                                <a:lnTo>
                                  <a:pt x="1532" y="281"/>
                                </a:lnTo>
                                <a:lnTo>
                                  <a:pt x="1659" y="312"/>
                                </a:lnTo>
                                <a:lnTo>
                                  <a:pt x="1787" y="344"/>
                                </a:lnTo>
                                <a:lnTo>
                                  <a:pt x="1914" y="375"/>
                                </a:lnTo>
                                <a:lnTo>
                                  <a:pt x="2042" y="406"/>
                                </a:lnTo>
                                <a:lnTo>
                                  <a:pt x="2170" y="431"/>
                                </a:lnTo>
                                <a:lnTo>
                                  <a:pt x="2297" y="459"/>
                                </a:lnTo>
                                <a:lnTo>
                                  <a:pt x="2425" y="483"/>
                                </a:lnTo>
                              </a:path>
                            </a:pathLst>
                          </a:custGeom>
                          <a:noFill/>
                          <a:ln w="8584">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 name="Freeform 1351"/>
                        <wps:cNvSpPr>
                          <a:spLocks/>
                        </wps:cNvSpPr>
                        <wps:spPr bwMode="auto">
                          <a:xfrm>
                            <a:off x="4675" y="990"/>
                            <a:ext cx="1277" cy="487"/>
                          </a:xfrm>
                          <a:custGeom>
                            <a:avLst/>
                            <a:gdLst>
                              <a:gd name="T0" fmla="+- 0 4675 4675"/>
                              <a:gd name="T1" fmla="*/ T0 w 1277"/>
                              <a:gd name="T2" fmla="+- 0 990 990"/>
                              <a:gd name="T3" fmla="*/ 990 h 487"/>
                              <a:gd name="T4" fmla="+- 0 4803 4675"/>
                              <a:gd name="T5" fmla="*/ T4 w 1277"/>
                              <a:gd name="T6" fmla="+- 0 1024 990"/>
                              <a:gd name="T7" fmla="*/ 1024 h 487"/>
                              <a:gd name="T8" fmla="+- 0 4931 4675"/>
                              <a:gd name="T9" fmla="*/ T8 w 1277"/>
                              <a:gd name="T10" fmla="+- 0 1081 990"/>
                              <a:gd name="T11" fmla="*/ 1081 h 487"/>
                              <a:gd name="T12" fmla="+- 0 5058 4675"/>
                              <a:gd name="T13" fmla="*/ T12 w 1277"/>
                              <a:gd name="T14" fmla="+- 0 1136 990"/>
                              <a:gd name="T15" fmla="*/ 1136 h 487"/>
                              <a:gd name="T16" fmla="+- 0 5186 4675"/>
                              <a:gd name="T17" fmla="*/ T16 w 1277"/>
                              <a:gd name="T18" fmla="+- 0 1186 990"/>
                              <a:gd name="T19" fmla="*/ 1186 h 487"/>
                              <a:gd name="T20" fmla="+- 0 5313 4675"/>
                              <a:gd name="T21" fmla="*/ T20 w 1277"/>
                              <a:gd name="T22" fmla="+- 0 1231 990"/>
                              <a:gd name="T23" fmla="*/ 1231 h 487"/>
                              <a:gd name="T24" fmla="+- 0 5441 4675"/>
                              <a:gd name="T25" fmla="*/ T24 w 1277"/>
                              <a:gd name="T26" fmla="+- 0 1277 990"/>
                              <a:gd name="T27" fmla="*/ 1277 h 487"/>
                              <a:gd name="T28" fmla="+- 0 5569 4675"/>
                              <a:gd name="T29" fmla="*/ T28 w 1277"/>
                              <a:gd name="T30" fmla="+- 0 1325 990"/>
                              <a:gd name="T31" fmla="*/ 1325 h 487"/>
                              <a:gd name="T32" fmla="+- 0 5696 4675"/>
                              <a:gd name="T33" fmla="*/ T32 w 1277"/>
                              <a:gd name="T34" fmla="+- 0 1373 990"/>
                              <a:gd name="T35" fmla="*/ 1373 h 487"/>
                              <a:gd name="T36" fmla="+- 0 5824 4675"/>
                              <a:gd name="T37" fmla="*/ T36 w 1277"/>
                              <a:gd name="T38" fmla="+- 0 1423 990"/>
                              <a:gd name="T39" fmla="*/ 1423 h 487"/>
                              <a:gd name="T40" fmla="+- 0 5951 4675"/>
                              <a:gd name="T41" fmla="*/ T40 w 1277"/>
                              <a:gd name="T42" fmla="+- 0 1476 990"/>
                              <a:gd name="T43" fmla="*/ 1476 h 4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77" h="487">
                                <a:moveTo>
                                  <a:pt x="0" y="0"/>
                                </a:moveTo>
                                <a:lnTo>
                                  <a:pt x="128" y="34"/>
                                </a:lnTo>
                                <a:lnTo>
                                  <a:pt x="256" y="91"/>
                                </a:lnTo>
                                <a:lnTo>
                                  <a:pt x="383" y="146"/>
                                </a:lnTo>
                                <a:lnTo>
                                  <a:pt x="511" y="196"/>
                                </a:lnTo>
                                <a:lnTo>
                                  <a:pt x="638" y="241"/>
                                </a:lnTo>
                                <a:lnTo>
                                  <a:pt x="766" y="287"/>
                                </a:lnTo>
                                <a:lnTo>
                                  <a:pt x="894" y="335"/>
                                </a:lnTo>
                                <a:lnTo>
                                  <a:pt x="1021" y="383"/>
                                </a:lnTo>
                                <a:lnTo>
                                  <a:pt x="1149" y="433"/>
                                </a:lnTo>
                                <a:lnTo>
                                  <a:pt x="1276" y="486"/>
                                </a:lnTo>
                              </a:path>
                            </a:pathLst>
                          </a:custGeom>
                          <a:noFill/>
                          <a:ln w="8584">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 name="Freeform 1350"/>
                        <wps:cNvSpPr>
                          <a:spLocks/>
                        </wps:cNvSpPr>
                        <wps:spPr bwMode="auto">
                          <a:xfrm>
                            <a:off x="4675" y="1027"/>
                            <a:ext cx="2425" cy="1318"/>
                          </a:xfrm>
                          <a:custGeom>
                            <a:avLst/>
                            <a:gdLst>
                              <a:gd name="T0" fmla="+- 0 4675 4675"/>
                              <a:gd name="T1" fmla="*/ T0 w 2425"/>
                              <a:gd name="T2" fmla="+- 0 1027 1027"/>
                              <a:gd name="T3" fmla="*/ 1027 h 1318"/>
                              <a:gd name="T4" fmla="+- 0 4803 4675"/>
                              <a:gd name="T5" fmla="*/ T4 w 2425"/>
                              <a:gd name="T6" fmla="+- 0 1118 1027"/>
                              <a:gd name="T7" fmla="*/ 1118 h 1318"/>
                              <a:gd name="T8" fmla="+- 0 4931 4675"/>
                              <a:gd name="T9" fmla="*/ T8 w 2425"/>
                              <a:gd name="T10" fmla="+- 0 1188 1027"/>
                              <a:gd name="T11" fmla="*/ 1188 h 1318"/>
                              <a:gd name="T12" fmla="+- 0 5058 4675"/>
                              <a:gd name="T13" fmla="*/ T12 w 2425"/>
                              <a:gd name="T14" fmla="+- 0 1235 1027"/>
                              <a:gd name="T15" fmla="*/ 1235 h 1318"/>
                              <a:gd name="T16" fmla="+- 0 5186 4675"/>
                              <a:gd name="T17" fmla="*/ T16 w 2425"/>
                              <a:gd name="T18" fmla="+- 0 1305 1027"/>
                              <a:gd name="T19" fmla="*/ 1305 h 1318"/>
                              <a:gd name="T20" fmla="+- 0 5313 4675"/>
                              <a:gd name="T21" fmla="*/ T20 w 2425"/>
                              <a:gd name="T22" fmla="+- 0 1357 1027"/>
                              <a:gd name="T23" fmla="*/ 1357 h 1318"/>
                              <a:gd name="T24" fmla="+- 0 5441 4675"/>
                              <a:gd name="T25" fmla="*/ T24 w 2425"/>
                              <a:gd name="T26" fmla="+- 0 1425 1027"/>
                              <a:gd name="T27" fmla="*/ 1425 h 1318"/>
                              <a:gd name="T28" fmla="+- 0 5569 4675"/>
                              <a:gd name="T29" fmla="*/ T28 w 2425"/>
                              <a:gd name="T30" fmla="+- 0 1480 1027"/>
                              <a:gd name="T31" fmla="*/ 1480 h 1318"/>
                              <a:gd name="T32" fmla="+- 0 5696 4675"/>
                              <a:gd name="T33" fmla="*/ T32 w 2425"/>
                              <a:gd name="T34" fmla="+- 0 1519 1027"/>
                              <a:gd name="T35" fmla="*/ 1519 h 1318"/>
                              <a:gd name="T36" fmla="+- 0 5824 4675"/>
                              <a:gd name="T37" fmla="*/ T36 w 2425"/>
                              <a:gd name="T38" fmla="+- 0 1586 1027"/>
                              <a:gd name="T39" fmla="*/ 1586 h 1318"/>
                              <a:gd name="T40" fmla="+- 0 5951 4675"/>
                              <a:gd name="T41" fmla="*/ T40 w 2425"/>
                              <a:gd name="T42" fmla="+- 0 1650 1027"/>
                              <a:gd name="T43" fmla="*/ 1650 h 1318"/>
                              <a:gd name="T44" fmla="+- 0 6079 4675"/>
                              <a:gd name="T45" fmla="*/ T44 w 2425"/>
                              <a:gd name="T46" fmla="+- 0 1712 1027"/>
                              <a:gd name="T47" fmla="*/ 1712 h 1318"/>
                              <a:gd name="T48" fmla="+- 0 6207 4675"/>
                              <a:gd name="T49" fmla="*/ T48 w 2425"/>
                              <a:gd name="T50" fmla="+- 0 1782 1027"/>
                              <a:gd name="T51" fmla="*/ 1782 h 1318"/>
                              <a:gd name="T52" fmla="+- 0 6334 4675"/>
                              <a:gd name="T53" fmla="*/ T52 w 2425"/>
                              <a:gd name="T54" fmla="+- 0 1885 1027"/>
                              <a:gd name="T55" fmla="*/ 1885 h 1318"/>
                              <a:gd name="T56" fmla="+- 0 6462 4675"/>
                              <a:gd name="T57" fmla="*/ T56 w 2425"/>
                              <a:gd name="T58" fmla="+- 0 1970 1027"/>
                              <a:gd name="T59" fmla="*/ 1970 h 1318"/>
                              <a:gd name="T60" fmla="+- 0 6589 4675"/>
                              <a:gd name="T61" fmla="*/ T60 w 2425"/>
                              <a:gd name="T62" fmla="+- 0 2045 1027"/>
                              <a:gd name="T63" fmla="*/ 2045 h 1318"/>
                              <a:gd name="T64" fmla="+- 0 6717 4675"/>
                              <a:gd name="T65" fmla="*/ T64 w 2425"/>
                              <a:gd name="T66" fmla="+- 0 2109 1027"/>
                              <a:gd name="T67" fmla="*/ 2109 h 1318"/>
                              <a:gd name="T68" fmla="+- 0 6845 4675"/>
                              <a:gd name="T69" fmla="*/ T68 w 2425"/>
                              <a:gd name="T70" fmla="+- 0 2169 1027"/>
                              <a:gd name="T71" fmla="*/ 2169 h 1318"/>
                              <a:gd name="T72" fmla="+- 0 6972 4675"/>
                              <a:gd name="T73" fmla="*/ T72 w 2425"/>
                              <a:gd name="T74" fmla="+- 0 2256 1027"/>
                              <a:gd name="T75" fmla="*/ 2256 h 1318"/>
                              <a:gd name="T76" fmla="+- 0 7100 4675"/>
                              <a:gd name="T77" fmla="*/ T76 w 2425"/>
                              <a:gd name="T78" fmla="+- 0 2345 1027"/>
                              <a:gd name="T79" fmla="*/ 2345 h 1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25" h="1318">
                                <a:moveTo>
                                  <a:pt x="0" y="0"/>
                                </a:moveTo>
                                <a:lnTo>
                                  <a:pt x="128" y="91"/>
                                </a:lnTo>
                                <a:lnTo>
                                  <a:pt x="256" y="161"/>
                                </a:lnTo>
                                <a:lnTo>
                                  <a:pt x="383" y="208"/>
                                </a:lnTo>
                                <a:lnTo>
                                  <a:pt x="511" y="278"/>
                                </a:lnTo>
                                <a:lnTo>
                                  <a:pt x="638" y="330"/>
                                </a:lnTo>
                                <a:lnTo>
                                  <a:pt x="766" y="398"/>
                                </a:lnTo>
                                <a:lnTo>
                                  <a:pt x="894" y="453"/>
                                </a:lnTo>
                                <a:lnTo>
                                  <a:pt x="1021" y="492"/>
                                </a:lnTo>
                                <a:lnTo>
                                  <a:pt x="1149" y="559"/>
                                </a:lnTo>
                                <a:lnTo>
                                  <a:pt x="1276" y="623"/>
                                </a:lnTo>
                                <a:lnTo>
                                  <a:pt x="1404" y="685"/>
                                </a:lnTo>
                                <a:lnTo>
                                  <a:pt x="1532" y="755"/>
                                </a:lnTo>
                                <a:lnTo>
                                  <a:pt x="1659" y="858"/>
                                </a:lnTo>
                                <a:lnTo>
                                  <a:pt x="1787" y="943"/>
                                </a:lnTo>
                                <a:lnTo>
                                  <a:pt x="1914" y="1018"/>
                                </a:lnTo>
                                <a:lnTo>
                                  <a:pt x="2042" y="1082"/>
                                </a:lnTo>
                                <a:lnTo>
                                  <a:pt x="2170" y="1142"/>
                                </a:lnTo>
                                <a:lnTo>
                                  <a:pt x="2297" y="1229"/>
                                </a:lnTo>
                                <a:lnTo>
                                  <a:pt x="2425" y="1318"/>
                                </a:lnTo>
                              </a:path>
                            </a:pathLst>
                          </a:custGeom>
                          <a:noFill/>
                          <a:ln w="8584">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 name="Freeform 1349"/>
                        <wps:cNvSpPr>
                          <a:spLocks/>
                        </wps:cNvSpPr>
                        <wps:spPr bwMode="auto">
                          <a:xfrm>
                            <a:off x="4675" y="1107"/>
                            <a:ext cx="1659" cy="1056"/>
                          </a:xfrm>
                          <a:custGeom>
                            <a:avLst/>
                            <a:gdLst>
                              <a:gd name="T0" fmla="+- 0 4675 4675"/>
                              <a:gd name="T1" fmla="*/ T0 w 1659"/>
                              <a:gd name="T2" fmla="+- 0 1107 1107"/>
                              <a:gd name="T3" fmla="*/ 1107 h 1056"/>
                              <a:gd name="T4" fmla="+- 0 4803 4675"/>
                              <a:gd name="T5" fmla="*/ T4 w 1659"/>
                              <a:gd name="T6" fmla="+- 0 1216 1107"/>
                              <a:gd name="T7" fmla="*/ 1216 h 1056"/>
                              <a:gd name="T8" fmla="+- 0 4931 4675"/>
                              <a:gd name="T9" fmla="*/ T8 w 1659"/>
                              <a:gd name="T10" fmla="+- 0 1310 1107"/>
                              <a:gd name="T11" fmla="*/ 1310 h 1056"/>
                              <a:gd name="T12" fmla="+- 0 5058 4675"/>
                              <a:gd name="T13" fmla="*/ T12 w 1659"/>
                              <a:gd name="T14" fmla="+- 0 1402 1107"/>
                              <a:gd name="T15" fmla="*/ 1402 h 1056"/>
                              <a:gd name="T16" fmla="+- 0 5186 4675"/>
                              <a:gd name="T17" fmla="*/ T16 w 1659"/>
                              <a:gd name="T18" fmla="+- 0 1482 1107"/>
                              <a:gd name="T19" fmla="*/ 1482 h 1056"/>
                              <a:gd name="T20" fmla="+- 0 5313 4675"/>
                              <a:gd name="T21" fmla="*/ T20 w 1659"/>
                              <a:gd name="T22" fmla="+- 0 1531 1107"/>
                              <a:gd name="T23" fmla="*/ 1531 h 1056"/>
                              <a:gd name="T24" fmla="+- 0 5441 4675"/>
                              <a:gd name="T25" fmla="*/ T24 w 1659"/>
                              <a:gd name="T26" fmla="+- 0 1581 1107"/>
                              <a:gd name="T27" fmla="*/ 1581 h 1056"/>
                              <a:gd name="T28" fmla="+- 0 5569 4675"/>
                              <a:gd name="T29" fmla="*/ T28 w 1659"/>
                              <a:gd name="T30" fmla="+- 0 1673 1107"/>
                              <a:gd name="T31" fmla="*/ 1673 h 1056"/>
                              <a:gd name="T32" fmla="+- 0 5696 4675"/>
                              <a:gd name="T33" fmla="*/ T32 w 1659"/>
                              <a:gd name="T34" fmla="+- 0 1761 1107"/>
                              <a:gd name="T35" fmla="*/ 1761 h 1056"/>
                              <a:gd name="T36" fmla="+- 0 5824 4675"/>
                              <a:gd name="T37" fmla="*/ T36 w 1659"/>
                              <a:gd name="T38" fmla="+- 0 1820 1107"/>
                              <a:gd name="T39" fmla="*/ 1820 h 1056"/>
                              <a:gd name="T40" fmla="+- 0 5951 4675"/>
                              <a:gd name="T41" fmla="*/ T40 w 1659"/>
                              <a:gd name="T42" fmla="+- 0 1888 1107"/>
                              <a:gd name="T43" fmla="*/ 1888 h 1056"/>
                              <a:gd name="T44" fmla="+- 0 6079 4675"/>
                              <a:gd name="T45" fmla="*/ T44 w 1659"/>
                              <a:gd name="T46" fmla="+- 0 1958 1107"/>
                              <a:gd name="T47" fmla="*/ 1958 h 1056"/>
                              <a:gd name="T48" fmla="+- 0 6207 4675"/>
                              <a:gd name="T49" fmla="*/ T48 w 1659"/>
                              <a:gd name="T50" fmla="+- 0 2066 1107"/>
                              <a:gd name="T51" fmla="*/ 2066 h 1056"/>
                              <a:gd name="T52" fmla="+- 0 6334 4675"/>
                              <a:gd name="T53" fmla="*/ T52 w 1659"/>
                              <a:gd name="T54" fmla="+- 0 2163 1107"/>
                              <a:gd name="T55" fmla="*/ 2163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59" h="1056">
                                <a:moveTo>
                                  <a:pt x="0" y="0"/>
                                </a:moveTo>
                                <a:lnTo>
                                  <a:pt x="128" y="109"/>
                                </a:lnTo>
                                <a:lnTo>
                                  <a:pt x="256" y="203"/>
                                </a:lnTo>
                                <a:lnTo>
                                  <a:pt x="383" y="295"/>
                                </a:lnTo>
                                <a:lnTo>
                                  <a:pt x="511" y="375"/>
                                </a:lnTo>
                                <a:lnTo>
                                  <a:pt x="638" y="424"/>
                                </a:lnTo>
                                <a:lnTo>
                                  <a:pt x="766" y="474"/>
                                </a:lnTo>
                                <a:lnTo>
                                  <a:pt x="894" y="566"/>
                                </a:lnTo>
                                <a:lnTo>
                                  <a:pt x="1021" y="654"/>
                                </a:lnTo>
                                <a:lnTo>
                                  <a:pt x="1149" y="713"/>
                                </a:lnTo>
                                <a:lnTo>
                                  <a:pt x="1276" y="781"/>
                                </a:lnTo>
                                <a:lnTo>
                                  <a:pt x="1404" y="851"/>
                                </a:lnTo>
                                <a:lnTo>
                                  <a:pt x="1532" y="959"/>
                                </a:lnTo>
                                <a:lnTo>
                                  <a:pt x="1659" y="1056"/>
                                </a:lnTo>
                              </a:path>
                            </a:pathLst>
                          </a:custGeom>
                          <a:noFill/>
                          <a:ln w="8584">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0" name="AutoShape 1348"/>
                        <wps:cNvSpPr>
                          <a:spLocks/>
                        </wps:cNvSpPr>
                        <wps:spPr bwMode="auto">
                          <a:xfrm>
                            <a:off x="4675" y="105"/>
                            <a:ext cx="2425" cy="2409"/>
                          </a:xfrm>
                          <a:custGeom>
                            <a:avLst/>
                            <a:gdLst>
                              <a:gd name="T0" fmla="+- 0 4675 4675"/>
                              <a:gd name="T1" fmla="*/ T0 w 2425"/>
                              <a:gd name="T2" fmla="+- 0 2515 106"/>
                              <a:gd name="T3" fmla="*/ 2515 h 2409"/>
                              <a:gd name="T4" fmla="+- 0 4675 4675"/>
                              <a:gd name="T5" fmla="*/ T4 w 2425"/>
                              <a:gd name="T6" fmla="+- 0 106 106"/>
                              <a:gd name="T7" fmla="*/ 106 h 2409"/>
                              <a:gd name="T8" fmla="+- 0 7100 4675"/>
                              <a:gd name="T9" fmla="*/ T8 w 2425"/>
                              <a:gd name="T10" fmla="+- 0 2515 106"/>
                              <a:gd name="T11" fmla="*/ 2515 h 2409"/>
                              <a:gd name="T12" fmla="+- 0 7100 4675"/>
                              <a:gd name="T13" fmla="*/ T12 w 2425"/>
                              <a:gd name="T14" fmla="+- 0 106 106"/>
                              <a:gd name="T15" fmla="*/ 106 h 2409"/>
                              <a:gd name="T16" fmla="+- 0 4675 4675"/>
                              <a:gd name="T17" fmla="*/ T16 w 2425"/>
                              <a:gd name="T18" fmla="+- 0 2515 106"/>
                              <a:gd name="T19" fmla="*/ 2515 h 2409"/>
                              <a:gd name="T20" fmla="+- 0 7100 4675"/>
                              <a:gd name="T21" fmla="*/ T20 w 2425"/>
                              <a:gd name="T22" fmla="+- 0 2515 106"/>
                              <a:gd name="T23" fmla="*/ 2515 h 2409"/>
                              <a:gd name="T24" fmla="+- 0 4675 4675"/>
                              <a:gd name="T25" fmla="*/ T24 w 2425"/>
                              <a:gd name="T26" fmla="+- 0 106 106"/>
                              <a:gd name="T27" fmla="*/ 106 h 2409"/>
                              <a:gd name="T28" fmla="+- 0 7100 4675"/>
                              <a:gd name="T29" fmla="*/ T28 w 2425"/>
                              <a:gd name="T30" fmla="+- 0 106 106"/>
                              <a:gd name="T31" fmla="*/ 106 h 2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25" h="2409">
                                <a:moveTo>
                                  <a:pt x="0" y="2409"/>
                                </a:moveTo>
                                <a:lnTo>
                                  <a:pt x="0" y="0"/>
                                </a:lnTo>
                                <a:moveTo>
                                  <a:pt x="2425" y="2409"/>
                                </a:moveTo>
                                <a:lnTo>
                                  <a:pt x="2425" y="0"/>
                                </a:lnTo>
                                <a:moveTo>
                                  <a:pt x="0" y="2409"/>
                                </a:moveTo>
                                <a:lnTo>
                                  <a:pt x="2425" y="2409"/>
                                </a:lnTo>
                                <a:moveTo>
                                  <a:pt x="0" y="0"/>
                                </a:moveTo>
                                <a:lnTo>
                                  <a:pt x="2425" y="0"/>
                                </a:lnTo>
                              </a:path>
                            </a:pathLst>
                          </a:custGeom>
                          <a:noFill/>
                          <a:ln w="4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BC61D" id="Group 1347" o:spid="_x0000_s1026" style="position:absolute;margin-left:232.1pt;margin-top:5.1pt;width:123.3pt;height:122.35pt;z-index:15739392;mso-position-horizontal-relative:page" coordorigin="4642,102" coordsize="2466,2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">
                <v:line id="Line 1376" o:spid="_x0000_s1027" style="position:absolute;visibility:visible;mso-wrap-style:square" from="4675,2261" to="7100,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" strokeweight=".08517mm"/>
                <v:shape id="AutoShape 1375" o:spid="_x0000_s1028" style="position:absolute;left:5185;top:105;width:1149;height:2409;visibility:visible;mso-wrap-style:square;v-text-anchor:top" coordsize="1149,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" path="m,2409l,m765,2409l765,t383,2409l1148,e" filled="f" strokeweight=".08517mm">
                  <v:stroke dashstyle="1 1"/>
                  <v:path arrowok="t" o:connecttype="custom" o:connectlocs="0,2515;0,106;765,2515;765,106;1148,2515;1148,106" o:connectangles="0,0,0,0,0,0"/>
                </v:shape>
                <v:shape id="Freeform 1374" o:spid="_x0000_s1029" style="position:absolute;left:4675;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" path="m,l,33e" fillcolor="black" stroked="f">
                  <v:path arrowok="t" o:connecttype="custom" o:connectlocs="0,2515;0,2548" o:connectangles="0,0"/>
                </v:shape>
                <v:line id="Line 1373" o:spid="_x0000_s1030" style="position:absolute;visibility:visible;mso-wrap-style:square" from="4675,2515" to="4675,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" strokeweight=".13625mm"/>
                <v:shape id="Freeform 1372" o:spid="_x0000_s1031" style="position:absolute;left:5185;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" path="m,l,33e" fillcolor="black" stroked="f">
                  <v:path arrowok="t" o:connecttype="custom" o:connectlocs="0,2515;0,2548" o:connectangles="0,0"/>
                </v:shape>
                <v:line id="Line 1371" o:spid="_x0000_s1032" style="position:absolute;visibility:visible;mso-wrap-style:square" from="5186,2515" to="5186,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" strokeweight=".13625mm"/>
                <v:shape id="Freeform 1370" o:spid="_x0000_s1033" style="position:absolute;left:5696;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" path="m,l,33e" fillcolor="black" stroked="f">
                  <v:path arrowok="t" o:connecttype="custom" o:connectlocs="0,2515;0,2548" o:connectangles="0,0"/>
                </v:shape>
                <v:line id="Line 1369" o:spid="_x0000_s1034" style="position:absolute;visibility:visible;mso-wrap-style:square" from="5696,2515" to="5696,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" strokeweight=".13625mm"/>
                <v:shape id="Freeform 1368" o:spid="_x0000_s1035" style="position:absolute;left:6206;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" path="m,l,33e" fillcolor="black" stroked="f">
                  <v:path arrowok="t" o:connecttype="custom" o:connectlocs="0,2515;0,2548" o:connectangles="0,0"/>
                </v:shape>
                <v:line id="Line 1367" o:spid="_x0000_s1036" style="position:absolute;visibility:visible;mso-wrap-style:square" from="6207,2515" to="6207,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" strokeweight=".13625mm"/>
                <v:shape id="Freeform 1366" o:spid="_x0000_s1037" style="position:absolute;left:6717;top:2514;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" path="m,l,33e" fillcolor="black" stroked="f">
                  <v:path arrowok="t" o:connecttype="custom" o:connectlocs="0,2515;0,2548" o:connectangles="0,0"/>
                </v:shape>
                <v:line id="Line 1365" o:spid="_x0000_s1038" style="position:absolute;visibility:visible;mso-wrap-style:square" from="6717,2515" to="6717,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" strokeweight=".13625mm"/>
                <v:shape id="Freeform 1364" o:spid="_x0000_s1039" style="position:absolute;left:4641;top:2261;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" path="m33,l,e" fillcolor="black" stroked="f">
                  <v:path arrowok="t" o:connecttype="custom" o:connectlocs="33,0;0,0" o:connectangles="0,0"/>
                </v:shape>
                <v:line id="Line 1363" o:spid="_x0000_s1040" style="position:absolute;visibility:visible;mso-wrap-style:square" from="4675,2261" to="4675,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" strokeweight=".13625mm"/>
                <v:shape id="Freeform 1362" o:spid="_x0000_s1041" style="position:absolute;left:4641;top:1838;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" path="m33,l,e" fillcolor="black" stroked="f">
                  <v:path arrowok="t" o:connecttype="custom" o:connectlocs="33,0;0,0" o:connectangles="0,0"/>
                </v:shape>
                <v:line id="Line 1361" o:spid="_x0000_s1042" style="position:absolute;visibility:visible;mso-wrap-style:square" from="4675,1838" to="4675,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" strokeweight=".13625mm"/>
                <v:shape id="Freeform 1360" o:spid="_x0000_s1043" style="position:absolute;left:4641;top:1415;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" path="m33,l,e" fillcolor="black" stroked="f">
                  <v:path arrowok="t" o:connecttype="custom" o:connectlocs="33,0;0,0" o:connectangles="0,0"/>
                </v:shape>
                <v:line id="Line 1359" o:spid="_x0000_s1044" style="position:absolute;visibility:visible;mso-wrap-style:square" from="4675,1416" to="4675,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" strokeweight=".13625mm"/>
                <v:shape id="Freeform 1358" o:spid="_x0000_s1045" style="position:absolute;left:4641;top:99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" path="m33,l,e" fillcolor="black" stroked="f">
                  <v:path arrowok="t" o:connecttype="custom" o:connectlocs="33,0;0,0" o:connectangles="0,0"/>
                </v:shape>
                <v:line id="Line 1357" o:spid="_x0000_s1046" style="position:absolute;visibility:visible;mso-wrap-style:square" from="4675,993" to="4675,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" strokeweight=".13625mm"/>
                <v:shape id="Freeform 1356" o:spid="_x0000_s1047" style="position:absolute;left:4641;top:570;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" path="m33,l,e" fillcolor="black" stroked="f">
                  <v:path arrowok="t" o:connecttype="custom" o:connectlocs="33,0;0,0" o:connectangles="0,0"/>
                </v:shape>
                <v:line id="Line 1355" o:spid="_x0000_s1048" style="position:absolute;visibility:visible;mso-wrap-style:square" from="4675,571" to="467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" strokeweight=".13625mm"/>
                <v:shape id="Freeform 1354" o:spid="_x0000_s1049" style="position:absolute;left:4641;top:14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" path="m33,l,e" fillcolor="black" stroked="f">
                  <v:path arrowok="t" o:connecttype="custom" o:connectlocs="33,0;0,0" o:connectangles="0,0"/>
                </v:shape>
                <v:line id="Line 1353" o:spid="_x0000_s1050" style="position:absolute;visibility:visible;mso-wrap-style:square" from="4675,148" to="467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" strokeweight=".13625mm"/>
                <v:shape id="Freeform 1352" o:spid="_x0000_s1051" style="position:absolute;left:4675;top:989;width:2425;height:484;visibility:visible;mso-wrap-style:square;v-text-anchor:top" coordsize="24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" path="m,l128,5,256,16,383,37,511,64,638,80,766,96r128,20l1021,143r128,33l1276,209r128,37l1532,281r127,31l1787,344r127,31l2042,406r128,25l2297,459r128,24e" filled="f" strokecolor="#1663aa" strokeweight=".23844mm">
                  <v:path arrowok="t" o:connecttype="custom" o:connectlocs="0,990;128,995;256,1006;383,1027;511,1054;638,1070;766,1086;894,1106;1021,1133;1149,1166;1276,1199;1404,1236;1532,1271;1659,1302;1787,1334;1914,1365;2042,1396;2170,1421;2297,1449;2425,1473" o:connectangles="0,0,0,0,0,0,0,0,0,0,0,0,0,0,0,0,0,0,0,0"/>
                </v:shape>
                <v:shape id="Freeform 1351" o:spid="_x0000_s1052" style="position:absolute;left:4675;top:990;width:1277;height:487;visibility:visible;mso-wrap-style:square;v-text-anchor:top" coordsize="127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" path="m,l128,34,256,91r127,55l511,196r127,45l766,287r128,48l1021,383r128,50l1276,486e" filled="f" strokecolor="#b6d4e9" strokeweight=".23844mm">
                  <v:path arrowok="t" o:connecttype="custom" o:connectlocs="0,990;128,1024;256,1081;383,1136;511,1186;638,1231;766,1277;894,1325;1021,1373;1149,1423;1276,1476" o:connectangles="0,0,0,0,0,0,0,0,0,0,0"/>
                </v:shape>
                <v:shape id="Freeform 1350" o:spid="_x0000_s1053" style="position:absolute;left:4675;top:1027;width:2425;height:1318;visibility:visible;mso-wrap-style:square;v-text-anchor:top" coordsize="2425,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" path="m,l128,91r128,70l383,208r128,70l638,330r128,68l894,453r127,39l1149,559r127,64l1404,685r128,70l1659,858r128,85l1914,1018r128,64l2170,1142r127,87l2425,1318e" filled="f" strokecolor="#fcc28c" strokeweight=".23844mm">
                  <v:path arrowok="t" o:connecttype="custom" o:connectlocs="0,1027;128,1118;256,1188;383,1235;511,1305;638,1357;766,1425;894,1480;1021,1519;1149,1586;1276,1650;1404,1712;1532,1782;1659,1885;1787,1970;1914,2045;2042,2109;2170,2169;2297,2256;2425,2345" o:connectangles="0,0,0,0,0,0,0,0,0,0,0,0,0,0,0,0,0,0,0,0"/>
                </v:shape>
                <v:shape id="Freeform 1349" o:spid="_x0000_s1054" style="position:absolute;left:4675;top:1107;width:1659;height:1056;visibility:visible;mso-wrap-style:square;v-text-anchor:top" coordsize="1659,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" path="m,l128,109r128,94l383,295r128,80l638,424r128,50l894,566r127,88l1149,713r127,68l1404,851r128,108l1659,1056e" filled="f" strokecolor="#c34001" strokeweight=".23844mm">
                  <v:path arrowok="t" o:connecttype="custom" o:connectlocs="0,1107;128,1216;256,1310;383,1402;511,1482;638,1531;766,1581;894,1673;1021,1761;1149,1820;1276,1888;1404,1958;1532,2066;1659,2163" o:connectangles="0,0,0,0,0,0,0,0,0,0,0,0,0,0"/>
                </v:shape>
                <v:shape id="AutoShape 1348" o:spid="_x0000_s1055" style="position:absolute;left:4675;top:105;width:2425;height:2409;visibility:visible;mso-wrap-style:square;v-text-anchor:top" coordsize="2425,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" path="m,2409l,m2425,2409l2425,m,2409r2425,m,l2425,e" filled="f" strokeweight=".13625mm">
                  <v:path arrowok="t" o:connecttype="custom" o:connectlocs="0,2515;0,106;2425,2515;2425,106;0,2515;2425,2515;0,106;2425,106" o:connectangles="0,0,0,0,0,0,0,0"/>
                </v:shape>
                <w10:wrap anchorx="page"/>
              </v:group>
            </w:pict>
          </mc:Fallback>
        </mc:AlternateContent>
      </w:r>
      <w:bookmarkStart w:id="177" w:name="_bookmark18"/>
      <w:bookmarkEnd w:id="177"/>
      <w:r w:rsidR="00462487">
        <w:rPr>
          <w:rFonts w:ascii="Verdana"/>
          <w:w w:val="110"/>
          <w:sz w:val="11"/>
        </w:rPr>
        <w:t>1.0</w:t>
      </w:r>
    </w:p>
    <w:p w14:paraId="666B1DC3" w14:textId="77777777" w:rsidR="00E2709D" w:rsidRDefault="00E2709D">
      <w:pPr>
        <w:pStyle w:val="BodyText"/>
        <w:rPr>
          <w:rFonts w:ascii="Verdana"/>
          <w:sz w:val="10"/>
        </w:rPr>
      </w:pPr>
    </w:p>
    <w:p w14:paraId="36619FBA" w14:textId="77777777" w:rsidR="00E2709D" w:rsidRDefault="00E2709D">
      <w:pPr>
        <w:pStyle w:val="BodyText"/>
        <w:spacing w:before="10"/>
        <w:rPr>
          <w:rFonts w:ascii="Verdana"/>
          <w:sz w:val="13"/>
        </w:rPr>
      </w:pPr>
    </w:p>
    <w:p w14:paraId="5A396CE6" w14:textId="6BD8C444" w:rsidR="00E2709D" w:rsidRDefault="00285D5B">
      <w:pPr>
        <w:ind w:right="38"/>
        <w:jc w:val="right"/>
        <w:rPr>
          <w:rFonts w:ascii="Verdana"/>
          <w:sz w:val="11"/>
        </w:rPr>
      </w:pPr>
      <w:r>
        <w:rPr>
          <w:noProof/>
        </w:rPr>
        <mc:AlternateContent>
          <mc:Choice Requires="wps">
            <w:drawing>
              <wp:anchor distT="0" distB="0" distL="114300" distR="114300" simplePos="0" relativeHeight="15741952" behindDoc="0" locked="0" layoutInCell="1" allowOverlap="1" wp14:anchorId="1CF2DC16" wp14:editId="755F80B0">
                <wp:simplePos x="0" y="0"/>
                <wp:positionH relativeFrom="page">
                  <wp:posOffset>2672715</wp:posOffset>
                </wp:positionH>
                <wp:positionV relativeFrom="paragraph">
                  <wp:posOffset>77470</wp:posOffset>
                </wp:positionV>
                <wp:extent cx="107950" cy="864235"/>
                <wp:effectExtent l="0" t="0" r="0" b="0"/>
                <wp:wrapNone/>
                <wp:docPr id="1350" name="Text Box 1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864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55FC7" w14:textId="77777777" w:rsidR="00E749F9" w:rsidRDefault="00E749F9">
                            <w:pPr>
                              <w:spacing w:line="157" w:lineRule="exact"/>
                              <w:ind w:left="20"/>
                              <w:rPr>
                                <w:rFonts w:ascii="Verdana"/>
                                <w:sz w:val="13"/>
                              </w:rPr>
                            </w:pPr>
                            <w:r>
                              <w:rPr>
                                <w:rFonts w:ascii="Verdana"/>
                                <w:w w:val="110"/>
                                <w:sz w:val="13"/>
                              </w:rPr>
                              <w:t>Brier</w:t>
                            </w:r>
                            <w:r>
                              <w:rPr>
                                <w:rFonts w:ascii="Verdana"/>
                                <w:spacing w:val="-8"/>
                                <w:w w:val="110"/>
                                <w:sz w:val="13"/>
                              </w:rPr>
                              <w:t xml:space="preserve"> </w:t>
                            </w:r>
                            <w:r>
                              <w:rPr>
                                <w:rFonts w:ascii="Verdana"/>
                                <w:w w:val="110"/>
                                <w:sz w:val="13"/>
                              </w:rPr>
                              <w:t>skill</w:t>
                            </w:r>
                            <w:r>
                              <w:rPr>
                                <w:rFonts w:ascii="Verdana"/>
                                <w:spacing w:val="-7"/>
                                <w:w w:val="110"/>
                                <w:sz w:val="13"/>
                              </w:rPr>
                              <w:t xml:space="preserve"> </w:t>
                            </w:r>
                            <w:r>
                              <w:rPr>
                                <w:rFonts w:ascii="Verdana"/>
                                <w:w w:val="110"/>
                                <w:sz w:val="13"/>
                              </w:rPr>
                              <w:t>score</w:t>
                            </w:r>
                            <w:r>
                              <w:rPr>
                                <w:rFonts w:ascii="Verdana"/>
                                <w:spacing w:val="-12"/>
                                <w:w w:val="110"/>
                                <w:sz w:val="13"/>
                              </w:rPr>
                              <w:t xml:space="preserve"> </w:t>
                            </w:r>
                            <w:r>
                              <w:rPr>
                                <w:rFonts w:ascii="Verdana"/>
                                <w:w w:val="110"/>
                                <w:sz w:val="13"/>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2DC16" id="Text Box 1346" o:spid="_x0000_s1127" type="#_x0000_t202" style="position:absolute;left:0;text-align:left;margin-left:210.45pt;margin-top:6.1pt;width:8.5pt;height:68.05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" filled="f" stroked="f">
                <v:textbox style="layout-flow:vertical;mso-layout-flow-alt:bottom-to-top" inset="0,0,0,0">
                  <w:txbxContent>
                    <w:p w14:paraId="51655FC7" w14:textId="77777777" w:rsidR="00E749F9" w:rsidRDefault="00E749F9">
                      <w:pPr>
                        <w:spacing w:line="157" w:lineRule="exact"/>
                        <w:ind w:left="20"/>
                        <w:rPr>
                          <w:rFonts w:ascii="Verdana"/>
                          <w:sz w:val="13"/>
                        </w:rPr>
                      </w:pPr>
                      <w:r>
                        <w:rPr>
                          <w:rFonts w:ascii="Verdana"/>
                          <w:w w:val="110"/>
                          <w:sz w:val="13"/>
                        </w:rPr>
                        <w:t>Brier</w:t>
                      </w:r>
                      <w:r>
                        <w:rPr>
                          <w:rFonts w:ascii="Verdana"/>
                          <w:spacing w:val="-8"/>
                          <w:w w:val="110"/>
                          <w:sz w:val="13"/>
                        </w:rPr>
                        <w:t xml:space="preserve"> </w:t>
                      </w:r>
                      <w:r>
                        <w:rPr>
                          <w:rFonts w:ascii="Verdana"/>
                          <w:w w:val="110"/>
                          <w:sz w:val="13"/>
                        </w:rPr>
                        <w:t>skill</w:t>
                      </w:r>
                      <w:r>
                        <w:rPr>
                          <w:rFonts w:ascii="Verdana"/>
                          <w:spacing w:val="-7"/>
                          <w:w w:val="110"/>
                          <w:sz w:val="13"/>
                        </w:rPr>
                        <w:t xml:space="preserve"> </w:t>
                      </w:r>
                      <w:r>
                        <w:rPr>
                          <w:rFonts w:ascii="Verdana"/>
                          <w:w w:val="110"/>
                          <w:sz w:val="13"/>
                        </w:rPr>
                        <w:t>score</w:t>
                      </w:r>
                      <w:r>
                        <w:rPr>
                          <w:rFonts w:ascii="Verdana"/>
                          <w:spacing w:val="-12"/>
                          <w:w w:val="110"/>
                          <w:sz w:val="13"/>
                        </w:rPr>
                        <w:t xml:space="preserve"> </w:t>
                      </w:r>
                      <w:r>
                        <w:rPr>
                          <w:rFonts w:ascii="Verdana"/>
                          <w:w w:val="110"/>
                          <w:sz w:val="13"/>
                        </w:rPr>
                        <w:t>(-)</w:t>
                      </w:r>
                    </w:p>
                  </w:txbxContent>
                </v:textbox>
                <w10:wrap anchorx="page"/>
              </v:shape>
            </w:pict>
          </mc:Fallback>
        </mc:AlternateContent>
      </w:r>
      <w:r w:rsidR="00462487">
        <w:rPr>
          <w:rFonts w:ascii="Verdana"/>
          <w:w w:val="110"/>
          <w:sz w:val="11"/>
        </w:rPr>
        <w:t>0.8</w:t>
      </w:r>
    </w:p>
    <w:p w14:paraId="68139496" w14:textId="77777777" w:rsidR="00E2709D" w:rsidRDefault="00462487">
      <w:pPr>
        <w:pStyle w:val="BodyText"/>
        <w:spacing w:before="7"/>
        <w:rPr>
          <w:rFonts w:ascii="Verdana"/>
          <w:sz w:val="11"/>
        </w:rPr>
      </w:pPr>
      <w:r>
        <w:br w:type="column"/>
      </w:r>
    </w:p>
    <w:p w14:paraId="523820F2" w14:textId="77777777" w:rsidR="00E2709D" w:rsidRDefault="00462487">
      <w:pPr>
        <w:spacing w:before="1" w:line="331" w:lineRule="auto"/>
        <w:ind w:left="2808" w:right="2580"/>
        <w:rPr>
          <w:rFonts w:ascii="Verdana"/>
          <w:sz w:val="11"/>
        </w:rPr>
      </w:pPr>
      <w:r>
        <w:rPr>
          <w:rFonts w:ascii="Verdana"/>
          <w:w w:val="110"/>
          <w:sz w:val="11"/>
        </w:rPr>
        <w:t>ENS</w:t>
      </w:r>
      <w:r>
        <w:rPr>
          <w:rFonts w:ascii="Verdana"/>
          <w:spacing w:val="1"/>
          <w:w w:val="110"/>
          <w:sz w:val="11"/>
        </w:rPr>
        <w:t xml:space="preserve"> </w:t>
      </w:r>
      <w:r>
        <w:rPr>
          <w:rFonts w:ascii="Verdana"/>
          <w:w w:val="110"/>
          <w:sz w:val="11"/>
        </w:rPr>
        <w:t>COS</w:t>
      </w:r>
      <w:r>
        <w:rPr>
          <w:rFonts w:ascii="Verdana"/>
          <w:spacing w:val="1"/>
          <w:w w:val="110"/>
          <w:sz w:val="11"/>
        </w:rPr>
        <w:t xml:space="preserve"> </w:t>
      </w:r>
      <w:r>
        <w:rPr>
          <w:rFonts w:ascii="Verdana"/>
          <w:w w:val="110"/>
          <w:sz w:val="11"/>
        </w:rPr>
        <w:t>HRES</w:t>
      </w:r>
      <w:r>
        <w:rPr>
          <w:rFonts w:ascii="Verdana"/>
          <w:spacing w:val="-40"/>
          <w:w w:val="110"/>
          <w:sz w:val="11"/>
        </w:rPr>
        <w:t xml:space="preserve"> </w:t>
      </w:r>
      <w:r>
        <w:rPr>
          <w:rFonts w:ascii="Verdana"/>
          <w:w w:val="110"/>
          <w:sz w:val="11"/>
        </w:rPr>
        <w:t>DWD</w:t>
      </w:r>
    </w:p>
    <w:p w14:paraId="4E54D7AD" w14:textId="77777777" w:rsidR="00E2709D" w:rsidRDefault="00E2709D">
      <w:pPr>
        <w:spacing w:line="331" w:lineRule="auto"/>
        <w:rPr>
          <w:rFonts w:ascii="Verdana"/>
          <w:sz w:val="11"/>
        </w:rPr>
        <w:sectPr w:rsidR="00E2709D">
          <w:type w:val="continuous"/>
          <w:pgSz w:w="12240" w:h="15840"/>
          <w:pgMar w:top="1500" w:right="1720" w:bottom="280" w:left="1600" w:header="720" w:footer="720" w:gutter="0"/>
          <w:cols w:num="2" w:space="720" w:equalWidth="0">
            <w:col w:w="3048" w:space="129"/>
            <w:col w:w="5743"/>
          </w:cols>
        </w:sectPr>
      </w:pPr>
    </w:p>
    <w:p w14:paraId="27E2FA0A" w14:textId="24113977" w:rsidR="00E2709D" w:rsidRDefault="00285D5B">
      <w:pPr>
        <w:spacing w:before="51"/>
        <w:ind w:left="2808"/>
        <w:rPr>
          <w:rFonts w:ascii="Verdana"/>
          <w:sz w:val="11"/>
        </w:rPr>
      </w:pPr>
      <w:r>
        <w:rPr>
          <w:noProof/>
        </w:rPr>
        <mc:AlternateContent>
          <mc:Choice Requires="wps">
            <w:drawing>
              <wp:anchor distT="0" distB="0" distL="114300" distR="114300" simplePos="0" relativeHeight="15739904" behindDoc="0" locked="0" layoutInCell="1" allowOverlap="1" wp14:anchorId="2BF1E853" wp14:editId="711A969F">
                <wp:simplePos x="0" y="0"/>
                <wp:positionH relativeFrom="page">
                  <wp:posOffset>4592955</wp:posOffset>
                </wp:positionH>
                <wp:positionV relativeFrom="paragraph">
                  <wp:posOffset>-426720</wp:posOffset>
                </wp:positionV>
                <wp:extent cx="160020" cy="1270"/>
                <wp:effectExtent l="0" t="0" r="0" b="0"/>
                <wp:wrapNone/>
                <wp:docPr id="1349" name="Freeform 1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66C76" id="Freeform 1345" o:spid="_x0000_s1026" style="position:absolute;margin-left:361.65pt;margin-top:-33.6pt;width:12.6pt;height:.1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" path="m,l126,,251,e" filled="f" strokecolor="#1663aa"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0416" behindDoc="0" locked="0" layoutInCell="1" allowOverlap="1" wp14:anchorId="7A6A71B2" wp14:editId="6419ADFE">
                <wp:simplePos x="0" y="0"/>
                <wp:positionH relativeFrom="page">
                  <wp:posOffset>4592955</wp:posOffset>
                </wp:positionH>
                <wp:positionV relativeFrom="paragraph">
                  <wp:posOffset>-309880</wp:posOffset>
                </wp:positionV>
                <wp:extent cx="160020" cy="1270"/>
                <wp:effectExtent l="0" t="0" r="0" b="0"/>
                <wp:wrapNone/>
                <wp:docPr id="1348" name="Freeform 1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534DF" id="Freeform 1344" o:spid="_x0000_s1026" style="position:absolute;margin-left:361.65pt;margin-top:-24.4pt;width:12.6pt;height:.1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" path="m,l126,,251,e" filled="f" strokecolor="#b6d4e9"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0928" behindDoc="0" locked="0" layoutInCell="1" allowOverlap="1" wp14:anchorId="6098A6AF" wp14:editId="726DC14E">
                <wp:simplePos x="0" y="0"/>
                <wp:positionH relativeFrom="page">
                  <wp:posOffset>4592955</wp:posOffset>
                </wp:positionH>
                <wp:positionV relativeFrom="paragraph">
                  <wp:posOffset>-192405</wp:posOffset>
                </wp:positionV>
                <wp:extent cx="160020" cy="1270"/>
                <wp:effectExtent l="0" t="0" r="0" b="0"/>
                <wp:wrapNone/>
                <wp:docPr id="1347" name="Freeform 1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61BDA" id="Freeform 1343" o:spid="_x0000_s1026" style="position:absolute;margin-left:361.65pt;margin-top:-15.15pt;width:12.6pt;height:.1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" path="m,l126,,251,e" filled="f" strokecolor="#fcc28c"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1440" behindDoc="0" locked="0" layoutInCell="1" allowOverlap="1" wp14:anchorId="5B3F6C80" wp14:editId="6808E9C9">
                <wp:simplePos x="0" y="0"/>
                <wp:positionH relativeFrom="page">
                  <wp:posOffset>4592955</wp:posOffset>
                </wp:positionH>
                <wp:positionV relativeFrom="paragraph">
                  <wp:posOffset>-75565</wp:posOffset>
                </wp:positionV>
                <wp:extent cx="160020" cy="1270"/>
                <wp:effectExtent l="0" t="0" r="0" b="0"/>
                <wp:wrapNone/>
                <wp:docPr id="1346" name="Freeform 1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270"/>
                        </a:xfrm>
                        <a:custGeom>
                          <a:avLst/>
                          <a:gdLst>
                            <a:gd name="T0" fmla="+- 0 7233 7233"/>
                            <a:gd name="T1" fmla="*/ T0 w 252"/>
                            <a:gd name="T2" fmla="+- 0 7359 7233"/>
                            <a:gd name="T3" fmla="*/ T2 w 252"/>
                            <a:gd name="T4" fmla="+- 0 7484 7233"/>
                            <a:gd name="T5" fmla="*/ T4 w 252"/>
                          </a:gdLst>
                          <a:ahLst/>
                          <a:cxnLst>
                            <a:cxn ang="0">
                              <a:pos x="T1" y="0"/>
                            </a:cxn>
                            <a:cxn ang="0">
                              <a:pos x="T3" y="0"/>
                            </a:cxn>
                            <a:cxn ang="0">
                              <a:pos x="T5" y="0"/>
                            </a:cxn>
                          </a:cxnLst>
                          <a:rect l="0" t="0" r="r" b="b"/>
                          <a:pathLst>
                            <a:path w="252">
                              <a:moveTo>
                                <a:pt x="0" y="0"/>
                              </a:moveTo>
                              <a:lnTo>
                                <a:pt x="126" y="0"/>
                              </a:lnTo>
                              <a:lnTo>
                                <a:pt x="251" y="0"/>
                              </a:lnTo>
                            </a:path>
                          </a:pathLst>
                        </a:custGeom>
                        <a:noFill/>
                        <a:ln w="8584">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ABCDD" id="Freeform 1342" o:spid="_x0000_s1026" style="position:absolute;margin-left:361.65pt;margin-top:-5.95pt;width:12.6pt;height:.1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" path="m,l126,,251,e" filled="f" strokecolor="#c34001" strokeweight=".23844mm">
                <v:path arrowok="t" o:connecttype="custom" o:connectlocs="0,0;80010,0;159385,0" o:connectangles="0,0,0"/>
                <w10:wrap anchorx="page"/>
              </v:shape>
            </w:pict>
          </mc:Fallback>
        </mc:AlternateContent>
      </w:r>
      <w:r>
        <w:rPr>
          <w:noProof/>
        </w:rPr>
        <mc:AlternateContent>
          <mc:Choice Requires="wps">
            <w:drawing>
              <wp:anchor distT="0" distB="0" distL="114300" distR="114300" simplePos="0" relativeHeight="15742464" behindDoc="0" locked="0" layoutInCell="1" allowOverlap="1" wp14:anchorId="2B325E0B" wp14:editId="5D7EFB33">
                <wp:simplePos x="0" y="0"/>
                <wp:positionH relativeFrom="page">
                  <wp:posOffset>3220720</wp:posOffset>
                </wp:positionH>
                <wp:positionV relativeFrom="paragraph">
                  <wp:posOffset>-490220</wp:posOffset>
                </wp:positionV>
                <wp:extent cx="80645" cy="342265"/>
                <wp:effectExtent l="0" t="0" r="0" b="0"/>
                <wp:wrapNone/>
                <wp:docPr id="1345" name="Text Box 1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DDCF3" w14:textId="77777777" w:rsidR="00E749F9" w:rsidRDefault="00E749F9">
                            <w:pPr>
                              <w:spacing w:before="13"/>
                              <w:ind w:left="20"/>
                              <w:rPr>
                                <w:rFonts w:ascii="Verdana"/>
                                <w:sz w:val="8"/>
                              </w:rPr>
                            </w:pPr>
                            <w:r>
                              <w:rPr>
                                <w:rFonts w:ascii="Verdana"/>
                                <w:w w:val="120"/>
                                <w:sz w:val="8"/>
                              </w:rPr>
                              <w:t>start</w:t>
                            </w:r>
                            <w:r>
                              <w:rPr>
                                <w:rFonts w:ascii="Verdana"/>
                                <w:spacing w:val="-8"/>
                                <w:w w:val="120"/>
                                <w:sz w:val="8"/>
                              </w:rPr>
                              <w:t xml:space="preserve"> </w:t>
                            </w:r>
                            <w:proofErr w:type="spellStart"/>
                            <w:r>
                              <w:rPr>
                                <w:rFonts w:ascii="Verdana"/>
                                <w:w w:val="120"/>
                                <w:sz w:val="8"/>
                              </w:rPr>
                              <w:t>notif</w:t>
                            </w:r>
                            <w:proofErr w:type="spellEnd"/>
                            <w:r>
                              <w:rPr>
                                <w:rFonts w:ascii="Verdana"/>
                                <w:w w:val="120"/>
                                <w:sz w:val="8"/>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25E0B" id="Text Box 1341" o:spid="_x0000_s1128" type="#_x0000_t202" style="position:absolute;left:0;text-align:left;margin-left:253.6pt;margin-top:-38.6pt;width:6.35pt;height:26.9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" filled="f" stroked="f">
                <v:textbox style="layout-flow:vertical;mso-layout-flow-alt:bottom-to-top" inset="0,0,0,0">
                  <w:txbxContent>
                    <w:p w14:paraId="729DDCF3" w14:textId="77777777" w:rsidR="00E749F9" w:rsidRDefault="00E749F9">
                      <w:pPr>
                        <w:spacing w:before="13"/>
                        <w:ind w:left="20"/>
                        <w:rPr>
                          <w:rFonts w:ascii="Verdana"/>
                          <w:sz w:val="8"/>
                        </w:rPr>
                      </w:pPr>
                      <w:r>
                        <w:rPr>
                          <w:rFonts w:ascii="Verdana"/>
                          <w:w w:val="120"/>
                          <w:sz w:val="8"/>
                        </w:rPr>
                        <w:t>start</w:t>
                      </w:r>
                      <w:r>
                        <w:rPr>
                          <w:rFonts w:ascii="Verdana"/>
                          <w:spacing w:val="-8"/>
                          <w:w w:val="120"/>
                          <w:sz w:val="8"/>
                        </w:rPr>
                        <w:t xml:space="preserve"> </w:t>
                      </w:r>
                      <w:proofErr w:type="spellStart"/>
                      <w:r>
                        <w:rPr>
                          <w:rFonts w:ascii="Verdana"/>
                          <w:w w:val="120"/>
                          <w:sz w:val="8"/>
                        </w:rPr>
                        <w:t>notif</w:t>
                      </w:r>
                      <w:proofErr w:type="spellEnd"/>
                      <w:r>
                        <w:rPr>
                          <w:rFonts w:ascii="Verdana"/>
                          <w:w w:val="120"/>
                          <w:sz w:val="8"/>
                        </w:rPr>
                        <w:t>.</w:t>
                      </w:r>
                    </w:p>
                  </w:txbxContent>
                </v:textbox>
                <w10:wrap anchorx="page"/>
              </v:shape>
            </w:pict>
          </mc:Fallback>
        </mc:AlternateContent>
      </w:r>
      <w:r>
        <w:rPr>
          <w:noProof/>
        </w:rPr>
        <mc:AlternateContent>
          <mc:Choice Requires="wps">
            <w:drawing>
              <wp:anchor distT="0" distB="0" distL="114300" distR="114300" simplePos="0" relativeHeight="15742976" behindDoc="0" locked="0" layoutInCell="1" allowOverlap="1" wp14:anchorId="464E82EB" wp14:editId="6DB9EDA1">
                <wp:simplePos x="0" y="0"/>
                <wp:positionH relativeFrom="page">
                  <wp:posOffset>3707130</wp:posOffset>
                </wp:positionH>
                <wp:positionV relativeFrom="paragraph">
                  <wp:posOffset>-490220</wp:posOffset>
                </wp:positionV>
                <wp:extent cx="80645" cy="290830"/>
                <wp:effectExtent l="0" t="0" r="0" b="0"/>
                <wp:wrapNone/>
                <wp:docPr id="1344" name="Text Box 1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C699F" w14:textId="77777777" w:rsidR="00E749F9" w:rsidRDefault="00E749F9">
                            <w:pPr>
                              <w:spacing w:before="13"/>
                              <w:ind w:left="20"/>
                              <w:rPr>
                                <w:rFonts w:ascii="Verdana"/>
                                <w:sz w:val="8"/>
                              </w:rPr>
                            </w:pPr>
                            <w:r>
                              <w:rPr>
                                <w:rFonts w:ascii="Verdana"/>
                                <w:w w:val="120"/>
                                <w:sz w:val="8"/>
                              </w:rPr>
                              <w:t>end</w:t>
                            </w:r>
                            <w:r>
                              <w:rPr>
                                <w:rFonts w:ascii="Verdana"/>
                                <w:spacing w:val="-2"/>
                                <w:w w:val="120"/>
                                <w:sz w:val="8"/>
                              </w:rPr>
                              <w:t xml:space="preserve"> </w:t>
                            </w:r>
                            <w:r>
                              <w:rPr>
                                <w:rFonts w:ascii="Verdana"/>
                                <w:w w:val="120"/>
                                <w:sz w:val="8"/>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E82EB" id="Text Box 1340" o:spid="_x0000_s1129" type="#_x0000_t202" style="position:absolute;left:0;text-align:left;margin-left:291.9pt;margin-top:-38.6pt;width:6.35pt;height:22.9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" filled="f" stroked="f">
                <v:textbox style="layout-flow:vertical;mso-layout-flow-alt:bottom-to-top" inset="0,0,0,0">
                  <w:txbxContent>
                    <w:p w14:paraId="7B6C699F" w14:textId="77777777" w:rsidR="00E749F9" w:rsidRDefault="00E749F9">
                      <w:pPr>
                        <w:spacing w:before="13"/>
                        <w:ind w:left="20"/>
                        <w:rPr>
                          <w:rFonts w:ascii="Verdana"/>
                          <w:sz w:val="8"/>
                        </w:rPr>
                      </w:pPr>
                      <w:r>
                        <w:rPr>
                          <w:rFonts w:ascii="Verdana"/>
                          <w:w w:val="120"/>
                          <w:sz w:val="8"/>
                        </w:rPr>
                        <w:t>end</w:t>
                      </w:r>
                      <w:r>
                        <w:rPr>
                          <w:rFonts w:ascii="Verdana"/>
                          <w:spacing w:val="-2"/>
                          <w:w w:val="120"/>
                          <w:sz w:val="8"/>
                        </w:rPr>
                        <w:t xml:space="preserve"> </w:t>
                      </w:r>
                      <w:r>
                        <w:rPr>
                          <w:rFonts w:ascii="Verdana"/>
                          <w:w w:val="120"/>
                          <w:sz w:val="8"/>
                        </w:rPr>
                        <w:t>COS</w:t>
                      </w:r>
                    </w:p>
                  </w:txbxContent>
                </v:textbox>
                <w10:wrap anchorx="page"/>
              </v:shape>
            </w:pict>
          </mc:Fallback>
        </mc:AlternateContent>
      </w:r>
      <w:r>
        <w:rPr>
          <w:noProof/>
        </w:rPr>
        <mc:AlternateContent>
          <mc:Choice Requires="wps">
            <w:drawing>
              <wp:anchor distT="0" distB="0" distL="114300" distR="114300" simplePos="0" relativeHeight="15743488" behindDoc="0" locked="0" layoutInCell="1" allowOverlap="1" wp14:anchorId="4D0150AE" wp14:editId="13026AC3">
                <wp:simplePos x="0" y="0"/>
                <wp:positionH relativeFrom="page">
                  <wp:posOffset>3950335</wp:posOffset>
                </wp:positionH>
                <wp:positionV relativeFrom="paragraph">
                  <wp:posOffset>-490220</wp:posOffset>
                </wp:positionV>
                <wp:extent cx="80645" cy="315595"/>
                <wp:effectExtent l="0" t="0" r="0" b="0"/>
                <wp:wrapNone/>
                <wp:docPr id="1343" name="Text Box 1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FCA2C" w14:textId="77777777" w:rsidR="00E749F9" w:rsidRDefault="00E749F9">
                            <w:pPr>
                              <w:spacing w:before="13"/>
                              <w:ind w:left="20"/>
                              <w:rPr>
                                <w:rFonts w:ascii="Verdana"/>
                                <w:sz w:val="8"/>
                              </w:rPr>
                            </w:pPr>
                            <w:r>
                              <w:rPr>
                                <w:rFonts w:ascii="Verdana"/>
                                <w:w w:val="120"/>
                                <w:sz w:val="8"/>
                              </w:rPr>
                              <w:t>end</w:t>
                            </w:r>
                            <w:r>
                              <w:rPr>
                                <w:rFonts w:ascii="Verdana"/>
                                <w:spacing w:val="1"/>
                                <w:w w:val="120"/>
                                <w:sz w:val="8"/>
                              </w:rPr>
                              <w:t xml:space="preserve"> </w:t>
                            </w:r>
                            <w:r>
                              <w:rPr>
                                <w:rFonts w:ascii="Verdana"/>
                                <w:w w:val="120"/>
                                <w:sz w:val="8"/>
                              </w:rPr>
                              <w:t>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150AE" id="Text Box 1339" o:spid="_x0000_s1130" type="#_x0000_t202" style="position:absolute;left:0;text-align:left;margin-left:311.05pt;margin-top:-38.6pt;width:6.35pt;height:24.8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" filled="f" stroked="f">
                <v:textbox style="layout-flow:vertical;mso-layout-flow-alt:bottom-to-top" inset="0,0,0,0">
                  <w:txbxContent>
                    <w:p w14:paraId="37CFCA2C" w14:textId="77777777" w:rsidR="00E749F9" w:rsidRDefault="00E749F9">
                      <w:pPr>
                        <w:spacing w:before="13"/>
                        <w:ind w:left="20"/>
                        <w:rPr>
                          <w:rFonts w:ascii="Verdana"/>
                          <w:sz w:val="8"/>
                        </w:rPr>
                      </w:pPr>
                      <w:r>
                        <w:rPr>
                          <w:rFonts w:ascii="Verdana"/>
                          <w:w w:val="120"/>
                          <w:sz w:val="8"/>
                        </w:rPr>
                        <w:t>end</w:t>
                      </w:r>
                      <w:r>
                        <w:rPr>
                          <w:rFonts w:ascii="Verdana"/>
                          <w:spacing w:val="1"/>
                          <w:w w:val="120"/>
                          <w:sz w:val="8"/>
                        </w:rPr>
                        <w:t xml:space="preserve"> </w:t>
                      </w:r>
                      <w:r>
                        <w:rPr>
                          <w:rFonts w:ascii="Verdana"/>
                          <w:w w:val="120"/>
                          <w:sz w:val="8"/>
                        </w:rPr>
                        <w:t>DWD</w:t>
                      </w:r>
                    </w:p>
                  </w:txbxContent>
                </v:textbox>
                <w10:wrap anchorx="page"/>
              </v:shape>
            </w:pict>
          </mc:Fallback>
        </mc:AlternateContent>
      </w:r>
      <w:r w:rsidR="00462487">
        <w:rPr>
          <w:rFonts w:ascii="Verdana"/>
          <w:w w:val="110"/>
          <w:sz w:val="11"/>
        </w:rPr>
        <w:t>0.6</w:t>
      </w:r>
    </w:p>
    <w:p w14:paraId="499F2494" w14:textId="77777777" w:rsidR="00E2709D" w:rsidRDefault="00E2709D">
      <w:pPr>
        <w:pStyle w:val="BodyText"/>
        <w:spacing w:before="10"/>
        <w:rPr>
          <w:rFonts w:ascii="Verdana"/>
          <w:sz w:val="16"/>
        </w:rPr>
      </w:pPr>
    </w:p>
    <w:p w14:paraId="794B1E86" w14:textId="77777777" w:rsidR="00E2709D" w:rsidRDefault="00462487">
      <w:pPr>
        <w:spacing w:before="85"/>
        <w:ind w:left="2808"/>
        <w:rPr>
          <w:rFonts w:ascii="Verdana"/>
          <w:sz w:val="11"/>
        </w:rPr>
      </w:pPr>
      <w:r>
        <w:rPr>
          <w:rFonts w:ascii="Verdana"/>
          <w:w w:val="110"/>
          <w:sz w:val="11"/>
        </w:rPr>
        <w:t>0.4</w:t>
      </w:r>
    </w:p>
    <w:p w14:paraId="51DEF5F0" w14:textId="77777777" w:rsidR="00E2709D" w:rsidRDefault="00E2709D">
      <w:pPr>
        <w:pStyle w:val="BodyText"/>
        <w:spacing w:before="9"/>
        <w:rPr>
          <w:rFonts w:ascii="Verdana"/>
          <w:sz w:val="16"/>
        </w:rPr>
      </w:pPr>
    </w:p>
    <w:p w14:paraId="718DCA62" w14:textId="77777777" w:rsidR="00E2709D" w:rsidRDefault="00462487">
      <w:pPr>
        <w:spacing w:before="85"/>
        <w:ind w:left="2808"/>
        <w:rPr>
          <w:rFonts w:ascii="Verdana"/>
          <w:sz w:val="11"/>
        </w:rPr>
      </w:pPr>
      <w:r>
        <w:rPr>
          <w:rFonts w:ascii="Verdana"/>
          <w:w w:val="110"/>
          <w:sz w:val="11"/>
        </w:rPr>
        <w:t>0.2</w:t>
      </w:r>
    </w:p>
    <w:p w14:paraId="6799F567" w14:textId="77777777" w:rsidR="00E2709D" w:rsidRDefault="00E2709D">
      <w:pPr>
        <w:pStyle w:val="BodyText"/>
        <w:spacing w:before="9"/>
        <w:rPr>
          <w:rFonts w:ascii="Verdana"/>
          <w:sz w:val="16"/>
        </w:rPr>
      </w:pPr>
    </w:p>
    <w:p w14:paraId="18686E86" w14:textId="77777777" w:rsidR="00E2709D" w:rsidRDefault="00462487">
      <w:pPr>
        <w:spacing w:before="85"/>
        <w:ind w:left="2808"/>
        <w:rPr>
          <w:rFonts w:ascii="Verdana"/>
          <w:sz w:val="11"/>
        </w:rPr>
      </w:pPr>
      <w:r>
        <w:rPr>
          <w:rFonts w:ascii="Verdana"/>
          <w:w w:val="110"/>
          <w:sz w:val="11"/>
        </w:rPr>
        <w:t>0.0</w:t>
      </w:r>
    </w:p>
    <w:p w14:paraId="7964D90D" w14:textId="77777777" w:rsidR="00E2709D" w:rsidRDefault="00E2709D">
      <w:pPr>
        <w:pStyle w:val="BodyText"/>
        <w:spacing w:before="5"/>
        <w:rPr>
          <w:rFonts w:ascii="Verdana"/>
          <w:sz w:val="12"/>
        </w:rPr>
      </w:pPr>
    </w:p>
    <w:p w14:paraId="2CE7C7C7" w14:textId="77777777" w:rsidR="00E2709D" w:rsidRDefault="00462487">
      <w:pPr>
        <w:tabs>
          <w:tab w:val="left" w:pos="510"/>
          <w:tab w:val="left" w:pos="1020"/>
          <w:tab w:val="left" w:pos="1531"/>
          <w:tab w:val="left" w:pos="2041"/>
        </w:tabs>
        <w:spacing w:before="85"/>
        <w:ind w:right="725"/>
        <w:jc w:val="center"/>
        <w:rPr>
          <w:rFonts w:ascii="Verdana"/>
          <w:sz w:val="11"/>
        </w:rPr>
      </w:pPr>
      <w:r>
        <w:rPr>
          <w:rFonts w:ascii="Verdana"/>
          <w:w w:val="115"/>
          <w:sz w:val="11"/>
        </w:rPr>
        <w:t>0</w:t>
      </w:r>
      <w:r>
        <w:rPr>
          <w:rFonts w:ascii="Verdana"/>
          <w:w w:val="115"/>
          <w:sz w:val="11"/>
        </w:rPr>
        <w:tab/>
        <w:t>2</w:t>
      </w:r>
      <w:r>
        <w:rPr>
          <w:rFonts w:ascii="Verdana"/>
          <w:w w:val="115"/>
          <w:sz w:val="11"/>
        </w:rPr>
        <w:tab/>
        <w:t>4</w:t>
      </w:r>
      <w:r>
        <w:rPr>
          <w:rFonts w:ascii="Verdana"/>
          <w:w w:val="115"/>
          <w:sz w:val="11"/>
        </w:rPr>
        <w:tab/>
        <w:t>6</w:t>
      </w:r>
      <w:r>
        <w:rPr>
          <w:rFonts w:ascii="Verdana"/>
          <w:w w:val="115"/>
          <w:sz w:val="11"/>
        </w:rPr>
        <w:tab/>
        <w:t>8</w:t>
      </w:r>
    </w:p>
    <w:p w14:paraId="52E7E11A" w14:textId="77777777" w:rsidR="00E2709D" w:rsidRDefault="00462487">
      <w:pPr>
        <w:spacing w:before="21"/>
        <w:ind w:left="188" w:right="530"/>
        <w:jc w:val="center"/>
        <w:rPr>
          <w:rFonts w:ascii="Verdana"/>
          <w:sz w:val="13"/>
        </w:rPr>
      </w:pPr>
      <w:r>
        <w:rPr>
          <w:rFonts w:ascii="Verdana"/>
          <w:w w:val="110"/>
          <w:sz w:val="13"/>
        </w:rPr>
        <w:t>lead</w:t>
      </w:r>
      <w:r>
        <w:rPr>
          <w:rFonts w:ascii="Verdana"/>
          <w:spacing w:val="-2"/>
          <w:w w:val="110"/>
          <w:sz w:val="13"/>
        </w:rPr>
        <w:t xml:space="preserve"> </w:t>
      </w:r>
      <w:r>
        <w:rPr>
          <w:rFonts w:ascii="Verdana"/>
          <w:w w:val="110"/>
          <w:sz w:val="13"/>
        </w:rPr>
        <w:t>time</w:t>
      </w:r>
      <w:r>
        <w:rPr>
          <w:rFonts w:ascii="Verdana"/>
          <w:spacing w:val="-2"/>
          <w:w w:val="110"/>
          <w:sz w:val="13"/>
        </w:rPr>
        <w:t xml:space="preserve"> </w:t>
      </w:r>
      <w:r>
        <w:rPr>
          <w:rFonts w:ascii="Verdana"/>
          <w:w w:val="110"/>
          <w:sz w:val="13"/>
        </w:rPr>
        <w:t>(d)</w:t>
      </w:r>
    </w:p>
    <w:p w14:paraId="24B38B0C" w14:textId="77777777" w:rsidR="00E2709D" w:rsidRDefault="00E2709D">
      <w:pPr>
        <w:pStyle w:val="BodyText"/>
        <w:spacing w:before="7"/>
        <w:rPr>
          <w:rFonts w:ascii="Verdana"/>
          <w:sz w:val="15"/>
        </w:rPr>
      </w:pPr>
    </w:p>
    <w:p w14:paraId="16EA14B8" w14:textId="77777777" w:rsidR="00E2709D" w:rsidRDefault="00462487">
      <w:pPr>
        <w:spacing w:before="63" w:line="235" w:lineRule="auto"/>
        <w:ind w:left="617" w:right="529"/>
        <w:jc w:val="both"/>
        <w:rPr>
          <w:sz w:val="20"/>
        </w:rPr>
      </w:pPr>
      <w:r>
        <w:rPr>
          <w:w w:val="105"/>
          <w:sz w:val="20"/>
        </w:rPr>
        <w:t xml:space="preserve">Figure 4: </w:t>
      </w:r>
      <w:commentRangeStart w:id="178"/>
      <w:commentRangeStart w:id="179"/>
      <w:r>
        <w:rPr>
          <w:w w:val="105"/>
          <w:sz w:val="20"/>
        </w:rPr>
        <w:t>Brier skill score</w:t>
      </w:r>
      <w:commentRangeEnd w:id="178"/>
      <w:r w:rsidR="00B534A9">
        <w:rPr>
          <w:rStyle w:val="CommentReference"/>
        </w:rPr>
        <w:commentReference w:id="178"/>
      </w:r>
      <w:commentRangeEnd w:id="179"/>
      <w:r w:rsidR="001D7234">
        <w:rPr>
          <w:rStyle w:val="CommentReference"/>
        </w:rPr>
        <w:commentReference w:id="179"/>
      </w:r>
      <w:r>
        <w:rPr>
          <w:w w:val="105"/>
          <w:sz w:val="20"/>
        </w:rPr>
        <w:t xml:space="preserve"> of the four NWP used in EFAS at daily lead times.</w:t>
      </w:r>
      <w:r>
        <w:rPr>
          <w:spacing w:val="1"/>
          <w:w w:val="105"/>
          <w:sz w:val="20"/>
        </w:rPr>
        <w:t xml:space="preserve"> </w:t>
      </w:r>
      <w:r>
        <w:rPr>
          <w:w w:val="105"/>
          <w:sz w:val="20"/>
        </w:rPr>
        <w:t>The reference</w:t>
      </w:r>
      <w:r>
        <w:rPr>
          <w:spacing w:val="1"/>
          <w:w w:val="105"/>
          <w:sz w:val="20"/>
        </w:rPr>
        <w:t xml:space="preserve"> </w:t>
      </w:r>
      <w:r>
        <w:rPr>
          <w:w w:val="125"/>
          <w:sz w:val="20"/>
        </w:rPr>
        <w:t>(</w:t>
      </w:r>
      <w:r>
        <w:rPr>
          <w:i/>
          <w:w w:val="125"/>
          <w:sz w:val="20"/>
        </w:rPr>
        <w:t xml:space="preserve">BSS </w:t>
      </w:r>
      <w:r>
        <w:rPr>
          <w:w w:val="125"/>
          <w:sz w:val="20"/>
        </w:rPr>
        <w:t xml:space="preserve">= </w:t>
      </w:r>
      <w:r>
        <w:rPr>
          <w:w w:val="110"/>
          <w:sz w:val="20"/>
        </w:rPr>
        <w:t>0) is a model that never predicts an event.</w:t>
      </w:r>
      <w:r>
        <w:rPr>
          <w:spacing w:val="1"/>
          <w:w w:val="110"/>
          <w:sz w:val="20"/>
        </w:rPr>
        <w:t xml:space="preserve"> </w:t>
      </w:r>
      <w:r>
        <w:rPr>
          <w:w w:val="110"/>
          <w:sz w:val="20"/>
        </w:rPr>
        <w:t>Blue lines represent probabilistic</w:t>
      </w:r>
      <w:r>
        <w:rPr>
          <w:spacing w:val="1"/>
          <w:w w:val="110"/>
          <w:sz w:val="20"/>
        </w:rPr>
        <w:t xml:space="preserve"> </w:t>
      </w:r>
      <w:r>
        <w:rPr>
          <w:w w:val="110"/>
          <w:sz w:val="20"/>
        </w:rPr>
        <w:t>models,</w:t>
      </w:r>
      <w:r>
        <w:rPr>
          <w:spacing w:val="12"/>
          <w:w w:val="110"/>
          <w:sz w:val="20"/>
        </w:rPr>
        <w:t xml:space="preserve"> </w:t>
      </w:r>
      <w:r>
        <w:rPr>
          <w:w w:val="110"/>
          <w:sz w:val="20"/>
        </w:rPr>
        <w:t>and</w:t>
      </w:r>
      <w:r>
        <w:rPr>
          <w:spacing w:val="13"/>
          <w:w w:val="110"/>
          <w:sz w:val="20"/>
        </w:rPr>
        <w:t xml:space="preserve"> </w:t>
      </w:r>
      <w:r>
        <w:rPr>
          <w:w w:val="110"/>
          <w:sz w:val="20"/>
        </w:rPr>
        <w:t>orange</w:t>
      </w:r>
      <w:r>
        <w:rPr>
          <w:spacing w:val="13"/>
          <w:w w:val="110"/>
          <w:sz w:val="20"/>
        </w:rPr>
        <w:t xml:space="preserve"> </w:t>
      </w:r>
      <w:r>
        <w:rPr>
          <w:w w:val="110"/>
          <w:sz w:val="20"/>
        </w:rPr>
        <w:t>lines</w:t>
      </w:r>
      <w:r>
        <w:rPr>
          <w:spacing w:val="12"/>
          <w:w w:val="110"/>
          <w:sz w:val="20"/>
        </w:rPr>
        <w:t xml:space="preserve"> </w:t>
      </w:r>
      <w:r>
        <w:rPr>
          <w:w w:val="110"/>
          <w:sz w:val="20"/>
        </w:rPr>
        <w:t>deterministic</w:t>
      </w:r>
      <w:r>
        <w:rPr>
          <w:spacing w:val="13"/>
          <w:w w:val="110"/>
          <w:sz w:val="20"/>
        </w:rPr>
        <w:t xml:space="preserve"> </w:t>
      </w:r>
      <w:r>
        <w:rPr>
          <w:w w:val="110"/>
          <w:sz w:val="20"/>
        </w:rPr>
        <w:t>ones.</w:t>
      </w:r>
    </w:p>
    <w:p w14:paraId="2D2983A7" w14:textId="77777777" w:rsidR="00E2709D" w:rsidRDefault="00E2709D">
      <w:pPr>
        <w:pStyle w:val="BodyText"/>
        <w:rPr>
          <w:sz w:val="20"/>
        </w:rPr>
      </w:pPr>
    </w:p>
    <w:p w14:paraId="2CAC68F9" w14:textId="77777777" w:rsidR="00E2709D" w:rsidRDefault="00462487">
      <w:pPr>
        <w:pStyle w:val="BodyText"/>
        <w:spacing w:before="184" w:line="291" w:lineRule="exact"/>
        <w:ind w:left="227"/>
      </w:pPr>
      <w:r>
        <w:rPr>
          <w:rFonts w:ascii="Trebuchet MS"/>
          <w:sz w:val="12"/>
        </w:rPr>
        <w:t xml:space="preserve">418    </w:t>
      </w:r>
      <w:r>
        <w:rPr>
          <w:rFonts w:ascii="Trebuchet MS"/>
          <w:spacing w:val="19"/>
          <w:sz w:val="12"/>
        </w:rPr>
        <w:t xml:space="preserve"> </w:t>
      </w:r>
      <w:r>
        <w:rPr>
          <w:w w:val="105"/>
        </w:rPr>
        <w:t>Brier</w:t>
      </w:r>
      <w:r>
        <w:rPr>
          <w:spacing w:val="28"/>
          <w:w w:val="105"/>
        </w:rPr>
        <w:t xml:space="preserve"> </w:t>
      </w:r>
      <w:r>
        <w:rPr>
          <w:w w:val="105"/>
        </w:rPr>
        <w:t>skill</w:t>
      </w:r>
      <w:r>
        <w:rPr>
          <w:spacing w:val="26"/>
          <w:w w:val="105"/>
        </w:rPr>
        <w:t xml:space="preserve"> </w:t>
      </w:r>
      <w:r>
        <w:rPr>
          <w:w w:val="105"/>
        </w:rPr>
        <w:t>score</w:t>
      </w:r>
      <w:r>
        <w:rPr>
          <w:spacing w:val="27"/>
          <w:w w:val="105"/>
        </w:rPr>
        <w:t xml:space="preserve"> </w:t>
      </w:r>
      <w:r>
        <w:rPr>
          <w:w w:val="105"/>
        </w:rPr>
        <w:t>(BSS)</w:t>
      </w:r>
      <w:r>
        <w:rPr>
          <w:spacing w:val="27"/>
          <w:w w:val="105"/>
        </w:rPr>
        <w:t xml:space="preserve"> </w:t>
      </w:r>
      <w:r>
        <w:rPr>
          <w:w w:val="105"/>
        </w:rPr>
        <w:t>to</w:t>
      </w:r>
      <w:r>
        <w:rPr>
          <w:spacing w:val="27"/>
          <w:w w:val="105"/>
        </w:rPr>
        <w:t xml:space="preserve"> </w:t>
      </w:r>
      <w:r>
        <w:rPr>
          <w:w w:val="105"/>
        </w:rPr>
        <w:t>gauge</w:t>
      </w:r>
      <w:r>
        <w:rPr>
          <w:spacing w:val="28"/>
          <w:w w:val="105"/>
        </w:rPr>
        <w:t xml:space="preserve"> </w:t>
      </w:r>
      <w:r>
        <w:rPr>
          <w:w w:val="105"/>
        </w:rPr>
        <w:t>the</w:t>
      </w:r>
      <w:r>
        <w:rPr>
          <w:spacing w:val="27"/>
          <w:w w:val="105"/>
        </w:rPr>
        <w:t xml:space="preserve"> </w:t>
      </w:r>
      <w:r>
        <w:rPr>
          <w:w w:val="105"/>
        </w:rPr>
        <w:t>relative</w:t>
      </w:r>
      <w:r>
        <w:rPr>
          <w:spacing w:val="27"/>
          <w:w w:val="105"/>
        </w:rPr>
        <w:t xml:space="preserve"> </w:t>
      </w:r>
      <w:r>
        <w:rPr>
          <w:w w:val="105"/>
        </w:rPr>
        <w:t>skill</w:t>
      </w:r>
      <w:r>
        <w:rPr>
          <w:spacing w:val="27"/>
          <w:w w:val="105"/>
        </w:rPr>
        <w:t xml:space="preserve"> </w:t>
      </w:r>
      <w:r>
        <w:rPr>
          <w:w w:val="105"/>
        </w:rPr>
        <w:t>of</w:t>
      </w:r>
      <w:r>
        <w:rPr>
          <w:spacing w:val="27"/>
          <w:w w:val="105"/>
        </w:rPr>
        <w:t xml:space="preserve"> </w:t>
      </w:r>
      <w:r>
        <w:rPr>
          <w:w w:val="105"/>
        </w:rPr>
        <w:t>a</w:t>
      </w:r>
      <w:r>
        <w:rPr>
          <w:spacing w:val="28"/>
          <w:w w:val="105"/>
        </w:rPr>
        <w:t xml:space="preserve"> </w:t>
      </w:r>
      <w:r>
        <w:rPr>
          <w:w w:val="105"/>
        </w:rPr>
        <w:t>model</w:t>
      </w:r>
      <w:r>
        <w:rPr>
          <w:spacing w:val="27"/>
          <w:w w:val="105"/>
        </w:rPr>
        <w:t xml:space="preserve"> </w:t>
      </w:r>
      <w:r>
        <w:rPr>
          <w:w w:val="105"/>
        </w:rPr>
        <w:t>in</w:t>
      </w:r>
      <w:r>
        <w:rPr>
          <w:spacing w:val="27"/>
          <w:w w:val="105"/>
        </w:rPr>
        <w:t xml:space="preserve"> </w:t>
      </w:r>
      <w:r>
        <w:rPr>
          <w:w w:val="105"/>
        </w:rPr>
        <w:t>comparison</w:t>
      </w:r>
    </w:p>
    <w:p w14:paraId="6D43E0FC" w14:textId="77777777" w:rsidR="00E2709D" w:rsidRDefault="00462487">
      <w:pPr>
        <w:pStyle w:val="BodyText"/>
        <w:spacing w:line="289" w:lineRule="exact"/>
        <w:ind w:left="227"/>
      </w:pPr>
      <w:r>
        <w:rPr>
          <w:rFonts w:ascii="Trebuchet MS"/>
          <w:sz w:val="12"/>
        </w:rPr>
        <w:t xml:space="preserve">419    </w:t>
      </w:r>
      <w:r>
        <w:rPr>
          <w:rFonts w:ascii="Trebuchet MS"/>
          <w:spacing w:val="19"/>
          <w:sz w:val="12"/>
        </w:rPr>
        <w:t xml:space="preserve"> </w:t>
      </w:r>
      <w:r>
        <w:t>to</w:t>
      </w:r>
      <w:r>
        <w:rPr>
          <w:spacing w:val="40"/>
        </w:rPr>
        <w:t xml:space="preserve"> </w:t>
      </w:r>
      <w:r>
        <w:t>a</w:t>
      </w:r>
      <w:r>
        <w:rPr>
          <w:spacing w:val="40"/>
        </w:rPr>
        <w:t xml:space="preserve"> </w:t>
      </w:r>
      <w:r>
        <w:t>reference.</w:t>
      </w:r>
      <w:r>
        <w:rPr>
          <w:spacing w:val="96"/>
        </w:rPr>
        <w:t xml:space="preserve"> </w:t>
      </w:r>
      <w:r>
        <w:t>Models</w:t>
      </w:r>
      <w:r>
        <w:rPr>
          <w:spacing w:val="39"/>
        </w:rPr>
        <w:t xml:space="preserve"> </w:t>
      </w:r>
      <w:r>
        <w:t>outperforming</w:t>
      </w:r>
      <w:r>
        <w:rPr>
          <w:spacing w:val="40"/>
        </w:rPr>
        <w:t xml:space="preserve"> </w:t>
      </w:r>
      <w:r>
        <w:t>the</w:t>
      </w:r>
      <w:r>
        <w:rPr>
          <w:spacing w:val="40"/>
        </w:rPr>
        <w:t xml:space="preserve"> </w:t>
      </w:r>
      <w:r>
        <w:t>reference</w:t>
      </w:r>
      <w:r>
        <w:rPr>
          <w:spacing w:val="40"/>
        </w:rPr>
        <w:t xml:space="preserve"> </w:t>
      </w:r>
      <w:r>
        <w:t>receive</w:t>
      </w:r>
      <w:r>
        <w:rPr>
          <w:spacing w:val="40"/>
        </w:rPr>
        <w:t xml:space="preserve"> </w:t>
      </w:r>
      <w:r>
        <w:t>a</w:t>
      </w:r>
      <w:r>
        <w:rPr>
          <w:spacing w:val="40"/>
        </w:rPr>
        <w:t xml:space="preserve"> </w:t>
      </w:r>
      <w:r>
        <w:t>positive</w:t>
      </w:r>
      <w:r>
        <w:rPr>
          <w:spacing w:val="39"/>
        </w:rPr>
        <w:t xml:space="preserve"> </w:t>
      </w:r>
      <w:r>
        <w:t>BSS,</w:t>
      </w:r>
    </w:p>
    <w:p w14:paraId="601B1D27" w14:textId="77777777" w:rsidR="00E2709D" w:rsidRDefault="00462487">
      <w:pPr>
        <w:pStyle w:val="BodyText"/>
        <w:spacing w:line="289" w:lineRule="exact"/>
        <w:ind w:left="227"/>
      </w:pPr>
      <w:r>
        <w:rPr>
          <w:rFonts w:ascii="Trebuchet MS"/>
          <w:sz w:val="12"/>
        </w:rPr>
        <w:t xml:space="preserve">420    </w:t>
      </w:r>
      <w:r>
        <w:rPr>
          <w:rFonts w:ascii="Trebuchet MS"/>
          <w:spacing w:val="19"/>
          <w:sz w:val="12"/>
        </w:rPr>
        <w:t xml:space="preserve"> </w:t>
      </w:r>
      <w:r>
        <w:t>while</w:t>
      </w:r>
      <w:r>
        <w:rPr>
          <w:spacing w:val="41"/>
        </w:rPr>
        <w:t xml:space="preserve"> </w:t>
      </w:r>
      <w:r>
        <w:t>those</w:t>
      </w:r>
      <w:r>
        <w:rPr>
          <w:spacing w:val="40"/>
        </w:rPr>
        <w:t xml:space="preserve"> </w:t>
      </w:r>
      <w:r>
        <w:t>underperforming</w:t>
      </w:r>
      <w:r>
        <w:rPr>
          <w:spacing w:val="41"/>
        </w:rPr>
        <w:t xml:space="preserve"> </w:t>
      </w:r>
      <w:r>
        <w:t>register</w:t>
      </w:r>
      <w:r>
        <w:rPr>
          <w:spacing w:val="40"/>
        </w:rPr>
        <w:t xml:space="preserve"> </w:t>
      </w:r>
      <w:r>
        <w:t>a</w:t>
      </w:r>
      <w:r>
        <w:rPr>
          <w:spacing w:val="41"/>
        </w:rPr>
        <w:t xml:space="preserve"> </w:t>
      </w:r>
      <w:r>
        <w:t>negative</w:t>
      </w:r>
      <w:r>
        <w:rPr>
          <w:spacing w:val="40"/>
        </w:rPr>
        <w:t xml:space="preserve"> </w:t>
      </w:r>
      <w:r>
        <w:t>BSS.</w:t>
      </w:r>
      <w:r>
        <w:rPr>
          <w:spacing w:val="41"/>
        </w:rPr>
        <w:t xml:space="preserve"> </w:t>
      </w:r>
      <w:r>
        <w:t>For</w:t>
      </w:r>
      <w:r>
        <w:rPr>
          <w:spacing w:val="40"/>
        </w:rPr>
        <w:t xml:space="preserve"> </w:t>
      </w:r>
      <w:r>
        <w:t>the</w:t>
      </w:r>
      <w:r>
        <w:rPr>
          <w:spacing w:val="41"/>
        </w:rPr>
        <w:t xml:space="preserve"> </w:t>
      </w:r>
      <w:r>
        <w:t>reference,</w:t>
      </w:r>
      <w:r>
        <w:rPr>
          <w:spacing w:val="42"/>
        </w:rPr>
        <w:t xml:space="preserve"> </w:t>
      </w:r>
      <w:r>
        <w:t>we</w:t>
      </w:r>
    </w:p>
    <w:p w14:paraId="0B3A59E2" w14:textId="77777777" w:rsidR="00E2709D" w:rsidRDefault="00462487">
      <w:pPr>
        <w:pStyle w:val="BodyText"/>
        <w:spacing w:line="289" w:lineRule="exact"/>
        <w:ind w:left="227"/>
      </w:pPr>
      <w:r>
        <w:rPr>
          <w:rFonts w:ascii="Trebuchet MS"/>
          <w:sz w:val="12"/>
        </w:rPr>
        <w:t xml:space="preserve">421    </w:t>
      </w:r>
      <w:r>
        <w:rPr>
          <w:rFonts w:ascii="Trebuchet MS"/>
          <w:spacing w:val="19"/>
          <w:sz w:val="12"/>
        </w:rPr>
        <w:t xml:space="preserve"> </w:t>
      </w:r>
      <w:r>
        <w:rPr>
          <w:w w:val="105"/>
        </w:rPr>
        <w:t>opted</w:t>
      </w:r>
      <w:r>
        <w:rPr>
          <w:spacing w:val="8"/>
          <w:w w:val="105"/>
        </w:rPr>
        <w:t xml:space="preserve"> </w:t>
      </w:r>
      <w:r>
        <w:rPr>
          <w:w w:val="105"/>
        </w:rPr>
        <w:t>for</w:t>
      </w:r>
      <w:r>
        <w:rPr>
          <w:spacing w:val="8"/>
          <w:w w:val="105"/>
        </w:rPr>
        <w:t xml:space="preserve"> </w:t>
      </w:r>
      <w:r>
        <w:rPr>
          <w:w w:val="105"/>
        </w:rPr>
        <w:t>a</w:t>
      </w:r>
      <w:r>
        <w:rPr>
          <w:spacing w:val="8"/>
          <w:w w:val="105"/>
        </w:rPr>
        <w:t xml:space="preserve"> </w:t>
      </w:r>
      <w:r>
        <w:rPr>
          <w:w w:val="105"/>
        </w:rPr>
        <w:t>dummy</w:t>
      </w:r>
      <w:r>
        <w:rPr>
          <w:spacing w:val="8"/>
          <w:w w:val="105"/>
        </w:rPr>
        <w:t xml:space="preserve"> </w:t>
      </w:r>
      <w:r>
        <w:rPr>
          <w:w w:val="105"/>
        </w:rPr>
        <w:t>model</w:t>
      </w:r>
      <w:r>
        <w:rPr>
          <w:spacing w:val="8"/>
          <w:w w:val="105"/>
        </w:rPr>
        <w:t xml:space="preserve"> </w:t>
      </w:r>
      <w:r>
        <w:rPr>
          <w:w w:val="105"/>
        </w:rPr>
        <w:t>that</w:t>
      </w:r>
      <w:r>
        <w:rPr>
          <w:spacing w:val="8"/>
          <w:w w:val="105"/>
        </w:rPr>
        <w:t xml:space="preserve"> </w:t>
      </w:r>
      <w:r>
        <w:rPr>
          <w:w w:val="105"/>
        </w:rPr>
        <w:t>never</w:t>
      </w:r>
      <w:r>
        <w:rPr>
          <w:spacing w:val="8"/>
          <w:w w:val="105"/>
        </w:rPr>
        <w:t xml:space="preserve"> </w:t>
      </w:r>
      <w:r>
        <w:rPr>
          <w:w w:val="105"/>
        </w:rPr>
        <w:t>predicts</w:t>
      </w:r>
      <w:r>
        <w:rPr>
          <w:spacing w:val="8"/>
          <w:w w:val="105"/>
        </w:rPr>
        <w:t xml:space="preserve"> </w:t>
      </w:r>
      <w:r>
        <w:rPr>
          <w:w w:val="105"/>
        </w:rPr>
        <w:t>an</w:t>
      </w:r>
      <w:r>
        <w:rPr>
          <w:spacing w:val="8"/>
          <w:w w:val="105"/>
        </w:rPr>
        <w:t xml:space="preserve"> </w:t>
      </w:r>
      <w:r>
        <w:rPr>
          <w:w w:val="105"/>
        </w:rPr>
        <w:t>event</w:t>
      </w:r>
      <w:r>
        <w:rPr>
          <w:spacing w:val="8"/>
          <w:w w:val="105"/>
        </w:rPr>
        <w:t xml:space="preserve"> </w:t>
      </w:r>
      <w:r>
        <w:rPr>
          <w:w w:val="105"/>
        </w:rPr>
        <w:t>(</w:t>
      </w:r>
      <w:proofErr w:type="spellStart"/>
      <w:r>
        <w:rPr>
          <w:i/>
          <w:w w:val="105"/>
        </w:rPr>
        <w:t>P</w:t>
      </w:r>
      <w:r>
        <w:rPr>
          <w:i/>
          <w:w w:val="105"/>
          <w:vertAlign w:val="subscript"/>
        </w:rPr>
        <w:t>pred</w:t>
      </w:r>
      <w:proofErr w:type="spellEnd"/>
      <w:r>
        <w:rPr>
          <w:i/>
          <w:spacing w:val="11"/>
          <w:w w:val="105"/>
        </w:rPr>
        <w:t xml:space="preserve"> </w:t>
      </w:r>
      <w:r>
        <w:rPr>
          <w:w w:val="125"/>
        </w:rPr>
        <w:t>=</w:t>
      </w:r>
      <w:r>
        <w:rPr>
          <w:spacing w:val="-9"/>
          <w:w w:val="125"/>
        </w:rPr>
        <w:t xml:space="preserve"> </w:t>
      </w:r>
      <w:r>
        <w:rPr>
          <w:w w:val="105"/>
        </w:rPr>
        <w:t>0)</w:t>
      </w:r>
      <w:r>
        <w:rPr>
          <w:spacing w:val="8"/>
          <w:w w:val="105"/>
        </w:rPr>
        <w:t xml:space="preserve"> </w:t>
      </w:r>
      <w:hyperlink w:anchor="_bookmark51" w:history="1">
        <w:r>
          <w:rPr>
            <w:w w:val="105"/>
          </w:rPr>
          <w:t>Legg</w:t>
        </w:r>
        <w:r>
          <w:rPr>
            <w:spacing w:val="7"/>
            <w:w w:val="105"/>
          </w:rPr>
          <w:t xml:space="preserve"> </w:t>
        </w:r>
        <w:r>
          <w:rPr>
            <w:w w:val="105"/>
          </w:rPr>
          <w:t>and</w:t>
        </w:r>
      </w:hyperlink>
    </w:p>
    <w:p w14:paraId="5896D81D" w14:textId="77777777" w:rsidR="00E2709D" w:rsidRDefault="00462487">
      <w:pPr>
        <w:spacing w:line="289" w:lineRule="exact"/>
        <w:ind w:left="227"/>
        <w:rPr>
          <w:sz w:val="24"/>
        </w:rPr>
      </w:pPr>
      <w:r>
        <w:rPr>
          <w:rFonts w:ascii="Trebuchet MS"/>
          <w:sz w:val="12"/>
        </w:rPr>
        <w:t xml:space="preserve">422    </w:t>
      </w:r>
      <w:r>
        <w:rPr>
          <w:rFonts w:ascii="Trebuchet MS"/>
          <w:spacing w:val="19"/>
          <w:sz w:val="12"/>
        </w:rPr>
        <w:t xml:space="preserve"> </w:t>
      </w:r>
      <w:hyperlink w:anchor="_bookmark51" w:history="1">
        <w:proofErr w:type="spellStart"/>
        <w:r>
          <w:rPr>
            <w:w w:val="105"/>
            <w:sz w:val="24"/>
          </w:rPr>
          <w:t>Mylne</w:t>
        </w:r>
        <w:proofErr w:type="spellEnd"/>
        <w:r>
          <w:rPr>
            <w:spacing w:val="6"/>
            <w:w w:val="105"/>
            <w:sz w:val="24"/>
          </w:rPr>
          <w:t xml:space="preserve"> </w:t>
        </w:r>
      </w:hyperlink>
      <w:hyperlink w:anchor="_bookmark51" w:history="1">
        <w:r>
          <w:rPr>
            <w:w w:val="105"/>
            <w:sz w:val="24"/>
          </w:rPr>
          <w:t>(2004).</w:t>
        </w:r>
      </w:hyperlink>
    </w:p>
    <w:p w14:paraId="2DEDC666" w14:textId="77777777" w:rsidR="00E2709D" w:rsidRDefault="00462487">
      <w:pPr>
        <w:pStyle w:val="BodyText"/>
        <w:tabs>
          <w:tab w:val="left" w:pos="968"/>
        </w:tabs>
        <w:spacing w:line="289" w:lineRule="exact"/>
        <w:ind w:left="227"/>
      </w:pPr>
      <w:r>
        <w:rPr>
          <w:rFonts w:ascii="Trebuchet MS"/>
          <w:w w:val="105"/>
          <w:sz w:val="12"/>
        </w:rPr>
        <w:t>423</w:t>
      </w:r>
      <w:r>
        <w:rPr>
          <w:rFonts w:ascii="Trebuchet MS"/>
          <w:w w:val="105"/>
          <w:sz w:val="12"/>
        </w:rPr>
        <w:tab/>
      </w:r>
      <w:r>
        <w:rPr>
          <w:w w:val="105"/>
        </w:rPr>
        <w:t>The</w:t>
      </w:r>
      <w:r>
        <w:rPr>
          <w:spacing w:val="29"/>
          <w:w w:val="105"/>
        </w:rPr>
        <w:t xml:space="preserve"> </w:t>
      </w:r>
      <w:r>
        <w:rPr>
          <w:w w:val="105"/>
        </w:rPr>
        <w:t>plot</w:t>
      </w:r>
      <w:r>
        <w:rPr>
          <w:spacing w:val="29"/>
          <w:w w:val="105"/>
        </w:rPr>
        <w:t xml:space="preserve"> </w:t>
      </w:r>
      <w:r>
        <w:rPr>
          <w:w w:val="105"/>
        </w:rPr>
        <w:t>above</w:t>
      </w:r>
      <w:r>
        <w:rPr>
          <w:spacing w:val="29"/>
          <w:w w:val="105"/>
        </w:rPr>
        <w:t xml:space="preserve"> </w:t>
      </w:r>
      <w:r>
        <w:rPr>
          <w:w w:val="105"/>
        </w:rPr>
        <w:t>demonstrates</w:t>
      </w:r>
      <w:r>
        <w:rPr>
          <w:spacing w:val="29"/>
          <w:w w:val="105"/>
        </w:rPr>
        <w:t xml:space="preserve"> </w:t>
      </w:r>
      <w:r>
        <w:rPr>
          <w:w w:val="105"/>
        </w:rPr>
        <w:t>that</w:t>
      </w:r>
      <w:r>
        <w:rPr>
          <w:spacing w:val="29"/>
          <w:w w:val="105"/>
        </w:rPr>
        <w:t xml:space="preserve"> </w:t>
      </w:r>
      <w:r>
        <w:rPr>
          <w:w w:val="105"/>
        </w:rPr>
        <w:t>probabilistic</w:t>
      </w:r>
      <w:r>
        <w:rPr>
          <w:spacing w:val="29"/>
          <w:w w:val="105"/>
        </w:rPr>
        <w:t xml:space="preserve"> </w:t>
      </w:r>
      <w:r>
        <w:rPr>
          <w:w w:val="105"/>
        </w:rPr>
        <w:t>models</w:t>
      </w:r>
      <w:r>
        <w:rPr>
          <w:spacing w:val="29"/>
          <w:w w:val="105"/>
        </w:rPr>
        <w:t xml:space="preserve"> </w:t>
      </w:r>
      <w:r>
        <w:rPr>
          <w:w w:val="105"/>
        </w:rPr>
        <w:t>exhibit</w:t>
      </w:r>
      <w:r>
        <w:rPr>
          <w:spacing w:val="29"/>
          <w:w w:val="105"/>
        </w:rPr>
        <w:t xml:space="preserve"> </w:t>
      </w:r>
      <w:r>
        <w:rPr>
          <w:w w:val="105"/>
        </w:rPr>
        <w:t>greater</w:t>
      </w:r>
    </w:p>
    <w:p w14:paraId="15E1062F" w14:textId="77777777" w:rsidR="00E2709D" w:rsidRDefault="00462487">
      <w:pPr>
        <w:pStyle w:val="BodyText"/>
        <w:spacing w:line="289" w:lineRule="exact"/>
        <w:ind w:left="227"/>
      </w:pPr>
      <w:r>
        <w:rPr>
          <w:rFonts w:ascii="Trebuchet MS"/>
          <w:sz w:val="12"/>
        </w:rPr>
        <w:t xml:space="preserve">424    </w:t>
      </w:r>
      <w:r>
        <w:rPr>
          <w:rFonts w:ascii="Trebuchet MS"/>
          <w:spacing w:val="19"/>
          <w:sz w:val="12"/>
        </w:rPr>
        <w:t xml:space="preserve"> </w:t>
      </w:r>
      <w:r>
        <w:rPr>
          <w:w w:val="105"/>
        </w:rPr>
        <w:t>skill</w:t>
      </w:r>
      <w:r>
        <w:rPr>
          <w:spacing w:val="25"/>
          <w:w w:val="105"/>
        </w:rPr>
        <w:t xml:space="preserve"> </w:t>
      </w:r>
      <w:r>
        <w:rPr>
          <w:w w:val="105"/>
        </w:rPr>
        <w:t>than</w:t>
      </w:r>
      <w:r>
        <w:rPr>
          <w:spacing w:val="25"/>
          <w:w w:val="105"/>
        </w:rPr>
        <w:t xml:space="preserve"> </w:t>
      </w:r>
      <w:r>
        <w:rPr>
          <w:w w:val="105"/>
        </w:rPr>
        <w:t>deterministic</w:t>
      </w:r>
      <w:r>
        <w:rPr>
          <w:spacing w:val="25"/>
          <w:w w:val="105"/>
        </w:rPr>
        <w:t xml:space="preserve"> </w:t>
      </w:r>
      <w:r>
        <w:rPr>
          <w:w w:val="105"/>
        </w:rPr>
        <w:t xml:space="preserve">ones. </w:t>
      </w:r>
      <w:r>
        <w:rPr>
          <w:spacing w:val="13"/>
          <w:w w:val="105"/>
        </w:rPr>
        <w:t xml:space="preserve"> </w:t>
      </w:r>
      <w:r>
        <w:rPr>
          <w:w w:val="105"/>
        </w:rPr>
        <w:t>Only</w:t>
      </w:r>
      <w:r>
        <w:rPr>
          <w:spacing w:val="25"/>
          <w:w w:val="105"/>
        </w:rPr>
        <w:t xml:space="preserve"> </w:t>
      </w:r>
      <w:r>
        <w:rPr>
          <w:w w:val="105"/>
        </w:rPr>
        <w:t>within</w:t>
      </w:r>
      <w:r>
        <w:rPr>
          <w:spacing w:val="24"/>
          <w:w w:val="105"/>
        </w:rPr>
        <w:t xml:space="preserve"> </w:t>
      </w:r>
      <w:r>
        <w:rPr>
          <w:w w:val="105"/>
        </w:rPr>
        <w:t>very</w:t>
      </w:r>
      <w:r>
        <w:rPr>
          <w:spacing w:val="25"/>
          <w:w w:val="105"/>
        </w:rPr>
        <w:t xml:space="preserve"> </w:t>
      </w:r>
      <w:r>
        <w:rPr>
          <w:w w:val="105"/>
        </w:rPr>
        <w:t>short</w:t>
      </w:r>
      <w:r>
        <w:rPr>
          <w:spacing w:val="24"/>
          <w:w w:val="105"/>
        </w:rPr>
        <w:t xml:space="preserve"> </w:t>
      </w:r>
      <w:r>
        <w:rPr>
          <w:w w:val="105"/>
        </w:rPr>
        <w:t>lead</w:t>
      </w:r>
      <w:r>
        <w:rPr>
          <w:spacing w:val="25"/>
          <w:w w:val="105"/>
        </w:rPr>
        <w:t xml:space="preserve"> </w:t>
      </w:r>
      <w:r>
        <w:rPr>
          <w:w w:val="105"/>
        </w:rPr>
        <w:t>times</w:t>
      </w:r>
      <w:r>
        <w:rPr>
          <w:spacing w:val="25"/>
          <w:w w:val="105"/>
        </w:rPr>
        <w:t xml:space="preserve"> </w:t>
      </w:r>
      <w:r>
        <w:rPr>
          <w:w w:val="105"/>
        </w:rPr>
        <w:t>(0-1</w:t>
      </w:r>
      <w:r>
        <w:rPr>
          <w:spacing w:val="25"/>
          <w:w w:val="105"/>
        </w:rPr>
        <w:t xml:space="preserve"> </w:t>
      </w:r>
      <w:r>
        <w:rPr>
          <w:w w:val="105"/>
        </w:rPr>
        <w:t>days)</w:t>
      </w:r>
    </w:p>
    <w:p w14:paraId="74B6E55B" w14:textId="77777777" w:rsidR="00E2709D" w:rsidRDefault="00462487">
      <w:pPr>
        <w:pStyle w:val="BodyText"/>
        <w:spacing w:line="289" w:lineRule="exact"/>
        <w:ind w:left="227"/>
      </w:pPr>
      <w:r>
        <w:rPr>
          <w:rFonts w:ascii="Trebuchet MS"/>
          <w:sz w:val="12"/>
        </w:rPr>
        <w:t xml:space="preserve">425    </w:t>
      </w:r>
      <w:r>
        <w:rPr>
          <w:rFonts w:ascii="Trebuchet MS"/>
          <w:spacing w:val="19"/>
          <w:sz w:val="12"/>
        </w:rPr>
        <w:t xml:space="preserve"> </w:t>
      </w:r>
      <w:r>
        <w:rPr>
          <w:w w:val="105"/>
        </w:rPr>
        <w:t>do</w:t>
      </w:r>
      <w:r>
        <w:rPr>
          <w:spacing w:val="-3"/>
          <w:w w:val="105"/>
        </w:rPr>
        <w:t xml:space="preserve"> </w:t>
      </w:r>
      <w:r>
        <w:rPr>
          <w:w w:val="105"/>
        </w:rPr>
        <w:t>deterministic</w:t>
      </w:r>
      <w:r>
        <w:rPr>
          <w:spacing w:val="-4"/>
          <w:w w:val="105"/>
        </w:rPr>
        <w:t xml:space="preserve"> </w:t>
      </w:r>
      <w:r>
        <w:rPr>
          <w:w w:val="105"/>
        </w:rPr>
        <w:t>models</w:t>
      </w:r>
      <w:r>
        <w:rPr>
          <w:spacing w:val="-3"/>
          <w:w w:val="105"/>
        </w:rPr>
        <w:t xml:space="preserve"> </w:t>
      </w:r>
      <w:r>
        <w:rPr>
          <w:w w:val="105"/>
        </w:rPr>
        <w:t>approach</w:t>
      </w:r>
      <w:r>
        <w:rPr>
          <w:spacing w:val="-4"/>
          <w:w w:val="105"/>
        </w:rPr>
        <w:t xml:space="preserve"> </w:t>
      </w:r>
      <w:r>
        <w:rPr>
          <w:w w:val="105"/>
        </w:rPr>
        <w:t>the</w:t>
      </w:r>
      <w:r>
        <w:rPr>
          <w:spacing w:val="-3"/>
          <w:w w:val="105"/>
        </w:rPr>
        <w:t xml:space="preserve"> </w:t>
      </w:r>
      <w:r>
        <w:rPr>
          <w:w w:val="105"/>
        </w:rPr>
        <w:t>skill</w:t>
      </w:r>
      <w:r>
        <w:rPr>
          <w:spacing w:val="-4"/>
          <w:w w:val="105"/>
        </w:rPr>
        <w:t xml:space="preserve"> </w:t>
      </w:r>
      <w:r>
        <w:rPr>
          <w:w w:val="105"/>
        </w:rPr>
        <w:t>observed</w:t>
      </w:r>
      <w:r>
        <w:rPr>
          <w:spacing w:val="-3"/>
          <w:w w:val="105"/>
        </w:rPr>
        <w:t xml:space="preserve"> </w:t>
      </w:r>
      <w:r>
        <w:rPr>
          <w:w w:val="105"/>
        </w:rPr>
        <w:t>in</w:t>
      </w:r>
      <w:r>
        <w:rPr>
          <w:spacing w:val="-3"/>
          <w:w w:val="105"/>
        </w:rPr>
        <w:t xml:space="preserve"> </w:t>
      </w:r>
      <w:r>
        <w:rPr>
          <w:w w:val="105"/>
        </w:rPr>
        <w:t>probabilistic</w:t>
      </w:r>
      <w:r>
        <w:rPr>
          <w:spacing w:val="-4"/>
          <w:w w:val="105"/>
        </w:rPr>
        <w:t xml:space="preserve"> </w:t>
      </w:r>
      <w:r>
        <w:rPr>
          <w:w w:val="105"/>
        </w:rPr>
        <w:t>models.</w:t>
      </w:r>
    </w:p>
    <w:p w14:paraId="2789BB50" w14:textId="77777777" w:rsidR="00E2709D" w:rsidRDefault="00462487">
      <w:pPr>
        <w:pStyle w:val="BodyText"/>
        <w:spacing w:line="289" w:lineRule="exact"/>
        <w:ind w:left="227"/>
      </w:pPr>
      <w:r>
        <w:rPr>
          <w:rFonts w:ascii="Trebuchet MS"/>
          <w:sz w:val="12"/>
        </w:rPr>
        <w:t xml:space="preserve">426    </w:t>
      </w:r>
      <w:r>
        <w:rPr>
          <w:rFonts w:ascii="Trebuchet MS"/>
          <w:spacing w:val="19"/>
          <w:sz w:val="12"/>
        </w:rPr>
        <w:t xml:space="preserve"> </w:t>
      </w:r>
      <w:r>
        <w:rPr>
          <w:w w:val="105"/>
        </w:rPr>
        <w:t>This</w:t>
      </w:r>
      <w:r>
        <w:rPr>
          <w:spacing w:val="55"/>
          <w:w w:val="105"/>
        </w:rPr>
        <w:t xml:space="preserve"> </w:t>
      </w:r>
      <w:r>
        <w:rPr>
          <w:w w:val="105"/>
        </w:rPr>
        <w:t>is</w:t>
      </w:r>
      <w:r>
        <w:rPr>
          <w:spacing w:val="55"/>
          <w:w w:val="105"/>
        </w:rPr>
        <w:t xml:space="preserve"> </w:t>
      </w:r>
      <w:r>
        <w:rPr>
          <w:w w:val="105"/>
        </w:rPr>
        <w:t>particularly</w:t>
      </w:r>
      <w:r>
        <w:rPr>
          <w:spacing w:val="55"/>
          <w:w w:val="105"/>
        </w:rPr>
        <w:t xml:space="preserve"> </w:t>
      </w:r>
      <w:r>
        <w:rPr>
          <w:w w:val="105"/>
        </w:rPr>
        <w:t>significant</w:t>
      </w:r>
      <w:r>
        <w:rPr>
          <w:spacing w:val="55"/>
          <w:w w:val="105"/>
        </w:rPr>
        <w:t xml:space="preserve"> </w:t>
      </w:r>
      <w:r>
        <w:rPr>
          <w:w w:val="105"/>
        </w:rPr>
        <w:t>for</w:t>
      </w:r>
      <w:r>
        <w:rPr>
          <w:spacing w:val="54"/>
          <w:w w:val="105"/>
        </w:rPr>
        <w:t xml:space="preserve"> </w:t>
      </w:r>
      <w:r>
        <w:rPr>
          <w:w w:val="105"/>
        </w:rPr>
        <w:t>EFAS</w:t>
      </w:r>
      <w:r>
        <w:rPr>
          <w:spacing w:val="54"/>
          <w:w w:val="105"/>
        </w:rPr>
        <w:t xml:space="preserve"> </w:t>
      </w:r>
      <w:proofErr w:type="gramStart"/>
      <w:r>
        <w:rPr>
          <w:w w:val="105"/>
        </w:rPr>
        <w:t xml:space="preserve">notifications, </w:t>
      </w:r>
      <w:r>
        <w:rPr>
          <w:spacing w:val="5"/>
          <w:w w:val="105"/>
        </w:rPr>
        <w:t xml:space="preserve"> </w:t>
      </w:r>
      <w:r>
        <w:rPr>
          <w:w w:val="105"/>
        </w:rPr>
        <w:t>as</w:t>
      </w:r>
      <w:proofErr w:type="gramEnd"/>
      <w:r>
        <w:rPr>
          <w:spacing w:val="55"/>
          <w:w w:val="105"/>
        </w:rPr>
        <w:t xml:space="preserve"> </w:t>
      </w:r>
      <w:r>
        <w:rPr>
          <w:w w:val="105"/>
        </w:rPr>
        <w:t>the</w:t>
      </w:r>
      <w:r>
        <w:rPr>
          <w:spacing w:val="55"/>
          <w:w w:val="105"/>
        </w:rPr>
        <w:t xml:space="preserve"> </w:t>
      </w:r>
      <w:r>
        <w:rPr>
          <w:w w:val="105"/>
        </w:rPr>
        <w:t>formal</w:t>
      </w:r>
      <w:r>
        <w:rPr>
          <w:spacing w:val="55"/>
          <w:w w:val="105"/>
        </w:rPr>
        <w:t xml:space="preserve"> </w:t>
      </w:r>
      <w:proofErr w:type="spellStart"/>
      <w:r>
        <w:rPr>
          <w:w w:val="105"/>
        </w:rPr>
        <w:t>noti</w:t>
      </w:r>
      <w:proofErr w:type="spellEnd"/>
      <w:r>
        <w:rPr>
          <w:w w:val="105"/>
        </w:rPr>
        <w:t>-</w:t>
      </w:r>
    </w:p>
    <w:p w14:paraId="69E3AB3A" w14:textId="77777777" w:rsidR="00E2709D" w:rsidRDefault="00462487">
      <w:pPr>
        <w:pStyle w:val="BodyText"/>
        <w:spacing w:line="289" w:lineRule="exact"/>
        <w:ind w:left="227"/>
      </w:pPr>
      <w:r>
        <w:rPr>
          <w:rFonts w:ascii="Trebuchet MS"/>
          <w:sz w:val="12"/>
        </w:rPr>
        <w:t xml:space="preserve">427    </w:t>
      </w:r>
      <w:r>
        <w:rPr>
          <w:rFonts w:ascii="Trebuchet MS"/>
          <w:spacing w:val="19"/>
          <w:sz w:val="12"/>
        </w:rPr>
        <w:t xml:space="preserve"> </w:t>
      </w:r>
      <w:proofErr w:type="spellStart"/>
      <w:r>
        <w:rPr>
          <w:w w:val="105"/>
        </w:rPr>
        <w:t>fications</w:t>
      </w:r>
      <w:proofErr w:type="spellEnd"/>
      <w:r>
        <w:rPr>
          <w:spacing w:val="20"/>
          <w:w w:val="105"/>
        </w:rPr>
        <w:t xml:space="preserve"> </w:t>
      </w:r>
      <w:r>
        <w:rPr>
          <w:w w:val="105"/>
        </w:rPr>
        <w:t>are</w:t>
      </w:r>
      <w:r>
        <w:rPr>
          <w:spacing w:val="20"/>
          <w:w w:val="105"/>
        </w:rPr>
        <w:t xml:space="preserve"> </w:t>
      </w:r>
      <w:r>
        <w:rPr>
          <w:w w:val="105"/>
        </w:rPr>
        <w:t>reserved</w:t>
      </w:r>
      <w:r>
        <w:rPr>
          <w:spacing w:val="20"/>
          <w:w w:val="105"/>
        </w:rPr>
        <w:t xml:space="preserve"> </w:t>
      </w:r>
      <w:r>
        <w:rPr>
          <w:w w:val="105"/>
        </w:rPr>
        <w:t>for</w:t>
      </w:r>
      <w:r>
        <w:rPr>
          <w:spacing w:val="20"/>
          <w:w w:val="105"/>
        </w:rPr>
        <w:t xml:space="preserve"> </w:t>
      </w:r>
      <w:r>
        <w:rPr>
          <w:w w:val="105"/>
        </w:rPr>
        <w:t>lead</w:t>
      </w:r>
      <w:r>
        <w:rPr>
          <w:spacing w:val="21"/>
          <w:w w:val="105"/>
        </w:rPr>
        <w:t xml:space="preserve"> </w:t>
      </w:r>
      <w:r>
        <w:rPr>
          <w:w w:val="105"/>
        </w:rPr>
        <w:t>times</w:t>
      </w:r>
      <w:r>
        <w:rPr>
          <w:spacing w:val="20"/>
          <w:w w:val="105"/>
        </w:rPr>
        <w:t xml:space="preserve"> </w:t>
      </w:r>
      <w:r>
        <w:rPr>
          <w:w w:val="105"/>
        </w:rPr>
        <w:t>greater</w:t>
      </w:r>
      <w:r>
        <w:rPr>
          <w:spacing w:val="20"/>
          <w:w w:val="105"/>
        </w:rPr>
        <w:t xml:space="preserve"> </w:t>
      </w:r>
      <w:r>
        <w:rPr>
          <w:w w:val="105"/>
        </w:rPr>
        <w:t>than</w:t>
      </w:r>
      <w:r>
        <w:rPr>
          <w:spacing w:val="20"/>
          <w:w w:val="105"/>
        </w:rPr>
        <w:t xml:space="preserve"> </w:t>
      </w:r>
      <w:r>
        <w:rPr>
          <w:w w:val="105"/>
        </w:rPr>
        <w:t>2</w:t>
      </w:r>
      <w:r>
        <w:rPr>
          <w:spacing w:val="20"/>
          <w:w w:val="105"/>
        </w:rPr>
        <w:t xml:space="preserve"> </w:t>
      </w:r>
      <w:r>
        <w:rPr>
          <w:w w:val="105"/>
        </w:rPr>
        <w:t>days</w:t>
      </w:r>
      <w:r>
        <w:rPr>
          <w:spacing w:val="20"/>
          <w:w w:val="105"/>
        </w:rPr>
        <w:t xml:space="preserve"> </w:t>
      </w:r>
      <w:r>
        <w:rPr>
          <w:w w:val="105"/>
        </w:rPr>
        <w:t>(indicated</w:t>
      </w:r>
      <w:r>
        <w:rPr>
          <w:spacing w:val="20"/>
          <w:w w:val="105"/>
        </w:rPr>
        <w:t xml:space="preserve"> </w:t>
      </w:r>
      <w:r>
        <w:rPr>
          <w:w w:val="105"/>
        </w:rPr>
        <w:t>by</w:t>
      </w:r>
      <w:r>
        <w:rPr>
          <w:spacing w:val="20"/>
          <w:w w:val="105"/>
        </w:rPr>
        <w:t xml:space="preserve"> </w:t>
      </w:r>
      <w:r>
        <w:rPr>
          <w:w w:val="105"/>
        </w:rPr>
        <w:t>the</w:t>
      </w:r>
    </w:p>
    <w:p w14:paraId="5E2CAEA1" w14:textId="77777777" w:rsidR="00E2709D" w:rsidRDefault="00462487">
      <w:pPr>
        <w:pStyle w:val="BodyText"/>
        <w:spacing w:line="289" w:lineRule="exact"/>
        <w:ind w:left="227"/>
      </w:pPr>
      <w:r>
        <w:rPr>
          <w:rFonts w:ascii="Trebuchet MS"/>
          <w:sz w:val="12"/>
        </w:rPr>
        <w:t xml:space="preserve">428    </w:t>
      </w:r>
      <w:r>
        <w:rPr>
          <w:rFonts w:ascii="Trebuchet MS"/>
          <w:spacing w:val="19"/>
          <w:sz w:val="12"/>
        </w:rPr>
        <w:t xml:space="preserve"> </w:t>
      </w:r>
      <w:r>
        <w:t>leftmost</w:t>
      </w:r>
      <w:r>
        <w:rPr>
          <w:spacing w:val="38"/>
        </w:rPr>
        <w:t xml:space="preserve"> </w:t>
      </w:r>
      <w:r>
        <w:t>dotted</w:t>
      </w:r>
      <w:r>
        <w:rPr>
          <w:spacing w:val="38"/>
        </w:rPr>
        <w:t xml:space="preserve"> </w:t>
      </w:r>
      <w:r>
        <w:t>line).</w:t>
      </w:r>
      <w:r>
        <w:rPr>
          <w:spacing w:val="71"/>
        </w:rPr>
        <w:t xml:space="preserve"> </w:t>
      </w:r>
      <w:r>
        <w:t>As</w:t>
      </w:r>
      <w:r>
        <w:rPr>
          <w:spacing w:val="37"/>
        </w:rPr>
        <w:t xml:space="preserve"> </w:t>
      </w:r>
      <w:r>
        <w:t>lead</w:t>
      </w:r>
      <w:r>
        <w:rPr>
          <w:spacing w:val="38"/>
        </w:rPr>
        <w:t xml:space="preserve"> </w:t>
      </w:r>
      <w:r>
        <w:t>time</w:t>
      </w:r>
      <w:r>
        <w:rPr>
          <w:spacing w:val="38"/>
        </w:rPr>
        <w:t xml:space="preserve"> </w:t>
      </w:r>
      <w:r>
        <w:t>increases,</w:t>
      </w:r>
      <w:r>
        <w:rPr>
          <w:spacing w:val="38"/>
        </w:rPr>
        <w:t xml:space="preserve"> </w:t>
      </w:r>
      <w:r>
        <w:t>there</w:t>
      </w:r>
      <w:r>
        <w:rPr>
          <w:spacing w:val="37"/>
        </w:rPr>
        <w:t xml:space="preserve"> </w:t>
      </w:r>
      <w:r>
        <w:t>is</w:t>
      </w:r>
      <w:r>
        <w:rPr>
          <w:spacing w:val="38"/>
        </w:rPr>
        <w:t xml:space="preserve"> </w:t>
      </w:r>
      <w:r>
        <w:t>a</w:t>
      </w:r>
      <w:r>
        <w:rPr>
          <w:spacing w:val="38"/>
        </w:rPr>
        <w:t xml:space="preserve"> </w:t>
      </w:r>
      <w:r>
        <w:t>degradation</w:t>
      </w:r>
      <w:r>
        <w:rPr>
          <w:spacing w:val="38"/>
        </w:rPr>
        <w:t xml:space="preserve"> </w:t>
      </w:r>
      <w:r>
        <w:t>in</w:t>
      </w:r>
      <w:r>
        <w:rPr>
          <w:spacing w:val="38"/>
        </w:rPr>
        <w:t xml:space="preserve"> </w:t>
      </w:r>
      <w:r>
        <w:t>skill.</w:t>
      </w:r>
    </w:p>
    <w:p w14:paraId="7334392B" w14:textId="77777777" w:rsidR="00E2709D" w:rsidRDefault="00462487">
      <w:pPr>
        <w:pStyle w:val="BodyText"/>
        <w:spacing w:line="289" w:lineRule="exact"/>
        <w:ind w:left="227"/>
      </w:pPr>
      <w:r>
        <w:rPr>
          <w:rFonts w:ascii="Trebuchet MS"/>
          <w:sz w:val="12"/>
        </w:rPr>
        <w:t xml:space="preserve">429    </w:t>
      </w:r>
      <w:r>
        <w:rPr>
          <w:rFonts w:ascii="Trebuchet MS"/>
          <w:spacing w:val="19"/>
          <w:sz w:val="12"/>
        </w:rPr>
        <w:t xml:space="preserve"> </w:t>
      </w:r>
      <w:r>
        <w:rPr>
          <w:w w:val="105"/>
        </w:rPr>
        <w:t>This</w:t>
      </w:r>
      <w:r>
        <w:rPr>
          <w:spacing w:val="3"/>
          <w:w w:val="105"/>
        </w:rPr>
        <w:t xml:space="preserve"> </w:t>
      </w:r>
      <w:r>
        <w:rPr>
          <w:w w:val="105"/>
        </w:rPr>
        <w:t>decline</w:t>
      </w:r>
      <w:r>
        <w:rPr>
          <w:spacing w:val="2"/>
          <w:w w:val="105"/>
        </w:rPr>
        <w:t xml:space="preserve"> </w:t>
      </w:r>
      <w:r>
        <w:rPr>
          <w:w w:val="105"/>
        </w:rPr>
        <w:t>impacts</w:t>
      </w:r>
      <w:r>
        <w:rPr>
          <w:spacing w:val="3"/>
          <w:w w:val="105"/>
        </w:rPr>
        <w:t xml:space="preserve"> </w:t>
      </w:r>
      <w:r>
        <w:rPr>
          <w:w w:val="105"/>
        </w:rPr>
        <w:t>ENS</w:t>
      </w:r>
      <w:r>
        <w:rPr>
          <w:spacing w:val="3"/>
          <w:w w:val="105"/>
        </w:rPr>
        <w:t xml:space="preserve"> </w:t>
      </w:r>
      <w:r>
        <w:rPr>
          <w:w w:val="105"/>
        </w:rPr>
        <w:t>to</w:t>
      </w:r>
      <w:r>
        <w:rPr>
          <w:spacing w:val="2"/>
          <w:w w:val="105"/>
        </w:rPr>
        <w:t xml:space="preserve"> </w:t>
      </w:r>
      <w:r>
        <w:rPr>
          <w:w w:val="105"/>
        </w:rPr>
        <w:t>a</w:t>
      </w:r>
      <w:r>
        <w:rPr>
          <w:spacing w:val="3"/>
          <w:w w:val="105"/>
        </w:rPr>
        <w:t xml:space="preserve"> </w:t>
      </w:r>
      <w:r>
        <w:rPr>
          <w:w w:val="105"/>
        </w:rPr>
        <w:t>lesser</w:t>
      </w:r>
      <w:r>
        <w:rPr>
          <w:spacing w:val="2"/>
          <w:w w:val="105"/>
        </w:rPr>
        <w:t xml:space="preserve"> </w:t>
      </w:r>
      <w:r>
        <w:rPr>
          <w:w w:val="105"/>
        </w:rPr>
        <w:t>extent</w:t>
      </w:r>
      <w:r>
        <w:rPr>
          <w:spacing w:val="3"/>
          <w:w w:val="105"/>
        </w:rPr>
        <w:t xml:space="preserve"> </w:t>
      </w:r>
      <w:r>
        <w:rPr>
          <w:w w:val="105"/>
        </w:rPr>
        <w:t>than</w:t>
      </w:r>
      <w:r>
        <w:rPr>
          <w:spacing w:val="2"/>
          <w:w w:val="105"/>
        </w:rPr>
        <w:t xml:space="preserve"> </w:t>
      </w:r>
      <w:r>
        <w:rPr>
          <w:w w:val="105"/>
        </w:rPr>
        <w:t>the</w:t>
      </w:r>
      <w:r>
        <w:rPr>
          <w:spacing w:val="3"/>
          <w:w w:val="105"/>
        </w:rPr>
        <w:t xml:space="preserve"> </w:t>
      </w:r>
      <w:r>
        <w:rPr>
          <w:w w:val="105"/>
        </w:rPr>
        <w:t>other</w:t>
      </w:r>
      <w:r>
        <w:rPr>
          <w:spacing w:val="3"/>
          <w:w w:val="105"/>
        </w:rPr>
        <w:t xml:space="preserve"> </w:t>
      </w:r>
      <w:r>
        <w:rPr>
          <w:w w:val="105"/>
        </w:rPr>
        <w:t>models.</w:t>
      </w:r>
      <w:r>
        <w:rPr>
          <w:spacing w:val="30"/>
          <w:w w:val="105"/>
        </w:rPr>
        <w:t xml:space="preserve"> </w:t>
      </w:r>
      <w:r>
        <w:rPr>
          <w:w w:val="105"/>
        </w:rPr>
        <w:t>Both</w:t>
      </w:r>
      <w:r>
        <w:rPr>
          <w:spacing w:val="3"/>
          <w:w w:val="105"/>
        </w:rPr>
        <w:t xml:space="preserve"> </w:t>
      </w:r>
      <w:r>
        <w:rPr>
          <w:w w:val="105"/>
        </w:rPr>
        <w:t>de-</w:t>
      </w:r>
    </w:p>
    <w:p w14:paraId="358208EE" w14:textId="77777777" w:rsidR="00E2709D" w:rsidRDefault="00462487">
      <w:pPr>
        <w:pStyle w:val="BodyText"/>
        <w:spacing w:line="289" w:lineRule="exact"/>
        <w:ind w:left="227"/>
      </w:pPr>
      <w:r>
        <w:rPr>
          <w:rFonts w:ascii="Trebuchet MS"/>
          <w:sz w:val="12"/>
        </w:rPr>
        <w:t xml:space="preserve">430    </w:t>
      </w:r>
      <w:r>
        <w:rPr>
          <w:rFonts w:ascii="Trebuchet MS"/>
          <w:spacing w:val="19"/>
          <w:sz w:val="12"/>
        </w:rPr>
        <w:t xml:space="preserve"> </w:t>
      </w:r>
      <w:proofErr w:type="spellStart"/>
      <w:r>
        <w:rPr>
          <w:w w:val="105"/>
        </w:rPr>
        <w:t>terministic</w:t>
      </w:r>
      <w:proofErr w:type="spellEnd"/>
      <w:r>
        <w:rPr>
          <w:spacing w:val="11"/>
          <w:w w:val="105"/>
        </w:rPr>
        <w:t xml:space="preserve"> </w:t>
      </w:r>
      <w:r>
        <w:rPr>
          <w:w w:val="105"/>
        </w:rPr>
        <w:t>models</w:t>
      </w:r>
      <w:r>
        <w:rPr>
          <w:spacing w:val="11"/>
          <w:w w:val="105"/>
        </w:rPr>
        <w:t xml:space="preserve"> </w:t>
      </w:r>
      <w:r>
        <w:rPr>
          <w:w w:val="105"/>
        </w:rPr>
        <w:t>display</w:t>
      </w:r>
      <w:r>
        <w:rPr>
          <w:spacing w:val="11"/>
          <w:w w:val="105"/>
        </w:rPr>
        <w:t xml:space="preserve"> </w:t>
      </w:r>
      <w:r>
        <w:rPr>
          <w:w w:val="105"/>
        </w:rPr>
        <w:t>poor</w:t>
      </w:r>
      <w:r>
        <w:rPr>
          <w:spacing w:val="11"/>
          <w:w w:val="105"/>
        </w:rPr>
        <w:t xml:space="preserve"> </w:t>
      </w:r>
      <w:r>
        <w:rPr>
          <w:w w:val="105"/>
        </w:rPr>
        <w:t>skill</w:t>
      </w:r>
      <w:r>
        <w:rPr>
          <w:spacing w:val="11"/>
          <w:w w:val="105"/>
        </w:rPr>
        <w:t xml:space="preserve"> </w:t>
      </w:r>
      <w:r>
        <w:rPr>
          <w:w w:val="105"/>
        </w:rPr>
        <w:t>at</w:t>
      </w:r>
      <w:r>
        <w:rPr>
          <w:spacing w:val="10"/>
          <w:w w:val="105"/>
        </w:rPr>
        <w:t xml:space="preserve"> </w:t>
      </w:r>
      <w:r>
        <w:rPr>
          <w:w w:val="105"/>
        </w:rPr>
        <w:t>their</w:t>
      </w:r>
      <w:r>
        <w:rPr>
          <w:spacing w:val="10"/>
          <w:w w:val="105"/>
        </w:rPr>
        <w:t xml:space="preserve"> </w:t>
      </w:r>
      <w:r>
        <w:rPr>
          <w:w w:val="105"/>
        </w:rPr>
        <w:t>forecast</w:t>
      </w:r>
      <w:r>
        <w:rPr>
          <w:spacing w:val="11"/>
          <w:w w:val="105"/>
        </w:rPr>
        <w:t xml:space="preserve"> </w:t>
      </w:r>
      <w:r>
        <w:rPr>
          <w:w w:val="105"/>
        </w:rPr>
        <w:t>horizon.</w:t>
      </w:r>
      <w:r>
        <w:rPr>
          <w:spacing w:val="37"/>
          <w:w w:val="105"/>
        </w:rPr>
        <w:t xml:space="preserve"> </w:t>
      </w:r>
      <w:r>
        <w:rPr>
          <w:w w:val="105"/>
        </w:rPr>
        <w:t>For</w:t>
      </w:r>
      <w:r>
        <w:rPr>
          <w:spacing w:val="11"/>
          <w:w w:val="105"/>
        </w:rPr>
        <w:t xml:space="preserve"> </w:t>
      </w:r>
      <w:r>
        <w:rPr>
          <w:w w:val="105"/>
        </w:rPr>
        <w:t>instance,</w:t>
      </w:r>
    </w:p>
    <w:p w14:paraId="589D51ED" w14:textId="77777777" w:rsidR="00E2709D" w:rsidRDefault="00462487">
      <w:pPr>
        <w:pStyle w:val="BodyText"/>
        <w:spacing w:line="289" w:lineRule="exact"/>
        <w:ind w:left="227"/>
      </w:pPr>
      <w:r>
        <w:rPr>
          <w:rFonts w:ascii="Trebuchet MS"/>
          <w:sz w:val="12"/>
        </w:rPr>
        <w:t xml:space="preserve">431    </w:t>
      </w:r>
      <w:r>
        <w:rPr>
          <w:rFonts w:ascii="Trebuchet MS"/>
          <w:spacing w:val="19"/>
          <w:sz w:val="12"/>
        </w:rPr>
        <w:t xml:space="preserve"> </w:t>
      </w:r>
      <w:r>
        <w:rPr>
          <w:w w:val="105"/>
        </w:rPr>
        <w:t>at</w:t>
      </w:r>
      <w:r>
        <w:rPr>
          <w:spacing w:val="34"/>
          <w:w w:val="105"/>
        </w:rPr>
        <w:t xml:space="preserve"> </w:t>
      </w:r>
      <w:r>
        <w:rPr>
          <w:w w:val="105"/>
        </w:rPr>
        <w:t>10</w:t>
      </w:r>
      <w:r>
        <w:rPr>
          <w:spacing w:val="34"/>
          <w:w w:val="105"/>
        </w:rPr>
        <w:t xml:space="preserve"> </w:t>
      </w:r>
      <w:r>
        <w:rPr>
          <w:w w:val="105"/>
        </w:rPr>
        <w:t>days</w:t>
      </w:r>
      <w:r>
        <w:rPr>
          <w:spacing w:val="33"/>
          <w:w w:val="105"/>
        </w:rPr>
        <w:t xml:space="preserve"> </w:t>
      </w:r>
      <w:r>
        <w:rPr>
          <w:w w:val="105"/>
        </w:rPr>
        <w:t>lead</w:t>
      </w:r>
      <w:r>
        <w:rPr>
          <w:spacing w:val="34"/>
          <w:w w:val="105"/>
        </w:rPr>
        <w:t xml:space="preserve"> </w:t>
      </w:r>
      <w:r>
        <w:rPr>
          <w:w w:val="105"/>
        </w:rPr>
        <w:t>time,</w:t>
      </w:r>
      <w:r>
        <w:rPr>
          <w:spacing w:val="38"/>
          <w:w w:val="105"/>
        </w:rPr>
        <w:t xml:space="preserve"> </w:t>
      </w:r>
      <w:r>
        <w:rPr>
          <w:w w:val="105"/>
        </w:rPr>
        <w:t>the</w:t>
      </w:r>
      <w:r>
        <w:rPr>
          <w:spacing w:val="34"/>
          <w:w w:val="105"/>
        </w:rPr>
        <w:t xml:space="preserve"> </w:t>
      </w:r>
      <w:r>
        <w:rPr>
          <w:w w:val="105"/>
        </w:rPr>
        <w:t>skill</w:t>
      </w:r>
      <w:r>
        <w:rPr>
          <w:spacing w:val="33"/>
          <w:w w:val="105"/>
        </w:rPr>
        <w:t xml:space="preserve"> </w:t>
      </w:r>
      <w:r>
        <w:rPr>
          <w:w w:val="105"/>
        </w:rPr>
        <w:t>of</w:t>
      </w:r>
      <w:r>
        <w:rPr>
          <w:spacing w:val="34"/>
          <w:w w:val="105"/>
        </w:rPr>
        <w:t xml:space="preserve"> </w:t>
      </w:r>
      <w:r>
        <w:rPr>
          <w:w w:val="105"/>
        </w:rPr>
        <w:t>HRES</w:t>
      </w:r>
      <w:r>
        <w:rPr>
          <w:spacing w:val="33"/>
          <w:w w:val="105"/>
        </w:rPr>
        <w:t xml:space="preserve"> </w:t>
      </w:r>
      <w:r>
        <w:rPr>
          <w:w w:val="105"/>
        </w:rPr>
        <w:t>is</w:t>
      </w:r>
      <w:r>
        <w:rPr>
          <w:spacing w:val="34"/>
          <w:w w:val="105"/>
        </w:rPr>
        <w:t xml:space="preserve"> </w:t>
      </w:r>
      <w:r>
        <w:rPr>
          <w:w w:val="105"/>
        </w:rPr>
        <w:t>worse</w:t>
      </w:r>
      <w:r>
        <w:rPr>
          <w:spacing w:val="33"/>
          <w:w w:val="105"/>
        </w:rPr>
        <w:t xml:space="preserve"> </w:t>
      </w:r>
      <w:r>
        <w:rPr>
          <w:w w:val="105"/>
        </w:rPr>
        <w:t>than</w:t>
      </w:r>
      <w:r>
        <w:rPr>
          <w:spacing w:val="34"/>
          <w:w w:val="105"/>
        </w:rPr>
        <w:t xml:space="preserve"> </w:t>
      </w:r>
      <w:r>
        <w:rPr>
          <w:w w:val="105"/>
        </w:rPr>
        <w:t>a</w:t>
      </w:r>
      <w:r>
        <w:rPr>
          <w:spacing w:val="34"/>
          <w:w w:val="105"/>
        </w:rPr>
        <w:t xml:space="preserve"> </w:t>
      </w:r>
      <w:r>
        <w:rPr>
          <w:w w:val="105"/>
        </w:rPr>
        <w:t>model</w:t>
      </w:r>
      <w:r>
        <w:rPr>
          <w:spacing w:val="33"/>
          <w:w w:val="105"/>
        </w:rPr>
        <w:t xml:space="preserve"> </w:t>
      </w:r>
      <w:r>
        <w:rPr>
          <w:w w:val="105"/>
        </w:rPr>
        <w:t>that</w:t>
      </w:r>
      <w:r>
        <w:rPr>
          <w:spacing w:val="34"/>
          <w:w w:val="105"/>
        </w:rPr>
        <w:t xml:space="preserve"> </w:t>
      </w:r>
      <w:r>
        <w:rPr>
          <w:w w:val="105"/>
        </w:rPr>
        <w:t>never</w:t>
      </w:r>
    </w:p>
    <w:p w14:paraId="265CC52B" w14:textId="77777777" w:rsidR="00E2709D" w:rsidRDefault="00462487">
      <w:pPr>
        <w:spacing w:line="289" w:lineRule="exact"/>
        <w:ind w:left="227"/>
        <w:rPr>
          <w:sz w:val="24"/>
        </w:rPr>
      </w:pPr>
      <w:r>
        <w:rPr>
          <w:rFonts w:ascii="Trebuchet MS"/>
          <w:sz w:val="12"/>
        </w:rPr>
        <w:t xml:space="preserve">432    </w:t>
      </w:r>
      <w:r>
        <w:rPr>
          <w:rFonts w:ascii="Trebuchet MS"/>
          <w:spacing w:val="19"/>
          <w:sz w:val="12"/>
        </w:rPr>
        <w:t xml:space="preserve"> </w:t>
      </w:r>
      <w:r>
        <w:rPr>
          <w:sz w:val="24"/>
        </w:rPr>
        <w:t>predicts</w:t>
      </w:r>
      <w:r>
        <w:rPr>
          <w:spacing w:val="33"/>
          <w:sz w:val="24"/>
        </w:rPr>
        <w:t xml:space="preserve"> </w:t>
      </w:r>
      <w:r>
        <w:rPr>
          <w:sz w:val="24"/>
        </w:rPr>
        <w:t>a</w:t>
      </w:r>
      <w:r>
        <w:rPr>
          <w:spacing w:val="34"/>
          <w:sz w:val="24"/>
        </w:rPr>
        <w:t xml:space="preserve"> </w:t>
      </w:r>
      <w:r>
        <w:rPr>
          <w:sz w:val="24"/>
        </w:rPr>
        <w:t>flood.</w:t>
      </w:r>
    </w:p>
    <w:p w14:paraId="5004D4D1" w14:textId="77777777" w:rsidR="00E2709D" w:rsidRDefault="00462487">
      <w:pPr>
        <w:pStyle w:val="BodyText"/>
        <w:tabs>
          <w:tab w:val="left" w:pos="968"/>
        </w:tabs>
        <w:spacing w:line="289" w:lineRule="exact"/>
        <w:ind w:left="227"/>
      </w:pPr>
      <w:r>
        <w:rPr>
          <w:rFonts w:ascii="Trebuchet MS"/>
          <w:w w:val="105"/>
          <w:sz w:val="12"/>
        </w:rPr>
        <w:t>433</w:t>
      </w:r>
      <w:r>
        <w:rPr>
          <w:rFonts w:ascii="Trebuchet MS"/>
          <w:w w:val="105"/>
          <w:sz w:val="12"/>
        </w:rPr>
        <w:tab/>
      </w:r>
      <w:r>
        <w:rPr>
          <w:w w:val="105"/>
        </w:rPr>
        <w:t>Overall,</w:t>
      </w:r>
      <w:r>
        <w:rPr>
          <w:spacing w:val="51"/>
          <w:w w:val="105"/>
        </w:rPr>
        <w:t xml:space="preserve"> </w:t>
      </w:r>
      <w:r>
        <w:rPr>
          <w:w w:val="105"/>
        </w:rPr>
        <w:t>the</w:t>
      </w:r>
      <w:r>
        <w:rPr>
          <w:spacing w:val="45"/>
          <w:w w:val="105"/>
        </w:rPr>
        <w:t xml:space="preserve"> </w:t>
      </w:r>
      <w:r>
        <w:rPr>
          <w:w w:val="105"/>
        </w:rPr>
        <w:t>most</w:t>
      </w:r>
      <w:r>
        <w:rPr>
          <w:spacing w:val="44"/>
          <w:w w:val="105"/>
        </w:rPr>
        <w:t xml:space="preserve"> </w:t>
      </w:r>
      <w:r>
        <w:rPr>
          <w:w w:val="105"/>
        </w:rPr>
        <w:t>skillful</w:t>
      </w:r>
      <w:r>
        <w:rPr>
          <w:spacing w:val="45"/>
          <w:w w:val="105"/>
        </w:rPr>
        <w:t xml:space="preserve"> </w:t>
      </w:r>
      <w:r>
        <w:rPr>
          <w:w w:val="105"/>
        </w:rPr>
        <w:t>model</w:t>
      </w:r>
      <w:r>
        <w:rPr>
          <w:spacing w:val="44"/>
          <w:w w:val="105"/>
        </w:rPr>
        <w:t xml:space="preserve"> </w:t>
      </w:r>
      <w:r>
        <w:rPr>
          <w:w w:val="105"/>
        </w:rPr>
        <w:t>for</w:t>
      </w:r>
      <w:r>
        <w:rPr>
          <w:spacing w:val="45"/>
          <w:w w:val="105"/>
        </w:rPr>
        <w:t xml:space="preserve"> </w:t>
      </w:r>
      <w:r>
        <w:rPr>
          <w:w w:val="105"/>
        </w:rPr>
        <w:t>flood</w:t>
      </w:r>
      <w:r>
        <w:rPr>
          <w:spacing w:val="44"/>
          <w:w w:val="105"/>
        </w:rPr>
        <w:t xml:space="preserve"> </w:t>
      </w:r>
      <w:r>
        <w:rPr>
          <w:w w:val="105"/>
        </w:rPr>
        <w:t>warning</w:t>
      </w:r>
      <w:r>
        <w:rPr>
          <w:spacing w:val="45"/>
          <w:w w:val="105"/>
        </w:rPr>
        <w:t xml:space="preserve"> </w:t>
      </w:r>
      <w:r>
        <w:rPr>
          <w:w w:val="105"/>
        </w:rPr>
        <w:t>forecasting</w:t>
      </w:r>
      <w:r>
        <w:rPr>
          <w:spacing w:val="44"/>
          <w:w w:val="105"/>
        </w:rPr>
        <w:t xml:space="preserve"> </w:t>
      </w:r>
      <w:r>
        <w:rPr>
          <w:w w:val="105"/>
        </w:rPr>
        <w:t>is</w:t>
      </w:r>
      <w:r>
        <w:rPr>
          <w:spacing w:val="45"/>
          <w:w w:val="105"/>
        </w:rPr>
        <w:t xml:space="preserve"> </w:t>
      </w:r>
      <w:r>
        <w:rPr>
          <w:w w:val="105"/>
        </w:rPr>
        <w:t>ENS,</w:t>
      </w:r>
    </w:p>
    <w:p w14:paraId="646539BA" w14:textId="77777777" w:rsidR="00E2709D" w:rsidRDefault="00462487">
      <w:pPr>
        <w:pStyle w:val="BodyText"/>
        <w:spacing w:line="289" w:lineRule="exact"/>
        <w:ind w:left="227"/>
      </w:pPr>
      <w:r>
        <w:rPr>
          <w:rFonts w:ascii="Trebuchet MS"/>
          <w:sz w:val="12"/>
        </w:rPr>
        <w:t xml:space="preserve">434    </w:t>
      </w:r>
      <w:r>
        <w:rPr>
          <w:rFonts w:ascii="Trebuchet MS"/>
          <w:spacing w:val="19"/>
          <w:sz w:val="12"/>
        </w:rPr>
        <w:t xml:space="preserve"> </w:t>
      </w:r>
      <w:r>
        <w:t>while</w:t>
      </w:r>
      <w:r>
        <w:rPr>
          <w:spacing w:val="27"/>
        </w:rPr>
        <w:t xml:space="preserve"> </w:t>
      </w:r>
      <w:r>
        <w:t>the</w:t>
      </w:r>
      <w:r>
        <w:rPr>
          <w:spacing w:val="27"/>
        </w:rPr>
        <w:t xml:space="preserve"> </w:t>
      </w:r>
      <w:r>
        <w:t>least</w:t>
      </w:r>
      <w:r>
        <w:rPr>
          <w:spacing w:val="28"/>
        </w:rPr>
        <w:t xml:space="preserve"> </w:t>
      </w:r>
      <w:r>
        <w:t>skillful</w:t>
      </w:r>
      <w:r>
        <w:rPr>
          <w:spacing w:val="27"/>
        </w:rPr>
        <w:t xml:space="preserve"> </w:t>
      </w:r>
      <w:r>
        <w:t>is</w:t>
      </w:r>
      <w:r>
        <w:rPr>
          <w:spacing w:val="27"/>
        </w:rPr>
        <w:t xml:space="preserve"> </w:t>
      </w:r>
      <w:r>
        <w:t>DWD.</w:t>
      </w:r>
      <w:r>
        <w:rPr>
          <w:spacing w:val="27"/>
        </w:rPr>
        <w:t xml:space="preserve"> </w:t>
      </w:r>
      <w:r>
        <w:t>In</w:t>
      </w:r>
      <w:r>
        <w:rPr>
          <w:spacing w:val="27"/>
        </w:rPr>
        <w:t xml:space="preserve"> </w:t>
      </w:r>
      <w:r>
        <w:t>section</w:t>
      </w:r>
      <w:r>
        <w:rPr>
          <w:spacing w:val="27"/>
        </w:rPr>
        <w:t xml:space="preserve"> </w:t>
      </w:r>
      <w:hyperlink w:anchor="_bookmark23" w:history="1">
        <w:r>
          <w:t>4.3,</w:t>
        </w:r>
        <w:r>
          <w:rPr>
            <w:spacing w:val="29"/>
          </w:rPr>
          <w:t xml:space="preserve"> </w:t>
        </w:r>
      </w:hyperlink>
      <w:r>
        <w:t>we</w:t>
      </w:r>
      <w:r>
        <w:rPr>
          <w:spacing w:val="28"/>
        </w:rPr>
        <w:t xml:space="preserve"> </w:t>
      </w:r>
      <w:r>
        <w:t>will</w:t>
      </w:r>
      <w:r>
        <w:rPr>
          <w:spacing w:val="27"/>
        </w:rPr>
        <w:t xml:space="preserve"> </w:t>
      </w:r>
      <w:r>
        <w:t>convert</w:t>
      </w:r>
      <w:r>
        <w:rPr>
          <w:spacing w:val="27"/>
        </w:rPr>
        <w:t xml:space="preserve"> </w:t>
      </w:r>
      <w:r>
        <w:t>the</w:t>
      </w:r>
      <w:r>
        <w:rPr>
          <w:spacing w:val="27"/>
        </w:rPr>
        <w:t xml:space="preserve"> </w:t>
      </w:r>
      <w:r>
        <w:t>Brier</w:t>
      </w:r>
      <w:r>
        <w:rPr>
          <w:spacing w:val="27"/>
        </w:rPr>
        <w:t xml:space="preserve"> </w:t>
      </w:r>
      <w:r>
        <w:t>score</w:t>
      </w:r>
    </w:p>
    <w:p w14:paraId="1A6492AD" w14:textId="77777777" w:rsidR="00E2709D" w:rsidRDefault="00462487">
      <w:pPr>
        <w:pStyle w:val="BodyText"/>
        <w:spacing w:line="291" w:lineRule="exact"/>
        <w:ind w:left="227"/>
      </w:pPr>
      <w:r>
        <w:rPr>
          <w:rFonts w:ascii="Trebuchet MS"/>
          <w:sz w:val="12"/>
        </w:rPr>
        <w:t xml:space="preserve">435    </w:t>
      </w:r>
      <w:r>
        <w:rPr>
          <w:rFonts w:ascii="Trebuchet MS"/>
          <w:spacing w:val="19"/>
          <w:sz w:val="12"/>
        </w:rPr>
        <w:t xml:space="preserve"> </w:t>
      </w:r>
      <w:r>
        <w:rPr>
          <w:w w:val="105"/>
        </w:rPr>
        <w:t>into weighing factors</w:t>
      </w:r>
      <w:r>
        <w:rPr>
          <w:spacing w:val="-1"/>
          <w:w w:val="105"/>
        </w:rPr>
        <w:t xml:space="preserve"> </w:t>
      </w:r>
      <w:r>
        <w:rPr>
          <w:w w:val="105"/>
        </w:rPr>
        <w:t>for</w:t>
      </w:r>
      <w:r>
        <w:rPr>
          <w:spacing w:val="1"/>
          <w:w w:val="105"/>
        </w:rPr>
        <w:t xml:space="preserve"> </w:t>
      </w:r>
      <w:r>
        <w:rPr>
          <w:w w:val="105"/>
        </w:rPr>
        <w:t>the computation of total probability (see</w:t>
      </w:r>
      <w:r>
        <w:rPr>
          <w:spacing w:val="-1"/>
          <w:w w:val="105"/>
        </w:rPr>
        <w:t xml:space="preserve"> </w:t>
      </w:r>
      <w:r>
        <w:rPr>
          <w:w w:val="105"/>
        </w:rPr>
        <w:t xml:space="preserve">Figure </w:t>
      </w:r>
      <w:hyperlink w:anchor="_bookmark24" w:history="1">
        <w:r>
          <w:rPr>
            <w:w w:val="105"/>
          </w:rPr>
          <w:t>8).</w:t>
        </w:r>
      </w:hyperlink>
    </w:p>
    <w:p w14:paraId="1F5BC53A" w14:textId="77777777" w:rsidR="00E2709D" w:rsidRDefault="00E2709D">
      <w:pPr>
        <w:pStyle w:val="BodyText"/>
        <w:spacing w:before="1"/>
        <w:rPr>
          <w:sz w:val="15"/>
        </w:rPr>
      </w:pPr>
    </w:p>
    <w:p w14:paraId="1EA9F566" w14:textId="77777777" w:rsidR="00E2709D" w:rsidRDefault="00462487">
      <w:pPr>
        <w:spacing w:before="51"/>
        <w:ind w:left="227"/>
        <w:rPr>
          <w:i/>
          <w:sz w:val="24"/>
        </w:rPr>
      </w:pPr>
      <w:r>
        <w:rPr>
          <w:rFonts w:ascii="Trebuchet MS"/>
          <w:sz w:val="12"/>
        </w:rPr>
        <w:t xml:space="preserve">436    </w:t>
      </w:r>
      <w:r>
        <w:rPr>
          <w:rFonts w:ascii="Trebuchet MS"/>
          <w:spacing w:val="19"/>
          <w:sz w:val="12"/>
        </w:rPr>
        <w:t xml:space="preserve"> </w:t>
      </w:r>
      <w:r>
        <w:rPr>
          <w:i/>
          <w:w w:val="105"/>
          <w:sz w:val="24"/>
        </w:rPr>
        <w:t xml:space="preserve">4.2.2. </w:t>
      </w:r>
      <w:r>
        <w:rPr>
          <w:i/>
          <w:spacing w:val="8"/>
          <w:w w:val="105"/>
          <w:sz w:val="24"/>
        </w:rPr>
        <w:t xml:space="preserve"> </w:t>
      </w:r>
      <w:r>
        <w:rPr>
          <w:i/>
          <w:w w:val="105"/>
          <w:sz w:val="24"/>
        </w:rPr>
        <w:t>Notification</w:t>
      </w:r>
      <w:r>
        <w:rPr>
          <w:i/>
          <w:spacing w:val="28"/>
          <w:w w:val="105"/>
          <w:sz w:val="24"/>
        </w:rPr>
        <w:t xml:space="preserve"> </w:t>
      </w:r>
      <w:r>
        <w:rPr>
          <w:i/>
          <w:w w:val="105"/>
          <w:sz w:val="24"/>
        </w:rPr>
        <w:t>skill</w:t>
      </w:r>
    </w:p>
    <w:p w14:paraId="79380DC9" w14:textId="77777777" w:rsidR="00E2709D" w:rsidRDefault="00462487">
      <w:pPr>
        <w:pStyle w:val="BodyText"/>
        <w:tabs>
          <w:tab w:val="left" w:pos="968"/>
        </w:tabs>
        <w:spacing w:before="15" w:line="291" w:lineRule="exact"/>
        <w:ind w:left="227"/>
      </w:pPr>
      <w:r>
        <w:rPr>
          <w:rFonts w:ascii="Trebuchet MS"/>
          <w:w w:val="105"/>
          <w:sz w:val="12"/>
        </w:rPr>
        <w:t>437</w:t>
      </w:r>
      <w:r>
        <w:rPr>
          <w:rFonts w:ascii="Trebuchet MS"/>
          <w:w w:val="105"/>
          <w:sz w:val="12"/>
        </w:rPr>
        <w:tab/>
      </w:r>
      <w:r>
        <w:rPr>
          <w:w w:val="105"/>
        </w:rPr>
        <w:t>In</w:t>
      </w:r>
      <w:r>
        <w:rPr>
          <w:spacing w:val="-8"/>
          <w:w w:val="105"/>
        </w:rPr>
        <w:t xml:space="preserve"> </w:t>
      </w:r>
      <w:r>
        <w:rPr>
          <w:w w:val="105"/>
        </w:rPr>
        <w:t>this</w:t>
      </w:r>
      <w:r>
        <w:rPr>
          <w:spacing w:val="-7"/>
          <w:w w:val="105"/>
        </w:rPr>
        <w:t xml:space="preserve"> </w:t>
      </w:r>
      <w:r>
        <w:rPr>
          <w:w w:val="105"/>
        </w:rPr>
        <w:t>section</w:t>
      </w:r>
      <w:r>
        <w:rPr>
          <w:spacing w:val="-7"/>
          <w:w w:val="105"/>
        </w:rPr>
        <w:t xml:space="preserve"> </w:t>
      </w:r>
      <w:r>
        <w:rPr>
          <w:w w:val="105"/>
        </w:rPr>
        <w:t>we</w:t>
      </w:r>
      <w:r>
        <w:rPr>
          <w:spacing w:val="-7"/>
          <w:w w:val="105"/>
        </w:rPr>
        <w:t xml:space="preserve"> </w:t>
      </w:r>
      <w:proofErr w:type="spellStart"/>
      <w:r>
        <w:rPr>
          <w:w w:val="105"/>
        </w:rPr>
        <w:t>analysed</w:t>
      </w:r>
      <w:proofErr w:type="spellEnd"/>
      <w:r>
        <w:rPr>
          <w:spacing w:val="-7"/>
          <w:w w:val="105"/>
        </w:rPr>
        <w:t xml:space="preserve"> </w:t>
      </w:r>
      <w:r>
        <w:rPr>
          <w:w w:val="105"/>
        </w:rPr>
        <w:t>how</w:t>
      </w:r>
      <w:r>
        <w:rPr>
          <w:spacing w:val="-8"/>
          <w:w w:val="105"/>
        </w:rPr>
        <w:t xml:space="preserve"> </w:t>
      </w:r>
      <w:r>
        <w:rPr>
          <w:w w:val="105"/>
        </w:rPr>
        <w:t>the</w:t>
      </w:r>
      <w:r>
        <w:rPr>
          <w:spacing w:val="-7"/>
          <w:w w:val="105"/>
        </w:rPr>
        <w:t xml:space="preserve"> </w:t>
      </w:r>
      <w:r>
        <w:rPr>
          <w:w w:val="105"/>
        </w:rPr>
        <w:t>NWP</w:t>
      </w:r>
      <w:r>
        <w:rPr>
          <w:spacing w:val="-7"/>
          <w:w w:val="105"/>
        </w:rPr>
        <w:t xml:space="preserve"> </w:t>
      </w:r>
      <w:r>
        <w:rPr>
          <w:w w:val="105"/>
        </w:rPr>
        <w:t>would</w:t>
      </w:r>
      <w:r>
        <w:rPr>
          <w:spacing w:val="-7"/>
          <w:w w:val="105"/>
        </w:rPr>
        <w:t xml:space="preserve"> </w:t>
      </w:r>
      <w:r>
        <w:rPr>
          <w:w w:val="105"/>
        </w:rPr>
        <w:t>have</w:t>
      </w:r>
      <w:r>
        <w:rPr>
          <w:spacing w:val="-7"/>
          <w:w w:val="105"/>
        </w:rPr>
        <w:t xml:space="preserve"> </w:t>
      </w:r>
      <w:r>
        <w:rPr>
          <w:w w:val="105"/>
        </w:rPr>
        <w:t>performed</w:t>
      </w:r>
      <w:r>
        <w:rPr>
          <w:spacing w:val="-7"/>
          <w:w w:val="105"/>
        </w:rPr>
        <w:t xml:space="preserve"> </w:t>
      </w:r>
      <w:r>
        <w:rPr>
          <w:w w:val="105"/>
        </w:rPr>
        <w:t>if</w:t>
      </w:r>
      <w:r>
        <w:rPr>
          <w:spacing w:val="-8"/>
          <w:w w:val="105"/>
        </w:rPr>
        <w:t xml:space="preserve"> </w:t>
      </w:r>
      <w:proofErr w:type="spellStart"/>
      <w:r>
        <w:rPr>
          <w:w w:val="105"/>
        </w:rPr>
        <w:t>notifi</w:t>
      </w:r>
      <w:proofErr w:type="spellEnd"/>
      <w:r>
        <w:rPr>
          <w:w w:val="105"/>
        </w:rPr>
        <w:t>-</w:t>
      </w:r>
    </w:p>
    <w:p w14:paraId="7675E003" w14:textId="77777777" w:rsidR="00E2709D" w:rsidRDefault="00462487">
      <w:pPr>
        <w:pStyle w:val="BodyText"/>
        <w:spacing w:line="289" w:lineRule="exact"/>
        <w:ind w:left="227"/>
      </w:pPr>
      <w:r>
        <w:rPr>
          <w:rFonts w:ascii="Trebuchet MS"/>
          <w:sz w:val="12"/>
        </w:rPr>
        <w:t xml:space="preserve">438    </w:t>
      </w:r>
      <w:r>
        <w:rPr>
          <w:rFonts w:ascii="Trebuchet MS"/>
          <w:spacing w:val="19"/>
          <w:sz w:val="12"/>
        </w:rPr>
        <w:t xml:space="preserve"> </w:t>
      </w:r>
      <w:r>
        <w:rPr>
          <w:w w:val="105"/>
        </w:rPr>
        <w:t>cations</w:t>
      </w:r>
      <w:r>
        <w:rPr>
          <w:spacing w:val="-2"/>
          <w:w w:val="105"/>
        </w:rPr>
        <w:t xml:space="preserve"> </w:t>
      </w:r>
      <w:r>
        <w:rPr>
          <w:w w:val="105"/>
        </w:rPr>
        <w:t>would</w:t>
      </w:r>
      <w:r>
        <w:rPr>
          <w:spacing w:val="-2"/>
          <w:w w:val="105"/>
        </w:rPr>
        <w:t xml:space="preserve"> </w:t>
      </w:r>
      <w:r>
        <w:rPr>
          <w:w w:val="105"/>
        </w:rPr>
        <w:t>be</w:t>
      </w:r>
      <w:r>
        <w:rPr>
          <w:spacing w:val="-2"/>
          <w:w w:val="105"/>
        </w:rPr>
        <w:t xml:space="preserve"> </w:t>
      </w:r>
      <w:r>
        <w:rPr>
          <w:w w:val="105"/>
        </w:rPr>
        <w:t>sent</w:t>
      </w:r>
      <w:r>
        <w:rPr>
          <w:spacing w:val="-2"/>
          <w:w w:val="105"/>
        </w:rPr>
        <w:t xml:space="preserve"> </w:t>
      </w:r>
      <w:r>
        <w:rPr>
          <w:w w:val="105"/>
        </w:rPr>
        <w:t>based</w:t>
      </w:r>
      <w:r>
        <w:rPr>
          <w:spacing w:val="-3"/>
          <w:w w:val="105"/>
        </w:rPr>
        <w:t xml:space="preserve"> </w:t>
      </w:r>
      <w:r>
        <w:rPr>
          <w:w w:val="105"/>
        </w:rPr>
        <w:t>uniquely</w:t>
      </w:r>
      <w:r>
        <w:rPr>
          <w:spacing w:val="-2"/>
          <w:w w:val="105"/>
        </w:rPr>
        <w:t xml:space="preserve"> </w:t>
      </w:r>
      <w:r>
        <w:rPr>
          <w:w w:val="105"/>
        </w:rPr>
        <w:t>in</w:t>
      </w:r>
      <w:r>
        <w:rPr>
          <w:spacing w:val="-2"/>
          <w:w w:val="105"/>
        </w:rPr>
        <w:t xml:space="preserve"> </w:t>
      </w:r>
      <w:r>
        <w:rPr>
          <w:w w:val="105"/>
        </w:rPr>
        <w:t>one</w:t>
      </w:r>
      <w:r>
        <w:rPr>
          <w:spacing w:val="-2"/>
          <w:w w:val="105"/>
        </w:rPr>
        <w:t xml:space="preserve"> </w:t>
      </w:r>
      <w:r>
        <w:rPr>
          <w:w w:val="105"/>
        </w:rPr>
        <w:t>of</w:t>
      </w:r>
      <w:r>
        <w:rPr>
          <w:spacing w:val="-3"/>
          <w:w w:val="105"/>
        </w:rPr>
        <w:t xml:space="preserve"> </w:t>
      </w:r>
      <w:r>
        <w:rPr>
          <w:w w:val="105"/>
        </w:rPr>
        <w:t>them.</w:t>
      </w:r>
      <w:r>
        <w:rPr>
          <w:spacing w:val="20"/>
          <w:w w:val="105"/>
        </w:rPr>
        <w:t xml:space="preserve"> </w:t>
      </w:r>
      <w:r>
        <w:rPr>
          <w:w w:val="105"/>
        </w:rPr>
        <w:t>First,</w:t>
      </w:r>
      <w:r>
        <w:rPr>
          <w:spacing w:val="-1"/>
          <w:w w:val="105"/>
        </w:rPr>
        <w:t xml:space="preserve"> </w:t>
      </w:r>
      <w:r>
        <w:rPr>
          <w:w w:val="105"/>
        </w:rPr>
        <w:t>we</w:t>
      </w:r>
      <w:r>
        <w:rPr>
          <w:spacing w:val="-2"/>
          <w:w w:val="105"/>
        </w:rPr>
        <w:t xml:space="preserve"> </w:t>
      </w:r>
      <w:r>
        <w:rPr>
          <w:w w:val="105"/>
        </w:rPr>
        <w:t>illustrate</w:t>
      </w:r>
      <w:r>
        <w:rPr>
          <w:spacing w:val="-2"/>
          <w:w w:val="105"/>
        </w:rPr>
        <w:t xml:space="preserve"> </w:t>
      </w:r>
      <w:r>
        <w:rPr>
          <w:w w:val="105"/>
        </w:rPr>
        <w:t>the</w:t>
      </w:r>
    </w:p>
    <w:p w14:paraId="231FC702" w14:textId="77777777" w:rsidR="00E2709D" w:rsidRDefault="00462487">
      <w:pPr>
        <w:pStyle w:val="BodyText"/>
        <w:spacing w:line="291" w:lineRule="exact"/>
        <w:ind w:left="227"/>
      </w:pPr>
      <w:r>
        <w:rPr>
          <w:rFonts w:ascii="Trebuchet MS"/>
          <w:sz w:val="12"/>
        </w:rPr>
        <w:t xml:space="preserve">439    </w:t>
      </w:r>
      <w:r>
        <w:rPr>
          <w:rFonts w:ascii="Trebuchet MS"/>
          <w:spacing w:val="19"/>
          <w:sz w:val="12"/>
        </w:rPr>
        <w:t xml:space="preserve"> </w:t>
      </w:r>
      <w:r>
        <w:t>general</w:t>
      </w:r>
      <w:r>
        <w:rPr>
          <w:spacing w:val="23"/>
        </w:rPr>
        <w:t xml:space="preserve"> </w:t>
      </w:r>
      <w:proofErr w:type="spellStart"/>
      <w:r>
        <w:t>behaviour</w:t>
      </w:r>
      <w:proofErr w:type="spellEnd"/>
      <w:r>
        <w:rPr>
          <w:spacing w:val="24"/>
        </w:rPr>
        <w:t xml:space="preserve"> </w:t>
      </w:r>
      <w:r>
        <w:t>of</w:t>
      </w:r>
      <w:r>
        <w:rPr>
          <w:spacing w:val="23"/>
        </w:rPr>
        <w:t xml:space="preserve"> </w:t>
      </w:r>
      <w:r>
        <w:t>notification</w:t>
      </w:r>
      <w:r>
        <w:rPr>
          <w:spacing w:val="23"/>
        </w:rPr>
        <w:t xml:space="preserve"> </w:t>
      </w:r>
      <w:r>
        <w:t>skill</w:t>
      </w:r>
      <w:r>
        <w:rPr>
          <w:spacing w:val="23"/>
        </w:rPr>
        <w:t xml:space="preserve"> </w:t>
      </w:r>
      <w:r>
        <w:t>according</w:t>
      </w:r>
      <w:r>
        <w:rPr>
          <w:spacing w:val="23"/>
        </w:rPr>
        <w:t xml:space="preserve"> </w:t>
      </w:r>
      <w:r>
        <w:t>to</w:t>
      </w:r>
      <w:r>
        <w:rPr>
          <w:spacing w:val="23"/>
        </w:rPr>
        <w:t xml:space="preserve"> </w:t>
      </w:r>
      <w:r>
        <w:t>the</w:t>
      </w:r>
      <w:r>
        <w:rPr>
          <w:spacing w:val="23"/>
        </w:rPr>
        <w:t xml:space="preserve"> </w:t>
      </w:r>
      <w:r>
        <w:t>three</w:t>
      </w:r>
      <w:r>
        <w:rPr>
          <w:spacing w:val="24"/>
        </w:rPr>
        <w:t xml:space="preserve"> </w:t>
      </w:r>
      <w:r>
        <w:t>dimensions</w:t>
      </w:r>
      <w:r>
        <w:rPr>
          <w:spacing w:val="23"/>
        </w:rPr>
        <w:t xml:space="preserve"> </w:t>
      </w:r>
      <w:r>
        <w:t>here</w:t>
      </w:r>
    </w:p>
    <w:p w14:paraId="15224B35"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5FABDB90" w14:textId="77777777" w:rsidR="00E2709D" w:rsidRDefault="00E2709D">
      <w:pPr>
        <w:pStyle w:val="BodyText"/>
        <w:rPr>
          <w:sz w:val="20"/>
        </w:rPr>
      </w:pPr>
    </w:p>
    <w:p w14:paraId="5F12FCB3" w14:textId="77777777" w:rsidR="00E2709D" w:rsidRDefault="00E2709D">
      <w:pPr>
        <w:pStyle w:val="BodyText"/>
        <w:rPr>
          <w:sz w:val="20"/>
        </w:rPr>
      </w:pPr>
    </w:p>
    <w:p w14:paraId="7675539D" w14:textId="77777777" w:rsidR="00E2709D" w:rsidRDefault="00E2709D">
      <w:pPr>
        <w:pStyle w:val="BodyText"/>
        <w:rPr>
          <w:sz w:val="20"/>
        </w:rPr>
      </w:pPr>
    </w:p>
    <w:p w14:paraId="0E15A028" w14:textId="77777777" w:rsidR="00E2709D" w:rsidRDefault="00E2709D">
      <w:pPr>
        <w:pStyle w:val="BodyText"/>
        <w:spacing w:before="11"/>
        <w:rPr>
          <w:sz w:val="18"/>
        </w:rPr>
      </w:pPr>
    </w:p>
    <w:p w14:paraId="6EADC438" w14:textId="77777777" w:rsidR="00E2709D" w:rsidRDefault="00E2709D">
      <w:pPr>
        <w:rPr>
          <w:sz w:val="18"/>
        </w:rPr>
        <w:sectPr w:rsidR="00E2709D">
          <w:pgSz w:w="12240" w:h="15840"/>
          <w:pgMar w:top="1500" w:right="1720" w:bottom="1960" w:left="1600" w:header="0" w:footer="1777" w:gutter="0"/>
          <w:cols w:space="720"/>
        </w:sectPr>
      </w:pPr>
    </w:p>
    <w:p w14:paraId="1B4D8032" w14:textId="77777777" w:rsidR="00E2709D" w:rsidRDefault="00E2709D">
      <w:pPr>
        <w:pStyle w:val="BodyText"/>
        <w:rPr>
          <w:sz w:val="8"/>
        </w:rPr>
      </w:pPr>
    </w:p>
    <w:p w14:paraId="073BCEB7" w14:textId="77777777" w:rsidR="00E2709D" w:rsidRDefault="00E2709D">
      <w:pPr>
        <w:pStyle w:val="BodyText"/>
        <w:spacing w:before="3"/>
        <w:rPr>
          <w:sz w:val="9"/>
        </w:rPr>
      </w:pPr>
    </w:p>
    <w:p w14:paraId="1C760013" w14:textId="77777777" w:rsidR="00E2709D" w:rsidRDefault="00462487">
      <w:pPr>
        <w:jc w:val="right"/>
        <w:rPr>
          <w:rFonts w:ascii="Verdana"/>
          <w:sz w:val="7"/>
        </w:rPr>
      </w:pPr>
      <w:bookmarkStart w:id="180" w:name="_bookmark19"/>
      <w:bookmarkEnd w:id="180"/>
      <w:r>
        <w:rPr>
          <w:rFonts w:ascii="Verdana"/>
          <w:w w:val="120"/>
          <w:sz w:val="7"/>
        </w:rPr>
        <w:t>1.0</w:t>
      </w:r>
    </w:p>
    <w:p w14:paraId="75ED9837" w14:textId="77777777" w:rsidR="00E2709D" w:rsidRDefault="00E2709D">
      <w:pPr>
        <w:pStyle w:val="BodyText"/>
        <w:rPr>
          <w:rFonts w:ascii="Verdana"/>
          <w:sz w:val="8"/>
        </w:rPr>
      </w:pPr>
    </w:p>
    <w:p w14:paraId="36F5627A" w14:textId="77777777" w:rsidR="00E2709D" w:rsidRDefault="00E2709D">
      <w:pPr>
        <w:pStyle w:val="BodyText"/>
        <w:spacing w:before="2"/>
        <w:rPr>
          <w:rFonts w:ascii="Verdana"/>
          <w:sz w:val="8"/>
        </w:rPr>
      </w:pPr>
    </w:p>
    <w:p w14:paraId="7ECFBCC1" w14:textId="77777777" w:rsidR="00E2709D" w:rsidRDefault="00462487">
      <w:pPr>
        <w:spacing w:before="1"/>
        <w:jc w:val="right"/>
        <w:rPr>
          <w:rFonts w:ascii="Verdana"/>
          <w:sz w:val="7"/>
        </w:rPr>
      </w:pPr>
      <w:r>
        <w:rPr>
          <w:rFonts w:ascii="Verdana"/>
          <w:w w:val="120"/>
          <w:sz w:val="7"/>
        </w:rPr>
        <w:t>0.8</w:t>
      </w:r>
    </w:p>
    <w:p w14:paraId="02894189" w14:textId="77777777" w:rsidR="00E2709D" w:rsidRDefault="00E2709D">
      <w:pPr>
        <w:pStyle w:val="BodyText"/>
        <w:rPr>
          <w:rFonts w:ascii="Verdana"/>
          <w:sz w:val="8"/>
        </w:rPr>
      </w:pPr>
    </w:p>
    <w:p w14:paraId="66A3DD57" w14:textId="77777777" w:rsidR="00E2709D" w:rsidRDefault="00E2709D">
      <w:pPr>
        <w:pStyle w:val="BodyText"/>
        <w:spacing w:before="2"/>
        <w:rPr>
          <w:rFonts w:ascii="Verdana"/>
          <w:sz w:val="8"/>
        </w:rPr>
      </w:pPr>
    </w:p>
    <w:p w14:paraId="376F31C5" w14:textId="050513A2" w:rsidR="00E2709D" w:rsidRDefault="00285D5B">
      <w:pPr>
        <w:jc w:val="right"/>
        <w:rPr>
          <w:rFonts w:ascii="Verdana"/>
          <w:sz w:val="7"/>
        </w:rPr>
      </w:pPr>
      <w:r>
        <w:rPr>
          <w:noProof/>
        </w:rPr>
        <mc:AlternateContent>
          <mc:Choice Requires="wps">
            <w:drawing>
              <wp:anchor distT="0" distB="0" distL="114300" distR="114300" simplePos="0" relativeHeight="15750656" behindDoc="0" locked="0" layoutInCell="1" allowOverlap="1" wp14:anchorId="4680FED9" wp14:editId="3AB9CD48">
                <wp:simplePos x="0" y="0"/>
                <wp:positionH relativeFrom="page">
                  <wp:posOffset>1425575</wp:posOffset>
                </wp:positionH>
                <wp:positionV relativeFrom="paragraph">
                  <wp:posOffset>-6350</wp:posOffset>
                </wp:positionV>
                <wp:extent cx="81915" cy="240030"/>
                <wp:effectExtent l="0" t="0" r="0" b="0"/>
                <wp:wrapNone/>
                <wp:docPr id="1342" name="Text Box 1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7E57E" w14:textId="77777777" w:rsidR="00E749F9" w:rsidRDefault="00E749F9">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0FED9" id="Text Box 1338" o:spid="_x0000_s1131" type="#_x0000_t202" style="position:absolute;left:0;text-align:left;margin-left:112.25pt;margin-top:-.5pt;width:6.45pt;height:18.9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AtAIAALg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" filled="f" stroked="f">
                <v:textbox style="layout-flow:vertical;mso-layout-flow-alt:bottom-to-top" inset="0,0,0,0">
                  <w:txbxContent>
                    <w:p w14:paraId="4047E57E" w14:textId="77777777" w:rsidR="00E749F9" w:rsidRDefault="00E749F9">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v:textbox>
                <w10:wrap anchorx="page"/>
              </v:shape>
            </w:pict>
          </mc:Fallback>
        </mc:AlternateContent>
      </w:r>
      <w:r w:rsidR="00462487">
        <w:rPr>
          <w:rFonts w:ascii="Verdana"/>
          <w:w w:val="120"/>
          <w:sz w:val="7"/>
        </w:rPr>
        <w:t>0.6</w:t>
      </w:r>
    </w:p>
    <w:p w14:paraId="3FD510E8" w14:textId="77777777" w:rsidR="00E2709D" w:rsidRDefault="00E2709D">
      <w:pPr>
        <w:pStyle w:val="BodyText"/>
        <w:rPr>
          <w:rFonts w:ascii="Verdana"/>
          <w:sz w:val="8"/>
        </w:rPr>
      </w:pPr>
    </w:p>
    <w:p w14:paraId="6BF672EA" w14:textId="77777777" w:rsidR="00E2709D" w:rsidRDefault="00E2709D">
      <w:pPr>
        <w:pStyle w:val="BodyText"/>
        <w:spacing w:before="2"/>
        <w:rPr>
          <w:rFonts w:ascii="Verdana"/>
          <w:sz w:val="8"/>
        </w:rPr>
      </w:pPr>
    </w:p>
    <w:p w14:paraId="68A364A8" w14:textId="77777777" w:rsidR="00E2709D" w:rsidRDefault="00462487">
      <w:pPr>
        <w:spacing w:before="1"/>
        <w:jc w:val="right"/>
        <w:rPr>
          <w:rFonts w:ascii="Verdana"/>
          <w:sz w:val="7"/>
        </w:rPr>
      </w:pPr>
      <w:r>
        <w:rPr>
          <w:rFonts w:ascii="Verdana"/>
          <w:w w:val="120"/>
          <w:sz w:val="7"/>
        </w:rPr>
        <w:t>0.4</w:t>
      </w:r>
    </w:p>
    <w:p w14:paraId="5F595F5D" w14:textId="77777777" w:rsidR="00E2709D" w:rsidRDefault="00E2709D">
      <w:pPr>
        <w:pStyle w:val="BodyText"/>
        <w:rPr>
          <w:rFonts w:ascii="Verdana"/>
          <w:sz w:val="8"/>
        </w:rPr>
      </w:pPr>
    </w:p>
    <w:p w14:paraId="02AC66EE" w14:textId="77777777" w:rsidR="00E2709D" w:rsidRDefault="00E2709D">
      <w:pPr>
        <w:pStyle w:val="BodyText"/>
        <w:spacing w:before="2"/>
        <w:rPr>
          <w:rFonts w:ascii="Verdana"/>
          <w:sz w:val="8"/>
        </w:rPr>
      </w:pPr>
    </w:p>
    <w:p w14:paraId="2AF55A68" w14:textId="77777777" w:rsidR="00E2709D" w:rsidRDefault="00462487">
      <w:pPr>
        <w:jc w:val="right"/>
        <w:rPr>
          <w:rFonts w:ascii="Verdana"/>
          <w:sz w:val="7"/>
        </w:rPr>
      </w:pPr>
      <w:r>
        <w:rPr>
          <w:rFonts w:ascii="Verdana"/>
          <w:w w:val="120"/>
          <w:sz w:val="7"/>
        </w:rPr>
        <w:t>0.2</w:t>
      </w:r>
    </w:p>
    <w:p w14:paraId="219A0620" w14:textId="77777777" w:rsidR="00E2709D" w:rsidRDefault="00462487">
      <w:pPr>
        <w:pStyle w:val="BodyText"/>
        <w:spacing w:before="5"/>
        <w:rPr>
          <w:rFonts w:ascii="Verdana"/>
          <w:sz w:val="7"/>
        </w:rPr>
      </w:pPr>
      <w:r>
        <w:br w:type="column"/>
      </w:r>
    </w:p>
    <w:p w14:paraId="2CE9C8E7" w14:textId="2957C309" w:rsidR="00E2709D" w:rsidRDefault="00285D5B">
      <w:pPr>
        <w:ind w:right="38"/>
        <w:jc w:val="right"/>
        <w:rPr>
          <w:rFonts w:ascii="Verdana"/>
          <w:sz w:val="9"/>
        </w:rPr>
      </w:pPr>
      <w:r>
        <w:rPr>
          <w:noProof/>
        </w:rPr>
        <mc:AlternateContent>
          <mc:Choice Requires="wpg">
            <w:drawing>
              <wp:anchor distT="0" distB="0" distL="114300" distR="114300" simplePos="0" relativeHeight="15744000" behindDoc="0" locked="0" layoutInCell="1" allowOverlap="1" wp14:anchorId="5DBDAA4A" wp14:editId="62531BA0">
                <wp:simplePos x="0" y="0"/>
                <wp:positionH relativeFrom="page">
                  <wp:posOffset>1617345</wp:posOffset>
                </wp:positionH>
                <wp:positionV relativeFrom="paragraph">
                  <wp:posOffset>81280</wp:posOffset>
                </wp:positionV>
                <wp:extent cx="933450" cy="948055"/>
                <wp:effectExtent l="0" t="0" r="0" b="0"/>
                <wp:wrapNone/>
                <wp:docPr id="1305" name="Group 1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2547" y="128"/>
                          <a:chExt cx="1470" cy="1493"/>
                        </a:xfrm>
                      </wpg:grpSpPr>
                      <wps:wsp>
                        <wps:cNvPr id="1306" name="Freeform 1337"/>
                        <wps:cNvSpPr>
                          <a:spLocks/>
                        </wps:cNvSpPr>
                        <wps:spPr bwMode="auto">
                          <a:xfrm>
                            <a:off x="2570"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Line 1336"/>
                        <wps:cNvCnPr>
                          <a:cxnSpLocks noChangeShapeType="1"/>
                        </wps:cNvCnPr>
                        <wps:spPr bwMode="auto">
                          <a:xfrm>
                            <a:off x="2570"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8" name="Freeform 1335"/>
                        <wps:cNvSpPr>
                          <a:spLocks/>
                        </wps:cNvSpPr>
                        <wps:spPr bwMode="auto">
                          <a:xfrm>
                            <a:off x="2546" y="1568"/>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Line 1334"/>
                        <wps:cNvCnPr>
                          <a:cxnSpLocks noChangeShapeType="1"/>
                        </wps:cNvCnPr>
                        <wps:spPr bwMode="auto">
                          <a:xfrm>
                            <a:off x="2570" y="15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0" name="Freeform 1333"/>
                        <wps:cNvSpPr>
                          <a:spLocks/>
                        </wps:cNvSpPr>
                        <wps:spPr bwMode="auto">
                          <a:xfrm>
                            <a:off x="2858"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 name="Line 1332"/>
                        <wps:cNvCnPr>
                          <a:cxnSpLocks noChangeShapeType="1"/>
                        </wps:cNvCnPr>
                        <wps:spPr bwMode="auto">
                          <a:xfrm>
                            <a:off x="2859"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2" name="Freeform 1331"/>
                        <wps:cNvSpPr>
                          <a:spLocks/>
                        </wps:cNvSpPr>
                        <wps:spPr bwMode="auto">
                          <a:xfrm>
                            <a:off x="2546" y="1286"/>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3" name="Line 1330"/>
                        <wps:cNvCnPr>
                          <a:cxnSpLocks noChangeShapeType="1"/>
                        </wps:cNvCnPr>
                        <wps:spPr bwMode="auto">
                          <a:xfrm>
                            <a:off x="2570" y="12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4" name="Freeform 1329"/>
                        <wps:cNvSpPr>
                          <a:spLocks/>
                        </wps:cNvSpPr>
                        <wps:spPr bwMode="auto">
                          <a:xfrm>
                            <a:off x="2546" y="1004"/>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Line 1328"/>
                        <wps:cNvCnPr>
                          <a:cxnSpLocks noChangeShapeType="1"/>
                        </wps:cNvCnPr>
                        <wps:spPr bwMode="auto">
                          <a:xfrm>
                            <a:off x="2570" y="10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Freeform 1327"/>
                        <wps:cNvSpPr>
                          <a:spLocks/>
                        </wps:cNvSpPr>
                        <wps:spPr bwMode="auto">
                          <a:xfrm>
                            <a:off x="2570" y="833"/>
                            <a:ext cx="722" cy="549"/>
                          </a:xfrm>
                          <a:custGeom>
                            <a:avLst/>
                            <a:gdLst>
                              <a:gd name="T0" fmla="+- 0 2570 2570"/>
                              <a:gd name="T1" fmla="*/ T0 w 722"/>
                              <a:gd name="T2" fmla="+- 0 833 833"/>
                              <a:gd name="T3" fmla="*/ 833 h 549"/>
                              <a:gd name="T4" fmla="+- 0 2714 2570"/>
                              <a:gd name="T5" fmla="*/ T4 w 722"/>
                              <a:gd name="T6" fmla="+- 0 1141 833"/>
                              <a:gd name="T7" fmla="*/ 1141 h 549"/>
                              <a:gd name="T8" fmla="+- 0 2859 2570"/>
                              <a:gd name="T9" fmla="*/ T8 w 722"/>
                              <a:gd name="T10" fmla="+- 0 1257 833"/>
                              <a:gd name="T11" fmla="*/ 1257 h 549"/>
                              <a:gd name="T12" fmla="+- 0 3003 2570"/>
                              <a:gd name="T13" fmla="*/ T12 w 722"/>
                              <a:gd name="T14" fmla="+- 0 1317 833"/>
                              <a:gd name="T15" fmla="*/ 1317 h 549"/>
                              <a:gd name="T16" fmla="+- 0 3148 2570"/>
                              <a:gd name="T17" fmla="*/ T16 w 722"/>
                              <a:gd name="T18" fmla="+- 0 1363 833"/>
                              <a:gd name="T19" fmla="*/ 1363 h 549"/>
                              <a:gd name="T20" fmla="+- 0 3292 2570"/>
                              <a:gd name="T21" fmla="*/ T20 w 722"/>
                              <a:gd name="T22" fmla="+- 0 1382 833"/>
                              <a:gd name="T23" fmla="*/ 1382 h 549"/>
                            </a:gdLst>
                            <a:ahLst/>
                            <a:cxnLst>
                              <a:cxn ang="0">
                                <a:pos x="T1" y="T3"/>
                              </a:cxn>
                              <a:cxn ang="0">
                                <a:pos x="T5" y="T7"/>
                              </a:cxn>
                              <a:cxn ang="0">
                                <a:pos x="T9" y="T11"/>
                              </a:cxn>
                              <a:cxn ang="0">
                                <a:pos x="T13" y="T15"/>
                              </a:cxn>
                              <a:cxn ang="0">
                                <a:pos x="T17" y="T19"/>
                              </a:cxn>
                              <a:cxn ang="0">
                                <a:pos x="T21" y="T23"/>
                              </a:cxn>
                            </a:cxnLst>
                            <a:rect l="0" t="0" r="r" b="b"/>
                            <a:pathLst>
                              <a:path w="722" h="549">
                                <a:moveTo>
                                  <a:pt x="0" y="0"/>
                                </a:moveTo>
                                <a:lnTo>
                                  <a:pt x="144" y="308"/>
                                </a:lnTo>
                                <a:lnTo>
                                  <a:pt x="289" y="424"/>
                                </a:lnTo>
                                <a:lnTo>
                                  <a:pt x="433" y="484"/>
                                </a:lnTo>
                                <a:lnTo>
                                  <a:pt x="578" y="530"/>
                                </a:lnTo>
                                <a:lnTo>
                                  <a:pt x="722" y="549"/>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Freeform 1326"/>
                        <wps:cNvSpPr>
                          <a:spLocks/>
                        </wps:cNvSpPr>
                        <wps:spPr bwMode="auto">
                          <a:xfrm>
                            <a:off x="2546" y="722"/>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Line 1325"/>
                        <wps:cNvCnPr>
                          <a:cxnSpLocks noChangeShapeType="1"/>
                        </wps:cNvCnPr>
                        <wps:spPr bwMode="auto">
                          <a:xfrm>
                            <a:off x="2570" y="7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9" name="Freeform 1324"/>
                        <wps:cNvSpPr>
                          <a:spLocks/>
                        </wps:cNvSpPr>
                        <wps:spPr bwMode="auto">
                          <a:xfrm>
                            <a:off x="2570" y="665"/>
                            <a:ext cx="722" cy="553"/>
                          </a:xfrm>
                          <a:custGeom>
                            <a:avLst/>
                            <a:gdLst>
                              <a:gd name="T0" fmla="+- 0 2570 2570"/>
                              <a:gd name="T1" fmla="*/ T0 w 722"/>
                              <a:gd name="T2" fmla="+- 0 666 666"/>
                              <a:gd name="T3" fmla="*/ 666 h 553"/>
                              <a:gd name="T4" fmla="+- 0 2714 2570"/>
                              <a:gd name="T5" fmla="*/ T4 w 722"/>
                              <a:gd name="T6" fmla="+- 0 941 666"/>
                              <a:gd name="T7" fmla="*/ 941 h 553"/>
                              <a:gd name="T8" fmla="+- 0 2859 2570"/>
                              <a:gd name="T9" fmla="*/ T8 w 722"/>
                              <a:gd name="T10" fmla="+- 0 1063 666"/>
                              <a:gd name="T11" fmla="*/ 1063 h 553"/>
                              <a:gd name="T12" fmla="+- 0 3003 2570"/>
                              <a:gd name="T13" fmla="*/ T12 w 722"/>
                              <a:gd name="T14" fmla="+- 0 1100 666"/>
                              <a:gd name="T15" fmla="*/ 1100 h 553"/>
                              <a:gd name="T16" fmla="+- 0 3148 2570"/>
                              <a:gd name="T17" fmla="*/ T16 w 722"/>
                              <a:gd name="T18" fmla="+- 0 1167 666"/>
                              <a:gd name="T19" fmla="*/ 1167 h 553"/>
                              <a:gd name="T20" fmla="+- 0 3292 2570"/>
                              <a:gd name="T21" fmla="*/ T20 w 722"/>
                              <a:gd name="T22" fmla="+- 0 1218 666"/>
                              <a:gd name="T23" fmla="*/ 1218 h 553"/>
                            </a:gdLst>
                            <a:ahLst/>
                            <a:cxnLst>
                              <a:cxn ang="0">
                                <a:pos x="T1" y="T3"/>
                              </a:cxn>
                              <a:cxn ang="0">
                                <a:pos x="T5" y="T7"/>
                              </a:cxn>
                              <a:cxn ang="0">
                                <a:pos x="T9" y="T11"/>
                              </a:cxn>
                              <a:cxn ang="0">
                                <a:pos x="T13" y="T15"/>
                              </a:cxn>
                              <a:cxn ang="0">
                                <a:pos x="T17" y="T19"/>
                              </a:cxn>
                              <a:cxn ang="0">
                                <a:pos x="T21" y="T23"/>
                              </a:cxn>
                            </a:cxnLst>
                            <a:rect l="0" t="0" r="r" b="b"/>
                            <a:pathLst>
                              <a:path w="722" h="553">
                                <a:moveTo>
                                  <a:pt x="0" y="0"/>
                                </a:moveTo>
                                <a:lnTo>
                                  <a:pt x="144" y="275"/>
                                </a:lnTo>
                                <a:lnTo>
                                  <a:pt x="289" y="397"/>
                                </a:lnTo>
                                <a:lnTo>
                                  <a:pt x="433" y="434"/>
                                </a:lnTo>
                                <a:lnTo>
                                  <a:pt x="578" y="501"/>
                                </a:lnTo>
                                <a:lnTo>
                                  <a:pt x="722" y="552"/>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1323"/>
                        <wps:cNvSpPr>
                          <a:spLocks/>
                        </wps:cNvSpPr>
                        <wps:spPr bwMode="auto">
                          <a:xfrm>
                            <a:off x="2570" y="616"/>
                            <a:ext cx="722" cy="515"/>
                          </a:xfrm>
                          <a:custGeom>
                            <a:avLst/>
                            <a:gdLst>
                              <a:gd name="T0" fmla="+- 0 2570 2570"/>
                              <a:gd name="T1" fmla="*/ T0 w 722"/>
                              <a:gd name="T2" fmla="+- 0 616 616"/>
                              <a:gd name="T3" fmla="*/ 616 h 515"/>
                              <a:gd name="T4" fmla="+- 0 2714 2570"/>
                              <a:gd name="T5" fmla="*/ T4 w 722"/>
                              <a:gd name="T6" fmla="+- 0 820 616"/>
                              <a:gd name="T7" fmla="*/ 820 h 515"/>
                              <a:gd name="T8" fmla="+- 0 2859 2570"/>
                              <a:gd name="T9" fmla="*/ T8 w 722"/>
                              <a:gd name="T10" fmla="+- 0 929 616"/>
                              <a:gd name="T11" fmla="*/ 929 h 515"/>
                              <a:gd name="T12" fmla="+- 0 3003 2570"/>
                              <a:gd name="T13" fmla="*/ T12 w 722"/>
                              <a:gd name="T14" fmla="+- 0 967 616"/>
                              <a:gd name="T15" fmla="*/ 967 h 515"/>
                              <a:gd name="T16" fmla="+- 0 3148 2570"/>
                              <a:gd name="T17" fmla="*/ T16 w 722"/>
                              <a:gd name="T18" fmla="+- 0 1066 616"/>
                              <a:gd name="T19" fmla="*/ 1066 h 515"/>
                              <a:gd name="T20" fmla="+- 0 3292 2570"/>
                              <a:gd name="T21" fmla="*/ T20 w 722"/>
                              <a:gd name="T22" fmla="+- 0 1131 616"/>
                              <a:gd name="T23" fmla="*/ 1131 h 515"/>
                            </a:gdLst>
                            <a:ahLst/>
                            <a:cxnLst>
                              <a:cxn ang="0">
                                <a:pos x="T1" y="T3"/>
                              </a:cxn>
                              <a:cxn ang="0">
                                <a:pos x="T5" y="T7"/>
                              </a:cxn>
                              <a:cxn ang="0">
                                <a:pos x="T9" y="T11"/>
                              </a:cxn>
                              <a:cxn ang="0">
                                <a:pos x="T13" y="T15"/>
                              </a:cxn>
                              <a:cxn ang="0">
                                <a:pos x="T17" y="T19"/>
                              </a:cxn>
                              <a:cxn ang="0">
                                <a:pos x="T21" y="T23"/>
                              </a:cxn>
                            </a:cxnLst>
                            <a:rect l="0" t="0" r="r" b="b"/>
                            <a:pathLst>
                              <a:path w="722" h="515">
                                <a:moveTo>
                                  <a:pt x="0" y="0"/>
                                </a:moveTo>
                                <a:lnTo>
                                  <a:pt x="144" y="204"/>
                                </a:lnTo>
                                <a:lnTo>
                                  <a:pt x="289" y="313"/>
                                </a:lnTo>
                                <a:lnTo>
                                  <a:pt x="433" y="351"/>
                                </a:lnTo>
                                <a:lnTo>
                                  <a:pt x="578" y="450"/>
                                </a:lnTo>
                                <a:lnTo>
                                  <a:pt x="722" y="515"/>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Freeform 1322"/>
                        <wps:cNvSpPr>
                          <a:spLocks/>
                        </wps:cNvSpPr>
                        <wps:spPr bwMode="auto">
                          <a:xfrm>
                            <a:off x="2570" y="589"/>
                            <a:ext cx="722" cy="496"/>
                          </a:xfrm>
                          <a:custGeom>
                            <a:avLst/>
                            <a:gdLst>
                              <a:gd name="T0" fmla="+- 0 2570 2570"/>
                              <a:gd name="T1" fmla="*/ T0 w 722"/>
                              <a:gd name="T2" fmla="+- 0 590 590"/>
                              <a:gd name="T3" fmla="*/ 590 h 496"/>
                              <a:gd name="T4" fmla="+- 0 2714 2570"/>
                              <a:gd name="T5" fmla="*/ T4 w 722"/>
                              <a:gd name="T6" fmla="+- 0 749 590"/>
                              <a:gd name="T7" fmla="*/ 749 h 496"/>
                              <a:gd name="T8" fmla="+- 0 2859 2570"/>
                              <a:gd name="T9" fmla="*/ T8 w 722"/>
                              <a:gd name="T10" fmla="+- 0 853 590"/>
                              <a:gd name="T11" fmla="*/ 853 h 496"/>
                              <a:gd name="T12" fmla="+- 0 3003 2570"/>
                              <a:gd name="T13" fmla="*/ T12 w 722"/>
                              <a:gd name="T14" fmla="+- 0 897 590"/>
                              <a:gd name="T15" fmla="*/ 897 h 496"/>
                              <a:gd name="T16" fmla="+- 0 3148 2570"/>
                              <a:gd name="T17" fmla="*/ T16 w 722"/>
                              <a:gd name="T18" fmla="+- 0 993 590"/>
                              <a:gd name="T19" fmla="*/ 993 h 496"/>
                              <a:gd name="T20" fmla="+- 0 3292 2570"/>
                              <a:gd name="T21" fmla="*/ T20 w 722"/>
                              <a:gd name="T22" fmla="+- 0 1085 590"/>
                              <a:gd name="T23" fmla="*/ 1085 h 496"/>
                            </a:gdLst>
                            <a:ahLst/>
                            <a:cxnLst>
                              <a:cxn ang="0">
                                <a:pos x="T1" y="T3"/>
                              </a:cxn>
                              <a:cxn ang="0">
                                <a:pos x="T5" y="T7"/>
                              </a:cxn>
                              <a:cxn ang="0">
                                <a:pos x="T9" y="T11"/>
                              </a:cxn>
                              <a:cxn ang="0">
                                <a:pos x="T13" y="T15"/>
                              </a:cxn>
                              <a:cxn ang="0">
                                <a:pos x="T17" y="T19"/>
                              </a:cxn>
                              <a:cxn ang="0">
                                <a:pos x="T21" y="T23"/>
                              </a:cxn>
                            </a:cxnLst>
                            <a:rect l="0" t="0" r="r" b="b"/>
                            <a:pathLst>
                              <a:path w="722" h="496">
                                <a:moveTo>
                                  <a:pt x="0" y="0"/>
                                </a:moveTo>
                                <a:lnTo>
                                  <a:pt x="144" y="159"/>
                                </a:lnTo>
                                <a:lnTo>
                                  <a:pt x="289" y="263"/>
                                </a:lnTo>
                                <a:lnTo>
                                  <a:pt x="433" y="307"/>
                                </a:lnTo>
                                <a:lnTo>
                                  <a:pt x="578" y="403"/>
                                </a:lnTo>
                                <a:lnTo>
                                  <a:pt x="722" y="495"/>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Freeform 1321"/>
                        <wps:cNvSpPr>
                          <a:spLocks/>
                        </wps:cNvSpPr>
                        <wps:spPr bwMode="auto">
                          <a:xfrm>
                            <a:off x="2570" y="587"/>
                            <a:ext cx="722" cy="511"/>
                          </a:xfrm>
                          <a:custGeom>
                            <a:avLst/>
                            <a:gdLst>
                              <a:gd name="T0" fmla="+- 0 2570 2570"/>
                              <a:gd name="T1" fmla="*/ T0 w 722"/>
                              <a:gd name="T2" fmla="+- 0 588 588"/>
                              <a:gd name="T3" fmla="*/ 588 h 511"/>
                              <a:gd name="T4" fmla="+- 0 2714 2570"/>
                              <a:gd name="T5" fmla="*/ T4 w 722"/>
                              <a:gd name="T6" fmla="+- 0 699 588"/>
                              <a:gd name="T7" fmla="*/ 699 h 511"/>
                              <a:gd name="T8" fmla="+- 0 2859 2570"/>
                              <a:gd name="T9" fmla="*/ T8 w 722"/>
                              <a:gd name="T10" fmla="+- 0 820 588"/>
                              <a:gd name="T11" fmla="*/ 820 h 511"/>
                              <a:gd name="T12" fmla="+- 0 3003 2570"/>
                              <a:gd name="T13" fmla="*/ T12 w 722"/>
                              <a:gd name="T14" fmla="+- 0 870 588"/>
                              <a:gd name="T15" fmla="*/ 870 h 511"/>
                              <a:gd name="T16" fmla="+- 0 3148 2570"/>
                              <a:gd name="T17" fmla="*/ T16 w 722"/>
                              <a:gd name="T18" fmla="+- 0 984 588"/>
                              <a:gd name="T19" fmla="*/ 984 h 511"/>
                              <a:gd name="T20" fmla="+- 0 3292 2570"/>
                              <a:gd name="T21" fmla="*/ T20 w 722"/>
                              <a:gd name="T22" fmla="+- 0 1099 588"/>
                              <a:gd name="T23" fmla="*/ 1099 h 511"/>
                            </a:gdLst>
                            <a:ahLst/>
                            <a:cxnLst>
                              <a:cxn ang="0">
                                <a:pos x="T1" y="T3"/>
                              </a:cxn>
                              <a:cxn ang="0">
                                <a:pos x="T5" y="T7"/>
                              </a:cxn>
                              <a:cxn ang="0">
                                <a:pos x="T9" y="T11"/>
                              </a:cxn>
                              <a:cxn ang="0">
                                <a:pos x="T13" y="T15"/>
                              </a:cxn>
                              <a:cxn ang="0">
                                <a:pos x="T17" y="T19"/>
                              </a:cxn>
                              <a:cxn ang="0">
                                <a:pos x="T21" y="T23"/>
                              </a:cxn>
                            </a:cxnLst>
                            <a:rect l="0" t="0" r="r" b="b"/>
                            <a:pathLst>
                              <a:path w="722" h="511">
                                <a:moveTo>
                                  <a:pt x="0" y="0"/>
                                </a:moveTo>
                                <a:lnTo>
                                  <a:pt x="144" y="111"/>
                                </a:lnTo>
                                <a:lnTo>
                                  <a:pt x="289" y="232"/>
                                </a:lnTo>
                                <a:lnTo>
                                  <a:pt x="433" y="282"/>
                                </a:lnTo>
                                <a:lnTo>
                                  <a:pt x="578" y="396"/>
                                </a:lnTo>
                                <a:lnTo>
                                  <a:pt x="722" y="511"/>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 name="Freeform 1320"/>
                        <wps:cNvSpPr>
                          <a:spLocks/>
                        </wps:cNvSpPr>
                        <wps:spPr bwMode="auto">
                          <a:xfrm>
                            <a:off x="2570" y="580"/>
                            <a:ext cx="722" cy="515"/>
                          </a:xfrm>
                          <a:custGeom>
                            <a:avLst/>
                            <a:gdLst>
                              <a:gd name="T0" fmla="+- 0 2570 2570"/>
                              <a:gd name="T1" fmla="*/ T0 w 722"/>
                              <a:gd name="T2" fmla="+- 0 580 580"/>
                              <a:gd name="T3" fmla="*/ 580 h 515"/>
                              <a:gd name="T4" fmla="+- 0 2714 2570"/>
                              <a:gd name="T5" fmla="*/ T4 w 722"/>
                              <a:gd name="T6" fmla="+- 0 672 580"/>
                              <a:gd name="T7" fmla="*/ 672 h 515"/>
                              <a:gd name="T8" fmla="+- 0 2859 2570"/>
                              <a:gd name="T9" fmla="*/ T8 w 722"/>
                              <a:gd name="T10" fmla="+- 0 813 580"/>
                              <a:gd name="T11" fmla="*/ 813 h 515"/>
                              <a:gd name="T12" fmla="+- 0 3003 2570"/>
                              <a:gd name="T13" fmla="*/ T12 w 722"/>
                              <a:gd name="T14" fmla="+- 0 910 580"/>
                              <a:gd name="T15" fmla="*/ 910 h 515"/>
                              <a:gd name="T16" fmla="+- 0 3148 2570"/>
                              <a:gd name="T17" fmla="*/ T16 w 722"/>
                              <a:gd name="T18" fmla="+- 0 1010 580"/>
                              <a:gd name="T19" fmla="*/ 1010 h 515"/>
                              <a:gd name="T20" fmla="+- 0 3292 2570"/>
                              <a:gd name="T21" fmla="*/ T20 w 722"/>
                              <a:gd name="T22" fmla="+- 0 1095 580"/>
                              <a:gd name="T23" fmla="*/ 1095 h 515"/>
                            </a:gdLst>
                            <a:ahLst/>
                            <a:cxnLst>
                              <a:cxn ang="0">
                                <a:pos x="T1" y="T3"/>
                              </a:cxn>
                              <a:cxn ang="0">
                                <a:pos x="T5" y="T7"/>
                              </a:cxn>
                              <a:cxn ang="0">
                                <a:pos x="T9" y="T11"/>
                              </a:cxn>
                              <a:cxn ang="0">
                                <a:pos x="T13" y="T15"/>
                              </a:cxn>
                              <a:cxn ang="0">
                                <a:pos x="T17" y="T19"/>
                              </a:cxn>
                              <a:cxn ang="0">
                                <a:pos x="T21" y="T23"/>
                              </a:cxn>
                            </a:cxnLst>
                            <a:rect l="0" t="0" r="r" b="b"/>
                            <a:pathLst>
                              <a:path w="722" h="515">
                                <a:moveTo>
                                  <a:pt x="0" y="0"/>
                                </a:moveTo>
                                <a:lnTo>
                                  <a:pt x="144" y="92"/>
                                </a:lnTo>
                                <a:lnTo>
                                  <a:pt x="289" y="233"/>
                                </a:lnTo>
                                <a:lnTo>
                                  <a:pt x="433" y="330"/>
                                </a:lnTo>
                                <a:lnTo>
                                  <a:pt x="578" y="430"/>
                                </a:lnTo>
                                <a:lnTo>
                                  <a:pt x="722" y="515"/>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Freeform 1319"/>
                        <wps:cNvSpPr>
                          <a:spLocks/>
                        </wps:cNvSpPr>
                        <wps:spPr bwMode="auto">
                          <a:xfrm>
                            <a:off x="2570" y="582"/>
                            <a:ext cx="722" cy="553"/>
                          </a:xfrm>
                          <a:custGeom>
                            <a:avLst/>
                            <a:gdLst>
                              <a:gd name="T0" fmla="+- 0 2570 2570"/>
                              <a:gd name="T1" fmla="*/ T0 w 722"/>
                              <a:gd name="T2" fmla="+- 0 582 582"/>
                              <a:gd name="T3" fmla="*/ 582 h 553"/>
                              <a:gd name="T4" fmla="+- 0 2714 2570"/>
                              <a:gd name="T5" fmla="*/ T4 w 722"/>
                              <a:gd name="T6" fmla="+- 0 672 582"/>
                              <a:gd name="T7" fmla="*/ 672 h 553"/>
                              <a:gd name="T8" fmla="+- 0 2859 2570"/>
                              <a:gd name="T9" fmla="*/ T8 w 722"/>
                              <a:gd name="T10" fmla="+- 0 813 582"/>
                              <a:gd name="T11" fmla="*/ 813 h 553"/>
                              <a:gd name="T12" fmla="+- 0 3003 2570"/>
                              <a:gd name="T13" fmla="*/ T12 w 722"/>
                              <a:gd name="T14" fmla="+- 0 932 582"/>
                              <a:gd name="T15" fmla="*/ 932 h 553"/>
                              <a:gd name="T16" fmla="+- 0 3148 2570"/>
                              <a:gd name="T17" fmla="*/ T16 w 722"/>
                              <a:gd name="T18" fmla="+- 0 1026 582"/>
                              <a:gd name="T19" fmla="*/ 1026 h 553"/>
                              <a:gd name="T20" fmla="+- 0 3292 2570"/>
                              <a:gd name="T21" fmla="*/ T20 w 722"/>
                              <a:gd name="T22" fmla="+- 0 1134 582"/>
                              <a:gd name="T23" fmla="*/ 1134 h 553"/>
                            </a:gdLst>
                            <a:ahLst/>
                            <a:cxnLst>
                              <a:cxn ang="0">
                                <a:pos x="T1" y="T3"/>
                              </a:cxn>
                              <a:cxn ang="0">
                                <a:pos x="T5" y="T7"/>
                              </a:cxn>
                              <a:cxn ang="0">
                                <a:pos x="T9" y="T11"/>
                              </a:cxn>
                              <a:cxn ang="0">
                                <a:pos x="T13" y="T15"/>
                              </a:cxn>
                              <a:cxn ang="0">
                                <a:pos x="T17" y="T19"/>
                              </a:cxn>
                              <a:cxn ang="0">
                                <a:pos x="T21" y="T23"/>
                              </a:cxn>
                            </a:cxnLst>
                            <a:rect l="0" t="0" r="r" b="b"/>
                            <a:pathLst>
                              <a:path w="722" h="553">
                                <a:moveTo>
                                  <a:pt x="0" y="0"/>
                                </a:moveTo>
                                <a:lnTo>
                                  <a:pt x="144" y="90"/>
                                </a:lnTo>
                                <a:lnTo>
                                  <a:pt x="289" y="231"/>
                                </a:lnTo>
                                <a:lnTo>
                                  <a:pt x="433" y="350"/>
                                </a:lnTo>
                                <a:lnTo>
                                  <a:pt x="578" y="444"/>
                                </a:lnTo>
                                <a:lnTo>
                                  <a:pt x="722" y="552"/>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 name="Freeform 1318"/>
                        <wps:cNvSpPr>
                          <a:spLocks/>
                        </wps:cNvSpPr>
                        <wps:spPr bwMode="auto">
                          <a:xfrm>
                            <a:off x="2570" y="578"/>
                            <a:ext cx="722" cy="595"/>
                          </a:xfrm>
                          <a:custGeom>
                            <a:avLst/>
                            <a:gdLst>
                              <a:gd name="T0" fmla="+- 0 2570 2570"/>
                              <a:gd name="T1" fmla="*/ T0 w 722"/>
                              <a:gd name="T2" fmla="+- 0 578 578"/>
                              <a:gd name="T3" fmla="*/ 578 h 595"/>
                              <a:gd name="T4" fmla="+- 0 2714 2570"/>
                              <a:gd name="T5" fmla="*/ T4 w 722"/>
                              <a:gd name="T6" fmla="+- 0 685 578"/>
                              <a:gd name="T7" fmla="*/ 685 h 595"/>
                              <a:gd name="T8" fmla="+- 0 2859 2570"/>
                              <a:gd name="T9" fmla="*/ T8 w 722"/>
                              <a:gd name="T10" fmla="+- 0 822 578"/>
                              <a:gd name="T11" fmla="*/ 822 h 595"/>
                              <a:gd name="T12" fmla="+- 0 3003 2570"/>
                              <a:gd name="T13" fmla="*/ T12 w 722"/>
                              <a:gd name="T14" fmla="+- 0 963 578"/>
                              <a:gd name="T15" fmla="*/ 963 h 595"/>
                              <a:gd name="T16" fmla="+- 0 3148 2570"/>
                              <a:gd name="T17" fmla="*/ T16 w 722"/>
                              <a:gd name="T18" fmla="+- 0 1033 578"/>
                              <a:gd name="T19" fmla="*/ 1033 h 595"/>
                              <a:gd name="T20" fmla="+- 0 3292 2570"/>
                              <a:gd name="T21" fmla="*/ T20 w 722"/>
                              <a:gd name="T22" fmla="+- 0 1173 578"/>
                              <a:gd name="T23" fmla="*/ 1173 h 595"/>
                            </a:gdLst>
                            <a:ahLst/>
                            <a:cxnLst>
                              <a:cxn ang="0">
                                <a:pos x="T1" y="T3"/>
                              </a:cxn>
                              <a:cxn ang="0">
                                <a:pos x="T5" y="T7"/>
                              </a:cxn>
                              <a:cxn ang="0">
                                <a:pos x="T9" y="T11"/>
                              </a:cxn>
                              <a:cxn ang="0">
                                <a:pos x="T13" y="T15"/>
                              </a:cxn>
                              <a:cxn ang="0">
                                <a:pos x="T17" y="T19"/>
                              </a:cxn>
                              <a:cxn ang="0">
                                <a:pos x="T21" y="T23"/>
                              </a:cxn>
                            </a:cxnLst>
                            <a:rect l="0" t="0" r="r" b="b"/>
                            <a:pathLst>
                              <a:path w="722" h="595">
                                <a:moveTo>
                                  <a:pt x="0" y="0"/>
                                </a:moveTo>
                                <a:lnTo>
                                  <a:pt x="144" y="107"/>
                                </a:lnTo>
                                <a:lnTo>
                                  <a:pt x="289" y="244"/>
                                </a:lnTo>
                                <a:lnTo>
                                  <a:pt x="433" y="385"/>
                                </a:lnTo>
                                <a:lnTo>
                                  <a:pt x="578" y="455"/>
                                </a:lnTo>
                                <a:lnTo>
                                  <a:pt x="722" y="595"/>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Freeform 1317"/>
                        <wps:cNvSpPr>
                          <a:spLocks/>
                        </wps:cNvSpPr>
                        <wps:spPr bwMode="auto">
                          <a:xfrm>
                            <a:off x="2570" y="576"/>
                            <a:ext cx="722" cy="617"/>
                          </a:xfrm>
                          <a:custGeom>
                            <a:avLst/>
                            <a:gdLst>
                              <a:gd name="T0" fmla="+- 0 2570 2570"/>
                              <a:gd name="T1" fmla="*/ T0 w 722"/>
                              <a:gd name="T2" fmla="+- 0 577 577"/>
                              <a:gd name="T3" fmla="*/ 577 h 617"/>
                              <a:gd name="T4" fmla="+- 0 2714 2570"/>
                              <a:gd name="T5" fmla="*/ T4 w 722"/>
                              <a:gd name="T6" fmla="+- 0 700 577"/>
                              <a:gd name="T7" fmla="*/ 700 h 617"/>
                              <a:gd name="T8" fmla="+- 0 2859 2570"/>
                              <a:gd name="T9" fmla="*/ T8 w 722"/>
                              <a:gd name="T10" fmla="+- 0 842 577"/>
                              <a:gd name="T11" fmla="*/ 842 h 617"/>
                              <a:gd name="T12" fmla="+- 0 3003 2570"/>
                              <a:gd name="T13" fmla="*/ T12 w 722"/>
                              <a:gd name="T14" fmla="+- 0 972 577"/>
                              <a:gd name="T15" fmla="*/ 972 h 617"/>
                              <a:gd name="T16" fmla="+- 0 3148 2570"/>
                              <a:gd name="T17" fmla="*/ T16 w 722"/>
                              <a:gd name="T18" fmla="+- 0 1063 577"/>
                              <a:gd name="T19" fmla="*/ 1063 h 617"/>
                              <a:gd name="T20" fmla="+- 0 3292 2570"/>
                              <a:gd name="T21" fmla="*/ T20 w 722"/>
                              <a:gd name="T22" fmla="+- 0 1193 577"/>
                              <a:gd name="T23" fmla="*/ 1193 h 617"/>
                            </a:gdLst>
                            <a:ahLst/>
                            <a:cxnLst>
                              <a:cxn ang="0">
                                <a:pos x="T1" y="T3"/>
                              </a:cxn>
                              <a:cxn ang="0">
                                <a:pos x="T5" y="T7"/>
                              </a:cxn>
                              <a:cxn ang="0">
                                <a:pos x="T9" y="T11"/>
                              </a:cxn>
                              <a:cxn ang="0">
                                <a:pos x="T13" y="T15"/>
                              </a:cxn>
                              <a:cxn ang="0">
                                <a:pos x="T17" y="T19"/>
                              </a:cxn>
                              <a:cxn ang="0">
                                <a:pos x="T21" y="T23"/>
                              </a:cxn>
                            </a:cxnLst>
                            <a:rect l="0" t="0" r="r" b="b"/>
                            <a:pathLst>
                              <a:path w="722" h="617">
                                <a:moveTo>
                                  <a:pt x="0" y="0"/>
                                </a:moveTo>
                                <a:lnTo>
                                  <a:pt x="144" y="123"/>
                                </a:lnTo>
                                <a:lnTo>
                                  <a:pt x="289" y="265"/>
                                </a:lnTo>
                                <a:lnTo>
                                  <a:pt x="433" y="395"/>
                                </a:lnTo>
                                <a:lnTo>
                                  <a:pt x="578" y="486"/>
                                </a:lnTo>
                                <a:lnTo>
                                  <a:pt x="722" y="616"/>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AutoShape 1316"/>
                        <wps:cNvSpPr>
                          <a:spLocks/>
                        </wps:cNvSpPr>
                        <wps:spPr bwMode="auto">
                          <a:xfrm>
                            <a:off x="2858" y="130"/>
                            <a:ext cx="434" cy="1467"/>
                          </a:xfrm>
                          <a:custGeom>
                            <a:avLst/>
                            <a:gdLst>
                              <a:gd name="T0" fmla="+- 0 2859 2859"/>
                              <a:gd name="T1" fmla="*/ T0 w 434"/>
                              <a:gd name="T2" fmla="+- 0 1597 130"/>
                              <a:gd name="T3" fmla="*/ 1597 h 1467"/>
                              <a:gd name="T4" fmla="+- 0 2859 2859"/>
                              <a:gd name="T5" fmla="*/ T4 w 434"/>
                              <a:gd name="T6" fmla="+- 0 130 130"/>
                              <a:gd name="T7" fmla="*/ 130 h 1467"/>
                              <a:gd name="T8" fmla="+- 0 3292 2859"/>
                              <a:gd name="T9" fmla="*/ T8 w 434"/>
                              <a:gd name="T10" fmla="+- 0 1597 130"/>
                              <a:gd name="T11" fmla="*/ 1597 h 1467"/>
                              <a:gd name="T12" fmla="+- 0 3292 2859"/>
                              <a:gd name="T13" fmla="*/ T12 w 434"/>
                              <a:gd name="T14" fmla="+- 0 130 130"/>
                              <a:gd name="T15" fmla="*/ 130 h 1467"/>
                            </a:gdLst>
                            <a:ahLst/>
                            <a:cxnLst>
                              <a:cxn ang="0">
                                <a:pos x="T1" y="T3"/>
                              </a:cxn>
                              <a:cxn ang="0">
                                <a:pos x="T5" y="T7"/>
                              </a:cxn>
                              <a:cxn ang="0">
                                <a:pos x="T9" y="T11"/>
                              </a:cxn>
                              <a:cxn ang="0">
                                <a:pos x="T13" y="T15"/>
                              </a:cxn>
                            </a:cxnLst>
                            <a:rect l="0" t="0" r="r" b="b"/>
                            <a:pathLst>
                              <a:path w="434" h="1467">
                                <a:moveTo>
                                  <a:pt x="0" y="1467"/>
                                </a:moveTo>
                                <a:lnTo>
                                  <a:pt x="0" y="0"/>
                                </a:lnTo>
                                <a:moveTo>
                                  <a:pt x="433" y="1467"/>
                                </a:moveTo>
                                <a:lnTo>
                                  <a:pt x="433"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Freeform 1315"/>
                        <wps:cNvSpPr>
                          <a:spLocks/>
                        </wps:cNvSpPr>
                        <wps:spPr bwMode="auto">
                          <a:xfrm>
                            <a:off x="2546" y="440"/>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Line 1314"/>
                        <wps:cNvCnPr>
                          <a:cxnSpLocks noChangeShapeType="1"/>
                        </wps:cNvCnPr>
                        <wps:spPr bwMode="auto">
                          <a:xfrm>
                            <a:off x="2570" y="4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Freeform 1313"/>
                        <wps:cNvSpPr>
                          <a:spLocks/>
                        </wps:cNvSpPr>
                        <wps:spPr bwMode="auto">
                          <a:xfrm>
                            <a:off x="2546" y="158"/>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Line 1312"/>
                        <wps:cNvCnPr>
                          <a:cxnSpLocks noChangeShapeType="1"/>
                        </wps:cNvCnPr>
                        <wps:spPr bwMode="auto">
                          <a:xfrm>
                            <a:off x="2570" y="1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Line 1311"/>
                        <wps:cNvCnPr>
                          <a:cxnSpLocks noChangeShapeType="1"/>
                        </wps:cNvCnPr>
                        <wps:spPr bwMode="auto">
                          <a:xfrm>
                            <a:off x="2570" y="1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3" name="Freeform 1310"/>
                        <wps:cNvSpPr>
                          <a:spLocks/>
                        </wps:cNvSpPr>
                        <wps:spPr bwMode="auto">
                          <a:xfrm>
                            <a:off x="3147"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4" name="Line 1309"/>
                        <wps:cNvCnPr>
                          <a:cxnSpLocks noChangeShapeType="1"/>
                        </wps:cNvCnPr>
                        <wps:spPr bwMode="auto">
                          <a:xfrm>
                            <a:off x="3148"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5" name="Freeform 1308"/>
                        <wps:cNvSpPr>
                          <a:spLocks/>
                        </wps:cNvSpPr>
                        <wps:spPr bwMode="auto">
                          <a:xfrm>
                            <a:off x="3436"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 name="Line 1307"/>
                        <wps:cNvCnPr>
                          <a:cxnSpLocks noChangeShapeType="1"/>
                        </wps:cNvCnPr>
                        <wps:spPr bwMode="auto">
                          <a:xfrm>
                            <a:off x="3436"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7" name="Line 1306"/>
                        <wps:cNvCnPr>
                          <a:cxnSpLocks noChangeShapeType="1"/>
                        </wps:cNvCnPr>
                        <wps:spPr bwMode="auto">
                          <a:xfrm>
                            <a:off x="3436" y="1597"/>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38" name="Freeform 1305"/>
                        <wps:cNvSpPr>
                          <a:spLocks/>
                        </wps:cNvSpPr>
                        <wps:spPr bwMode="auto">
                          <a:xfrm>
                            <a:off x="3725"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Line 1304"/>
                        <wps:cNvCnPr>
                          <a:cxnSpLocks noChangeShapeType="1"/>
                        </wps:cNvCnPr>
                        <wps:spPr bwMode="auto">
                          <a:xfrm>
                            <a:off x="3725"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AutoShape 1303"/>
                        <wps:cNvSpPr>
                          <a:spLocks/>
                        </wps:cNvSpPr>
                        <wps:spPr bwMode="auto">
                          <a:xfrm>
                            <a:off x="2570" y="130"/>
                            <a:ext cx="1444" cy="1467"/>
                          </a:xfrm>
                          <a:custGeom>
                            <a:avLst/>
                            <a:gdLst>
                              <a:gd name="T0" fmla="+- 0 4014 2570"/>
                              <a:gd name="T1" fmla="*/ T0 w 1444"/>
                              <a:gd name="T2" fmla="+- 0 1597 130"/>
                              <a:gd name="T3" fmla="*/ 1597 h 1467"/>
                              <a:gd name="T4" fmla="+- 0 4014 2570"/>
                              <a:gd name="T5" fmla="*/ T4 w 1444"/>
                              <a:gd name="T6" fmla="+- 0 130 130"/>
                              <a:gd name="T7" fmla="*/ 130 h 1467"/>
                              <a:gd name="T8" fmla="+- 0 2570 2570"/>
                              <a:gd name="T9" fmla="*/ T8 w 1444"/>
                              <a:gd name="T10" fmla="+- 0 1597 130"/>
                              <a:gd name="T11" fmla="*/ 1597 h 1467"/>
                              <a:gd name="T12" fmla="+- 0 4014 2570"/>
                              <a:gd name="T13" fmla="*/ T12 w 1444"/>
                              <a:gd name="T14" fmla="+- 0 1597 130"/>
                              <a:gd name="T15" fmla="*/ 1597 h 1467"/>
                              <a:gd name="T16" fmla="+- 0 2570 2570"/>
                              <a:gd name="T17" fmla="*/ T16 w 1444"/>
                              <a:gd name="T18" fmla="+- 0 130 130"/>
                              <a:gd name="T19" fmla="*/ 130 h 1467"/>
                              <a:gd name="T20" fmla="+- 0 4014 2570"/>
                              <a:gd name="T21" fmla="*/ T20 w 1444"/>
                              <a:gd name="T22" fmla="+- 0 130 130"/>
                              <a:gd name="T23" fmla="*/ 130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7"/>
                                </a:moveTo>
                                <a:lnTo>
                                  <a:pt x="1444" y="0"/>
                                </a:lnTo>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Freeform 1302"/>
                        <wps:cNvSpPr>
                          <a:spLocks/>
                        </wps:cNvSpPr>
                        <wps:spPr bwMode="auto">
                          <a:xfrm>
                            <a:off x="2570" y="652"/>
                            <a:ext cx="1156" cy="648"/>
                          </a:xfrm>
                          <a:custGeom>
                            <a:avLst/>
                            <a:gdLst>
                              <a:gd name="T0" fmla="+- 0 2570 2570"/>
                              <a:gd name="T1" fmla="*/ T0 w 1156"/>
                              <a:gd name="T2" fmla="+- 0 652 652"/>
                              <a:gd name="T3" fmla="*/ 652 h 648"/>
                              <a:gd name="T4" fmla="+- 0 2714 2570"/>
                              <a:gd name="T5" fmla="*/ T4 w 1156"/>
                              <a:gd name="T6" fmla="+- 0 755 652"/>
                              <a:gd name="T7" fmla="*/ 755 h 648"/>
                              <a:gd name="T8" fmla="+- 0 2859 2570"/>
                              <a:gd name="T9" fmla="*/ T8 w 1156"/>
                              <a:gd name="T10" fmla="+- 0 816 652"/>
                              <a:gd name="T11" fmla="*/ 816 h 648"/>
                              <a:gd name="T12" fmla="+- 0 3003 2570"/>
                              <a:gd name="T13" fmla="*/ T12 w 1156"/>
                              <a:gd name="T14" fmla="+- 0 868 652"/>
                              <a:gd name="T15" fmla="*/ 868 h 648"/>
                              <a:gd name="T16" fmla="+- 0 3148 2570"/>
                              <a:gd name="T17" fmla="*/ T16 w 1156"/>
                              <a:gd name="T18" fmla="+- 0 970 652"/>
                              <a:gd name="T19" fmla="*/ 970 h 648"/>
                              <a:gd name="T20" fmla="+- 0 3292 2570"/>
                              <a:gd name="T21" fmla="*/ T20 w 1156"/>
                              <a:gd name="T22" fmla="+- 0 1040 652"/>
                              <a:gd name="T23" fmla="*/ 1040 h 648"/>
                              <a:gd name="T24" fmla="+- 0 3436 2570"/>
                              <a:gd name="T25" fmla="*/ T24 w 1156"/>
                              <a:gd name="T26" fmla="+- 0 1118 652"/>
                              <a:gd name="T27" fmla="*/ 1118 h 648"/>
                              <a:gd name="T28" fmla="+- 0 3581 2570"/>
                              <a:gd name="T29" fmla="*/ T28 w 1156"/>
                              <a:gd name="T30" fmla="+- 0 1237 652"/>
                              <a:gd name="T31" fmla="*/ 1237 h 648"/>
                              <a:gd name="T32" fmla="+- 0 3725 2570"/>
                              <a:gd name="T33" fmla="*/ T32 w 1156"/>
                              <a:gd name="T34" fmla="+- 0 1300 652"/>
                              <a:gd name="T35" fmla="*/ 130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4" y="103"/>
                                </a:lnTo>
                                <a:lnTo>
                                  <a:pt x="289" y="164"/>
                                </a:lnTo>
                                <a:lnTo>
                                  <a:pt x="433" y="216"/>
                                </a:lnTo>
                                <a:lnTo>
                                  <a:pt x="578" y="318"/>
                                </a:lnTo>
                                <a:lnTo>
                                  <a:pt x="722" y="388"/>
                                </a:lnTo>
                                <a:lnTo>
                                  <a:pt x="866" y="466"/>
                                </a:lnTo>
                                <a:lnTo>
                                  <a:pt x="1011" y="585"/>
                                </a:lnTo>
                                <a:lnTo>
                                  <a:pt x="1155" y="648"/>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D0F1B" id="Group 1301" o:spid="_x0000_s1026" style="position:absolute;margin-left:127.35pt;margin-top:6.4pt;width:73.5pt;height:74.65pt;z-index:15744000;mso-position-horizontal-relative:page" coordorigin="2547,128"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">
                <v:shape id="Freeform 1337" o:spid="_x0000_s1027" style="position:absolute;left:2570;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" path="m,l,23e" fillcolor="black" stroked="f">
                  <v:path arrowok="t" o:connecttype="custom" o:connectlocs="0,1597;0,1620" o:connectangles="0,0"/>
                </v:shape>
                <v:line id="Line 1336" o:spid="_x0000_s1028" style="position:absolute;visibility:visible;mso-wrap-style:square" from="2570,1597" to="257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" strokeweight=".09331mm"/>
                <v:shape id="Freeform 1335" o:spid="_x0000_s1029" style="position:absolute;left:2546;top:156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" path="m23,l,e" fillcolor="black" stroked="f">
                  <v:path arrowok="t" o:connecttype="custom" o:connectlocs="23,0;0,0" o:connectangles="0,0"/>
                </v:shape>
                <v:line id="Line 1334" o:spid="_x0000_s1030" style="position:absolute;visibility:visible;mso-wrap-style:square" from="2570,1568" to="2570,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" strokeweight=".09331mm"/>
                <v:shape id="Freeform 1333" o:spid="_x0000_s1031" style="position:absolute;left:2858;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" path="m,l,23e" fillcolor="black" stroked="f">
                  <v:path arrowok="t" o:connecttype="custom" o:connectlocs="0,1597;0,1620" o:connectangles="0,0"/>
                </v:shape>
                <v:line id="Line 1332" o:spid="_x0000_s1032" style="position:absolute;visibility:visible;mso-wrap-style:square" from="2859,1597" to="2859,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" strokeweight=".09331mm"/>
                <v:shape id="Freeform 1331" o:spid="_x0000_s1033" style="position:absolute;left:2546;top:128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" path="m23,l,e" fillcolor="black" stroked="f">
                  <v:path arrowok="t" o:connecttype="custom" o:connectlocs="23,0;0,0" o:connectangles="0,0"/>
                </v:shape>
                <v:line id="Line 1330" o:spid="_x0000_s1034" style="position:absolute;visibility:visible;mso-wrap-style:square" from="2570,1286" to="2570,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" strokeweight=".09331mm"/>
                <v:shape id="Freeform 1329" o:spid="_x0000_s1035" style="position:absolute;left:2546;top:100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" path="m23,l,e" fillcolor="black" stroked="f">
                  <v:path arrowok="t" o:connecttype="custom" o:connectlocs="23,0;0,0" o:connectangles="0,0"/>
                </v:shape>
                <v:line id="Line 1328" o:spid="_x0000_s1036" style="position:absolute;visibility:visible;mso-wrap-style:square" from="2570,1004" to="2570,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" strokeweight=".09331mm"/>
                <v:shape id="Freeform 1327" o:spid="_x0000_s1037" style="position:absolute;left:2570;top:833;width:722;height:549;visibility:visible;mso-wrap-style:square;v-text-anchor:top" coordsize="72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" path="m,l144,308,289,424r144,60l578,530r144,19e" filled="f" strokecolor="#fdd9b4" strokeweight=".13997mm">
                  <v:path arrowok="t" o:connecttype="custom" o:connectlocs="0,833;144,1141;289,1257;433,1317;578,1363;722,1382" o:connectangles="0,0,0,0,0,0"/>
                </v:shape>
                <v:shape id="Freeform 1326" o:spid="_x0000_s1038" style="position:absolute;left:2546;top:72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" path="m23,l,e" fillcolor="black" stroked="f">
                  <v:path arrowok="t" o:connecttype="custom" o:connectlocs="23,0;0,0" o:connectangles="0,0"/>
                </v:shape>
                <v:line id="Line 1325" o:spid="_x0000_s1039" style="position:absolute;visibility:visible;mso-wrap-style:square" from="2570,722" to="257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" strokeweight=".09331mm"/>
                <v:shape id="Freeform 1324" o:spid="_x0000_s1040" style="position:absolute;left:2570;top:665;width:722;height:553;visibility:visible;mso-wrap-style:square;v-text-anchor:top" coordsize="72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" path="m,l144,275,289,397r144,37l578,501r144,51e" filled="f" strokecolor="#fcab66" strokeweight=".13997mm">
                  <v:path arrowok="t" o:connecttype="custom" o:connectlocs="0,666;144,941;289,1063;433,1100;578,1167;722,1218" o:connectangles="0,0,0,0,0,0"/>
                </v:shape>
                <v:shape id="Freeform 1323" o:spid="_x0000_s1041" style="position:absolute;left:2570;top:616;width:722;height:515;visibility:visible;mso-wrap-style:square;v-text-anchor:top" coordsize="72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" path="m,l144,204,289,313r144,38l578,450r144,65e" filled="f" strokecolor="#f57723" strokeweight=".13997mm">
                  <v:path arrowok="t" o:connecttype="custom" o:connectlocs="0,616;144,820;289,929;433,967;578,1066;722,1131" o:connectangles="0,0,0,0,0,0"/>
                </v:shape>
                <v:shape id="Freeform 1322" o:spid="_x0000_s1042" style="position:absolute;left:2570;top:589;width:722;height:496;visibility:visible;mso-wrap-style:square;v-text-anchor:top" coordsize="72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" path="m,l144,159,289,263r144,44l578,403r144,92e" filled="f" strokecolor="#d04401" strokeweight=".13997mm">
                  <v:path arrowok="t" o:connecttype="custom" o:connectlocs="0,590;144,749;289,853;433,897;578,993;722,1085" o:connectangles="0,0,0,0,0,0"/>
                </v:shape>
                <v:shape id="Freeform 1321" o:spid="_x0000_s1043" style="position:absolute;left:2570;top:587;width:722;height:511;visibility:visible;mso-wrap-style:square;v-text-anchor:top" coordsize="72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" path="m,l144,111,289,232r144,50l578,396,722,511e" filled="f" strokecolor="#073c7d" strokeweight=".13997mm">
                  <v:path arrowok="t" o:connecttype="custom" o:connectlocs="0,588;144,699;289,820;433,870;578,984;722,1099" o:connectangles="0,0,0,0,0,0"/>
                </v:shape>
                <v:shape id="Freeform 1320" o:spid="_x0000_s1044" style="position:absolute;left:2570;top:580;width:722;height:515;visibility:visible;mso-wrap-style:square;v-text-anchor:top" coordsize="72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" path="m,l144,92,289,233r144,97l578,430r144,85e" filled="f" strokecolor="#1e6db2" strokeweight=".13997mm">
                  <v:path arrowok="t" o:connecttype="custom" o:connectlocs="0,580;144,672;289,813;433,910;578,1010;722,1095" o:connectangles="0,0,0,0,0,0"/>
                </v:shape>
                <v:shape id="Freeform 1319" o:spid="_x0000_s1045" style="position:absolute;left:2570;top:582;width:722;height:553;visibility:visible;mso-wrap-style:square;v-text-anchor:top" coordsize="72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" path="m,l144,90,289,231,433,350r145,94l722,552e" filled="f" strokecolor="#529dcc" strokeweight=".13997mm">
                  <v:path arrowok="t" o:connecttype="custom" o:connectlocs="0,582;144,672;289,813;433,932;578,1026;722,1134" o:connectangles="0,0,0,0,0,0"/>
                </v:shape>
                <v:shape id="Freeform 1318" o:spid="_x0000_s1046" style="position:absolute;left:2570;top:578;width:722;height:595;visibility:visible;mso-wrap-style:square;v-text-anchor:top" coordsize="72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" path="m,l144,107,289,244,433,385r145,70l722,595e" filled="f" strokecolor="#99c7e0" strokeweight=".13997mm">
                  <v:path arrowok="t" o:connecttype="custom" o:connectlocs="0,578;144,685;289,822;433,963;578,1033;722,1173" o:connectangles="0,0,0,0,0,0"/>
                </v:shape>
                <v:shape id="Freeform 1317" o:spid="_x0000_s1047" style="position:absolute;left:2570;top:576;width:722;height:617;visibility:visible;mso-wrap-style:square;v-text-anchor:top" coordsize="72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" path="m,l144,123,289,265,433,395r145,91l722,616e" filled="f" strokecolor="#d0e1f2" strokeweight=".13997mm">
                  <v:path arrowok="t" o:connecttype="custom" o:connectlocs="0,577;144,700;289,842;433,972;578,1063;722,1193" o:connectangles="0,0,0,0,0,0"/>
                </v:shape>
                <v:shape id="AutoShape 1316" o:spid="_x0000_s1048" style="position:absolute;left:2858;top:130;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" path="m,1467l,m433,1467l433,e" filled="f" strokeweight=".06997mm">
                  <v:stroke dashstyle="1 1"/>
                  <v:path arrowok="t" o:connecttype="custom" o:connectlocs="0,1597;0,130;433,1597;433,130" o:connectangles="0,0,0,0"/>
                </v:shape>
                <v:shape id="Freeform 1315" o:spid="_x0000_s1049" style="position:absolute;left:2546;top:44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" path="m23,l,e" fillcolor="black" stroked="f">
                  <v:path arrowok="t" o:connecttype="custom" o:connectlocs="23,0;0,0" o:connectangles="0,0"/>
                </v:shape>
                <v:line id="Line 1314" o:spid="_x0000_s1050" style="position:absolute;visibility:visible;mso-wrap-style:square" from="2570,440" to="257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" strokeweight=".09331mm"/>
                <v:shape id="Freeform 1313" o:spid="_x0000_s1051" style="position:absolute;left:2546;top:15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" path="m23,l,e" fillcolor="black" stroked="f">
                  <v:path arrowok="t" o:connecttype="custom" o:connectlocs="23,0;0,0" o:connectangles="0,0"/>
                </v:shape>
                <v:line id="Line 1312" o:spid="_x0000_s1052" style="position:absolute;visibility:visible;mso-wrap-style:square" from="2570,158" to="257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" strokeweight=".09331mm"/>
                <v:line id="Line 1311" o:spid="_x0000_s1053" style="position:absolute;visibility:visible;mso-wrap-style:square" from="2570,1597" to="2570,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" strokeweight=".09331mm"/>
                <v:shape id="Freeform 1310" o:spid="_x0000_s1054" style="position:absolute;left:3147;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" path="m,l,23e" fillcolor="black" stroked="f">
                  <v:path arrowok="t" o:connecttype="custom" o:connectlocs="0,1597;0,1620" o:connectangles="0,0"/>
                </v:shape>
                <v:line id="Line 1309" o:spid="_x0000_s1055" style="position:absolute;visibility:visible;mso-wrap-style:square" from="3148,1597" to="3148,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" strokeweight=".09331mm"/>
                <v:shape id="Freeform 1308" o:spid="_x0000_s1056" style="position:absolute;left:3436;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" path="m,l,23e" fillcolor="black" stroked="f">
                  <v:path arrowok="t" o:connecttype="custom" o:connectlocs="0,1597;0,1620" o:connectangles="0,0"/>
                </v:shape>
                <v:line id="Line 1307" o:spid="_x0000_s1057" style="position:absolute;visibility:visible;mso-wrap-style:square" from="3436,1597" to="3436,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" strokeweight=".09331mm"/>
                <v:line id="Line 1306" o:spid="_x0000_s1058" style="position:absolute;visibility:visible;mso-wrap-style:square" from="3436,1597" to="3436,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" strokeweight=".06997mm">
                  <v:stroke dashstyle="1 1"/>
                </v:line>
                <v:shape id="Freeform 1305" o:spid="_x0000_s1059" style="position:absolute;left:3725;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" path="m,l,23e" fillcolor="black" stroked="f">
                  <v:path arrowok="t" o:connecttype="custom" o:connectlocs="0,1597;0,1620" o:connectangles="0,0"/>
                </v:shape>
                <v:line id="Line 1304" o:spid="_x0000_s1060" style="position:absolute;visibility:visible;mso-wrap-style:square" from="3725,1597" to="3725,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" strokeweight=".09331mm"/>
                <v:shape id="AutoShape 1303" o:spid="_x0000_s1061" style="position:absolute;left:2570;top:130;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" path="m1444,1467l1444,m,1467r1444,m,l1444,e" filled="f" strokeweight=".09331mm">
                  <v:path arrowok="t" o:connecttype="custom" o:connectlocs="1444,1597;1444,130;0,1597;1444,1597;0,130;1444,130" o:connectangles="0,0,0,0,0,0"/>
                </v:shape>
                <v:shape id="Freeform 1302" o:spid="_x0000_s1062" style="position:absolute;left:2570;top:652;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" path="m,l144,103r145,61l433,216,578,318r144,70l866,466r145,119l1155,648e" filled="f" strokeweight=".16797mm">
                  <v:path arrowok="t" o:connecttype="custom" o:connectlocs="0,652;144,755;289,816;433,868;578,970;722,1040;866,1118;1011,1237;1155,1300" o:connectangles="0,0,0,0,0,0,0,0,0"/>
                </v:shape>
                <w10:wrap anchorx="page"/>
              </v:group>
            </w:pict>
          </mc:Fallback>
        </mc:AlternateContent>
      </w:r>
      <w:r>
        <w:rPr>
          <w:noProof/>
        </w:rPr>
        <mc:AlternateContent>
          <mc:Choice Requires="wps">
            <w:drawing>
              <wp:anchor distT="0" distB="0" distL="114300" distR="114300" simplePos="0" relativeHeight="15751168" behindDoc="0" locked="0" layoutInCell="1" allowOverlap="1" wp14:anchorId="503AC275" wp14:editId="6DD01DF2">
                <wp:simplePos x="0" y="0"/>
                <wp:positionH relativeFrom="page">
                  <wp:posOffset>1762125</wp:posOffset>
                </wp:positionH>
                <wp:positionV relativeFrom="paragraph">
                  <wp:posOffset>87630</wp:posOffset>
                </wp:positionV>
                <wp:extent cx="62865" cy="242570"/>
                <wp:effectExtent l="0" t="0" r="0" b="0"/>
                <wp:wrapNone/>
                <wp:docPr id="1304" name="Text Box 1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25E56" w14:textId="77777777" w:rsidR="00E749F9" w:rsidRDefault="00E749F9">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AC275" id="Text Box 1300" o:spid="_x0000_s1132" type="#_x0000_t202" style="position:absolute;left:0;text-align:left;margin-left:138.75pt;margin-top:6.9pt;width:4.95pt;height:19.1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" filled="f" stroked="f">
                <v:textbox style="layout-flow:vertical;mso-layout-flow-alt:bottom-to-top" inset="0,0,0,0">
                  <w:txbxContent>
                    <w:p w14:paraId="14E25E56" w14:textId="77777777" w:rsidR="00E749F9" w:rsidRDefault="00E749F9">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v:textbox>
                <w10:wrap anchorx="page"/>
              </v:shape>
            </w:pict>
          </mc:Fallback>
        </mc:AlternateContent>
      </w:r>
      <w:r>
        <w:rPr>
          <w:noProof/>
        </w:rPr>
        <mc:AlternateContent>
          <mc:Choice Requires="wps">
            <w:drawing>
              <wp:anchor distT="0" distB="0" distL="114300" distR="114300" simplePos="0" relativeHeight="15751680" behindDoc="0" locked="0" layoutInCell="1" allowOverlap="1" wp14:anchorId="7942D9B8" wp14:editId="451A721C">
                <wp:simplePos x="0" y="0"/>
                <wp:positionH relativeFrom="page">
                  <wp:posOffset>2037080</wp:posOffset>
                </wp:positionH>
                <wp:positionV relativeFrom="paragraph">
                  <wp:posOffset>88265</wp:posOffset>
                </wp:positionV>
                <wp:extent cx="62865" cy="207010"/>
                <wp:effectExtent l="0" t="0" r="0" b="0"/>
                <wp:wrapNone/>
                <wp:docPr id="1303"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CB5BE" w14:textId="77777777" w:rsidR="00E749F9" w:rsidRDefault="00E749F9">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2D9B8" id="Text Box 1299" o:spid="_x0000_s1133" type="#_x0000_t202" style="position:absolute;left:0;text-align:left;margin-left:160.4pt;margin-top:6.95pt;width:4.95pt;height:16.3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1hfswIAALg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" filled="f" stroked="f">
                <v:textbox style="layout-flow:vertical;mso-layout-flow-alt:bottom-to-top" inset="0,0,0,0">
                  <w:txbxContent>
                    <w:p w14:paraId="692CB5BE" w14:textId="77777777" w:rsidR="00E749F9" w:rsidRDefault="00E749F9">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v:textbox>
                <w10:wrap anchorx="page"/>
              </v:shape>
            </w:pict>
          </mc:Fallback>
        </mc:AlternateContent>
      </w:r>
      <w:r>
        <w:rPr>
          <w:noProof/>
        </w:rPr>
        <mc:AlternateContent>
          <mc:Choice Requires="wps">
            <w:drawing>
              <wp:anchor distT="0" distB="0" distL="114300" distR="114300" simplePos="0" relativeHeight="15752192" behindDoc="0" locked="0" layoutInCell="1" allowOverlap="1" wp14:anchorId="14A7522C" wp14:editId="79689166">
                <wp:simplePos x="0" y="0"/>
                <wp:positionH relativeFrom="page">
                  <wp:posOffset>2128520</wp:posOffset>
                </wp:positionH>
                <wp:positionV relativeFrom="paragraph">
                  <wp:posOffset>88265</wp:posOffset>
                </wp:positionV>
                <wp:extent cx="62865" cy="224155"/>
                <wp:effectExtent l="0" t="0" r="0" b="0"/>
                <wp:wrapNone/>
                <wp:docPr id="1302" name="Text Box 1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A852B" w14:textId="77777777" w:rsidR="00E749F9" w:rsidRDefault="00E749F9">
                            <w:pPr>
                              <w:spacing w:before="10"/>
                              <w:ind w:left="20"/>
                              <w:rPr>
                                <w:rFonts w:ascii="Verdana"/>
                                <w:sz w:val="6"/>
                              </w:rPr>
                            </w:pPr>
                            <w:r>
                              <w:rPr>
                                <w:rFonts w:ascii="Verdana"/>
                                <w:w w:val="110"/>
                                <w:sz w:val="6"/>
                              </w:rPr>
                              <w:t>end 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7522C" id="Text Box 1298" o:spid="_x0000_s1134" type="#_x0000_t202" style="position:absolute;left:0;text-align:left;margin-left:167.6pt;margin-top:6.95pt;width:4.95pt;height:17.6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" filled="f" stroked="f">
                <v:textbox style="layout-flow:vertical;mso-layout-flow-alt:bottom-to-top" inset="0,0,0,0">
                  <w:txbxContent>
                    <w:p w14:paraId="406A852B" w14:textId="77777777" w:rsidR="00E749F9" w:rsidRDefault="00E749F9">
                      <w:pPr>
                        <w:spacing w:before="10"/>
                        <w:ind w:left="20"/>
                        <w:rPr>
                          <w:rFonts w:ascii="Verdana"/>
                          <w:sz w:val="6"/>
                        </w:rPr>
                      </w:pPr>
                      <w:r>
                        <w:rPr>
                          <w:rFonts w:ascii="Verdana"/>
                          <w:w w:val="110"/>
                          <w:sz w:val="6"/>
                        </w:rPr>
                        <w:t>end DWD</w:t>
                      </w:r>
                    </w:p>
                  </w:txbxContent>
                </v:textbox>
                <w10:wrap anchorx="page"/>
              </v:shape>
            </w:pict>
          </mc:Fallback>
        </mc:AlternateContent>
      </w:r>
      <w:r w:rsidR="00462487">
        <w:rPr>
          <w:rFonts w:ascii="Verdana"/>
          <w:w w:val="115"/>
          <w:sz w:val="9"/>
        </w:rPr>
        <w:t>COS</w:t>
      </w:r>
    </w:p>
    <w:p w14:paraId="1FCD0024" w14:textId="77777777" w:rsidR="00E2709D" w:rsidRDefault="00462487">
      <w:pPr>
        <w:pStyle w:val="BodyText"/>
        <w:spacing w:before="5"/>
        <w:rPr>
          <w:rFonts w:ascii="Verdana"/>
          <w:sz w:val="7"/>
        </w:rPr>
      </w:pPr>
      <w:r>
        <w:br w:type="column"/>
      </w:r>
    </w:p>
    <w:p w14:paraId="168B1DBA" w14:textId="532E250C" w:rsidR="00E2709D" w:rsidRDefault="00285D5B">
      <w:pPr>
        <w:ind w:right="38"/>
        <w:jc w:val="right"/>
        <w:rPr>
          <w:rFonts w:ascii="Verdana"/>
          <w:sz w:val="9"/>
        </w:rPr>
      </w:pPr>
      <w:r>
        <w:rPr>
          <w:noProof/>
        </w:rPr>
        <mc:AlternateContent>
          <mc:Choice Requires="wpg">
            <w:drawing>
              <wp:anchor distT="0" distB="0" distL="114300" distR="114300" simplePos="0" relativeHeight="15744512" behindDoc="0" locked="0" layoutInCell="1" allowOverlap="1" wp14:anchorId="72080BDE" wp14:editId="70890267">
                <wp:simplePos x="0" y="0"/>
                <wp:positionH relativeFrom="page">
                  <wp:posOffset>2717800</wp:posOffset>
                </wp:positionH>
                <wp:positionV relativeFrom="paragraph">
                  <wp:posOffset>81280</wp:posOffset>
                </wp:positionV>
                <wp:extent cx="933450" cy="948055"/>
                <wp:effectExtent l="0" t="0" r="0" b="0"/>
                <wp:wrapNone/>
                <wp:docPr id="1265" name="Group 1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4280" y="128"/>
                          <a:chExt cx="1470" cy="1493"/>
                        </a:xfrm>
                      </wpg:grpSpPr>
                      <wps:wsp>
                        <wps:cNvPr id="1266" name="Freeform 1297"/>
                        <wps:cNvSpPr>
                          <a:spLocks/>
                        </wps:cNvSpPr>
                        <wps:spPr bwMode="auto">
                          <a:xfrm>
                            <a:off x="4302"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 name="Line 1296"/>
                        <wps:cNvCnPr>
                          <a:cxnSpLocks noChangeShapeType="1"/>
                        </wps:cNvCnPr>
                        <wps:spPr bwMode="auto">
                          <a:xfrm>
                            <a:off x="4303"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8" name="Freeform 1295"/>
                        <wps:cNvSpPr>
                          <a:spLocks/>
                        </wps:cNvSpPr>
                        <wps:spPr bwMode="auto">
                          <a:xfrm>
                            <a:off x="4279" y="1568"/>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 name="Line 1294"/>
                        <wps:cNvCnPr>
                          <a:cxnSpLocks noChangeShapeType="1"/>
                        </wps:cNvCnPr>
                        <wps:spPr bwMode="auto">
                          <a:xfrm>
                            <a:off x="4303" y="15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0" name="Freeform 1293"/>
                        <wps:cNvSpPr>
                          <a:spLocks/>
                        </wps:cNvSpPr>
                        <wps:spPr bwMode="auto">
                          <a:xfrm>
                            <a:off x="4591"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 name="Line 1292"/>
                        <wps:cNvCnPr>
                          <a:cxnSpLocks noChangeShapeType="1"/>
                        </wps:cNvCnPr>
                        <wps:spPr bwMode="auto">
                          <a:xfrm>
                            <a:off x="4591"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2" name="Freeform 1291"/>
                        <wps:cNvSpPr>
                          <a:spLocks/>
                        </wps:cNvSpPr>
                        <wps:spPr bwMode="auto">
                          <a:xfrm>
                            <a:off x="4279" y="1286"/>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Line 1290"/>
                        <wps:cNvCnPr>
                          <a:cxnSpLocks noChangeShapeType="1"/>
                        </wps:cNvCnPr>
                        <wps:spPr bwMode="auto">
                          <a:xfrm>
                            <a:off x="4303" y="12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4" name="Freeform 1289"/>
                        <wps:cNvSpPr>
                          <a:spLocks/>
                        </wps:cNvSpPr>
                        <wps:spPr bwMode="auto">
                          <a:xfrm>
                            <a:off x="4279" y="1004"/>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Line 1288"/>
                        <wps:cNvCnPr>
                          <a:cxnSpLocks noChangeShapeType="1"/>
                        </wps:cNvCnPr>
                        <wps:spPr bwMode="auto">
                          <a:xfrm>
                            <a:off x="4303" y="10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6" name="Freeform 1287"/>
                        <wps:cNvSpPr>
                          <a:spLocks/>
                        </wps:cNvSpPr>
                        <wps:spPr bwMode="auto">
                          <a:xfrm>
                            <a:off x="4279" y="722"/>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 name="Line 1286"/>
                        <wps:cNvCnPr>
                          <a:cxnSpLocks noChangeShapeType="1"/>
                        </wps:cNvCnPr>
                        <wps:spPr bwMode="auto">
                          <a:xfrm>
                            <a:off x="4303" y="7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8" name="Freeform 1285"/>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9" name="Freeform 1284"/>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Freeform 1283"/>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Freeform 1282"/>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Freeform 1281"/>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Freeform 1280"/>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Freeform 1279"/>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 name="Freeform 1278"/>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Freeform 1277"/>
                        <wps:cNvSpPr>
                          <a:spLocks/>
                        </wps:cNvSpPr>
                        <wps:spPr bwMode="auto">
                          <a:xfrm>
                            <a:off x="4302" y="656"/>
                            <a:ext cx="867" cy="625"/>
                          </a:xfrm>
                          <a:custGeom>
                            <a:avLst/>
                            <a:gdLst>
                              <a:gd name="T0" fmla="+- 0 4303 4303"/>
                              <a:gd name="T1" fmla="*/ T0 w 867"/>
                              <a:gd name="T2" fmla="+- 0 656 656"/>
                              <a:gd name="T3" fmla="*/ 656 h 625"/>
                              <a:gd name="T4" fmla="+- 0 4447 4303"/>
                              <a:gd name="T5" fmla="*/ T4 w 867"/>
                              <a:gd name="T6" fmla="+- 0 872 656"/>
                              <a:gd name="T7" fmla="*/ 872 h 625"/>
                              <a:gd name="T8" fmla="+- 0 4591 4303"/>
                              <a:gd name="T9" fmla="*/ T8 w 867"/>
                              <a:gd name="T10" fmla="+- 0 969 656"/>
                              <a:gd name="T11" fmla="*/ 969 h 625"/>
                              <a:gd name="T12" fmla="+- 0 4736 4303"/>
                              <a:gd name="T13" fmla="*/ T12 w 867"/>
                              <a:gd name="T14" fmla="+- 0 1057 656"/>
                              <a:gd name="T15" fmla="*/ 1057 h 625"/>
                              <a:gd name="T16" fmla="+- 0 4880 4303"/>
                              <a:gd name="T17" fmla="*/ T16 w 867"/>
                              <a:gd name="T18" fmla="+- 0 1157 656"/>
                              <a:gd name="T19" fmla="*/ 1157 h 625"/>
                              <a:gd name="T20" fmla="+- 0 5025 4303"/>
                              <a:gd name="T21" fmla="*/ T20 w 867"/>
                              <a:gd name="T22" fmla="+- 0 1199 656"/>
                              <a:gd name="T23" fmla="*/ 1199 h 625"/>
                              <a:gd name="T24" fmla="+- 0 5169 4303"/>
                              <a:gd name="T25" fmla="*/ T24 w 867"/>
                              <a:gd name="T26" fmla="+- 0 1281 656"/>
                              <a:gd name="T27" fmla="*/ 1281 h 625"/>
                            </a:gdLst>
                            <a:ahLst/>
                            <a:cxnLst>
                              <a:cxn ang="0">
                                <a:pos x="T1" y="T3"/>
                              </a:cxn>
                              <a:cxn ang="0">
                                <a:pos x="T5" y="T7"/>
                              </a:cxn>
                              <a:cxn ang="0">
                                <a:pos x="T9" y="T11"/>
                              </a:cxn>
                              <a:cxn ang="0">
                                <a:pos x="T13" y="T15"/>
                              </a:cxn>
                              <a:cxn ang="0">
                                <a:pos x="T17" y="T19"/>
                              </a:cxn>
                              <a:cxn ang="0">
                                <a:pos x="T21" y="T23"/>
                              </a:cxn>
                              <a:cxn ang="0">
                                <a:pos x="T25" y="T27"/>
                              </a:cxn>
                            </a:cxnLst>
                            <a:rect l="0" t="0" r="r" b="b"/>
                            <a:pathLst>
                              <a:path w="867" h="625">
                                <a:moveTo>
                                  <a:pt x="0" y="0"/>
                                </a:moveTo>
                                <a:lnTo>
                                  <a:pt x="144" y="216"/>
                                </a:lnTo>
                                <a:lnTo>
                                  <a:pt x="288" y="313"/>
                                </a:lnTo>
                                <a:lnTo>
                                  <a:pt x="433" y="401"/>
                                </a:lnTo>
                                <a:lnTo>
                                  <a:pt x="577" y="501"/>
                                </a:lnTo>
                                <a:lnTo>
                                  <a:pt x="722" y="543"/>
                                </a:lnTo>
                                <a:lnTo>
                                  <a:pt x="866" y="625"/>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AutoShape 1276"/>
                        <wps:cNvSpPr>
                          <a:spLocks/>
                        </wps:cNvSpPr>
                        <wps:spPr bwMode="auto">
                          <a:xfrm>
                            <a:off x="4591" y="130"/>
                            <a:ext cx="434" cy="1467"/>
                          </a:xfrm>
                          <a:custGeom>
                            <a:avLst/>
                            <a:gdLst>
                              <a:gd name="T0" fmla="+- 0 4591 4591"/>
                              <a:gd name="T1" fmla="*/ T0 w 434"/>
                              <a:gd name="T2" fmla="+- 0 1597 130"/>
                              <a:gd name="T3" fmla="*/ 1597 h 1467"/>
                              <a:gd name="T4" fmla="+- 0 4591 4591"/>
                              <a:gd name="T5" fmla="*/ T4 w 434"/>
                              <a:gd name="T6" fmla="+- 0 130 130"/>
                              <a:gd name="T7" fmla="*/ 130 h 1467"/>
                              <a:gd name="T8" fmla="+- 0 5025 4591"/>
                              <a:gd name="T9" fmla="*/ T8 w 434"/>
                              <a:gd name="T10" fmla="+- 0 1597 130"/>
                              <a:gd name="T11" fmla="*/ 1597 h 1467"/>
                              <a:gd name="T12" fmla="+- 0 5025 4591"/>
                              <a:gd name="T13" fmla="*/ T12 w 434"/>
                              <a:gd name="T14" fmla="+- 0 130 130"/>
                              <a:gd name="T15" fmla="*/ 130 h 1467"/>
                            </a:gdLst>
                            <a:ahLst/>
                            <a:cxnLst>
                              <a:cxn ang="0">
                                <a:pos x="T1" y="T3"/>
                              </a:cxn>
                              <a:cxn ang="0">
                                <a:pos x="T5" y="T7"/>
                              </a:cxn>
                              <a:cxn ang="0">
                                <a:pos x="T9" y="T11"/>
                              </a:cxn>
                              <a:cxn ang="0">
                                <a:pos x="T13" y="T15"/>
                              </a:cxn>
                            </a:cxnLst>
                            <a:rect l="0" t="0" r="r" b="b"/>
                            <a:pathLst>
                              <a:path w="434" h="1467">
                                <a:moveTo>
                                  <a:pt x="0" y="1467"/>
                                </a:moveTo>
                                <a:lnTo>
                                  <a:pt x="0" y="0"/>
                                </a:lnTo>
                                <a:moveTo>
                                  <a:pt x="434" y="1467"/>
                                </a:moveTo>
                                <a:lnTo>
                                  <a:pt x="434"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Freeform 1275"/>
                        <wps:cNvSpPr>
                          <a:spLocks/>
                        </wps:cNvSpPr>
                        <wps:spPr bwMode="auto">
                          <a:xfrm>
                            <a:off x="5169"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 name="Line 1274"/>
                        <wps:cNvCnPr>
                          <a:cxnSpLocks noChangeShapeType="1"/>
                        </wps:cNvCnPr>
                        <wps:spPr bwMode="auto">
                          <a:xfrm>
                            <a:off x="5169"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0" name="Line 1273"/>
                        <wps:cNvCnPr>
                          <a:cxnSpLocks noChangeShapeType="1"/>
                        </wps:cNvCnPr>
                        <wps:spPr bwMode="auto">
                          <a:xfrm>
                            <a:off x="5169" y="1597"/>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91" name="Freeform 1272"/>
                        <wps:cNvSpPr>
                          <a:spLocks/>
                        </wps:cNvSpPr>
                        <wps:spPr bwMode="auto">
                          <a:xfrm>
                            <a:off x="4279" y="440"/>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2" name="Line 1271"/>
                        <wps:cNvCnPr>
                          <a:cxnSpLocks noChangeShapeType="1"/>
                        </wps:cNvCnPr>
                        <wps:spPr bwMode="auto">
                          <a:xfrm>
                            <a:off x="4303" y="4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3" name="Freeform 1270"/>
                        <wps:cNvSpPr>
                          <a:spLocks/>
                        </wps:cNvSpPr>
                        <wps:spPr bwMode="auto">
                          <a:xfrm>
                            <a:off x="4279" y="158"/>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4" name="Line 1269"/>
                        <wps:cNvCnPr>
                          <a:cxnSpLocks noChangeShapeType="1"/>
                        </wps:cNvCnPr>
                        <wps:spPr bwMode="auto">
                          <a:xfrm>
                            <a:off x="4303" y="1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5" name="Line 1268"/>
                        <wps:cNvCnPr>
                          <a:cxnSpLocks noChangeShapeType="1"/>
                        </wps:cNvCnPr>
                        <wps:spPr bwMode="auto">
                          <a:xfrm>
                            <a:off x="4303" y="1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6" name="Freeform 1267"/>
                        <wps:cNvSpPr>
                          <a:spLocks/>
                        </wps:cNvSpPr>
                        <wps:spPr bwMode="auto">
                          <a:xfrm>
                            <a:off x="4880"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 name="Line 1266"/>
                        <wps:cNvCnPr>
                          <a:cxnSpLocks noChangeShapeType="1"/>
                        </wps:cNvCnPr>
                        <wps:spPr bwMode="auto">
                          <a:xfrm>
                            <a:off x="4880"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8" name="Freeform 1265"/>
                        <wps:cNvSpPr>
                          <a:spLocks/>
                        </wps:cNvSpPr>
                        <wps:spPr bwMode="auto">
                          <a:xfrm>
                            <a:off x="5457"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9" name="Line 1264"/>
                        <wps:cNvCnPr>
                          <a:cxnSpLocks noChangeShapeType="1"/>
                        </wps:cNvCnPr>
                        <wps:spPr bwMode="auto">
                          <a:xfrm>
                            <a:off x="5458"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0" name="AutoShape 1263"/>
                        <wps:cNvSpPr>
                          <a:spLocks/>
                        </wps:cNvSpPr>
                        <wps:spPr bwMode="auto">
                          <a:xfrm>
                            <a:off x="4302" y="130"/>
                            <a:ext cx="1444" cy="1467"/>
                          </a:xfrm>
                          <a:custGeom>
                            <a:avLst/>
                            <a:gdLst>
                              <a:gd name="T0" fmla="+- 0 5747 4303"/>
                              <a:gd name="T1" fmla="*/ T0 w 1444"/>
                              <a:gd name="T2" fmla="+- 0 1597 130"/>
                              <a:gd name="T3" fmla="*/ 1597 h 1467"/>
                              <a:gd name="T4" fmla="+- 0 5747 4303"/>
                              <a:gd name="T5" fmla="*/ T4 w 1444"/>
                              <a:gd name="T6" fmla="+- 0 130 130"/>
                              <a:gd name="T7" fmla="*/ 130 h 1467"/>
                              <a:gd name="T8" fmla="+- 0 4303 4303"/>
                              <a:gd name="T9" fmla="*/ T8 w 1444"/>
                              <a:gd name="T10" fmla="+- 0 1597 130"/>
                              <a:gd name="T11" fmla="*/ 1597 h 1467"/>
                              <a:gd name="T12" fmla="+- 0 5747 4303"/>
                              <a:gd name="T13" fmla="*/ T12 w 1444"/>
                              <a:gd name="T14" fmla="+- 0 1597 130"/>
                              <a:gd name="T15" fmla="*/ 1597 h 1467"/>
                              <a:gd name="T16" fmla="+- 0 4303 4303"/>
                              <a:gd name="T17" fmla="*/ T16 w 1444"/>
                              <a:gd name="T18" fmla="+- 0 130 130"/>
                              <a:gd name="T19" fmla="*/ 130 h 1467"/>
                              <a:gd name="T20" fmla="+- 0 5747 4303"/>
                              <a:gd name="T21" fmla="*/ T20 w 1444"/>
                              <a:gd name="T22" fmla="+- 0 130 130"/>
                              <a:gd name="T23" fmla="*/ 130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7"/>
                                </a:moveTo>
                                <a:lnTo>
                                  <a:pt x="1444" y="0"/>
                                </a:lnTo>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 name="Freeform 1262"/>
                        <wps:cNvSpPr>
                          <a:spLocks/>
                        </wps:cNvSpPr>
                        <wps:spPr bwMode="auto">
                          <a:xfrm>
                            <a:off x="4302" y="652"/>
                            <a:ext cx="1156" cy="648"/>
                          </a:xfrm>
                          <a:custGeom>
                            <a:avLst/>
                            <a:gdLst>
                              <a:gd name="T0" fmla="+- 0 4303 4303"/>
                              <a:gd name="T1" fmla="*/ T0 w 1156"/>
                              <a:gd name="T2" fmla="+- 0 652 652"/>
                              <a:gd name="T3" fmla="*/ 652 h 648"/>
                              <a:gd name="T4" fmla="+- 0 4447 4303"/>
                              <a:gd name="T5" fmla="*/ T4 w 1156"/>
                              <a:gd name="T6" fmla="+- 0 755 652"/>
                              <a:gd name="T7" fmla="*/ 755 h 648"/>
                              <a:gd name="T8" fmla="+- 0 4591 4303"/>
                              <a:gd name="T9" fmla="*/ T8 w 1156"/>
                              <a:gd name="T10" fmla="+- 0 816 652"/>
                              <a:gd name="T11" fmla="*/ 816 h 648"/>
                              <a:gd name="T12" fmla="+- 0 4736 4303"/>
                              <a:gd name="T13" fmla="*/ T12 w 1156"/>
                              <a:gd name="T14" fmla="+- 0 868 652"/>
                              <a:gd name="T15" fmla="*/ 868 h 648"/>
                              <a:gd name="T16" fmla="+- 0 4880 4303"/>
                              <a:gd name="T17" fmla="*/ T16 w 1156"/>
                              <a:gd name="T18" fmla="+- 0 970 652"/>
                              <a:gd name="T19" fmla="*/ 970 h 648"/>
                              <a:gd name="T20" fmla="+- 0 5025 4303"/>
                              <a:gd name="T21" fmla="*/ T20 w 1156"/>
                              <a:gd name="T22" fmla="+- 0 1040 652"/>
                              <a:gd name="T23" fmla="*/ 1040 h 648"/>
                              <a:gd name="T24" fmla="+- 0 5169 4303"/>
                              <a:gd name="T25" fmla="*/ T24 w 1156"/>
                              <a:gd name="T26" fmla="+- 0 1118 652"/>
                              <a:gd name="T27" fmla="*/ 1118 h 648"/>
                              <a:gd name="T28" fmla="+- 0 5313 4303"/>
                              <a:gd name="T29" fmla="*/ T28 w 1156"/>
                              <a:gd name="T30" fmla="+- 0 1237 652"/>
                              <a:gd name="T31" fmla="*/ 1237 h 648"/>
                              <a:gd name="T32" fmla="+- 0 5458 4303"/>
                              <a:gd name="T33" fmla="*/ T32 w 1156"/>
                              <a:gd name="T34" fmla="+- 0 1300 652"/>
                              <a:gd name="T35" fmla="*/ 130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4" y="103"/>
                                </a:lnTo>
                                <a:lnTo>
                                  <a:pt x="288" y="164"/>
                                </a:lnTo>
                                <a:lnTo>
                                  <a:pt x="433" y="216"/>
                                </a:lnTo>
                                <a:lnTo>
                                  <a:pt x="577" y="318"/>
                                </a:lnTo>
                                <a:lnTo>
                                  <a:pt x="722" y="388"/>
                                </a:lnTo>
                                <a:lnTo>
                                  <a:pt x="866" y="466"/>
                                </a:lnTo>
                                <a:lnTo>
                                  <a:pt x="1010" y="585"/>
                                </a:lnTo>
                                <a:lnTo>
                                  <a:pt x="1155" y="648"/>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79425" id="Group 1261" o:spid="_x0000_s1026" style="position:absolute;margin-left:214pt;margin-top:6.4pt;width:73.5pt;height:74.65pt;z-index:15744512;mso-position-horizontal-relative:page" coordorigin="4280,128"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">
                <v:shape id="Freeform 1297" o:spid="_x0000_s1027" style="position:absolute;left:4302;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" path="m,l,23e" fillcolor="black" stroked="f">
                  <v:path arrowok="t" o:connecttype="custom" o:connectlocs="0,1597;0,1620" o:connectangles="0,0"/>
                </v:shape>
                <v:line id="Line 1296" o:spid="_x0000_s1028" style="position:absolute;visibility:visible;mso-wrap-style:square" from="4303,1597" to="4303,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" strokeweight=".09331mm"/>
                <v:shape id="Freeform 1295" o:spid="_x0000_s1029" style="position:absolute;left:4279;top:156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" path="m23,l,e" fillcolor="black" stroked="f">
                  <v:path arrowok="t" o:connecttype="custom" o:connectlocs="23,0;0,0" o:connectangles="0,0"/>
                </v:shape>
                <v:line id="Line 1294" o:spid="_x0000_s1030" style="position:absolute;visibility:visible;mso-wrap-style:square" from="4303,1568" to="4303,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" strokeweight=".09331mm"/>
                <v:shape id="Freeform 1293" o:spid="_x0000_s1031" style="position:absolute;left:4591;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" path="m,l,23e" fillcolor="black" stroked="f">
                  <v:path arrowok="t" o:connecttype="custom" o:connectlocs="0,1597;0,1620" o:connectangles="0,0"/>
                </v:shape>
                <v:line id="Line 1292" o:spid="_x0000_s1032" style="position:absolute;visibility:visible;mso-wrap-style:square" from="4591,1597" to="459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" strokeweight=".09331mm"/>
                <v:shape id="Freeform 1291" o:spid="_x0000_s1033" style="position:absolute;left:4279;top:128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" path="m23,l,e" fillcolor="black" stroked="f">
                  <v:path arrowok="t" o:connecttype="custom" o:connectlocs="23,0;0,0" o:connectangles="0,0"/>
                </v:shape>
                <v:line id="Line 1290" o:spid="_x0000_s1034" style="position:absolute;visibility:visible;mso-wrap-style:square" from="4303,1286" to="4303,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" strokeweight=".09331mm"/>
                <v:shape id="Freeform 1289" o:spid="_x0000_s1035" style="position:absolute;left:4279;top:100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" path="m23,l,e" fillcolor="black" stroked="f">
                  <v:path arrowok="t" o:connecttype="custom" o:connectlocs="23,0;0,0" o:connectangles="0,0"/>
                </v:shape>
                <v:line id="Line 1288" o:spid="_x0000_s1036" style="position:absolute;visibility:visible;mso-wrap-style:square" from="4303,1004" to="4303,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" strokeweight=".09331mm"/>
                <v:shape id="Freeform 1287" o:spid="_x0000_s1037" style="position:absolute;left:4279;top:72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" path="m23,l,e" fillcolor="black" stroked="f">
                  <v:path arrowok="t" o:connecttype="custom" o:connectlocs="23,0;0,0" o:connectangles="0,0"/>
                </v:shape>
                <v:line id="Line 1286" o:spid="_x0000_s1038" style="position:absolute;visibility:visible;mso-wrap-style:square" from="4303,722" to="430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" strokeweight=".09331mm"/>
                <v:shape id="Freeform 1285" o:spid="_x0000_s1039"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" path="m,l144,216r144,97l433,401,577,501r145,42l866,625e" filled="f" strokecolor="#fdd9b4" strokeweight=".13997mm">
                  <v:path arrowok="t" o:connecttype="custom" o:connectlocs="0,656;144,872;288,969;433,1057;577,1157;722,1199;866,1281" o:connectangles="0,0,0,0,0,0,0"/>
                </v:shape>
                <v:shape id="Freeform 1284" o:spid="_x0000_s1040"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" path="m,l144,216r144,97l433,401,577,501r145,42l866,625e" filled="f" strokecolor="#fcab66" strokeweight=".13997mm">
                  <v:path arrowok="t" o:connecttype="custom" o:connectlocs="0,656;144,872;288,969;433,1057;577,1157;722,1199;866,1281" o:connectangles="0,0,0,0,0,0,0"/>
                </v:shape>
                <v:shape id="Freeform 1283" o:spid="_x0000_s1041"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" path="m,l144,216r144,97l433,401,577,501r145,42l866,625e" filled="f" strokecolor="#f57723" strokeweight=".13997mm">
                  <v:path arrowok="t" o:connecttype="custom" o:connectlocs="0,656;144,872;288,969;433,1057;577,1157;722,1199;866,1281" o:connectangles="0,0,0,0,0,0,0"/>
                </v:shape>
                <v:shape id="Freeform 1282" o:spid="_x0000_s1042"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" path="m,l144,216r144,97l433,401,577,501r145,42l866,625e" filled="f" strokecolor="#d04401" strokeweight=".13997mm">
                  <v:path arrowok="t" o:connecttype="custom" o:connectlocs="0,656;144,872;288,969;433,1057;577,1157;722,1199;866,1281" o:connectangles="0,0,0,0,0,0,0"/>
                </v:shape>
                <v:shape id="Freeform 1281" o:spid="_x0000_s1043"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" path="m,l144,216r144,97l433,401,577,501r145,42l866,625e" filled="f" strokecolor="#073c7d" strokeweight=".13997mm">
                  <v:path arrowok="t" o:connecttype="custom" o:connectlocs="0,656;144,872;288,969;433,1057;577,1157;722,1199;866,1281" o:connectangles="0,0,0,0,0,0,0"/>
                </v:shape>
                <v:shape id="Freeform 1280" o:spid="_x0000_s1044"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" path="m,l144,216r144,97l433,401,577,501r145,42l866,625e" filled="f" strokecolor="#1e6db2" strokeweight=".13997mm">
                  <v:path arrowok="t" o:connecttype="custom" o:connectlocs="0,656;144,872;288,969;433,1057;577,1157;722,1199;866,1281" o:connectangles="0,0,0,0,0,0,0"/>
                </v:shape>
                <v:shape id="Freeform 1279" o:spid="_x0000_s1045"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" path="m,l144,216r144,97l433,401,577,501r145,42l866,625e" filled="f" strokecolor="#529dcc" strokeweight=".13997mm">
                  <v:path arrowok="t" o:connecttype="custom" o:connectlocs="0,656;144,872;288,969;433,1057;577,1157;722,1199;866,1281" o:connectangles="0,0,0,0,0,0,0"/>
                </v:shape>
                <v:shape id="Freeform 1278" o:spid="_x0000_s1046"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" path="m,l144,216r144,97l433,401,577,501r145,42l866,625e" filled="f" strokecolor="#99c7e0" strokeweight=".13997mm">
                  <v:path arrowok="t" o:connecttype="custom" o:connectlocs="0,656;144,872;288,969;433,1057;577,1157;722,1199;866,1281" o:connectangles="0,0,0,0,0,0,0"/>
                </v:shape>
                <v:shape id="Freeform 1277" o:spid="_x0000_s1047" style="position:absolute;left:4302;top:656;width:867;height:625;visibility:visible;mso-wrap-style:square;v-text-anchor:top" coordsize="8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" path="m,l144,216r144,97l433,401,577,501r145,42l866,625e" filled="f" strokecolor="#d0e1f2" strokeweight=".13997mm">
                  <v:path arrowok="t" o:connecttype="custom" o:connectlocs="0,656;144,872;288,969;433,1057;577,1157;722,1199;866,1281" o:connectangles="0,0,0,0,0,0,0"/>
                </v:shape>
                <v:shape id="AutoShape 1276" o:spid="_x0000_s1048" style="position:absolute;left:4591;top:130;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" path="m,1467l,m434,1467l434,e" filled="f" strokeweight=".06997mm">
                  <v:stroke dashstyle="1 1"/>
                  <v:path arrowok="t" o:connecttype="custom" o:connectlocs="0,1597;0,130;434,1597;434,130" o:connectangles="0,0,0,0"/>
                </v:shape>
                <v:shape id="Freeform 1275" o:spid="_x0000_s1049" style="position:absolute;left:5169;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" path="m,l,23e" fillcolor="black" stroked="f">
                  <v:path arrowok="t" o:connecttype="custom" o:connectlocs="0,1597;0,1620" o:connectangles="0,0"/>
                </v:shape>
                <v:line id="Line 1274" o:spid="_x0000_s1050" style="position:absolute;visibility:visible;mso-wrap-style:square" from="5169,1597" to="5169,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" strokeweight=".09331mm"/>
                <v:line id="Line 1273" o:spid="_x0000_s1051" style="position:absolute;visibility:visible;mso-wrap-style:square" from="5169,1597" to="5169,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" strokeweight=".06997mm">
                  <v:stroke dashstyle="1 1"/>
                </v:line>
                <v:shape id="Freeform 1272" o:spid="_x0000_s1052" style="position:absolute;left:4279;top:44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" path="m23,l,e" fillcolor="black" stroked="f">
                  <v:path arrowok="t" o:connecttype="custom" o:connectlocs="23,0;0,0" o:connectangles="0,0"/>
                </v:shape>
                <v:line id="Line 1271" o:spid="_x0000_s1053" style="position:absolute;visibility:visible;mso-wrap-style:square" from="4303,440" to="430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" strokeweight=".09331mm"/>
                <v:shape id="Freeform 1270" o:spid="_x0000_s1054" style="position:absolute;left:4279;top:15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" path="m23,l,e" fillcolor="black" stroked="f">
                  <v:path arrowok="t" o:connecttype="custom" o:connectlocs="23,0;0,0" o:connectangles="0,0"/>
                </v:shape>
                <v:line id="Line 1269" o:spid="_x0000_s1055" style="position:absolute;visibility:visible;mso-wrap-style:square" from="4303,158" to="43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" strokeweight=".09331mm"/>
                <v:line id="Line 1268" o:spid="_x0000_s1056" style="position:absolute;visibility:visible;mso-wrap-style:square" from="4303,1597" to="4303,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" strokeweight=".09331mm"/>
                <v:shape id="Freeform 1267" o:spid="_x0000_s1057" style="position:absolute;left:4880;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" path="m,l,23e" fillcolor="black" stroked="f">
                  <v:path arrowok="t" o:connecttype="custom" o:connectlocs="0,1597;0,1620" o:connectangles="0,0"/>
                </v:shape>
                <v:line id="Line 1266" o:spid="_x0000_s1058" style="position:absolute;visibility:visible;mso-wrap-style:square" from="4880,1597" to="488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" strokeweight=".09331mm"/>
                <v:shape id="Freeform 1265" o:spid="_x0000_s1059" style="position:absolute;left:5457;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" path="m,l,23e" fillcolor="black" stroked="f">
                  <v:path arrowok="t" o:connecttype="custom" o:connectlocs="0,1597;0,1620" o:connectangles="0,0"/>
                </v:shape>
                <v:line id="Line 1264" o:spid="_x0000_s1060" style="position:absolute;visibility:visible;mso-wrap-style:square" from="5458,1597" to="5458,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" strokeweight=".09331mm"/>
                <v:shape id="AutoShape 1263" o:spid="_x0000_s1061" style="position:absolute;left:4302;top:130;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" path="m1444,1467l1444,m,1467r1444,m,l1444,e" filled="f" strokeweight=".09331mm">
                  <v:path arrowok="t" o:connecttype="custom" o:connectlocs="1444,1597;1444,130;0,1597;1444,1597;0,130;1444,130" o:connectangles="0,0,0,0,0,0"/>
                </v:shape>
                <v:shape id="Freeform 1262" o:spid="_x0000_s1062" style="position:absolute;left:4302;top:652;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" path="m,l144,103r144,61l433,216,577,318r145,70l866,466r144,119l1155,648e" filled="f" strokeweight=".16797mm">
                  <v:path arrowok="t" o:connecttype="custom" o:connectlocs="0,652;144,755;288,816;433,868;577,970;722,1040;866,1118;1010,1237;1155,1300" o:connectangles="0,0,0,0,0,0,0,0,0"/>
                </v:shape>
                <w10:wrap anchorx="page"/>
              </v:group>
            </w:pict>
          </mc:Fallback>
        </mc:AlternateContent>
      </w:r>
      <w:r w:rsidR="00462487">
        <w:rPr>
          <w:rFonts w:ascii="Verdana"/>
          <w:w w:val="120"/>
          <w:sz w:val="9"/>
        </w:rPr>
        <w:t>DWD</w:t>
      </w:r>
    </w:p>
    <w:p w14:paraId="72002855" w14:textId="77777777" w:rsidR="00E2709D" w:rsidRDefault="00462487">
      <w:pPr>
        <w:pStyle w:val="BodyText"/>
        <w:spacing w:before="5"/>
        <w:rPr>
          <w:rFonts w:ascii="Verdana"/>
          <w:sz w:val="7"/>
        </w:rPr>
      </w:pPr>
      <w:r>
        <w:br w:type="column"/>
      </w:r>
    </w:p>
    <w:p w14:paraId="0B1834D3" w14:textId="369B3C80" w:rsidR="00E2709D" w:rsidRDefault="00285D5B">
      <w:pPr>
        <w:ind w:right="38"/>
        <w:jc w:val="right"/>
        <w:rPr>
          <w:rFonts w:ascii="Verdana"/>
          <w:sz w:val="9"/>
        </w:rPr>
      </w:pPr>
      <w:r>
        <w:rPr>
          <w:noProof/>
        </w:rPr>
        <mc:AlternateContent>
          <mc:Choice Requires="wpg">
            <w:drawing>
              <wp:anchor distT="0" distB="0" distL="114300" distR="114300" simplePos="0" relativeHeight="15745024" behindDoc="0" locked="0" layoutInCell="1" allowOverlap="1" wp14:anchorId="39BC3218" wp14:editId="627B7DF0">
                <wp:simplePos x="0" y="0"/>
                <wp:positionH relativeFrom="page">
                  <wp:posOffset>3817620</wp:posOffset>
                </wp:positionH>
                <wp:positionV relativeFrom="paragraph">
                  <wp:posOffset>81280</wp:posOffset>
                </wp:positionV>
                <wp:extent cx="933450" cy="948055"/>
                <wp:effectExtent l="0" t="0" r="0" b="0"/>
                <wp:wrapNone/>
                <wp:docPr id="1228" name="Group 1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6012" y="128"/>
                          <a:chExt cx="1470" cy="1493"/>
                        </a:xfrm>
                      </wpg:grpSpPr>
                      <wps:wsp>
                        <wps:cNvPr id="1229" name="Freeform 1260"/>
                        <wps:cNvSpPr>
                          <a:spLocks/>
                        </wps:cNvSpPr>
                        <wps:spPr bwMode="auto">
                          <a:xfrm>
                            <a:off x="6035"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 name="Line 1259"/>
                        <wps:cNvCnPr>
                          <a:cxnSpLocks noChangeShapeType="1"/>
                        </wps:cNvCnPr>
                        <wps:spPr bwMode="auto">
                          <a:xfrm>
                            <a:off x="6035"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1" name="Freeform 1258"/>
                        <wps:cNvSpPr>
                          <a:spLocks/>
                        </wps:cNvSpPr>
                        <wps:spPr bwMode="auto">
                          <a:xfrm>
                            <a:off x="6012" y="1568"/>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 name="Line 1257"/>
                        <wps:cNvCnPr>
                          <a:cxnSpLocks noChangeShapeType="1"/>
                        </wps:cNvCnPr>
                        <wps:spPr bwMode="auto">
                          <a:xfrm>
                            <a:off x="6035" y="15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3" name="Freeform 1256"/>
                        <wps:cNvSpPr>
                          <a:spLocks/>
                        </wps:cNvSpPr>
                        <wps:spPr bwMode="auto">
                          <a:xfrm>
                            <a:off x="6324"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Line 1255"/>
                        <wps:cNvCnPr>
                          <a:cxnSpLocks noChangeShapeType="1"/>
                        </wps:cNvCnPr>
                        <wps:spPr bwMode="auto">
                          <a:xfrm>
                            <a:off x="6324"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5" name="Freeform 1254"/>
                        <wps:cNvSpPr>
                          <a:spLocks/>
                        </wps:cNvSpPr>
                        <wps:spPr bwMode="auto">
                          <a:xfrm>
                            <a:off x="6012" y="1286"/>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Line 1253"/>
                        <wps:cNvCnPr>
                          <a:cxnSpLocks noChangeShapeType="1"/>
                        </wps:cNvCnPr>
                        <wps:spPr bwMode="auto">
                          <a:xfrm>
                            <a:off x="6035" y="12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7" name="Freeform 1252"/>
                        <wps:cNvSpPr>
                          <a:spLocks/>
                        </wps:cNvSpPr>
                        <wps:spPr bwMode="auto">
                          <a:xfrm>
                            <a:off x="6012" y="1004"/>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 name="Line 1251"/>
                        <wps:cNvCnPr>
                          <a:cxnSpLocks noChangeShapeType="1"/>
                        </wps:cNvCnPr>
                        <wps:spPr bwMode="auto">
                          <a:xfrm>
                            <a:off x="6035" y="10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9" name="Freeform 1250"/>
                        <wps:cNvSpPr>
                          <a:spLocks/>
                        </wps:cNvSpPr>
                        <wps:spPr bwMode="auto">
                          <a:xfrm>
                            <a:off x="6012" y="722"/>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 name="Line 1249"/>
                        <wps:cNvCnPr>
                          <a:cxnSpLocks noChangeShapeType="1"/>
                        </wps:cNvCnPr>
                        <wps:spPr bwMode="auto">
                          <a:xfrm>
                            <a:off x="6035" y="7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1" name="Freeform 1248"/>
                        <wps:cNvSpPr>
                          <a:spLocks/>
                        </wps:cNvSpPr>
                        <wps:spPr bwMode="auto">
                          <a:xfrm>
                            <a:off x="6035" y="650"/>
                            <a:ext cx="1300" cy="606"/>
                          </a:xfrm>
                          <a:custGeom>
                            <a:avLst/>
                            <a:gdLst>
                              <a:gd name="T0" fmla="+- 0 6035 6035"/>
                              <a:gd name="T1" fmla="*/ T0 w 1300"/>
                              <a:gd name="T2" fmla="+- 0 651 651"/>
                              <a:gd name="T3" fmla="*/ 651 h 606"/>
                              <a:gd name="T4" fmla="+- 0 6180 6035"/>
                              <a:gd name="T5" fmla="*/ T4 w 1300"/>
                              <a:gd name="T6" fmla="+- 0 813 651"/>
                              <a:gd name="T7" fmla="*/ 813 h 606"/>
                              <a:gd name="T8" fmla="+- 0 6324 6035"/>
                              <a:gd name="T9" fmla="*/ T8 w 1300"/>
                              <a:gd name="T10" fmla="+- 0 935 651"/>
                              <a:gd name="T11" fmla="*/ 935 h 606"/>
                              <a:gd name="T12" fmla="+- 0 6468 6035"/>
                              <a:gd name="T13" fmla="*/ T12 w 1300"/>
                              <a:gd name="T14" fmla="+- 0 992 651"/>
                              <a:gd name="T15" fmla="*/ 992 h 606"/>
                              <a:gd name="T16" fmla="+- 0 6613 6035"/>
                              <a:gd name="T17" fmla="*/ T16 w 1300"/>
                              <a:gd name="T18" fmla="+- 0 1019 651"/>
                              <a:gd name="T19" fmla="*/ 1019 h 606"/>
                              <a:gd name="T20" fmla="+- 0 6757 6035"/>
                              <a:gd name="T21" fmla="*/ T20 w 1300"/>
                              <a:gd name="T22" fmla="+- 0 1075 651"/>
                              <a:gd name="T23" fmla="*/ 1075 h 606"/>
                              <a:gd name="T24" fmla="+- 0 6902 6035"/>
                              <a:gd name="T25" fmla="*/ T24 w 1300"/>
                              <a:gd name="T26" fmla="+- 0 1167 651"/>
                              <a:gd name="T27" fmla="*/ 1167 h 606"/>
                              <a:gd name="T28" fmla="+- 0 7046 6035"/>
                              <a:gd name="T29" fmla="*/ T28 w 1300"/>
                              <a:gd name="T30" fmla="+- 0 1214 651"/>
                              <a:gd name="T31" fmla="*/ 1214 h 606"/>
                              <a:gd name="T32" fmla="+- 0 7190 6035"/>
                              <a:gd name="T33" fmla="*/ T32 w 1300"/>
                              <a:gd name="T34" fmla="+- 0 1217 651"/>
                              <a:gd name="T35" fmla="*/ 1217 h 606"/>
                              <a:gd name="T36" fmla="+- 0 7335 6035"/>
                              <a:gd name="T37" fmla="*/ T36 w 1300"/>
                              <a:gd name="T38" fmla="+- 0 1256 651"/>
                              <a:gd name="T39" fmla="*/ 1256 h 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06">
                                <a:moveTo>
                                  <a:pt x="0" y="0"/>
                                </a:moveTo>
                                <a:lnTo>
                                  <a:pt x="145" y="162"/>
                                </a:lnTo>
                                <a:lnTo>
                                  <a:pt x="289" y="284"/>
                                </a:lnTo>
                                <a:lnTo>
                                  <a:pt x="433" y="341"/>
                                </a:lnTo>
                                <a:lnTo>
                                  <a:pt x="578" y="368"/>
                                </a:lnTo>
                                <a:lnTo>
                                  <a:pt x="722" y="424"/>
                                </a:lnTo>
                                <a:lnTo>
                                  <a:pt x="867" y="516"/>
                                </a:lnTo>
                                <a:lnTo>
                                  <a:pt x="1011" y="563"/>
                                </a:lnTo>
                                <a:lnTo>
                                  <a:pt x="1155" y="566"/>
                                </a:lnTo>
                                <a:lnTo>
                                  <a:pt x="1300" y="605"/>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Freeform 1247"/>
                        <wps:cNvSpPr>
                          <a:spLocks/>
                        </wps:cNvSpPr>
                        <wps:spPr bwMode="auto">
                          <a:xfrm>
                            <a:off x="6035" y="611"/>
                            <a:ext cx="1300" cy="589"/>
                          </a:xfrm>
                          <a:custGeom>
                            <a:avLst/>
                            <a:gdLst>
                              <a:gd name="T0" fmla="+- 0 6035 6035"/>
                              <a:gd name="T1" fmla="*/ T0 w 1300"/>
                              <a:gd name="T2" fmla="+- 0 612 612"/>
                              <a:gd name="T3" fmla="*/ 612 h 589"/>
                              <a:gd name="T4" fmla="+- 0 6180 6035"/>
                              <a:gd name="T5" fmla="*/ T4 w 1300"/>
                              <a:gd name="T6" fmla="+- 0 739 612"/>
                              <a:gd name="T7" fmla="*/ 739 h 589"/>
                              <a:gd name="T8" fmla="+- 0 6324 6035"/>
                              <a:gd name="T9" fmla="*/ T8 w 1300"/>
                              <a:gd name="T10" fmla="+- 0 832 612"/>
                              <a:gd name="T11" fmla="*/ 832 h 589"/>
                              <a:gd name="T12" fmla="+- 0 6468 6035"/>
                              <a:gd name="T13" fmla="*/ T12 w 1300"/>
                              <a:gd name="T14" fmla="+- 0 879 612"/>
                              <a:gd name="T15" fmla="*/ 879 h 589"/>
                              <a:gd name="T16" fmla="+- 0 6613 6035"/>
                              <a:gd name="T17" fmla="*/ T16 w 1300"/>
                              <a:gd name="T18" fmla="+- 0 906 612"/>
                              <a:gd name="T19" fmla="*/ 906 h 589"/>
                              <a:gd name="T20" fmla="+- 0 6757 6035"/>
                              <a:gd name="T21" fmla="*/ T20 w 1300"/>
                              <a:gd name="T22" fmla="+- 0 1015 612"/>
                              <a:gd name="T23" fmla="*/ 1015 h 589"/>
                              <a:gd name="T24" fmla="+- 0 6902 6035"/>
                              <a:gd name="T25" fmla="*/ T24 w 1300"/>
                              <a:gd name="T26" fmla="+- 0 1099 612"/>
                              <a:gd name="T27" fmla="*/ 1099 h 589"/>
                              <a:gd name="T28" fmla="+- 0 7046 6035"/>
                              <a:gd name="T29" fmla="*/ T28 w 1300"/>
                              <a:gd name="T30" fmla="+- 0 1126 612"/>
                              <a:gd name="T31" fmla="*/ 1126 h 589"/>
                              <a:gd name="T32" fmla="+- 0 7190 6035"/>
                              <a:gd name="T33" fmla="*/ T32 w 1300"/>
                              <a:gd name="T34" fmla="+- 0 1140 612"/>
                              <a:gd name="T35" fmla="*/ 1140 h 589"/>
                              <a:gd name="T36" fmla="+- 0 7335 6035"/>
                              <a:gd name="T37" fmla="*/ T36 w 1300"/>
                              <a:gd name="T38" fmla="+- 0 1201 612"/>
                              <a:gd name="T39" fmla="*/ 1201 h 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589">
                                <a:moveTo>
                                  <a:pt x="0" y="0"/>
                                </a:moveTo>
                                <a:lnTo>
                                  <a:pt x="145" y="127"/>
                                </a:lnTo>
                                <a:lnTo>
                                  <a:pt x="289" y="220"/>
                                </a:lnTo>
                                <a:lnTo>
                                  <a:pt x="433" y="267"/>
                                </a:lnTo>
                                <a:lnTo>
                                  <a:pt x="578" y="294"/>
                                </a:lnTo>
                                <a:lnTo>
                                  <a:pt x="722" y="403"/>
                                </a:lnTo>
                                <a:lnTo>
                                  <a:pt x="867" y="487"/>
                                </a:lnTo>
                                <a:lnTo>
                                  <a:pt x="1011" y="514"/>
                                </a:lnTo>
                                <a:lnTo>
                                  <a:pt x="1155" y="528"/>
                                </a:lnTo>
                                <a:lnTo>
                                  <a:pt x="1300" y="589"/>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Freeform 1246"/>
                        <wps:cNvSpPr>
                          <a:spLocks/>
                        </wps:cNvSpPr>
                        <wps:spPr bwMode="auto">
                          <a:xfrm>
                            <a:off x="6035" y="596"/>
                            <a:ext cx="1300" cy="613"/>
                          </a:xfrm>
                          <a:custGeom>
                            <a:avLst/>
                            <a:gdLst>
                              <a:gd name="T0" fmla="+- 0 6035 6035"/>
                              <a:gd name="T1" fmla="*/ T0 w 1300"/>
                              <a:gd name="T2" fmla="+- 0 596 596"/>
                              <a:gd name="T3" fmla="*/ 596 h 613"/>
                              <a:gd name="T4" fmla="+- 0 6180 6035"/>
                              <a:gd name="T5" fmla="*/ T4 w 1300"/>
                              <a:gd name="T6" fmla="+- 0 699 596"/>
                              <a:gd name="T7" fmla="*/ 699 h 613"/>
                              <a:gd name="T8" fmla="+- 0 6324 6035"/>
                              <a:gd name="T9" fmla="*/ T8 w 1300"/>
                              <a:gd name="T10" fmla="+- 0 786 596"/>
                              <a:gd name="T11" fmla="*/ 786 h 613"/>
                              <a:gd name="T12" fmla="+- 0 6468 6035"/>
                              <a:gd name="T13" fmla="*/ T12 w 1300"/>
                              <a:gd name="T14" fmla="+- 0 881 596"/>
                              <a:gd name="T15" fmla="*/ 881 h 613"/>
                              <a:gd name="T16" fmla="+- 0 6613 6035"/>
                              <a:gd name="T17" fmla="*/ T16 w 1300"/>
                              <a:gd name="T18" fmla="+- 0 892 596"/>
                              <a:gd name="T19" fmla="*/ 892 h 613"/>
                              <a:gd name="T20" fmla="+- 0 6757 6035"/>
                              <a:gd name="T21" fmla="*/ T20 w 1300"/>
                              <a:gd name="T22" fmla="+- 0 979 596"/>
                              <a:gd name="T23" fmla="*/ 979 h 613"/>
                              <a:gd name="T24" fmla="+- 0 6902 6035"/>
                              <a:gd name="T25" fmla="*/ T24 w 1300"/>
                              <a:gd name="T26" fmla="+- 0 1087 596"/>
                              <a:gd name="T27" fmla="*/ 1087 h 613"/>
                              <a:gd name="T28" fmla="+- 0 7046 6035"/>
                              <a:gd name="T29" fmla="*/ T28 w 1300"/>
                              <a:gd name="T30" fmla="+- 0 1108 596"/>
                              <a:gd name="T31" fmla="*/ 1108 h 613"/>
                              <a:gd name="T32" fmla="+- 0 7190 6035"/>
                              <a:gd name="T33" fmla="*/ T32 w 1300"/>
                              <a:gd name="T34" fmla="+- 0 1136 596"/>
                              <a:gd name="T35" fmla="*/ 1136 h 613"/>
                              <a:gd name="T36" fmla="+- 0 7335 6035"/>
                              <a:gd name="T37" fmla="*/ T36 w 1300"/>
                              <a:gd name="T38" fmla="+- 0 1209 596"/>
                              <a:gd name="T39" fmla="*/ 1209 h 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13">
                                <a:moveTo>
                                  <a:pt x="0" y="0"/>
                                </a:moveTo>
                                <a:lnTo>
                                  <a:pt x="145" y="103"/>
                                </a:lnTo>
                                <a:lnTo>
                                  <a:pt x="289" y="190"/>
                                </a:lnTo>
                                <a:lnTo>
                                  <a:pt x="433" y="285"/>
                                </a:lnTo>
                                <a:lnTo>
                                  <a:pt x="578" y="296"/>
                                </a:lnTo>
                                <a:lnTo>
                                  <a:pt x="722" y="383"/>
                                </a:lnTo>
                                <a:lnTo>
                                  <a:pt x="867" y="491"/>
                                </a:lnTo>
                                <a:lnTo>
                                  <a:pt x="1011" y="512"/>
                                </a:lnTo>
                                <a:lnTo>
                                  <a:pt x="1155" y="540"/>
                                </a:lnTo>
                                <a:lnTo>
                                  <a:pt x="1300" y="613"/>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Freeform 1245"/>
                        <wps:cNvSpPr>
                          <a:spLocks/>
                        </wps:cNvSpPr>
                        <wps:spPr bwMode="auto">
                          <a:xfrm>
                            <a:off x="6035" y="587"/>
                            <a:ext cx="1300" cy="639"/>
                          </a:xfrm>
                          <a:custGeom>
                            <a:avLst/>
                            <a:gdLst>
                              <a:gd name="T0" fmla="+- 0 6035 6035"/>
                              <a:gd name="T1" fmla="*/ T0 w 1300"/>
                              <a:gd name="T2" fmla="+- 0 588 588"/>
                              <a:gd name="T3" fmla="*/ 588 h 639"/>
                              <a:gd name="T4" fmla="+- 0 6180 6035"/>
                              <a:gd name="T5" fmla="*/ T4 w 1300"/>
                              <a:gd name="T6" fmla="+- 0 688 588"/>
                              <a:gd name="T7" fmla="*/ 688 h 639"/>
                              <a:gd name="T8" fmla="+- 0 6324 6035"/>
                              <a:gd name="T9" fmla="*/ T8 w 1300"/>
                              <a:gd name="T10" fmla="+- 0 771 588"/>
                              <a:gd name="T11" fmla="*/ 771 h 639"/>
                              <a:gd name="T12" fmla="+- 0 6468 6035"/>
                              <a:gd name="T13" fmla="*/ T12 w 1300"/>
                              <a:gd name="T14" fmla="+- 0 848 588"/>
                              <a:gd name="T15" fmla="*/ 848 h 639"/>
                              <a:gd name="T16" fmla="+- 0 6613 6035"/>
                              <a:gd name="T17" fmla="*/ T16 w 1300"/>
                              <a:gd name="T18" fmla="+- 0 902 588"/>
                              <a:gd name="T19" fmla="*/ 902 h 639"/>
                              <a:gd name="T20" fmla="+- 0 6757 6035"/>
                              <a:gd name="T21" fmla="*/ T20 w 1300"/>
                              <a:gd name="T22" fmla="+- 0 961 588"/>
                              <a:gd name="T23" fmla="*/ 961 h 639"/>
                              <a:gd name="T24" fmla="+- 0 6902 6035"/>
                              <a:gd name="T25" fmla="*/ T24 w 1300"/>
                              <a:gd name="T26" fmla="+- 0 1054 588"/>
                              <a:gd name="T27" fmla="*/ 1054 h 639"/>
                              <a:gd name="T28" fmla="+- 0 7046 6035"/>
                              <a:gd name="T29" fmla="*/ T28 w 1300"/>
                              <a:gd name="T30" fmla="+- 0 1096 588"/>
                              <a:gd name="T31" fmla="*/ 1096 h 639"/>
                              <a:gd name="T32" fmla="+- 0 7190 6035"/>
                              <a:gd name="T33" fmla="*/ T32 w 1300"/>
                              <a:gd name="T34" fmla="+- 0 1178 588"/>
                              <a:gd name="T35" fmla="*/ 1178 h 639"/>
                              <a:gd name="T36" fmla="+- 0 7335 6035"/>
                              <a:gd name="T37" fmla="*/ T36 w 1300"/>
                              <a:gd name="T38" fmla="+- 0 1226 588"/>
                              <a:gd name="T39" fmla="*/ 1226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39">
                                <a:moveTo>
                                  <a:pt x="0" y="0"/>
                                </a:moveTo>
                                <a:lnTo>
                                  <a:pt x="145" y="100"/>
                                </a:lnTo>
                                <a:lnTo>
                                  <a:pt x="289" y="183"/>
                                </a:lnTo>
                                <a:lnTo>
                                  <a:pt x="433" y="260"/>
                                </a:lnTo>
                                <a:lnTo>
                                  <a:pt x="578" y="314"/>
                                </a:lnTo>
                                <a:lnTo>
                                  <a:pt x="722" y="373"/>
                                </a:lnTo>
                                <a:lnTo>
                                  <a:pt x="867" y="466"/>
                                </a:lnTo>
                                <a:lnTo>
                                  <a:pt x="1011" y="508"/>
                                </a:lnTo>
                                <a:lnTo>
                                  <a:pt x="1155" y="590"/>
                                </a:lnTo>
                                <a:lnTo>
                                  <a:pt x="1300" y="638"/>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 name="Freeform 1244"/>
                        <wps:cNvSpPr>
                          <a:spLocks/>
                        </wps:cNvSpPr>
                        <wps:spPr bwMode="auto">
                          <a:xfrm>
                            <a:off x="6035" y="586"/>
                            <a:ext cx="1300" cy="691"/>
                          </a:xfrm>
                          <a:custGeom>
                            <a:avLst/>
                            <a:gdLst>
                              <a:gd name="T0" fmla="+- 0 6035 6035"/>
                              <a:gd name="T1" fmla="*/ T0 w 1300"/>
                              <a:gd name="T2" fmla="+- 0 586 586"/>
                              <a:gd name="T3" fmla="*/ 586 h 691"/>
                              <a:gd name="T4" fmla="+- 0 6180 6035"/>
                              <a:gd name="T5" fmla="*/ T4 w 1300"/>
                              <a:gd name="T6" fmla="+- 0 678 586"/>
                              <a:gd name="T7" fmla="*/ 678 h 691"/>
                              <a:gd name="T8" fmla="+- 0 6324 6035"/>
                              <a:gd name="T9" fmla="*/ T8 w 1300"/>
                              <a:gd name="T10" fmla="+- 0 772 586"/>
                              <a:gd name="T11" fmla="*/ 772 h 691"/>
                              <a:gd name="T12" fmla="+- 0 6468 6035"/>
                              <a:gd name="T13" fmla="*/ T12 w 1300"/>
                              <a:gd name="T14" fmla="+- 0 852 586"/>
                              <a:gd name="T15" fmla="*/ 852 h 691"/>
                              <a:gd name="T16" fmla="+- 0 6613 6035"/>
                              <a:gd name="T17" fmla="*/ T16 w 1300"/>
                              <a:gd name="T18" fmla="+- 0 921 586"/>
                              <a:gd name="T19" fmla="*/ 921 h 691"/>
                              <a:gd name="T20" fmla="+- 0 6757 6035"/>
                              <a:gd name="T21" fmla="*/ T20 w 1300"/>
                              <a:gd name="T22" fmla="+- 0 978 586"/>
                              <a:gd name="T23" fmla="*/ 978 h 691"/>
                              <a:gd name="T24" fmla="+- 0 6902 6035"/>
                              <a:gd name="T25" fmla="*/ T24 w 1300"/>
                              <a:gd name="T26" fmla="+- 0 1041 586"/>
                              <a:gd name="T27" fmla="*/ 1041 h 691"/>
                              <a:gd name="T28" fmla="+- 0 7046 6035"/>
                              <a:gd name="T29" fmla="*/ T28 w 1300"/>
                              <a:gd name="T30" fmla="+- 0 1107 586"/>
                              <a:gd name="T31" fmla="*/ 1107 h 691"/>
                              <a:gd name="T32" fmla="+- 0 7190 6035"/>
                              <a:gd name="T33" fmla="*/ T32 w 1300"/>
                              <a:gd name="T34" fmla="+- 0 1229 586"/>
                              <a:gd name="T35" fmla="*/ 1229 h 691"/>
                              <a:gd name="T36" fmla="+- 0 7335 6035"/>
                              <a:gd name="T37" fmla="*/ T36 w 1300"/>
                              <a:gd name="T38" fmla="+- 0 1277 586"/>
                              <a:gd name="T39" fmla="*/ 1277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91">
                                <a:moveTo>
                                  <a:pt x="0" y="0"/>
                                </a:moveTo>
                                <a:lnTo>
                                  <a:pt x="145" y="92"/>
                                </a:lnTo>
                                <a:lnTo>
                                  <a:pt x="289" y="186"/>
                                </a:lnTo>
                                <a:lnTo>
                                  <a:pt x="433" y="266"/>
                                </a:lnTo>
                                <a:lnTo>
                                  <a:pt x="578" y="335"/>
                                </a:lnTo>
                                <a:lnTo>
                                  <a:pt x="722" y="392"/>
                                </a:lnTo>
                                <a:lnTo>
                                  <a:pt x="867" y="455"/>
                                </a:lnTo>
                                <a:lnTo>
                                  <a:pt x="1011" y="521"/>
                                </a:lnTo>
                                <a:lnTo>
                                  <a:pt x="1155" y="643"/>
                                </a:lnTo>
                                <a:lnTo>
                                  <a:pt x="1300" y="691"/>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Freeform 1243"/>
                        <wps:cNvSpPr>
                          <a:spLocks/>
                        </wps:cNvSpPr>
                        <wps:spPr bwMode="auto">
                          <a:xfrm>
                            <a:off x="6035" y="584"/>
                            <a:ext cx="1300" cy="685"/>
                          </a:xfrm>
                          <a:custGeom>
                            <a:avLst/>
                            <a:gdLst>
                              <a:gd name="T0" fmla="+- 0 6035 6035"/>
                              <a:gd name="T1" fmla="*/ T0 w 1300"/>
                              <a:gd name="T2" fmla="+- 0 585 585"/>
                              <a:gd name="T3" fmla="*/ 585 h 685"/>
                              <a:gd name="T4" fmla="+- 0 6180 6035"/>
                              <a:gd name="T5" fmla="*/ T4 w 1300"/>
                              <a:gd name="T6" fmla="+- 0 659 585"/>
                              <a:gd name="T7" fmla="*/ 659 h 685"/>
                              <a:gd name="T8" fmla="+- 0 6324 6035"/>
                              <a:gd name="T9" fmla="*/ T8 w 1300"/>
                              <a:gd name="T10" fmla="+- 0 776 585"/>
                              <a:gd name="T11" fmla="*/ 776 h 685"/>
                              <a:gd name="T12" fmla="+- 0 6468 6035"/>
                              <a:gd name="T13" fmla="*/ T12 w 1300"/>
                              <a:gd name="T14" fmla="+- 0 862 585"/>
                              <a:gd name="T15" fmla="*/ 862 h 685"/>
                              <a:gd name="T16" fmla="+- 0 6613 6035"/>
                              <a:gd name="T17" fmla="*/ T16 w 1300"/>
                              <a:gd name="T18" fmla="+- 0 946 585"/>
                              <a:gd name="T19" fmla="*/ 946 h 685"/>
                              <a:gd name="T20" fmla="+- 0 6757 6035"/>
                              <a:gd name="T21" fmla="*/ T20 w 1300"/>
                              <a:gd name="T22" fmla="+- 0 999 585"/>
                              <a:gd name="T23" fmla="*/ 999 h 685"/>
                              <a:gd name="T24" fmla="+- 0 6902 6035"/>
                              <a:gd name="T25" fmla="*/ T24 w 1300"/>
                              <a:gd name="T26" fmla="+- 0 1046 585"/>
                              <a:gd name="T27" fmla="*/ 1046 h 685"/>
                              <a:gd name="T28" fmla="+- 0 7046 6035"/>
                              <a:gd name="T29" fmla="*/ T28 w 1300"/>
                              <a:gd name="T30" fmla="+- 0 1161 585"/>
                              <a:gd name="T31" fmla="*/ 1161 h 685"/>
                              <a:gd name="T32" fmla="+- 0 7190 6035"/>
                              <a:gd name="T33" fmla="*/ T32 w 1300"/>
                              <a:gd name="T34" fmla="+- 0 1236 585"/>
                              <a:gd name="T35" fmla="*/ 1236 h 685"/>
                              <a:gd name="T36" fmla="+- 0 7335 6035"/>
                              <a:gd name="T37" fmla="*/ T36 w 1300"/>
                              <a:gd name="T38" fmla="+- 0 1269 585"/>
                              <a:gd name="T39" fmla="*/ 1269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685">
                                <a:moveTo>
                                  <a:pt x="0" y="0"/>
                                </a:moveTo>
                                <a:lnTo>
                                  <a:pt x="145" y="74"/>
                                </a:lnTo>
                                <a:lnTo>
                                  <a:pt x="289" y="191"/>
                                </a:lnTo>
                                <a:lnTo>
                                  <a:pt x="433" y="277"/>
                                </a:lnTo>
                                <a:lnTo>
                                  <a:pt x="578" y="361"/>
                                </a:lnTo>
                                <a:lnTo>
                                  <a:pt x="722" y="414"/>
                                </a:lnTo>
                                <a:lnTo>
                                  <a:pt x="867" y="461"/>
                                </a:lnTo>
                                <a:lnTo>
                                  <a:pt x="1011" y="576"/>
                                </a:lnTo>
                                <a:lnTo>
                                  <a:pt x="1155" y="651"/>
                                </a:lnTo>
                                <a:lnTo>
                                  <a:pt x="1300" y="684"/>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 name="Freeform 1242"/>
                        <wps:cNvSpPr>
                          <a:spLocks/>
                        </wps:cNvSpPr>
                        <wps:spPr bwMode="auto">
                          <a:xfrm>
                            <a:off x="6035" y="580"/>
                            <a:ext cx="1300" cy="723"/>
                          </a:xfrm>
                          <a:custGeom>
                            <a:avLst/>
                            <a:gdLst>
                              <a:gd name="T0" fmla="+- 0 6035 6035"/>
                              <a:gd name="T1" fmla="*/ T0 w 1300"/>
                              <a:gd name="T2" fmla="+- 0 580 580"/>
                              <a:gd name="T3" fmla="*/ 580 h 723"/>
                              <a:gd name="T4" fmla="+- 0 6180 6035"/>
                              <a:gd name="T5" fmla="*/ T4 w 1300"/>
                              <a:gd name="T6" fmla="+- 0 651 580"/>
                              <a:gd name="T7" fmla="*/ 651 h 723"/>
                              <a:gd name="T8" fmla="+- 0 6324 6035"/>
                              <a:gd name="T9" fmla="*/ T8 w 1300"/>
                              <a:gd name="T10" fmla="+- 0 777 580"/>
                              <a:gd name="T11" fmla="*/ 777 h 723"/>
                              <a:gd name="T12" fmla="+- 0 6468 6035"/>
                              <a:gd name="T13" fmla="*/ T12 w 1300"/>
                              <a:gd name="T14" fmla="+- 0 862 580"/>
                              <a:gd name="T15" fmla="*/ 862 h 723"/>
                              <a:gd name="T16" fmla="+- 0 6613 6035"/>
                              <a:gd name="T17" fmla="*/ T16 w 1300"/>
                              <a:gd name="T18" fmla="+- 0 949 580"/>
                              <a:gd name="T19" fmla="*/ 949 h 723"/>
                              <a:gd name="T20" fmla="+- 0 6757 6035"/>
                              <a:gd name="T21" fmla="*/ T20 w 1300"/>
                              <a:gd name="T22" fmla="+- 0 1020 580"/>
                              <a:gd name="T23" fmla="*/ 1020 h 723"/>
                              <a:gd name="T24" fmla="+- 0 6902 6035"/>
                              <a:gd name="T25" fmla="*/ T24 w 1300"/>
                              <a:gd name="T26" fmla="+- 0 1049 580"/>
                              <a:gd name="T27" fmla="*/ 1049 h 723"/>
                              <a:gd name="T28" fmla="+- 0 7046 6035"/>
                              <a:gd name="T29" fmla="*/ T28 w 1300"/>
                              <a:gd name="T30" fmla="+- 0 1185 580"/>
                              <a:gd name="T31" fmla="*/ 1185 h 723"/>
                              <a:gd name="T32" fmla="+- 0 7190 6035"/>
                              <a:gd name="T33" fmla="*/ T32 w 1300"/>
                              <a:gd name="T34" fmla="+- 0 1254 580"/>
                              <a:gd name="T35" fmla="*/ 1254 h 723"/>
                              <a:gd name="T36" fmla="+- 0 7335 6035"/>
                              <a:gd name="T37" fmla="*/ T36 w 1300"/>
                              <a:gd name="T38" fmla="+- 0 1302 580"/>
                              <a:gd name="T39" fmla="*/ 1302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23">
                                <a:moveTo>
                                  <a:pt x="0" y="0"/>
                                </a:moveTo>
                                <a:lnTo>
                                  <a:pt x="145" y="71"/>
                                </a:lnTo>
                                <a:lnTo>
                                  <a:pt x="289" y="197"/>
                                </a:lnTo>
                                <a:lnTo>
                                  <a:pt x="433" y="282"/>
                                </a:lnTo>
                                <a:lnTo>
                                  <a:pt x="578" y="369"/>
                                </a:lnTo>
                                <a:lnTo>
                                  <a:pt x="722" y="440"/>
                                </a:lnTo>
                                <a:lnTo>
                                  <a:pt x="867" y="469"/>
                                </a:lnTo>
                                <a:lnTo>
                                  <a:pt x="1011" y="605"/>
                                </a:lnTo>
                                <a:lnTo>
                                  <a:pt x="1155" y="674"/>
                                </a:lnTo>
                                <a:lnTo>
                                  <a:pt x="1300" y="722"/>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Freeform 1241"/>
                        <wps:cNvSpPr>
                          <a:spLocks/>
                        </wps:cNvSpPr>
                        <wps:spPr bwMode="auto">
                          <a:xfrm>
                            <a:off x="6035" y="574"/>
                            <a:ext cx="1300" cy="754"/>
                          </a:xfrm>
                          <a:custGeom>
                            <a:avLst/>
                            <a:gdLst>
                              <a:gd name="T0" fmla="+- 0 6035 6035"/>
                              <a:gd name="T1" fmla="*/ T0 w 1300"/>
                              <a:gd name="T2" fmla="+- 0 575 575"/>
                              <a:gd name="T3" fmla="*/ 575 h 754"/>
                              <a:gd name="T4" fmla="+- 0 6180 6035"/>
                              <a:gd name="T5" fmla="*/ T4 w 1300"/>
                              <a:gd name="T6" fmla="+- 0 638 575"/>
                              <a:gd name="T7" fmla="*/ 638 h 754"/>
                              <a:gd name="T8" fmla="+- 0 6324 6035"/>
                              <a:gd name="T9" fmla="*/ T8 w 1300"/>
                              <a:gd name="T10" fmla="+- 0 787 575"/>
                              <a:gd name="T11" fmla="*/ 787 h 754"/>
                              <a:gd name="T12" fmla="+- 0 6468 6035"/>
                              <a:gd name="T13" fmla="*/ T12 w 1300"/>
                              <a:gd name="T14" fmla="+- 0 895 575"/>
                              <a:gd name="T15" fmla="*/ 895 h 754"/>
                              <a:gd name="T16" fmla="+- 0 6613 6035"/>
                              <a:gd name="T17" fmla="*/ T16 w 1300"/>
                              <a:gd name="T18" fmla="+- 0 951 575"/>
                              <a:gd name="T19" fmla="*/ 951 h 754"/>
                              <a:gd name="T20" fmla="+- 0 6757 6035"/>
                              <a:gd name="T21" fmla="*/ T20 w 1300"/>
                              <a:gd name="T22" fmla="+- 0 1030 575"/>
                              <a:gd name="T23" fmla="*/ 1030 h 754"/>
                              <a:gd name="T24" fmla="+- 0 6902 6035"/>
                              <a:gd name="T25" fmla="*/ T24 w 1300"/>
                              <a:gd name="T26" fmla="+- 0 1131 575"/>
                              <a:gd name="T27" fmla="*/ 1131 h 754"/>
                              <a:gd name="T28" fmla="+- 0 7046 6035"/>
                              <a:gd name="T29" fmla="*/ T28 w 1300"/>
                              <a:gd name="T30" fmla="+- 0 1230 575"/>
                              <a:gd name="T31" fmla="*/ 1230 h 754"/>
                              <a:gd name="T32" fmla="+- 0 7190 6035"/>
                              <a:gd name="T33" fmla="*/ T32 w 1300"/>
                              <a:gd name="T34" fmla="+- 0 1289 575"/>
                              <a:gd name="T35" fmla="*/ 1289 h 754"/>
                              <a:gd name="T36" fmla="+- 0 7335 6035"/>
                              <a:gd name="T37" fmla="*/ T36 w 1300"/>
                              <a:gd name="T38" fmla="+- 0 1328 575"/>
                              <a:gd name="T39" fmla="*/ 1328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54">
                                <a:moveTo>
                                  <a:pt x="0" y="0"/>
                                </a:moveTo>
                                <a:lnTo>
                                  <a:pt x="145" y="63"/>
                                </a:lnTo>
                                <a:lnTo>
                                  <a:pt x="289" y="212"/>
                                </a:lnTo>
                                <a:lnTo>
                                  <a:pt x="433" y="320"/>
                                </a:lnTo>
                                <a:lnTo>
                                  <a:pt x="578" y="376"/>
                                </a:lnTo>
                                <a:lnTo>
                                  <a:pt x="722" y="455"/>
                                </a:lnTo>
                                <a:lnTo>
                                  <a:pt x="867" y="556"/>
                                </a:lnTo>
                                <a:lnTo>
                                  <a:pt x="1011" y="655"/>
                                </a:lnTo>
                                <a:lnTo>
                                  <a:pt x="1155" y="714"/>
                                </a:lnTo>
                                <a:lnTo>
                                  <a:pt x="1300" y="753"/>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Freeform 1240"/>
                        <wps:cNvSpPr>
                          <a:spLocks/>
                        </wps:cNvSpPr>
                        <wps:spPr bwMode="auto">
                          <a:xfrm>
                            <a:off x="6035" y="574"/>
                            <a:ext cx="1300" cy="781"/>
                          </a:xfrm>
                          <a:custGeom>
                            <a:avLst/>
                            <a:gdLst>
                              <a:gd name="T0" fmla="+- 0 6035 6035"/>
                              <a:gd name="T1" fmla="*/ T0 w 1300"/>
                              <a:gd name="T2" fmla="+- 0 575 575"/>
                              <a:gd name="T3" fmla="*/ 575 h 781"/>
                              <a:gd name="T4" fmla="+- 0 6180 6035"/>
                              <a:gd name="T5" fmla="*/ T4 w 1300"/>
                              <a:gd name="T6" fmla="+- 0 648 575"/>
                              <a:gd name="T7" fmla="*/ 648 h 781"/>
                              <a:gd name="T8" fmla="+- 0 6324 6035"/>
                              <a:gd name="T9" fmla="*/ T8 w 1300"/>
                              <a:gd name="T10" fmla="+- 0 798 575"/>
                              <a:gd name="T11" fmla="*/ 798 h 781"/>
                              <a:gd name="T12" fmla="+- 0 6468 6035"/>
                              <a:gd name="T13" fmla="*/ T12 w 1300"/>
                              <a:gd name="T14" fmla="+- 0 931 575"/>
                              <a:gd name="T15" fmla="*/ 931 h 781"/>
                              <a:gd name="T16" fmla="+- 0 6613 6035"/>
                              <a:gd name="T17" fmla="*/ T16 w 1300"/>
                              <a:gd name="T18" fmla="+- 0 989 575"/>
                              <a:gd name="T19" fmla="*/ 989 h 781"/>
                              <a:gd name="T20" fmla="+- 0 6757 6035"/>
                              <a:gd name="T21" fmla="*/ T20 w 1300"/>
                              <a:gd name="T22" fmla="+- 0 1074 575"/>
                              <a:gd name="T23" fmla="*/ 1074 h 781"/>
                              <a:gd name="T24" fmla="+- 0 6902 6035"/>
                              <a:gd name="T25" fmla="*/ T24 w 1300"/>
                              <a:gd name="T26" fmla="+- 0 1190 575"/>
                              <a:gd name="T27" fmla="*/ 1190 h 781"/>
                              <a:gd name="T28" fmla="+- 0 7046 6035"/>
                              <a:gd name="T29" fmla="*/ T28 w 1300"/>
                              <a:gd name="T30" fmla="+- 0 1285 575"/>
                              <a:gd name="T31" fmla="*/ 1285 h 781"/>
                              <a:gd name="T32" fmla="+- 0 7190 6035"/>
                              <a:gd name="T33" fmla="*/ T32 w 1300"/>
                              <a:gd name="T34" fmla="+- 0 1330 575"/>
                              <a:gd name="T35" fmla="*/ 1330 h 781"/>
                              <a:gd name="T36" fmla="+- 0 7335 6035"/>
                              <a:gd name="T37" fmla="*/ T36 w 1300"/>
                              <a:gd name="T38" fmla="+- 0 1356 575"/>
                              <a:gd name="T39" fmla="*/ 1356 h 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1">
                                <a:moveTo>
                                  <a:pt x="0" y="0"/>
                                </a:moveTo>
                                <a:lnTo>
                                  <a:pt x="145" y="73"/>
                                </a:lnTo>
                                <a:lnTo>
                                  <a:pt x="289" y="223"/>
                                </a:lnTo>
                                <a:lnTo>
                                  <a:pt x="433" y="356"/>
                                </a:lnTo>
                                <a:lnTo>
                                  <a:pt x="578" y="414"/>
                                </a:lnTo>
                                <a:lnTo>
                                  <a:pt x="722" y="499"/>
                                </a:lnTo>
                                <a:lnTo>
                                  <a:pt x="867" y="615"/>
                                </a:lnTo>
                                <a:lnTo>
                                  <a:pt x="1011" y="710"/>
                                </a:lnTo>
                                <a:lnTo>
                                  <a:pt x="1155" y="755"/>
                                </a:lnTo>
                                <a:lnTo>
                                  <a:pt x="1300" y="781"/>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 name="AutoShape 1239"/>
                        <wps:cNvSpPr>
                          <a:spLocks/>
                        </wps:cNvSpPr>
                        <wps:spPr bwMode="auto">
                          <a:xfrm>
                            <a:off x="6324" y="130"/>
                            <a:ext cx="434" cy="1467"/>
                          </a:xfrm>
                          <a:custGeom>
                            <a:avLst/>
                            <a:gdLst>
                              <a:gd name="T0" fmla="+- 0 6324 6324"/>
                              <a:gd name="T1" fmla="*/ T0 w 434"/>
                              <a:gd name="T2" fmla="+- 0 1597 130"/>
                              <a:gd name="T3" fmla="*/ 1597 h 1467"/>
                              <a:gd name="T4" fmla="+- 0 6324 6324"/>
                              <a:gd name="T5" fmla="*/ T4 w 434"/>
                              <a:gd name="T6" fmla="+- 0 130 130"/>
                              <a:gd name="T7" fmla="*/ 130 h 1467"/>
                              <a:gd name="T8" fmla="+- 0 6757 6324"/>
                              <a:gd name="T9" fmla="*/ T8 w 434"/>
                              <a:gd name="T10" fmla="+- 0 1597 130"/>
                              <a:gd name="T11" fmla="*/ 1597 h 1467"/>
                              <a:gd name="T12" fmla="+- 0 6757 6324"/>
                              <a:gd name="T13" fmla="*/ T12 w 434"/>
                              <a:gd name="T14" fmla="+- 0 130 130"/>
                              <a:gd name="T15" fmla="*/ 130 h 1467"/>
                            </a:gdLst>
                            <a:ahLst/>
                            <a:cxnLst>
                              <a:cxn ang="0">
                                <a:pos x="T1" y="T3"/>
                              </a:cxn>
                              <a:cxn ang="0">
                                <a:pos x="T5" y="T7"/>
                              </a:cxn>
                              <a:cxn ang="0">
                                <a:pos x="T9" y="T11"/>
                              </a:cxn>
                              <a:cxn ang="0">
                                <a:pos x="T13" y="T15"/>
                              </a:cxn>
                            </a:cxnLst>
                            <a:rect l="0" t="0" r="r" b="b"/>
                            <a:pathLst>
                              <a:path w="434" h="1467">
                                <a:moveTo>
                                  <a:pt x="0" y="1467"/>
                                </a:moveTo>
                                <a:lnTo>
                                  <a:pt x="0" y="0"/>
                                </a:lnTo>
                                <a:moveTo>
                                  <a:pt x="433" y="1467"/>
                                </a:moveTo>
                                <a:lnTo>
                                  <a:pt x="433"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 name="Freeform 1238"/>
                        <wps:cNvSpPr>
                          <a:spLocks/>
                        </wps:cNvSpPr>
                        <wps:spPr bwMode="auto">
                          <a:xfrm>
                            <a:off x="6901"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2" name="Line 1237"/>
                        <wps:cNvCnPr>
                          <a:cxnSpLocks noChangeShapeType="1"/>
                        </wps:cNvCnPr>
                        <wps:spPr bwMode="auto">
                          <a:xfrm>
                            <a:off x="6902"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3" name="Line 1236"/>
                        <wps:cNvCnPr>
                          <a:cxnSpLocks noChangeShapeType="1"/>
                        </wps:cNvCnPr>
                        <wps:spPr bwMode="auto">
                          <a:xfrm>
                            <a:off x="6902" y="1597"/>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54" name="Freeform 1235"/>
                        <wps:cNvSpPr>
                          <a:spLocks/>
                        </wps:cNvSpPr>
                        <wps:spPr bwMode="auto">
                          <a:xfrm>
                            <a:off x="6012" y="440"/>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5" name="Line 1234"/>
                        <wps:cNvCnPr>
                          <a:cxnSpLocks noChangeShapeType="1"/>
                        </wps:cNvCnPr>
                        <wps:spPr bwMode="auto">
                          <a:xfrm>
                            <a:off x="6035" y="4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6" name="Freeform 1233"/>
                        <wps:cNvSpPr>
                          <a:spLocks/>
                        </wps:cNvSpPr>
                        <wps:spPr bwMode="auto">
                          <a:xfrm>
                            <a:off x="6012" y="158"/>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 name="Line 1232"/>
                        <wps:cNvCnPr>
                          <a:cxnSpLocks noChangeShapeType="1"/>
                        </wps:cNvCnPr>
                        <wps:spPr bwMode="auto">
                          <a:xfrm>
                            <a:off x="6035" y="1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8" name="Line 1231"/>
                        <wps:cNvCnPr>
                          <a:cxnSpLocks noChangeShapeType="1"/>
                        </wps:cNvCnPr>
                        <wps:spPr bwMode="auto">
                          <a:xfrm>
                            <a:off x="6035" y="1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9" name="Freeform 1230"/>
                        <wps:cNvSpPr>
                          <a:spLocks/>
                        </wps:cNvSpPr>
                        <wps:spPr bwMode="auto">
                          <a:xfrm>
                            <a:off x="6612"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0" name="Line 1229"/>
                        <wps:cNvCnPr>
                          <a:cxnSpLocks noChangeShapeType="1"/>
                        </wps:cNvCnPr>
                        <wps:spPr bwMode="auto">
                          <a:xfrm>
                            <a:off x="6613"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1" name="Freeform 1228"/>
                        <wps:cNvSpPr>
                          <a:spLocks/>
                        </wps:cNvSpPr>
                        <wps:spPr bwMode="auto">
                          <a:xfrm>
                            <a:off x="7190" y="1596"/>
                            <a:ext cx="2" cy="24"/>
                          </a:xfrm>
                          <a:custGeom>
                            <a:avLst/>
                            <a:gdLst>
                              <a:gd name="T0" fmla="+- 0 1597 1597"/>
                              <a:gd name="T1" fmla="*/ 1597 h 24"/>
                              <a:gd name="T2" fmla="+- 0 1620 1597"/>
                              <a:gd name="T3" fmla="*/ 1620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2" name="Line 1227"/>
                        <wps:cNvCnPr>
                          <a:cxnSpLocks noChangeShapeType="1"/>
                        </wps:cNvCnPr>
                        <wps:spPr bwMode="auto">
                          <a:xfrm>
                            <a:off x="7190" y="1597"/>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3" name="AutoShape 1226"/>
                        <wps:cNvSpPr>
                          <a:spLocks/>
                        </wps:cNvSpPr>
                        <wps:spPr bwMode="auto">
                          <a:xfrm>
                            <a:off x="6035" y="130"/>
                            <a:ext cx="1444" cy="1467"/>
                          </a:xfrm>
                          <a:custGeom>
                            <a:avLst/>
                            <a:gdLst>
                              <a:gd name="T0" fmla="+- 0 7479 6035"/>
                              <a:gd name="T1" fmla="*/ T0 w 1444"/>
                              <a:gd name="T2" fmla="+- 0 1597 130"/>
                              <a:gd name="T3" fmla="*/ 1597 h 1467"/>
                              <a:gd name="T4" fmla="+- 0 7479 6035"/>
                              <a:gd name="T5" fmla="*/ T4 w 1444"/>
                              <a:gd name="T6" fmla="+- 0 130 130"/>
                              <a:gd name="T7" fmla="*/ 130 h 1467"/>
                              <a:gd name="T8" fmla="+- 0 6035 6035"/>
                              <a:gd name="T9" fmla="*/ T8 w 1444"/>
                              <a:gd name="T10" fmla="+- 0 1597 130"/>
                              <a:gd name="T11" fmla="*/ 1597 h 1467"/>
                              <a:gd name="T12" fmla="+- 0 7479 6035"/>
                              <a:gd name="T13" fmla="*/ T12 w 1444"/>
                              <a:gd name="T14" fmla="+- 0 1597 130"/>
                              <a:gd name="T15" fmla="*/ 1597 h 1467"/>
                              <a:gd name="T16" fmla="+- 0 6035 6035"/>
                              <a:gd name="T17" fmla="*/ T16 w 1444"/>
                              <a:gd name="T18" fmla="+- 0 130 130"/>
                              <a:gd name="T19" fmla="*/ 130 h 1467"/>
                              <a:gd name="T20" fmla="+- 0 7479 6035"/>
                              <a:gd name="T21" fmla="*/ T20 w 1444"/>
                              <a:gd name="T22" fmla="+- 0 130 130"/>
                              <a:gd name="T23" fmla="*/ 130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7"/>
                                </a:moveTo>
                                <a:lnTo>
                                  <a:pt x="1444" y="0"/>
                                </a:lnTo>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Freeform 1225"/>
                        <wps:cNvSpPr>
                          <a:spLocks/>
                        </wps:cNvSpPr>
                        <wps:spPr bwMode="auto">
                          <a:xfrm>
                            <a:off x="6035" y="652"/>
                            <a:ext cx="1156" cy="648"/>
                          </a:xfrm>
                          <a:custGeom>
                            <a:avLst/>
                            <a:gdLst>
                              <a:gd name="T0" fmla="+- 0 6035 6035"/>
                              <a:gd name="T1" fmla="*/ T0 w 1156"/>
                              <a:gd name="T2" fmla="+- 0 652 652"/>
                              <a:gd name="T3" fmla="*/ 652 h 648"/>
                              <a:gd name="T4" fmla="+- 0 6180 6035"/>
                              <a:gd name="T5" fmla="*/ T4 w 1156"/>
                              <a:gd name="T6" fmla="+- 0 755 652"/>
                              <a:gd name="T7" fmla="*/ 755 h 648"/>
                              <a:gd name="T8" fmla="+- 0 6324 6035"/>
                              <a:gd name="T9" fmla="*/ T8 w 1156"/>
                              <a:gd name="T10" fmla="+- 0 816 652"/>
                              <a:gd name="T11" fmla="*/ 816 h 648"/>
                              <a:gd name="T12" fmla="+- 0 6468 6035"/>
                              <a:gd name="T13" fmla="*/ T12 w 1156"/>
                              <a:gd name="T14" fmla="+- 0 868 652"/>
                              <a:gd name="T15" fmla="*/ 868 h 648"/>
                              <a:gd name="T16" fmla="+- 0 6613 6035"/>
                              <a:gd name="T17" fmla="*/ T16 w 1156"/>
                              <a:gd name="T18" fmla="+- 0 970 652"/>
                              <a:gd name="T19" fmla="*/ 970 h 648"/>
                              <a:gd name="T20" fmla="+- 0 6757 6035"/>
                              <a:gd name="T21" fmla="*/ T20 w 1156"/>
                              <a:gd name="T22" fmla="+- 0 1040 652"/>
                              <a:gd name="T23" fmla="*/ 1040 h 648"/>
                              <a:gd name="T24" fmla="+- 0 6902 6035"/>
                              <a:gd name="T25" fmla="*/ T24 w 1156"/>
                              <a:gd name="T26" fmla="+- 0 1118 652"/>
                              <a:gd name="T27" fmla="*/ 1118 h 648"/>
                              <a:gd name="T28" fmla="+- 0 7046 6035"/>
                              <a:gd name="T29" fmla="*/ T28 w 1156"/>
                              <a:gd name="T30" fmla="+- 0 1237 652"/>
                              <a:gd name="T31" fmla="*/ 1237 h 648"/>
                              <a:gd name="T32" fmla="+- 0 7190 6035"/>
                              <a:gd name="T33" fmla="*/ T32 w 1156"/>
                              <a:gd name="T34" fmla="+- 0 1300 652"/>
                              <a:gd name="T35" fmla="*/ 130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5" y="103"/>
                                </a:lnTo>
                                <a:lnTo>
                                  <a:pt x="289" y="164"/>
                                </a:lnTo>
                                <a:lnTo>
                                  <a:pt x="433" y="216"/>
                                </a:lnTo>
                                <a:lnTo>
                                  <a:pt x="578" y="318"/>
                                </a:lnTo>
                                <a:lnTo>
                                  <a:pt x="722" y="388"/>
                                </a:lnTo>
                                <a:lnTo>
                                  <a:pt x="867" y="466"/>
                                </a:lnTo>
                                <a:lnTo>
                                  <a:pt x="1011" y="585"/>
                                </a:lnTo>
                                <a:lnTo>
                                  <a:pt x="1155" y="648"/>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69C04" id="Group 1224" o:spid="_x0000_s1026" style="position:absolute;margin-left:300.6pt;margin-top:6.4pt;width:73.5pt;height:74.65pt;z-index:15745024;mso-position-horizontal-relative:page" coordorigin="6012,128"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">
                <v:shape id="Freeform 1260" o:spid="_x0000_s1027" style="position:absolute;left:6035;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" path="m,l,23e" fillcolor="black" stroked="f">
                  <v:path arrowok="t" o:connecttype="custom" o:connectlocs="0,1597;0,1620" o:connectangles="0,0"/>
                </v:shape>
                <v:line id="Line 1259" o:spid="_x0000_s1028" style="position:absolute;visibility:visible;mso-wrap-style:square" from="6035,1597" to="6035,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" strokeweight=".09331mm"/>
                <v:shape id="Freeform 1258" o:spid="_x0000_s1029" style="position:absolute;left:6012;top:156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" path="m23,l,e" fillcolor="black" stroked="f">
                  <v:path arrowok="t" o:connecttype="custom" o:connectlocs="23,0;0,0" o:connectangles="0,0"/>
                </v:shape>
                <v:line id="Line 1257" o:spid="_x0000_s1030" style="position:absolute;visibility:visible;mso-wrap-style:square" from="6035,1568" to="6035,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" strokeweight=".09331mm"/>
                <v:shape id="Freeform 1256" o:spid="_x0000_s1031" style="position:absolute;left:6324;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" path="m,l,23e" fillcolor="black" stroked="f">
                  <v:path arrowok="t" o:connecttype="custom" o:connectlocs="0,1597;0,1620" o:connectangles="0,0"/>
                </v:shape>
                <v:line id="Line 1255" o:spid="_x0000_s1032" style="position:absolute;visibility:visible;mso-wrap-style:square" from="6324,1597" to="6324,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" strokeweight=".09331mm"/>
                <v:shape id="Freeform 1254" o:spid="_x0000_s1033" style="position:absolute;left:6012;top:128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" path="m23,l,e" fillcolor="black" stroked="f">
                  <v:path arrowok="t" o:connecttype="custom" o:connectlocs="23,0;0,0" o:connectangles="0,0"/>
                </v:shape>
                <v:line id="Line 1253" o:spid="_x0000_s1034" style="position:absolute;visibility:visible;mso-wrap-style:square" from="6035,1286" to="6035,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" strokeweight=".09331mm"/>
                <v:shape id="Freeform 1252" o:spid="_x0000_s1035" style="position:absolute;left:6012;top:100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" path="m23,l,e" fillcolor="black" stroked="f">
                  <v:path arrowok="t" o:connecttype="custom" o:connectlocs="23,0;0,0" o:connectangles="0,0"/>
                </v:shape>
                <v:line id="Line 1251" o:spid="_x0000_s1036" style="position:absolute;visibility:visible;mso-wrap-style:square" from="6035,1004" to="6035,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" strokeweight=".09331mm"/>
                <v:shape id="Freeform 1250" o:spid="_x0000_s1037" style="position:absolute;left:6012;top:72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" path="m23,l,e" fillcolor="black" stroked="f">
                  <v:path arrowok="t" o:connecttype="custom" o:connectlocs="23,0;0,0" o:connectangles="0,0"/>
                </v:shape>
                <v:line id="Line 1249" o:spid="_x0000_s1038" style="position:absolute;visibility:visible;mso-wrap-style:square" from="6035,722" to="6035,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" strokeweight=".09331mm"/>
                <v:shape id="Freeform 1248" o:spid="_x0000_s1039" style="position:absolute;left:6035;top:650;width:1300;height:606;visibility:visible;mso-wrap-style:square;v-text-anchor:top" coordsize="130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" path="m,l145,162,289,284r144,57l578,368r144,56l867,516r144,47l1155,566r145,39e" filled="f" strokecolor="#fdd9b4" strokeweight=".13997mm">
                  <v:path arrowok="t" o:connecttype="custom" o:connectlocs="0,651;145,813;289,935;433,992;578,1019;722,1075;867,1167;1011,1214;1155,1217;1300,1256" o:connectangles="0,0,0,0,0,0,0,0,0,0"/>
                </v:shape>
                <v:shape id="Freeform 1247" o:spid="_x0000_s1040" style="position:absolute;left:6035;top:611;width:1300;height:589;visibility:visible;mso-wrap-style:square;v-text-anchor:top" coordsize="130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" path="m,l145,127r144,93l433,267r145,27l722,403r145,84l1011,514r144,14l1300,589e" filled="f" strokecolor="#fcab66" strokeweight=".13997mm">
                  <v:path arrowok="t" o:connecttype="custom" o:connectlocs="0,612;145,739;289,832;433,879;578,906;722,1015;867,1099;1011,1126;1155,1140;1300,1201" o:connectangles="0,0,0,0,0,0,0,0,0,0"/>
                </v:shape>
                <v:shape id="Freeform 1246" o:spid="_x0000_s1041" style="position:absolute;left:6035;top:596;width:1300;height:613;visibility:visible;mso-wrap-style:square;v-text-anchor:top" coordsize="1300,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" path="m,l145,103r144,87l433,285r145,11l722,383,867,491r144,21l1155,540r145,73e" filled="f" strokecolor="#f57723" strokeweight=".13997mm">
                  <v:path arrowok="t" o:connecttype="custom" o:connectlocs="0,596;145,699;289,786;433,881;578,892;722,979;867,1087;1011,1108;1155,1136;1300,1209" o:connectangles="0,0,0,0,0,0,0,0,0,0"/>
                </v:shape>
                <v:shape id="Freeform 1245" o:spid="_x0000_s1042" style="position:absolute;left:6035;top:587;width:1300;height:639;visibility:visible;mso-wrap-style:square;v-text-anchor:top" coordsize="130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" path="m,l145,100r144,83l433,260r145,54l722,373r145,93l1011,508r144,82l1300,638e" filled="f" strokecolor="#d04401" strokeweight=".13997mm">
                  <v:path arrowok="t" o:connecttype="custom" o:connectlocs="0,588;145,688;289,771;433,848;578,902;722,961;867,1054;1011,1096;1155,1178;1300,1226" o:connectangles="0,0,0,0,0,0,0,0,0,0"/>
                </v:shape>
                <v:shape id="Freeform 1244" o:spid="_x0000_s1043" style="position:absolute;left:6035;top:586;width:1300;height:691;visibility:visible;mso-wrap-style:square;v-text-anchor:top" coordsize="1300,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" path="m,l145,92r144,94l433,266r145,69l722,392r145,63l1011,521r144,122l1300,691e" filled="f" strokecolor="#073c7d" strokeweight=".13997mm">
                  <v:path arrowok="t" o:connecttype="custom" o:connectlocs="0,586;145,678;289,772;433,852;578,921;722,978;867,1041;1011,1107;1155,1229;1300,1277" o:connectangles="0,0,0,0,0,0,0,0,0,0"/>
                </v:shape>
                <v:shape id="Freeform 1243" o:spid="_x0000_s1044" style="position:absolute;left:6035;top:584;width:1300;height:685;visibility:visible;mso-wrap-style:square;v-text-anchor:top" coordsize="13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" path="m,l145,74,289,191r144,86l578,361r144,53l867,461r144,115l1155,651r145,33e" filled="f" strokecolor="#1e6db2" strokeweight=".13997mm">
                  <v:path arrowok="t" o:connecttype="custom" o:connectlocs="0,585;145,659;289,776;433,862;578,946;722,999;867,1046;1011,1161;1155,1236;1300,1269" o:connectangles="0,0,0,0,0,0,0,0,0,0"/>
                </v:shape>
                <v:shape id="Freeform 1242" o:spid="_x0000_s1045" style="position:absolute;left:6035;top:580;width:1300;height:723;visibility:visible;mso-wrap-style:square;v-text-anchor:top" coordsize="130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" path="m,l145,71,289,197r144,85l578,369r144,71l867,469r144,136l1155,674r145,48e" filled="f" strokecolor="#529dcc" strokeweight=".13997mm">
                  <v:path arrowok="t" o:connecttype="custom" o:connectlocs="0,580;145,651;289,777;433,862;578,949;722,1020;867,1049;1011,1185;1155,1254;1300,1302" o:connectangles="0,0,0,0,0,0,0,0,0,0"/>
                </v:shape>
                <v:shape id="Freeform 1241" o:spid="_x0000_s1046" style="position:absolute;left:6035;top:574;width:1300;height:754;visibility:visible;mso-wrap-style:square;v-text-anchor:top" coordsize="130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" path="m,l145,63,289,212,433,320r145,56l722,455,867,556r144,99l1155,714r145,39e" filled="f" strokecolor="#99c7e0" strokeweight=".13997mm">
                  <v:path arrowok="t" o:connecttype="custom" o:connectlocs="0,575;145,638;289,787;433,895;578,951;722,1030;867,1131;1011,1230;1155,1289;1300,1328" o:connectangles="0,0,0,0,0,0,0,0,0,0"/>
                </v:shape>
                <v:shape id="Freeform 1240" o:spid="_x0000_s1047" style="position:absolute;left:6035;top:574;width:1300;height:781;visibility:visible;mso-wrap-style:square;v-text-anchor:top" coordsize="130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" path="m,l145,73,289,223,433,356r145,58l722,499,867,615r144,95l1155,755r145,26e" filled="f" strokecolor="#d0e1f2" strokeweight=".13997mm">
                  <v:path arrowok="t" o:connecttype="custom" o:connectlocs="0,575;145,648;289,798;433,931;578,989;722,1074;867,1190;1011,1285;1155,1330;1300,1356" o:connectangles="0,0,0,0,0,0,0,0,0,0"/>
                </v:shape>
                <v:shape id="AutoShape 1239" o:spid="_x0000_s1048" style="position:absolute;left:6324;top:130;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" path="m,1467l,m433,1467l433,e" filled="f" strokeweight=".06997mm">
                  <v:stroke dashstyle="1 1"/>
                  <v:path arrowok="t" o:connecttype="custom" o:connectlocs="0,1597;0,130;433,1597;433,130" o:connectangles="0,0,0,0"/>
                </v:shape>
                <v:shape id="Freeform 1238" o:spid="_x0000_s1049" style="position:absolute;left:6901;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" path="m,l,23e" fillcolor="black" stroked="f">
                  <v:path arrowok="t" o:connecttype="custom" o:connectlocs="0,1597;0,1620" o:connectangles="0,0"/>
                </v:shape>
                <v:line id="Line 1237" o:spid="_x0000_s1050" style="position:absolute;visibility:visible;mso-wrap-style:square" from="6902,1597" to="6902,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" strokeweight=".09331mm"/>
                <v:line id="Line 1236" o:spid="_x0000_s1051" style="position:absolute;visibility:visible;mso-wrap-style:square" from="6902,1597" to="6902,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" strokeweight=".06997mm">
                  <v:stroke dashstyle="1 1"/>
                </v:line>
                <v:shape id="Freeform 1235" o:spid="_x0000_s1052" style="position:absolute;left:6012;top:44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" path="m23,l,e" fillcolor="black" stroked="f">
                  <v:path arrowok="t" o:connecttype="custom" o:connectlocs="23,0;0,0" o:connectangles="0,0"/>
                </v:shape>
                <v:line id="Line 1234" o:spid="_x0000_s1053" style="position:absolute;visibility:visible;mso-wrap-style:square" from="6035,440" to="603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" strokeweight=".09331mm"/>
                <v:shape id="Freeform 1233" o:spid="_x0000_s1054" style="position:absolute;left:6012;top:15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" path="m23,l,e" fillcolor="black" stroked="f">
                  <v:path arrowok="t" o:connecttype="custom" o:connectlocs="23,0;0,0" o:connectangles="0,0"/>
                </v:shape>
                <v:line id="Line 1232" o:spid="_x0000_s1055" style="position:absolute;visibility:visible;mso-wrap-style:square" from="6035,158" to="603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" strokeweight=".09331mm"/>
                <v:line id="Line 1231" o:spid="_x0000_s1056" style="position:absolute;visibility:visible;mso-wrap-style:square" from="6035,1597" to="6035,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" strokeweight=".09331mm"/>
                <v:shape id="Freeform 1230" o:spid="_x0000_s1057" style="position:absolute;left:6612;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" path="m,l,23e" fillcolor="black" stroked="f">
                  <v:path arrowok="t" o:connecttype="custom" o:connectlocs="0,1597;0,1620" o:connectangles="0,0"/>
                </v:shape>
                <v:line id="Line 1229" o:spid="_x0000_s1058" style="position:absolute;visibility:visible;mso-wrap-style:square" from="6613,1597" to="6613,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" strokeweight=".09331mm"/>
                <v:shape id="Freeform 1228" o:spid="_x0000_s1059" style="position:absolute;left:7190;top:1596;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" path="m,l,23e" fillcolor="black" stroked="f">
                  <v:path arrowok="t" o:connecttype="custom" o:connectlocs="0,1597;0,1620" o:connectangles="0,0"/>
                </v:shape>
                <v:line id="Line 1227" o:spid="_x0000_s1060" style="position:absolute;visibility:visible;mso-wrap-style:square" from="7190,1597" to="719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" strokeweight=".09331mm"/>
                <v:shape id="AutoShape 1226" o:spid="_x0000_s1061" style="position:absolute;left:6035;top:130;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" path="m1444,1467l1444,m,1467r1444,m,l1444,e" filled="f" strokeweight=".09331mm">
                  <v:path arrowok="t" o:connecttype="custom" o:connectlocs="1444,1597;1444,130;0,1597;1444,1597;0,130;1444,130" o:connectangles="0,0,0,0,0,0"/>
                </v:shape>
                <v:shape id="Freeform 1225" o:spid="_x0000_s1062" style="position:absolute;left:6035;top:652;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" path="m,l145,103r144,61l433,216,578,318r144,70l867,466r144,119l1155,648e" filled="f" strokeweight=".16797mm">
                  <v:path arrowok="t" o:connecttype="custom" o:connectlocs="0,652;145,755;289,816;433,868;578,970;722,1040;867,1118;1011,1237;1155,1300" o:connectangles="0,0,0,0,0,0,0,0,0"/>
                </v:shape>
                <w10:wrap anchorx="page"/>
              </v:group>
            </w:pict>
          </mc:Fallback>
        </mc:AlternateContent>
      </w:r>
      <w:r w:rsidR="00462487">
        <w:rPr>
          <w:rFonts w:ascii="Verdana"/>
          <w:w w:val="115"/>
          <w:sz w:val="9"/>
        </w:rPr>
        <w:t>ENS</w:t>
      </w:r>
    </w:p>
    <w:p w14:paraId="3AAF4484" w14:textId="77777777" w:rsidR="00E2709D" w:rsidRDefault="00462487">
      <w:pPr>
        <w:pStyle w:val="BodyText"/>
        <w:spacing w:before="5"/>
        <w:rPr>
          <w:rFonts w:ascii="Verdana"/>
          <w:sz w:val="7"/>
        </w:rPr>
      </w:pPr>
      <w:r>
        <w:br w:type="column"/>
      </w:r>
    </w:p>
    <w:p w14:paraId="70E448D4" w14:textId="77777777" w:rsidR="00E2709D" w:rsidRDefault="00462487">
      <w:pPr>
        <w:jc w:val="right"/>
        <w:rPr>
          <w:rFonts w:ascii="Verdana"/>
          <w:sz w:val="9"/>
        </w:rPr>
      </w:pPr>
      <w:r>
        <w:rPr>
          <w:rFonts w:ascii="Verdana"/>
          <w:w w:val="115"/>
          <w:sz w:val="9"/>
        </w:rPr>
        <w:t>HRES</w:t>
      </w:r>
    </w:p>
    <w:p w14:paraId="00CAD4CC" w14:textId="77777777" w:rsidR="00E2709D" w:rsidRDefault="00462487">
      <w:pPr>
        <w:pStyle w:val="BodyText"/>
        <w:rPr>
          <w:rFonts w:ascii="Verdana"/>
          <w:sz w:val="8"/>
        </w:rPr>
      </w:pPr>
      <w:r>
        <w:br w:type="column"/>
      </w:r>
    </w:p>
    <w:p w14:paraId="00523941" w14:textId="77777777" w:rsidR="00E2709D" w:rsidRDefault="00E2709D">
      <w:pPr>
        <w:pStyle w:val="BodyText"/>
        <w:spacing w:before="9"/>
        <w:rPr>
          <w:rFonts w:ascii="Verdana"/>
          <w:sz w:val="9"/>
        </w:rPr>
      </w:pPr>
    </w:p>
    <w:p w14:paraId="6D6B2D5B" w14:textId="7943DF60" w:rsidR="00E2709D" w:rsidRDefault="00285D5B">
      <w:pPr>
        <w:spacing w:before="1"/>
        <w:ind w:right="50"/>
        <w:jc w:val="center"/>
        <w:rPr>
          <w:rFonts w:ascii="Verdana"/>
          <w:sz w:val="7"/>
        </w:rPr>
      </w:pPr>
      <w:r>
        <w:rPr>
          <w:noProof/>
        </w:rPr>
        <mc:AlternateContent>
          <mc:Choice Requires="wpg">
            <w:drawing>
              <wp:anchor distT="0" distB="0" distL="114300" distR="114300" simplePos="0" relativeHeight="15745536" behindDoc="0" locked="0" layoutInCell="1" allowOverlap="1" wp14:anchorId="03DA92AC" wp14:editId="2EDD4243">
                <wp:simplePos x="0" y="0"/>
                <wp:positionH relativeFrom="page">
                  <wp:posOffset>4918075</wp:posOffset>
                </wp:positionH>
                <wp:positionV relativeFrom="paragraph">
                  <wp:posOffset>1270</wp:posOffset>
                </wp:positionV>
                <wp:extent cx="933450" cy="948055"/>
                <wp:effectExtent l="0" t="0" r="0" b="0"/>
                <wp:wrapNone/>
                <wp:docPr id="1191" name="Group 1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948055"/>
                          <a:chOff x="7745" y="2"/>
                          <a:chExt cx="1470" cy="1493"/>
                        </a:xfrm>
                      </wpg:grpSpPr>
                      <wps:wsp>
                        <wps:cNvPr id="1192" name="Freeform 1223"/>
                        <wps:cNvSpPr>
                          <a:spLocks/>
                        </wps:cNvSpPr>
                        <wps:spPr bwMode="auto">
                          <a:xfrm>
                            <a:off x="7767"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 name="Line 1222"/>
                        <wps:cNvCnPr>
                          <a:cxnSpLocks noChangeShapeType="1"/>
                        </wps:cNvCnPr>
                        <wps:spPr bwMode="auto">
                          <a:xfrm>
                            <a:off x="7768"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Freeform 1221"/>
                        <wps:cNvSpPr>
                          <a:spLocks/>
                        </wps:cNvSpPr>
                        <wps:spPr bwMode="auto">
                          <a:xfrm>
                            <a:off x="7744" y="1443"/>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 name="Line 1220"/>
                        <wps:cNvCnPr>
                          <a:cxnSpLocks noChangeShapeType="1"/>
                        </wps:cNvCnPr>
                        <wps:spPr bwMode="auto">
                          <a:xfrm>
                            <a:off x="7768" y="1443"/>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6" name="Freeform 1219"/>
                        <wps:cNvSpPr>
                          <a:spLocks/>
                        </wps:cNvSpPr>
                        <wps:spPr bwMode="auto">
                          <a:xfrm>
                            <a:off x="8056"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 name="Line 1218"/>
                        <wps:cNvCnPr>
                          <a:cxnSpLocks noChangeShapeType="1"/>
                        </wps:cNvCnPr>
                        <wps:spPr bwMode="auto">
                          <a:xfrm>
                            <a:off x="8057"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8" name="Freeform 1217"/>
                        <wps:cNvSpPr>
                          <a:spLocks/>
                        </wps:cNvSpPr>
                        <wps:spPr bwMode="auto">
                          <a:xfrm>
                            <a:off x="7744" y="1161"/>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Line 1216"/>
                        <wps:cNvCnPr>
                          <a:cxnSpLocks noChangeShapeType="1"/>
                        </wps:cNvCnPr>
                        <wps:spPr bwMode="auto">
                          <a:xfrm>
                            <a:off x="7768" y="1161"/>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0" name="Freeform 1215"/>
                        <wps:cNvSpPr>
                          <a:spLocks/>
                        </wps:cNvSpPr>
                        <wps:spPr bwMode="auto">
                          <a:xfrm>
                            <a:off x="7744" y="879"/>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 name="Line 1214"/>
                        <wps:cNvCnPr>
                          <a:cxnSpLocks noChangeShapeType="1"/>
                        </wps:cNvCnPr>
                        <wps:spPr bwMode="auto">
                          <a:xfrm>
                            <a:off x="7768" y="879"/>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2" name="Freeform 1213"/>
                        <wps:cNvSpPr>
                          <a:spLocks/>
                        </wps:cNvSpPr>
                        <wps:spPr bwMode="auto">
                          <a:xfrm>
                            <a:off x="7744" y="597"/>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 name="Line 1212"/>
                        <wps:cNvCnPr>
                          <a:cxnSpLocks noChangeShapeType="1"/>
                        </wps:cNvCnPr>
                        <wps:spPr bwMode="auto">
                          <a:xfrm>
                            <a:off x="7768" y="59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4" name="Freeform 1211"/>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Freeform 1210"/>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Freeform 1209"/>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Freeform 1208"/>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Freeform 1207"/>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Freeform 1206"/>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Freeform 1205"/>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Freeform 1204"/>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2" name="Freeform 1203"/>
                        <wps:cNvSpPr>
                          <a:spLocks/>
                        </wps:cNvSpPr>
                        <wps:spPr bwMode="auto">
                          <a:xfrm>
                            <a:off x="7767" y="486"/>
                            <a:ext cx="1300" cy="782"/>
                          </a:xfrm>
                          <a:custGeom>
                            <a:avLst/>
                            <a:gdLst>
                              <a:gd name="T0" fmla="+- 0 7768 7768"/>
                              <a:gd name="T1" fmla="*/ T0 w 1300"/>
                              <a:gd name="T2" fmla="+- 0 486 486"/>
                              <a:gd name="T3" fmla="*/ 486 h 782"/>
                              <a:gd name="T4" fmla="+- 0 7912 7768"/>
                              <a:gd name="T5" fmla="*/ T4 w 1300"/>
                              <a:gd name="T6" fmla="+- 0 672 486"/>
                              <a:gd name="T7" fmla="*/ 672 h 782"/>
                              <a:gd name="T8" fmla="+- 0 8057 7768"/>
                              <a:gd name="T9" fmla="*/ T8 w 1300"/>
                              <a:gd name="T10" fmla="+- 0 777 486"/>
                              <a:gd name="T11" fmla="*/ 777 h 782"/>
                              <a:gd name="T12" fmla="+- 0 8201 7768"/>
                              <a:gd name="T13" fmla="*/ T12 w 1300"/>
                              <a:gd name="T14" fmla="+- 0 875 486"/>
                              <a:gd name="T15" fmla="*/ 875 h 782"/>
                              <a:gd name="T16" fmla="+- 0 8345 7768"/>
                              <a:gd name="T17" fmla="*/ T16 w 1300"/>
                              <a:gd name="T18" fmla="+- 0 933 486"/>
                              <a:gd name="T19" fmla="*/ 933 h 782"/>
                              <a:gd name="T20" fmla="+- 0 8490 7768"/>
                              <a:gd name="T21" fmla="*/ T20 w 1300"/>
                              <a:gd name="T22" fmla="+- 0 993 486"/>
                              <a:gd name="T23" fmla="*/ 993 h 782"/>
                              <a:gd name="T24" fmla="+- 0 8634 7768"/>
                              <a:gd name="T25" fmla="*/ T24 w 1300"/>
                              <a:gd name="T26" fmla="+- 0 1094 486"/>
                              <a:gd name="T27" fmla="*/ 1094 h 782"/>
                              <a:gd name="T28" fmla="+- 0 8779 7768"/>
                              <a:gd name="T29" fmla="*/ T28 w 1300"/>
                              <a:gd name="T30" fmla="+- 0 1153 486"/>
                              <a:gd name="T31" fmla="*/ 1153 h 782"/>
                              <a:gd name="T32" fmla="+- 0 8923 7768"/>
                              <a:gd name="T33" fmla="*/ T32 w 1300"/>
                              <a:gd name="T34" fmla="+- 0 1216 486"/>
                              <a:gd name="T35" fmla="*/ 1216 h 782"/>
                              <a:gd name="T36" fmla="+- 0 9067 7768"/>
                              <a:gd name="T37" fmla="*/ T36 w 1300"/>
                              <a:gd name="T38" fmla="+- 0 1267 486"/>
                              <a:gd name="T39" fmla="*/ 1267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0" h="782">
                                <a:moveTo>
                                  <a:pt x="0" y="0"/>
                                </a:moveTo>
                                <a:lnTo>
                                  <a:pt x="144" y="186"/>
                                </a:lnTo>
                                <a:lnTo>
                                  <a:pt x="289" y="291"/>
                                </a:lnTo>
                                <a:lnTo>
                                  <a:pt x="433" y="389"/>
                                </a:lnTo>
                                <a:lnTo>
                                  <a:pt x="577" y="447"/>
                                </a:lnTo>
                                <a:lnTo>
                                  <a:pt x="722" y="507"/>
                                </a:lnTo>
                                <a:lnTo>
                                  <a:pt x="866" y="608"/>
                                </a:lnTo>
                                <a:lnTo>
                                  <a:pt x="1011" y="667"/>
                                </a:lnTo>
                                <a:lnTo>
                                  <a:pt x="1155" y="730"/>
                                </a:lnTo>
                                <a:lnTo>
                                  <a:pt x="1299" y="781"/>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AutoShape 1202"/>
                        <wps:cNvSpPr>
                          <a:spLocks/>
                        </wps:cNvSpPr>
                        <wps:spPr bwMode="auto">
                          <a:xfrm>
                            <a:off x="8056" y="4"/>
                            <a:ext cx="434" cy="1467"/>
                          </a:xfrm>
                          <a:custGeom>
                            <a:avLst/>
                            <a:gdLst>
                              <a:gd name="T0" fmla="+- 0 8057 8057"/>
                              <a:gd name="T1" fmla="*/ T0 w 434"/>
                              <a:gd name="T2" fmla="+- 0 1471 5"/>
                              <a:gd name="T3" fmla="*/ 1471 h 1467"/>
                              <a:gd name="T4" fmla="+- 0 8057 8057"/>
                              <a:gd name="T5" fmla="*/ T4 w 434"/>
                              <a:gd name="T6" fmla="+- 0 5 5"/>
                              <a:gd name="T7" fmla="*/ 5 h 1467"/>
                              <a:gd name="T8" fmla="+- 0 8490 8057"/>
                              <a:gd name="T9" fmla="*/ T8 w 434"/>
                              <a:gd name="T10" fmla="+- 0 1471 5"/>
                              <a:gd name="T11" fmla="*/ 1471 h 1467"/>
                              <a:gd name="T12" fmla="+- 0 8490 8057"/>
                              <a:gd name="T13" fmla="*/ T12 w 434"/>
                              <a:gd name="T14" fmla="+- 0 5 5"/>
                              <a:gd name="T15" fmla="*/ 5 h 1467"/>
                            </a:gdLst>
                            <a:ahLst/>
                            <a:cxnLst>
                              <a:cxn ang="0">
                                <a:pos x="T1" y="T3"/>
                              </a:cxn>
                              <a:cxn ang="0">
                                <a:pos x="T5" y="T7"/>
                              </a:cxn>
                              <a:cxn ang="0">
                                <a:pos x="T9" y="T11"/>
                              </a:cxn>
                              <a:cxn ang="0">
                                <a:pos x="T13" y="T15"/>
                              </a:cxn>
                            </a:cxnLst>
                            <a:rect l="0" t="0" r="r" b="b"/>
                            <a:pathLst>
                              <a:path w="434" h="1467">
                                <a:moveTo>
                                  <a:pt x="0" y="1466"/>
                                </a:moveTo>
                                <a:lnTo>
                                  <a:pt x="0" y="0"/>
                                </a:lnTo>
                                <a:moveTo>
                                  <a:pt x="433" y="1466"/>
                                </a:moveTo>
                                <a:lnTo>
                                  <a:pt x="433"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Freeform 1201"/>
                        <wps:cNvSpPr>
                          <a:spLocks/>
                        </wps:cNvSpPr>
                        <wps:spPr bwMode="auto">
                          <a:xfrm>
                            <a:off x="8634"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 name="Line 1200"/>
                        <wps:cNvCnPr>
                          <a:cxnSpLocks noChangeShapeType="1"/>
                        </wps:cNvCnPr>
                        <wps:spPr bwMode="auto">
                          <a:xfrm>
                            <a:off x="8634"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6" name="Line 1199"/>
                        <wps:cNvCnPr>
                          <a:cxnSpLocks noChangeShapeType="1"/>
                        </wps:cNvCnPr>
                        <wps:spPr bwMode="auto">
                          <a:xfrm>
                            <a:off x="8634" y="1471"/>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17" name="Freeform 1198"/>
                        <wps:cNvSpPr>
                          <a:spLocks/>
                        </wps:cNvSpPr>
                        <wps:spPr bwMode="auto">
                          <a:xfrm>
                            <a:off x="7744" y="315"/>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Line 1197"/>
                        <wps:cNvCnPr>
                          <a:cxnSpLocks noChangeShapeType="1"/>
                        </wps:cNvCnPr>
                        <wps:spPr bwMode="auto">
                          <a:xfrm>
                            <a:off x="7768" y="315"/>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9" name="Freeform 1196"/>
                        <wps:cNvSpPr>
                          <a:spLocks/>
                        </wps:cNvSpPr>
                        <wps:spPr bwMode="auto">
                          <a:xfrm>
                            <a:off x="7744" y="33"/>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0" name="Line 1195"/>
                        <wps:cNvCnPr>
                          <a:cxnSpLocks noChangeShapeType="1"/>
                        </wps:cNvCnPr>
                        <wps:spPr bwMode="auto">
                          <a:xfrm>
                            <a:off x="7768" y="33"/>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1" name="Line 1194"/>
                        <wps:cNvCnPr>
                          <a:cxnSpLocks noChangeShapeType="1"/>
                        </wps:cNvCnPr>
                        <wps:spPr bwMode="auto">
                          <a:xfrm>
                            <a:off x="7768" y="1471"/>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2" name="Freeform 1193"/>
                        <wps:cNvSpPr>
                          <a:spLocks/>
                        </wps:cNvSpPr>
                        <wps:spPr bwMode="auto">
                          <a:xfrm>
                            <a:off x="8345"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3" name="Line 1192"/>
                        <wps:cNvCnPr>
                          <a:cxnSpLocks noChangeShapeType="1"/>
                        </wps:cNvCnPr>
                        <wps:spPr bwMode="auto">
                          <a:xfrm>
                            <a:off x="8345"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4" name="Freeform 1191"/>
                        <wps:cNvSpPr>
                          <a:spLocks/>
                        </wps:cNvSpPr>
                        <wps:spPr bwMode="auto">
                          <a:xfrm>
                            <a:off x="8923" y="1471"/>
                            <a:ext cx="2" cy="24"/>
                          </a:xfrm>
                          <a:custGeom>
                            <a:avLst/>
                            <a:gdLst>
                              <a:gd name="T0" fmla="+- 0 1471 1471"/>
                              <a:gd name="T1" fmla="*/ 1471 h 24"/>
                              <a:gd name="T2" fmla="+- 0 1494 1471"/>
                              <a:gd name="T3" fmla="*/ 149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5" name="Line 1190"/>
                        <wps:cNvCnPr>
                          <a:cxnSpLocks noChangeShapeType="1"/>
                        </wps:cNvCnPr>
                        <wps:spPr bwMode="auto">
                          <a:xfrm>
                            <a:off x="8923" y="1471"/>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6" name="AutoShape 1189"/>
                        <wps:cNvSpPr>
                          <a:spLocks/>
                        </wps:cNvSpPr>
                        <wps:spPr bwMode="auto">
                          <a:xfrm>
                            <a:off x="7767" y="4"/>
                            <a:ext cx="1444" cy="1467"/>
                          </a:xfrm>
                          <a:custGeom>
                            <a:avLst/>
                            <a:gdLst>
                              <a:gd name="T0" fmla="+- 0 9212 7768"/>
                              <a:gd name="T1" fmla="*/ T0 w 1444"/>
                              <a:gd name="T2" fmla="+- 0 1471 5"/>
                              <a:gd name="T3" fmla="*/ 1471 h 1467"/>
                              <a:gd name="T4" fmla="+- 0 9212 7768"/>
                              <a:gd name="T5" fmla="*/ T4 w 1444"/>
                              <a:gd name="T6" fmla="+- 0 5 5"/>
                              <a:gd name="T7" fmla="*/ 5 h 1467"/>
                              <a:gd name="T8" fmla="+- 0 7768 7768"/>
                              <a:gd name="T9" fmla="*/ T8 w 1444"/>
                              <a:gd name="T10" fmla="+- 0 1471 5"/>
                              <a:gd name="T11" fmla="*/ 1471 h 1467"/>
                              <a:gd name="T12" fmla="+- 0 9212 7768"/>
                              <a:gd name="T13" fmla="*/ T12 w 1444"/>
                              <a:gd name="T14" fmla="+- 0 1471 5"/>
                              <a:gd name="T15" fmla="*/ 1471 h 1467"/>
                              <a:gd name="T16" fmla="+- 0 7768 7768"/>
                              <a:gd name="T17" fmla="*/ T16 w 1444"/>
                              <a:gd name="T18" fmla="+- 0 5 5"/>
                              <a:gd name="T19" fmla="*/ 5 h 1467"/>
                              <a:gd name="T20" fmla="+- 0 9212 7768"/>
                              <a:gd name="T21" fmla="*/ T20 w 1444"/>
                              <a:gd name="T22" fmla="+- 0 5 5"/>
                              <a:gd name="T23" fmla="*/ 5 h 1467"/>
                            </a:gdLst>
                            <a:ahLst/>
                            <a:cxnLst>
                              <a:cxn ang="0">
                                <a:pos x="T1" y="T3"/>
                              </a:cxn>
                              <a:cxn ang="0">
                                <a:pos x="T5" y="T7"/>
                              </a:cxn>
                              <a:cxn ang="0">
                                <a:pos x="T9" y="T11"/>
                              </a:cxn>
                              <a:cxn ang="0">
                                <a:pos x="T13" y="T15"/>
                              </a:cxn>
                              <a:cxn ang="0">
                                <a:pos x="T17" y="T19"/>
                              </a:cxn>
                              <a:cxn ang="0">
                                <a:pos x="T21" y="T23"/>
                              </a:cxn>
                            </a:cxnLst>
                            <a:rect l="0" t="0" r="r" b="b"/>
                            <a:pathLst>
                              <a:path w="1444" h="1467">
                                <a:moveTo>
                                  <a:pt x="1444" y="1466"/>
                                </a:moveTo>
                                <a:lnTo>
                                  <a:pt x="1444" y="0"/>
                                </a:lnTo>
                                <a:moveTo>
                                  <a:pt x="0" y="1466"/>
                                </a:moveTo>
                                <a:lnTo>
                                  <a:pt x="1444" y="1466"/>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Freeform 1188"/>
                        <wps:cNvSpPr>
                          <a:spLocks/>
                        </wps:cNvSpPr>
                        <wps:spPr bwMode="auto">
                          <a:xfrm>
                            <a:off x="7767" y="527"/>
                            <a:ext cx="1156" cy="648"/>
                          </a:xfrm>
                          <a:custGeom>
                            <a:avLst/>
                            <a:gdLst>
                              <a:gd name="T0" fmla="+- 0 7768 7768"/>
                              <a:gd name="T1" fmla="*/ T0 w 1156"/>
                              <a:gd name="T2" fmla="+- 0 527 527"/>
                              <a:gd name="T3" fmla="*/ 527 h 648"/>
                              <a:gd name="T4" fmla="+- 0 7912 7768"/>
                              <a:gd name="T5" fmla="*/ T4 w 1156"/>
                              <a:gd name="T6" fmla="+- 0 630 527"/>
                              <a:gd name="T7" fmla="*/ 630 h 648"/>
                              <a:gd name="T8" fmla="+- 0 8057 7768"/>
                              <a:gd name="T9" fmla="*/ T8 w 1156"/>
                              <a:gd name="T10" fmla="+- 0 691 527"/>
                              <a:gd name="T11" fmla="*/ 691 h 648"/>
                              <a:gd name="T12" fmla="+- 0 8201 7768"/>
                              <a:gd name="T13" fmla="*/ T12 w 1156"/>
                              <a:gd name="T14" fmla="+- 0 743 527"/>
                              <a:gd name="T15" fmla="*/ 743 h 648"/>
                              <a:gd name="T16" fmla="+- 0 8345 7768"/>
                              <a:gd name="T17" fmla="*/ T16 w 1156"/>
                              <a:gd name="T18" fmla="+- 0 845 527"/>
                              <a:gd name="T19" fmla="*/ 845 h 648"/>
                              <a:gd name="T20" fmla="+- 0 8490 7768"/>
                              <a:gd name="T21" fmla="*/ T20 w 1156"/>
                              <a:gd name="T22" fmla="+- 0 915 527"/>
                              <a:gd name="T23" fmla="*/ 915 h 648"/>
                              <a:gd name="T24" fmla="+- 0 8634 7768"/>
                              <a:gd name="T25" fmla="*/ T24 w 1156"/>
                              <a:gd name="T26" fmla="+- 0 993 527"/>
                              <a:gd name="T27" fmla="*/ 993 h 648"/>
                              <a:gd name="T28" fmla="+- 0 8779 7768"/>
                              <a:gd name="T29" fmla="*/ T28 w 1156"/>
                              <a:gd name="T30" fmla="+- 0 1112 527"/>
                              <a:gd name="T31" fmla="*/ 1112 h 648"/>
                              <a:gd name="T32" fmla="+- 0 8923 7768"/>
                              <a:gd name="T33" fmla="*/ T32 w 1156"/>
                              <a:gd name="T34" fmla="+- 0 1174 527"/>
                              <a:gd name="T35" fmla="*/ 1174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56" h="648">
                                <a:moveTo>
                                  <a:pt x="0" y="0"/>
                                </a:moveTo>
                                <a:lnTo>
                                  <a:pt x="144" y="103"/>
                                </a:lnTo>
                                <a:lnTo>
                                  <a:pt x="289" y="164"/>
                                </a:lnTo>
                                <a:lnTo>
                                  <a:pt x="433" y="216"/>
                                </a:lnTo>
                                <a:lnTo>
                                  <a:pt x="577" y="318"/>
                                </a:lnTo>
                                <a:lnTo>
                                  <a:pt x="722" y="388"/>
                                </a:lnTo>
                                <a:lnTo>
                                  <a:pt x="866" y="466"/>
                                </a:lnTo>
                                <a:lnTo>
                                  <a:pt x="1011" y="585"/>
                                </a:lnTo>
                                <a:lnTo>
                                  <a:pt x="1155" y="647"/>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0708F1" id="Group 1187" o:spid="_x0000_s1026" style="position:absolute;margin-left:387.25pt;margin-top:.1pt;width:73.5pt;height:74.65pt;z-index:15745536;mso-position-horizontal-relative:page" coordorigin="7745,2" coordsize="1470,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">
                <v:shape id="Freeform 1223" o:spid="_x0000_s1027" style="position:absolute;left:7767;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" path="m,l,23e" fillcolor="black" stroked="f">
                  <v:path arrowok="t" o:connecttype="custom" o:connectlocs="0,1471;0,1494" o:connectangles="0,0"/>
                </v:shape>
                <v:line id="Line 1222" o:spid="_x0000_s1028" style="position:absolute;visibility:visible;mso-wrap-style:square" from="7768,1471" to="7768,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" strokeweight=".09331mm"/>
                <v:shape id="Freeform 1221" o:spid="_x0000_s1029" style="position:absolute;left:7744;top:144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" path="m23,l,e" fillcolor="black" stroked="f">
                  <v:path arrowok="t" o:connecttype="custom" o:connectlocs="23,0;0,0" o:connectangles="0,0"/>
                </v:shape>
                <v:line id="Line 1220" o:spid="_x0000_s1030" style="position:absolute;visibility:visible;mso-wrap-style:square" from="7768,1443" to="7768,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" strokeweight=".09331mm"/>
                <v:shape id="Freeform 1219" o:spid="_x0000_s1031" style="position:absolute;left:8056;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" path="m,l,23e" fillcolor="black" stroked="f">
                  <v:path arrowok="t" o:connecttype="custom" o:connectlocs="0,1471;0,1494" o:connectangles="0,0"/>
                </v:shape>
                <v:line id="Line 1218" o:spid="_x0000_s1032" style="position:absolute;visibility:visible;mso-wrap-style:square" from="8057,1471" to="8057,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" strokeweight=".09331mm"/>
                <v:shape id="Freeform 1217" o:spid="_x0000_s1033" style="position:absolute;left:7744;top:116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" path="m23,l,e" fillcolor="black" stroked="f">
                  <v:path arrowok="t" o:connecttype="custom" o:connectlocs="23,0;0,0" o:connectangles="0,0"/>
                </v:shape>
                <v:line id="Line 1216" o:spid="_x0000_s1034" style="position:absolute;visibility:visible;mso-wrap-style:square" from="7768,1161" to="7768,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" strokeweight=".09331mm"/>
                <v:shape id="Freeform 1215" o:spid="_x0000_s1035" style="position:absolute;left:7744;top:87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" path="m23,l,e" fillcolor="black" stroked="f">
                  <v:path arrowok="t" o:connecttype="custom" o:connectlocs="23,0;0,0" o:connectangles="0,0"/>
                </v:shape>
                <v:line id="Line 1214" o:spid="_x0000_s1036" style="position:absolute;visibility:visible;mso-wrap-style:square" from="7768,879" to="776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" strokeweight=".09331mm"/>
                <v:shape id="Freeform 1213" o:spid="_x0000_s1037" style="position:absolute;left:7744;top:59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" path="m23,l,e" fillcolor="black" stroked="f">
                  <v:path arrowok="t" o:connecttype="custom" o:connectlocs="23,0;0,0" o:connectangles="0,0"/>
                </v:shape>
                <v:line id="Line 1212" o:spid="_x0000_s1038" style="position:absolute;visibility:visible;mso-wrap-style:square" from="7768,597" to="7768,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" strokeweight=".09331mm"/>
                <v:shape id="Freeform 1211" o:spid="_x0000_s1039"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" path="m,l144,186,289,291r144,98l577,447r145,60l866,608r145,59l1155,730r144,51e" filled="f" strokecolor="#fdd9b4" strokeweight=".13997mm">
                  <v:path arrowok="t" o:connecttype="custom" o:connectlocs="0,486;144,672;289,777;433,875;577,933;722,993;866,1094;1011,1153;1155,1216;1299,1267" o:connectangles="0,0,0,0,0,0,0,0,0,0"/>
                </v:shape>
                <v:shape id="Freeform 1210" o:spid="_x0000_s1040"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" path="m,l144,186,289,291r144,98l577,447r145,60l866,608r145,59l1155,730r144,51e" filled="f" strokecolor="#fcab66" strokeweight=".13997mm">
                  <v:path arrowok="t" o:connecttype="custom" o:connectlocs="0,486;144,672;289,777;433,875;577,933;722,993;866,1094;1011,1153;1155,1216;1299,1267" o:connectangles="0,0,0,0,0,0,0,0,0,0"/>
                </v:shape>
                <v:shape id="Freeform 1209" o:spid="_x0000_s1041"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" path="m,l144,186,289,291r144,98l577,447r145,60l866,608r145,59l1155,730r144,51e" filled="f" strokecolor="#f57723" strokeweight=".13997mm">
                  <v:path arrowok="t" o:connecttype="custom" o:connectlocs="0,486;144,672;289,777;433,875;577,933;722,993;866,1094;1011,1153;1155,1216;1299,1267" o:connectangles="0,0,0,0,0,0,0,0,0,0"/>
                </v:shape>
                <v:shape id="Freeform 1208" o:spid="_x0000_s1042"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" path="m,l144,186,289,291r144,98l577,447r145,60l866,608r145,59l1155,730r144,51e" filled="f" strokecolor="#d04401" strokeweight=".13997mm">
                  <v:path arrowok="t" o:connecttype="custom" o:connectlocs="0,486;144,672;289,777;433,875;577,933;722,993;866,1094;1011,1153;1155,1216;1299,1267" o:connectangles="0,0,0,0,0,0,0,0,0,0"/>
                </v:shape>
                <v:shape id="Freeform 1207" o:spid="_x0000_s1043"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" path="m,l144,186,289,291r144,98l577,447r145,60l866,608r145,59l1155,730r144,51e" filled="f" strokecolor="#073c7d" strokeweight=".13997mm">
                  <v:path arrowok="t" o:connecttype="custom" o:connectlocs="0,486;144,672;289,777;433,875;577,933;722,993;866,1094;1011,1153;1155,1216;1299,1267" o:connectangles="0,0,0,0,0,0,0,0,0,0"/>
                </v:shape>
                <v:shape id="Freeform 1206" o:spid="_x0000_s1044"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" path="m,l144,186,289,291r144,98l577,447r145,60l866,608r145,59l1155,730r144,51e" filled="f" strokecolor="#1e6db2" strokeweight=".13997mm">
                  <v:path arrowok="t" o:connecttype="custom" o:connectlocs="0,486;144,672;289,777;433,875;577,933;722,993;866,1094;1011,1153;1155,1216;1299,1267" o:connectangles="0,0,0,0,0,0,0,0,0,0"/>
                </v:shape>
                <v:shape id="Freeform 1205" o:spid="_x0000_s1045"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" path="m,l144,186,289,291r144,98l577,447r145,60l866,608r145,59l1155,730r144,51e" filled="f" strokecolor="#529dcc" strokeweight=".13997mm">
                  <v:path arrowok="t" o:connecttype="custom" o:connectlocs="0,486;144,672;289,777;433,875;577,933;722,993;866,1094;1011,1153;1155,1216;1299,1267" o:connectangles="0,0,0,0,0,0,0,0,0,0"/>
                </v:shape>
                <v:shape id="Freeform 1204" o:spid="_x0000_s1046"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" path="m,l144,186,289,291r144,98l577,447r145,60l866,608r145,59l1155,730r144,51e" filled="f" strokecolor="#99c7e0" strokeweight=".13997mm">
                  <v:path arrowok="t" o:connecttype="custom" o:connectlocs="0,486;144,672;289,777;433,875;577,933;722,993;866,1094;1011,1153;1155,1216;1299,1267" o:connectangles="0,0,0,0,0,0,0,0,0,0"/>
                </v:shape>
                <v:shape id="Freeform 1203" o:spid="_x0000_s1047" style="position:absolute;left:7767;top:486;width:1300;height:782;visibility:visible;mso-wrap-style:square;v-text-anchor:top" coordsize="130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" path="m,l144,186,289,291r144,98l577,447r145,60l866,608r145,59l1155,730r144,51e" filled="f" strokecolor="#d0e1f2" strokeweight=".13997mm">
                  <v:path arrowok="t" o:connecttype="custom" o:connectlocs="0,486;144,672;289,777;433,875;577,933;722,993;866,1094;1011,1153;1155,1216;1299,1267" o:connectangles="0,0,0,0,0,0,0,0,0,0"/>
                </v:shape>
                <v:shape id="AutoShape 1202" o:spid="_x0000_s1048" style="position:absolute;left:8056;top:4;width:434;height:1467;visibility:visible;mso-wrap-style:square;v-text-anchor:top" coordsize="43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" path="m,1466l,m433,1466l433,e" filled="f" strokeweight=".06997mm">
                  <v:stroke dashstyle="1 1"/>
                  <v:path arrowok="t" o:connecttype="custom" o:connectlocs="0,1471;0,5;433,1471;433,5" o:connectangles="0,0,0,0"/>
                </v:shape>
                <v:shape id="Freeform 1201" o:spid="_x0000_s1049" style="position:absolute;left:8634;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" path="m,l,23e" fillcolor="black" stroked="f">
                  <v:path arrowok="t" o:connecttype="custom" o:connectlocs="0,1471;0,1494" o:connectangles="0,0"/>
                </v:shape>
                <v:line id="Line 1200" o:spid="_x0000_s1050" style="position:absolute;visibility:visible;mso-wrap-style:square" from="8634,1471" to="8634,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" strokeweight=".09331mm"/>
                <v:line id="Line 1199" o:spid="_x0000_s1051" style="position:absolute;visibility:visible;mso-wrap-style:square" from="8634,1471" to="8634,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" strokeweight=".06997mm">
                  <v:stroke dashstyle="1 1"/>
                </v:line>
                <v:shape id="Freeform 1198" o:spid="_x0000_s1052" style="position:absolute;left:7744;top:31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" path="m23,l,e" fillcolor="black" stroked="f">
                  <v:path arrowok="t" o:connecttype="custom" o:connectlocs="23,0;0,0" o:connectangles="0,0"/>
                </v:shape>
                <v:line id="Line 1197" o:spid="_x0000_s1053" style="position:absolute;visibility:visible;mso-wrap-style:square" from="7768,315" to="7768,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" strokeweight=".09331mm"/>
                <v:shape id="Freeform 1196" o:spid="_x0000_s1054" style="position:absolute;left:7744;top:3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" path="m23,l,e" fillcolor="black" stroked="f">
                  <v:path arrowok="t" o:connecttype="custom" o:connectlocs="23,0;0,0" o:connectangles="0,0"/>
                </v:shape>
                <v:line id="Line 1195" o:spid="_x0000_s1055" style="position:absolute;visibility:visible;mso-wrap-style:square" from="7768,33" to="77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" strokeweight=".09331mm"/>
                <v:line id="Line 1194" o:spid="_x0000_s1056" style="position:absolute;visibility:visible;mso-wrap-style:square" from="7768,1471" to="7768,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" strokeweight=".09331mm"/>
                <v:shape id="Freeform 1193" o:spid="_x0000_s1057" style="position:absolute;left:8345;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" path="m,l,23e" fillcolor="black" stroked="f">
                  <v:path arrowok="t" o:connecttype="custom" o:connectlocs="0,1471;0,1494" o:connectangles="0,0"/>
                </v:shape>
                <v:line id="Line 1192" o:spid="_x0000_s1058" style="position:absolute;visibility:visible;mso-wrap-style:square" from="8345,1471" to="8345,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" strokeweight=".09331mm"/>
                <v:shape id="Freeform 1191" o:spid="_x0000_s1059" style="position:absolute;left:8923;top:147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" path="m,l,23e" fillcolor="black" stroked="f">
                  <v:path arrowok="t" o:connecttype="custom" o:connectlocs="0,1471;0,1494" o:connectangles="0,0"/>
                </v:shape>
                <v:line id="Line 1190" o:spid="_x0000_s1060" style="position:absolute;visibility:visible;mso-wrap-style:square" from="8923,1471" to="8923,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" strokeweight=".09331mm"/>
                <v:shape id="AutoShape 1189" o:spid="_x0000_s1061" style="position:absolute;left:7767;top:4;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" path="m1444,1466l1444,m,1466r1444,m,l1444,e" filled="f" strokeweight=".09331mm">
                  <v:path arrowok="t" o:connecttype="custom" o:connectlocs="1444,1471;1444,5;0,1471;1444,1471;0,5;1444,5" o:connectangles="0,0,0,0,0,0"/>
                </v:shape>
                <v:shape id="Freeform 1188" o:spid="_x0000_s1062" style="position:absolute;left:7767;top:527;width:1156;height:648;visibility:visible;mso-wrap-style:square;v-text-anchor:top" coordsize="1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" path="m,l144,103r145,61l433,216,577,318r145,70l866,466r145,119l1155,647e" filled="f" strokeweight=".16797mm">
                  <v:path arrowok="t" o:connecttype="custom" o:connectlocs="0,527;144,630;289,691;433,743;577,845;722,915;866,993;1011,1112;1155,1174" o:connectangles="0,0,0,0,0,0,0,0,0"/>
                </v:shape>
                <w10:wrap anchorx="page"/>
              </v:group>
            </w:pict>
          </mc:Fallback>
        </mc:AlternateContent>
      </w:r>
      <w:r w:rsidR="00462487">
        <w:rPr>
          <w:rFonts w:ascii="Verdana"/>
          <w:w w:val="111"/>
          <w:sz w:val="7"/>
          <w:u w:val="single"/>
        </w:rPr>
        <w:t xml:space="preserve"> </w:t>
      </w:r>
      <w:r w:rsidR="00462487">
        <w:rPr>
          <w:rFonts w:ascii="Verdana"/>
          <w:sz w:val="7"/>
          <w:u w:val="single"/>
        </w:rPr>
        <w:t xml:space="preserve">      </w:t>
      </w:r>
      <w:r w:rsidR="00462487">
        <w:rPr>
          <w:rFonts w:ascii="Verdana"/>
          <w:spacing w:val="-3"/>
          <w:sz w:val="7"/>
          <w:u w:val="single"/>
        </w:rPr>
        <w:t xml:space="preserve"> </w:t>
      </w:r>
      <w:r w:rsidR="00462487">
        <w:rPr>
          <w:rFonts w:ascii="Verdana"/>
          <w:sz w:val="7"/>
        </w:rPr>
        <w:t xml:space="preserve"> </w:t>
      </w:r>
      <w:r w:rsidR="00462487">
        <w:rPr>
          <w:rFonts w:ascii="Verdana"/>
          <w:spacing w:val="-6"/>
          <w:sz w:val="7"/>
        </w:rPr>
        <w:t xml:space="preserve"> </w:t>
      </w:r>
      <w:r w:rsidR="00462487">
        <w:rPr>
          <w:rFonts w:ascii="Verdana"/>
          <w:w w:val="125"/>
          <w:sz w:val="7"/>
        </w:rPr>
        <w:t>current</w:t>
      </w:r>
    </w:p>
    <w:p w14:paraId="43B7F0FB" w14:textId="38DCFBF0"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5408" behindDoc="1" locked="0" layoutInCell="1" allowOverlap="1" wp14:anchorId="73397CB0" wp14:editId="3D7B28E7">
                <wp:simplePos x="0" y="0"/>
                <wp:positionH relativeFrom="page">
                  <wp:posOffset>6111240</wp:posOffset>
                </wp:positionH>
                <wp:positionV relativeFrom="paragraph">
                  <wp:posOffset>38735</wp:posOffset>
                </wp:positionV>
                <wp:extent cx="34290" cy="32385"/>
                <wp:effectExtent l="0" t="0" r="0" b="0"/>
                <wp:wrapNone/>
                <wp:docPr id="1190" name="AutoShape 1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CD287" id="AutoShape 1186" o:spid="_x0000_s1026" style="position:absolute;margin-left:481.2pt;margin-top:3.05pt;width:2.7pt;height:2.55pt;z-index:-1837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iLgv5e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FDD9B4"/>
        </w:rPr>
        <w:t xml:space="preserve"> </w:t>
      </w:r>
      <w:r w:rsidR="00462487">
        <w:rPr>
          <w:rFonts w:ascii="Verdana"/>
          <w:sz w:val="7"/>
          <w:u w:val="single" w:color="FDD9B4"/>
        </w:rPr>
        <w:t xml:space="preserve">      </w:t>
      </w:r>
      <w:r w:rsidR="00462487">
        <w:rPr>
          <w:rFonts w:ascii="Verdana"/>
          <w:spacing w:val="-3"/>
          <w:sz w:val="7"/>
          <w:u w:val="single" w:color="FDD9B4"/>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0.10</w:t>
      </w:r>
    </w:p>
    <w:p w14:paraId="02A4B75C" w14:textId="6D5A1633"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5920" behindDoc="1" locked="0" layoutInCell="1" allowOverlap="1" wp14:anchorId="7F717295" wp14:editId="490559FD">
                <wp:simplePos x="0" y="0"/>
                <wp:positionH relativeFrom="page">
                  <wp:posOffset>6111240</wp:posOffset>
                </wp:positionH>
                <wp:positionV relativeFrom="paragraph">
                  <wp:posOffset>38735</wp:posOffset>
                </wp:positionV>
                <wp:extent cx="34290" cy="32385"/>
                <wp:effectExtent l="0" t="0" r="0" b="0"/>
                <wp:wrapNone/>
                <wp:docPr id="1189" name="AutoShape 1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5977C" id="AutoShape 1185" o:spid="_x0000_s1026" style="position:absolute;margin-left:481.2pt;margin-top:3.05pt;width:2.7pt;height:2.55pt;z-index:-1837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FCAB66"/>
        </w:rPr>
        <w:t xml:space="preserve"> </w:t>
      </w:r>
      <w:r w:rsidR="00462487">
        <w:rPr>
          <w:rFonts w:ascii="Verdana"/>
          <w:sz w:val="7"/>
          <w:u w:val="single" w:color="FCAB66"/>
        </w:rPr>
        <w:t xml:space="preserve">      </w:t>
      </w:r>
      <w:r w:rsidR="00462487">
        <w:rPr>
          <w:rFonts w:ascii="Verdana"/>
          <w:spacing w:val="-3"/>
          <w:sz w:val="7"/>
          <w:u w:val="single" w:color="FCAB66"/>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0.20</w:t>
      </w:r>
    </w:p>
    <w:p w14:paraId="041B06AA" w14:textId="0ED41F06"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6432" behindDoc="1" locked="0" layoutInCell="1" allowOverlap="1" wp14:anchorId="3E45A7B4" wp14:editId="01BB7069">
                <wp:simplePos x="0" y="0"/>
                <wp:positionH relativeFrom="page">
                  <wp:posOffset>6111240</wp:posOffset>
                </wp:positionH>
                <wp:positionV relativeFrom="paragraph">
                  <wp:posOffset>38735</wp:posOffset>
                </wp:positionV>
                <wp:extent cx="34290" cy="32385"/>
                <wp:effectExtent l="0" t="0" r="0" b="0"/>
                <wp:wrapNone/>
                <wp:docPr id="1188" name="AutoShape 1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C9668" id="AutoShape 1184" o:spid="_x0000_s1026" style="position:absolute;margin-left:481.2pt;margin-top:3.05pt;width:2.7pt;height:2.55pt;z-index:-1837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F57723"/>
        </w:rPr>
        <w:t xml:space="preserve"> </w:t>
      </w:r>
      <w:r w:rsidR="00462487">
        <w:rPr>
          <w:rFonts w:ascii="Verdana"/>
          <w:sz w:val="7"/>
          <w:u w:val="single" w:color="F57723"/>
        </w:rPr>
        <w:t xml:space="preserve">      </w:t>
      </w:r>
      <w:r w:rsidR="00462487">
        <w:rPr>
          <w:rFonts w:ascii="Verdana"/>
          <w:spacing w:val="-3"/>
          <w:sz w:val="7"/>
          <w:u w:val="single" w:color="F57723"/>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0.30</w:t>
      </w:r>
    </w:p>
    <w:p w14:paraId="1BDB4AC1" w14:textId="5B983FF8"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6944" behindDoc="1" locked="0" layoutInCell="1" allowOverlap="1" wp14:anchorId="113F7BAF" wp14:editId="1A9EDD30">
                <wp:simplePos x="0" y="0"/>
                <wp:positionH relativeFrom="page">
                  <wp:posOffset>6111240</wp:posOffset>
                </wp:positionH>
                <wp:positionV relativeFrom="paragraph">
                  <wp:posOffset>38735</wp:posOffset>
                </wp:positionV>
                <wp:extent cx="34290" cy="32385"/>
                <wp:effectExtent l="0" t="0" r="0" b="0"/>
                <wp:wrapNone/>
                <wp:docPr id="1187" name="AutoShape 1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9EFB7" id="AutoShape 1183" o:spid="_x0000_s1026" style="position:absolute;margin-left:481.2pt;margin-top:3.05pt;width:2.7pt;height:2.55pt;z-index:-183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vdvUMe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D04401"/>
        </w:rPr>
        <w:t xml:space="preserve"> </w:t>
      </w:r>
      <w:r w:rsidR="00462487">
        <w:rPr>
          <w:rFonts w:ascii="Verdana"/>
          <w:sz w:val="7"/>
          <w:u w:val="single" w:color="D04401"/>
        </w:rPr>
        <w:t xml:space="preserve">      </w:t>
      </w:r>
      <w:r w:rsidR="00462487">
        <w:rPr>
          <w:rFonts w:ascii="Verdana"/>
          <w:spacing w:val="-3"/>
          <w:sz w:val="7"/>
          <w:u w:val="single" w:color="D04401"/>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0.40</w:t>
      </w:r>
    </w:p>
    <w:p w14:paraId="46CF91EA" w14:textId="6E52626B"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7456" behindDoc="1" locked="0" layoutInCell="1" allowOverlap="1" wp14:anchorId="4B78B381" wp14:editId="62AEFDFB">
                <wp:simplePos x="0" y="0"/>
                <wp:positionH relativeFrom="page">
                  <wp:posOffset>6111240</wp:posOffset>
                </wp:positionH>
                <wp:positionV relativeFrom="paragraph">
                  <wp:posOffset>38735</wp:posOffset>
                </wp:positionV>
                <wp:extent cx="34290" cy="32385"/>
                <wp:effectExtent l="0" t="0" r="0" b="0"/>
                <wp:wrapNone/>
                <wp:docPr id="1186" name="AutoShape 1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35A73" id="AutoShape 1182" o:spid="_x0000_s1026" style="position:absolute;margin-left:481.2pt;margin-top:3.05pt;width:2.7pt;height:2.55pt;z-index:-1836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jMK+X+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073C7D"/>
        </w:rPr>
        <w:t xml:space="preserve"> </w:t>
      </w:r>
      <w:r w:rsidR="00462487">
        <w:rPr>
          <w:rFonts w:ascii="Verdana"/>
          <w:sz w:val="7"/>
          <w:u w:val="single" w:color="073C7D"/>
        </w:rPr>
        <w:t xml:space="preserve">      </w:t>
      </w:r>
      <w:r w:rsidR="00462487">
        <w:rPr>
          <w:rFonts w:ascii="Verdana"/>
          <w:spacing w:val="-3"/>
          <w:sz w:val="7"/>
          <w:u w:val="single" w:color="073C7D"/>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0.50</w:t>
      </w:r>
    </w:p>
    <w:p w14:paraId="241D975D" w14:textId="33973CB1"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7968" behindDoc="1" locked="0" layoutInCell="1" allowOverlap="1" wp14:anchorId="708B27EA" wp14:editId="54D2BC86">
                <wp:simplePos x="0" y="0"/>
                <wp:positionH relativeFrom="page">
                  <wp:posOffset>6111240</wp:posOffset>
                </wp:positionH>
                <wp:positionV relativeFrom="paragraph">
                  <wp:posOffset>38735</wp:posOffset>
                </wp:positionV>
                <wp:extent cx="34290" cy="32385"/>
                <wp:effectExtent l="0" t="0" r="0" b="0"/>
                <wp:wrapNone/>
                <wp:docPr id="1185" name="AutoShape 1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345A9" id="AutoShape 1181" o:spid="_x0000_s1026" style="position:absolute;margin-left:481.2pt;margin-top:3.05pt;width:2.7pt;height:2.55pt;z-index:-1836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3+kA7e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1E6DB2"/>
        </w:rPr>
        <w:t xml:space="preserve"> </w:t>
      </w:r>
      <w:r w:rsidR="00462487">
        <w:rPr>
          <w:rFonts w:ascii="Verdana"/>
          <w:sz w:val="7"/>
          <w:u w:val="single" w:color="1E6DB2"/>
        </w:rPr>
        <w:t xml:space="preserve">      </w:t>
      </w:r>
      <w:r w:rsidR="00462487">
        <w:rPr>
          <w:rFonts w:ascii="Verdana"/>
          <w:spacing w:val="-3"/>
          <w:sz w:val="7"/>
          <w:u w:val="single" w:color="1E6DB2"/>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0.60</w:t>
      </w:r>
    </w:p>
    <w:p w14:paraId="1E448262" w14:textId="3EBCAE23"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8480" behindDoc="1" locked="0" layoutInCell="1" allowOverlap="1" wp14:anchorId="258723DC" wp14:editId="57A3B752">
                <wp:simplePos x="0" y="0"/>
                <wp:positionH relativeFrom="page">
                  <wp:posOffset>6111240</wp:posOffset>
                </wp:positionH>
                <wp:positionV relativeFrom="paragraph">
                  <wp:posOffset>38735</wp:posOffset>
                </wp:positionV>
                <wp:extent cx="34290" cy="32385"/>
                <wp:effectExtent l="0" t="0" r="0" b="0"/>
                <wp:wrapNone/>
                <wp:docPr id="1184" name="AutoShape 1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308" id="AutoShape 1180" o:spid="_x0000_s1026" style="position:absolute;margin-left:481.2pt;margin-top:3.05pt;width:2.7pt;height:2.55pt;z-index:-1836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529DCC"/>
        </w:rPr>
        <w:t xml:space="preserve"> </w:t>
      </w:r>
      <w:r w:rsidR="00462487">
        <w:rPr>
          <w:rFonts w:ascii="Verdana"/>
          <w:sz w:val="7"/>
          <w:u w:val="single" w:color="529DCC"/>
        </w:rPr>
        <w:t xml:space="preserve">      </w:t>
      </w:r>
      <w:r w:rsidR="00462487">
        <w:rPr>
          <w:rFonts w:ascii="Verdana"/>
          <w:spacing w:val="-3"/>
          <w:sz w:val="7"/>
          <w:u w:val="single" w:color="529DCC"/>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0.70</w:t>
      </w:r>
    </w:p>
    <w:p w14:paraId="454ABAE6" w14:textId="71C0BBF5"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8992" behindDoc="1" locked="0" layoutInCell="1" allowOverlap="1" wp14:anchorId="4C777F78" wp14:editId="064A76EB">
                <wp:simplePos x="0" y="0"/>
                <wp:positionH relativeFrom="page">
                  <wp:posOffset>6111240</wp:posOffset>
                </wp:positionH>
                <wp:positionV relativeFrom="paragraph">
                  <wp:posOffset>38735</wp:posOffset>
                </wp:positionV>
                <wp:extent cx="34290" cy="32385"/>
                <wp:effectExtent l="0" t="0" r="0" b="0"/>
                <wp:wrapNone/>
                <wp:docPr id="1183" name="AutoShape 1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83662" id="AutoShape 1179" o:spid="_x0000_s1026" style="position:absolute;margin-left:481.2pt;margin-top:3.05pt;width:2.7pt;height:2.55pt;z-index:-183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2NFGO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99C7E0"/>
        </w:rPr>
        <w:t xml:space="preserve"> </w:t>
      </w:r>
      <w:r w:rsidR="00462487">
        <w:rPr>
          <w:rFonts w:ascii="Verdana"/>
          <w:sz w:val="7"/>
          <w:u w:val="single" w:color="99C7E0"/>
        </w:rPr>
        <w:t xml:space="preserve">      </w:t>
      </w:r>
      <w:r w:rsidR="00462487">
        <w:rPr>
          <w:rFonts w:ascii="Verdana"/>
          <w:spacing w:val="-3"/>
          <w:sz w:val="7"/>
          <w:u w:val="single" w:color="99C7E0"/>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0.80</w:t>
      </w:r>
    </w:p>
    <w:p w14:paraId="5EF0E677" w14:textId="1902AF17" w:rsidR="00E2709D" w:rsidRDefault="00285D5B">
      <w:pPr>
        <w:spacing w:before="41"/>
        <w:ind w:left="7"/>
        <w:jc w:val="center"/>
        <w:rPr>
          <w:rFonts w:ascii="Verdana"/>
          <w:sz w:val="7"/>
        </w:rPr>
      </w:pPr>
      <w:r>
        <w:rPr>
          <w:noProof/>
        </w:rPr>
        <mc:AlternateContent>
          <mc:Choice Requires="wps">
            <w:drawing>
              <wp:anchor distT="0" distB="0" distL="114300" distR="114300" simplePos="0" relativeHeight="484949504" behindDoc="1" locked="0" layoutInCell="1" allowOverlap="1" wp14:anchorId="1F62028D" wp14:editId="74270BF5">
                <wp:simplePos x="0" y="0"/>
                <wp:positionH relativeFrom="page">
                  <wp:posOffset>6111240</wp:posOffset>
                </wp:positionH>
                <wp:positionV relativeFrom="paragraph">
                  <wp:posOffset>38735</wp:posOffset>
                </wp:positionV>
                <wp:extent cx="34290" cy="32385"/>
                <wp:effectExtent l="0" t="0" r="0" b="0"/>
                <wp:wrapNone/>
                <wp:docPr id="1182" name="AutoShape 1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61 61"/>
                            <a:gd name="T3" fmla="*/ 61 h 51"/>
                            <a:gd name="T4" fmla="+- 0 9624 9624"/>
                            <a:gd name="T5" fmla="*/ T4 w 54"/>
                            <a:gd name="T6" fmla="+- 0 69 61"/>
                            <a:gd name="T7" fmla="*/ 69 h 51"/>
                            <a:gd name="T8" fmla="+- 0 9664 9624"/>
                            <a:gd name="T9" fmla="*/ T8 w 54"/>
                            <a:gd name="T10" fmla="+- 0 80 61"/>
                            <a:gd name="T11" fmla="*/ 80 h 51"/>
                            <a:gd name="T12" fmla="+- 0 9624 9624"/>
                            <a:gd name="T13" fmla="*/ T12 w 54"/>
                            <a:gd name="T14" fmla="+- 0 92 61"/>
                            <a:gd name="T15" fmla="*/ 92 h 51"/>
                            <a:gd name="T16" fmla="+- 0 9624 9624"/>
                            <a:gd name="T17" fmla="*/ T16 w 54"/>
                            <a:gd name="T18" fmla="+- 0 99 61"/>
                            <a:gd name="T19" fmla="*/ 99 h 51"/>
                            <a:gd name="T20" fmla="+- 0 9678 9624"/>
                            <a:gd name="T21" fmla="*/ T20 w 54"/>
                            <a:gd name="T22" fmla="+- 0 84 61"/>
                            <a:gd name="T23" fmla="*/ 84 h 51"/>
                            <a:gd name="T24" fmla="+- 0 9678 9624"/>
                            <a:gd name="T25" fmla="*/ T24 w 54"/>
                            <a:gd name="T26" fmla="+- 0 77 61"/>
                            <a:gd name="T27" fmla="*/ 77 h 51"/>
                            <a:gd name="T28" fmla="+- 0 9624 9624"/>
                            <a:gd name="T29" fmla="*/ T28 w 54"/>
                            <a:gd name="T30" fmla="+- 0 61 61"/>
                            <a:gd name="T31" fmla="*/ 61 h 51"/>
                            <a:gd name="T32" fmla="+- 0 9678 9624"/>
                            <a:gd name="T33" fmla="*/ T32 w 54"/>
                            <a:gd name="T34" fmla="+- 0 104 61"/>
                            <a:gd name="T35" fmla="*/ 104 h 51"/>
                            <a:gd name="T36" fmla="+- 0 9624 9624"/>
                            <a:gd name="T37" fmla="*/ T36 w 54"/>
                            <a:gd name="T38" fmla="+- 0 104 61"/>
                            <a:gd name="T39" fmla="*/ 104 h 51"/>
                            <a:gd name="T40" fmla="+- 0 9624 9624"/>
                            <a:gd name="T41" fmla="*/ T40 w 54"/>
                            <a:gd name="T42" fmla="+- 0 111 61"/>
                            <a:gd name="T43" fmla="*/ 111 h 51"/>
                            <a:gd name="T44" fmla="+- 0 9678 9624"/>
                            <a:gd name="T45" fmla="*/ T44 w 54"/>
                            <a:gd name="T46" fmla="+- 0 111 61"/>
                            <a:gd name="T47" fmla="*/ 111 h 51"/>
                            <a:gd name="T48" fmla="+- 0 9678 9624"/>
                            <a:gd name="T49" fmla="*/ T48 w 54"/>
                            <a:gd name="T50" fmla="+- 0 104 61"/>
                            <a:gd name="T51" fmla="*/ 10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C25A8" id="AutoShape 1178" o:spid="_x0000_s1026" style="position:absolute;margin-left:481.2pt;margin-top:3.05pt;width:2.7pt;height:2.55pt;z-index:-1836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" path="m,l,8,40,19,,31r,7l54,23r,-7l,xm54,43l,43r,7l54,50r,-7xe" fillcolor="black" stroked="f">
                <v:path arrowok="t" o:connecttype="custom" o:connectlocs="0,38735;0,43815;25400,50800;0,58420;0,62865;34290,53340;34290,48895;0,38735;34290,66040;0,66040;0,70485;34290,70485;34290,66040" o:connectangles="0,0,0,0,0,0,0,0,0,0,0,0,0"/>
                <w10:wrap anchorx="page"/>
              </v:shape>
            </w:pict>
          </mc:Fallback>
        </mc:AlternateContent>
      </w:r>
      <w:r w:rsidR="00462487">
        <w:rPr>
          <w:rFonts w:ascii="Verdana"/>
          <w:w w:val="111"/>
          <w:sz w:val="7"/>
          <w:u w:val="single" w:color="D0E1F2"/>
        </w:rPr>
        <w:t xml:space="preserve"> </w:t>
      </w:r>
      <w:r w:rsidR="00462487">
        <w:rPr>
          <w:rFonts w:ascii="Verdana"/>
          <w:sz w:val="7"/>
          <w:u w:val="single" w:color="D0E1F2"/>
        </w:rPr>
        <w:t xml:space="preserve">      </w:t>
      </w:r>
      <w:r w:rsidR="00462487">
        <w:rPr>
          <w:rFonts w:ascii="Verdana"/>
          <w:spacing w:val="-3"/>
          <w:sz w:val="7"/>
          <w:u w:val="single" w:color="D0E1F2"/>
        </w:rPr>
        <w:t xml:space="preserve"> </w:t>
      </w:r>
      <w:r w:rsidR="00462487">
        <w:rPr>
          <w:rFonts w:ascii="Verdana"/>
          <w:sz w:val="7"/>
        </w:rPr>
        <w:t xml:space="preserve"> </w:t>
      </w:r>
      <w:r w:rsidR="00462487">
        <w:rPr>
          <w:rFonts w:ascii="Verdana"/>
          <w:spacing w:val="-6"/>
          <w:sz w:val="7"/>
        </w:rPr>
        <w:t xml:space="preserve"> </w:t>
      </w:r>
      <w:r w:rsidR="00462487">
        <w:rPr>
          <w:rFonts w:ascii="Verdana"/>
          <w:w w:val="115"/>
          <w:sz w:val="7"/>
        </w:rPr>
        <w:t xml:space="preserve">P   </w:t>
      </w:r>
      <w:r w:rsidR="00462487">
        <w:rPr>
          <w:rFonts w:ascii="Verdana"/>
          <w:spacing w:val="18"/>
          <w:w w:val="115"/>
          <w:sz w:val="7"/>
        </w:rPr>
        <w:t xml:space="preserve"> </w:t>
      </w:r>
      <w:r w:rsidR="00462487">
        <w:rPr>
          <w:rFonts w:ascii="Verdana"/>
          <w:w w:val="120"/>
          <w:sz w:val="7"/>
        </w:rPr>
        <w:t>0.90</w:t>
      </w:r>
    </w:p>
    <w:p w14:paraId="5AC6460F" w14:textId="77777777" w:rsidR="00E2709D" w:rsidRDefault="00E2709D">
      <w:pPr>
        <w:jc w:val="center"/>
        <w:rPr>
          <w:rFonts w:ascii="Verdana"/>
          <w:sz w:val="7"/>
        </w:rPr>
        <w:sectPr w:rsidR="00E2709D">
          <w:type w:val="continuous"/>
          <w:pgSz w:w="12240" w:h="15840"/>
          <w:pgMar w:top="1500" w:right="1720" w:bottom="280" w:left="1600" w:header="720" w:footer="720" w:gutter="0"/>
          <w:cols w:num="6" w:space="720" w:equalWidth="0">
            <w:col w:w="924" w:space="40"/>
            <w:col w:w="881" w:space="659"/>
            <w:col w:w="1095" w:space="664"/>
            <w:col w:w="1041" w:space="655"/>
            <w:col w:w="1075" w:space="40"/>
            <w:col w:w="1846"/>
          </w:cols>
        </w:sectPr>
      </w:pPr>
    </w:p>
    <w:p w14:paraId="037A9DB2" w14:textId="77777777" w:rsidR="00E2709D" w:rsidRDefault="00E2709D">
      <w:pPr>
        <w:pStyle w:val="BodyText"/>
        <w:rPr>
          <w:rFonts w:ascii="Verdana"/>
          <w:sz w:val="8"/>
        </w:rPr>
      </w:pPr>
    </w:p>
    <w:p w14:paraId="12006CE4" w14:textId="77777777" w:rsidR="00E2709D" w:rsidRDefault="00E2709D">
      <w:pPr>
        <w:pStyle w:val="BodyText"/>
        <w:spacing w:before="2"/>
        <w:rPr>
          <w:rFonts w:ascii="Verdana"/>
          <w:sz w:val="7"/>
        </w:rPr>
      </w:pPr>
    </w:p>
    <w:p w14:paraId="355E1549" w14:textId="77777777" w:rsidR="00E2709D" w:rsidRDefault="00462487">
      <w:pPr>
        <w:jc w:val="right"/>
        <w:rPr>
          <w:rFonts w:ascii="Verdana"/>
          <w:sz w:val="7"/>
        </w:rPr>
      </w:pPr>
      <w:r>
        <w:rPr>
          <w:rFonts w:ascii="Verdana"/>
          <w:w w:val="120"/>
          <w:sz w:val="7"/>
        </w:rPr>
        <w:t>0.0</w:t>
      </w:r>
    </w:p>
    <w:p w14:paraId="75635CAB" w14:textId="77777777" w:rsidR="00E2709D" w:rsidRDefault="00462487">
      <w:pPr>
        <w:pStyle w:val="BodyText"/>
        <w:rPr>
          <w:rFonts w:ascii="Verdana"/>
          <w:sz w:val="8"/>
        </w:rPr>
      </w:pPr>
      <w:r>
        <w:br w:type="column"/>
      </w:r>
    </w:p>
    <w:p w14:paraId="7FE71370" w14:textId="77777777" w:rsidR="00E2709D" w:rsidRDefault="00E2709D">
      <w:pPr>
        <w:pStyle w:val="BodyText"/>
        <w:rPr>
          <w:rFonts w:ascii="Verdana"/>
          <w:sz w:val="8"/>
        </w:rPr>
      </w:pPr>
    </w:p>
    <w:p w14:paraId="5EE1B1B0" w14:textId="77777777" w:rsidR="00E2709D" w:rsidRDefault="00E2709D">
      <w:pPr>
        <w:pStyle w:val="BodyText"/>
        <w:rPr>
          <w:rFonts w:ascii="Verdana"/>
          <w:sz w:val="8"/>
        </w:rPr>
      </w:pPr>
    </w:p>
    <w:p w14:paraId="136A8C79" w14:textId="77777777" w:rsidR="00E2709D" w:rsidRDefault="00462487">
      <w:pPr>
        <w:tabs>
          <w:tab w:val="left" w:pos="267"/>
          <w:tab w:val="left" w:pos="556"/>
          <w:tab w:val="left" w:pos="845"/>
          <w:tab w:val="left" w:pos="1133"/>
        </w:tabs>
        <w:ind w:left="-2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r>
      <w:r>
        <w:rPr>
          <w:rFonts w:ascii="Verdana"/>
          <w:spacing w:val="-7"/>
          <w:w w:val="125"/>
          <w:sz w:val="7"/>
        </w:rPr>
        <w:t>8</w:t>
      </w:r>
    </w:p>
    <w:p w14:paraId="799BC822" w14:textId="77777777" w:rsidR="00E2709D" w:rsidRDefault="00462487">
      <w:pPr>
        <w:pStyle w:val="BodyText"/>
        <w:rPr>
          <w:rFonts w:ascii="Verdana"/>
          <w:sz w:val="8"/>
        </w:rPr>
      </w:pPr>
      <w:r>
        <w:br w:type="column"/>
      </w:r>
    </w:p>
    <w:p w14:paraId="6859B9CF" w14:textId="77777777" w:rsidR="00E2709D" w:rsidRDefault="00E2709D">
      <w:pPr>
        <w:pStyle w:val="BodyText"/>
        <w:rPr>
          <w:rFonts w:ascii="Verdana"/>
          <w:sz w:val="8"/>
        </w:rPr>
      </w:pPr>
    </w:p>
    <w:p w14:paraId="553A24F9" w14:textId="77777777" w:rsidR="00E2709D" w:rsidRDefault="00E2709D">
      <w:pPr>
        <w:pStyle w:val="BodyText"/>
        <w:rPr>
          <w:rFonts w:ascii="Verdana"/>
          <w:sz w:val="8"/>
        </w:rPr>
      </w:pPr>
    </w:p>
    <w:p w14:paraId="32A93814" w14:textId="77777777" w:rsidR="00E2709D" w:rsidRDefault="00462487">
      <w:pPr>
        <w:tabs>
          <w:tab w:val="left" w:pos="771"/>
          <w:tab w:val="left" w:pos="1060"/>
          <w:tab w:val="left" w:pos="1349"/>
          <w:tab w:val="left" w:pos="1637"/>
        </w:tabs>
        <w:ind w:left="48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r>
      <w:r>
        <w:rPr>
          <w:rFonts w:ascii="Verdana"/>
          <w:spacing w:val="-7"/>
          <w:w w:val="125"/>
          <w:sz w:val="7"/>
        </w:rPr>
        <w:t>8</w:t>
      </w:r>
    </w:p>
    <w:p w14:paraId="20D92604" w14:textId="77777777" w:rsidR="00E2709D" w:rsidRDefault="00462487">
      <w:pPr>
        <w:pStyle w:val="BodyText"/>
        <w:rPr>
          <w:rFonts w:ascii="Verdana"/>
          <w:sz w:val="8"/>
        </w:rPr>
      </w:pPr>
      <w:r>
        <w:br w:type="column"/>
      </w:r>
    </w:p>
    <w:p w14:paraId="45943D9F" w14:textId="77777777" w:rsidR="00E2709D" w:rsidRDefault="00E2709D">
      <w:pPr>
        <w:pStyle w:val="BodyText"/>
        <w:rPr>
          <w:rFonts w:ascii="Verdana"/>
          <w:sz w:val="8"/>
        </w:rPr>
      </w:pPr>
    </w:p>
    <w:p w14:paraId="630CD241" w14:textId="77777777" w:rsidR="00E2709D" w:rsidRDefault="00E2709D">
      <w:pPr>
        <w:pStyle w:val="BodyText"/>
        <w:rPr>
          <w:rFonts w:ascii="Verdana"/>
          <w:sz w:val="8"/>
        </w:rPr>
      </w:pPr>
    </w:p>
    <w:p w14:paraId="7DEAEB1D" w14:textId="77777777" w:rsidR="00E2709D" w:rsidRDefault="00462487">
      <w:pPr>
        <w:tabs>
          <w:tab w:val="left" w:pos="771"/>
          <w:tab w:val="left" w:pos="1060"/>
          <w:tab w:val="left" w:pos="1349"/>
          <w:tab w:val="left" w:pos="1637"/>
        </w:tabs>
        <w:ind w:left="48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r>
      <w:r>
        <w:rPr>
          <w:rFonts w:ascii="Verdana"/>
          <w:spacing w:val="-7"/>
          <w:w w:val="125"/>
          <w:sz w:val="7"/>
        </w:rPr>
        <w:t>8</w:t>
      </w:r>
    </w:p>
    <w:p w14:paraId="384AC021" w14:textId="77777777" w:rsidR="00E2709D" w:rsidRDefault="00462487">
      <w:pPr>
        <w:pStyle w:val="BodyText"/>
        <w:rPr>
          <w:rFonts w:ascii="Verdana"/>
          <w:sz w:val="8"/>
        </w:rPr>
      </w:pPr>
      <w:r>
        <w:br w:type="column"/>
      </w:r>
    </w:p>
    <w:p w14:paraId="26B990ED" w14:textId="77777777" w:rsidR="00E2709D" w:rsidRDefault="00E2709D">
      <w:pPr>
        <w:pStyle w:val="BodyText"/>
        <w:rPr>
          <w:rFonts w:ascii="Verdana"/>
          <w:sz w:val="8"/>
        </w:rPr>
      </w:pPr>
    </w:p>
    <w:p w14:paraId="37F98CE5" w14:textId="77777777" w:rsidR="00E2709D" w:rsidRDefault="00E2709D">
      <w:pPr>
        <w:pStyle w:val="BodyText"/>
        <w:rPr>
          <w:rFonts w:ascii="Verdana"/>
          <w:sz w:val="8"/>
        </w:rPr>
      </w:pPr>
    </w:p>
    <w:p w14:paraId="7B9EFAE4" w14:textId="77777777" w:rsidR="00E2709D" w:rsidRDefault="00462487">
      <w:pPr>
        <w:tabs>
          <w:tab w:val="left" w:pos="771"/>
          <w:tab w:val="left" w:pos="1060"/>
          <w:tab w:val="left" w:pos="1349"/>
          <w:tab w:val="left" w:pos="1637"/>
        </w:tabs>
        <w:ind w:left="482"/>
        <w:rPr>
          <w:rFonts w:ascii="Verdana"/>
          <w:sz w:val="7"/>
        </w:rPr>
      </w:pPr>
      <w:r>
        <w:rPr>
          <w:rFonts w:ascii="Verdana"/>
          <w:w w:val="125"/>
          <w:sz w:val="7"/>
        </w:rPr>
        <w:t>0</w:t>
      </w:r>
      <w:r>
        <w:rPr>
          <w:rFonts w:ascii="Verdana"/>
          <w:w w:val="125"/>
          <w:sz w:val="7"/>
        </w:rPr>
        <w:tab/>
        <w:t>2</w:t>
      </w:r>
      <w:r>
        <w:rPr>
          <w:rFonts w:ascii="Verdana"/>
          <w:w w:val="125"/>
          <w:sz w:val="7"/>
        </w:rPr>
        <w:tab/>
        <w:t>4</w:t>
      </w:r>
      <w:r>
        <w:rPr>
          <w:rFonts w:ascii="Verdana"/>
          <w:w w:val="125"/>
          <w:sz w:val="7"/>
        </w:rPr>
        <w:tab/>
        <w:t>6</w:t>
      </w:r>
      <w:r>
        <w:rPr>
          <w:rFonts w:ascii="Verdana"/>
          <w:w w:val="125"/>
          <w:sz w:val="7"/>
        </w:rPr>
        <w:tab/>
        <w:t>8</w:t>
      </w:r>
    </w:p>
    <w:p w14:paraId="1D0BE488" w14:textId="77777777" w:rsidR="00E2709D" w:rsidRDefault="00E2709D">
      <w:pPr>
        <w:rPr>
          <w:rFonts w:ascii="Verdana"/>
          <w:sz w:val="7"/>
        </w:rPr>
        <w:sectPr w:rsidR="00E2709D">
          <w:type w:val="continuous"/>
          <w:pgSz w:w="12240" w:h="15840"/>
          <w:pgMar w:top="1500" w:right="1720" w:bottom="280" w:left="1600" w:header="720" w:footer="720" w:gutter="0"/>
          <w:cols w:num="5" w:space="720" w:equalWidth="0">
            <w:col w:w="924" w:space="40"/>
            <w:col w:w="1189" w:space="39"/>
            <w:col w:w="1693" w:space="40"/>
            <w:col w:w="1693" w:space="40"/>
            <w:col w:w="3262"/>
          </w:cols>
        </w:sectPr>
      </w:pPr>
    </w:p>
    <w:p w14:paraId="6C4AF7DE" w14:textId="77777777" w:rsidR="00E2709D" w:rsidRDefault="00462487">
      <w:pPr>
        <w:spacing w:before="14"/>
        <w:jc w:val="right"/>
        <w:rPr>
          <w:rFonts w:ascii="Verdana"/>
          <w:sz w:val="9"/>
        </w:rPr>
      </w:pPr>
      <w:r>
        <w:rPr>
          <w:rFonts w:ascii="Verdana"/>
          <w:w w:val="110"/>
          <w:sz w:val="9"/>
        </w:rPr>
        <w:t>lead</w:t>
      </w:r>
      <w:r>
        <w:rPr>
          <w:rFonts w:ascii="Verdana"/>
          <w:spacing w:val="-4"/>
          <w:w w:val="110"/>
          <w:sz w:val="9"/>
        </w:rPr>
        <w:t xml:space="preserve"> </w:t>
      </w:r>
      <w:r>
        <w:rPr>
          <w:rFonts w:ascii="Verdana"/>
          <w:w w:val="110"/>
          <w:sz w:val="9"/>
        </w:rPr>
        <w:t>time</w:t>
      </w:r>
      <w:r>
        <w:rPr>
          <w:rFonts w:ascii="Verdana"/>
          <w:spacing w:val="-4"/>
          <w:w w:val="110"/>
          <w:sz w:val="9"/>
        </w:rPr>
        <w:t xml:space="preserve"> </w:t>
      </w:r>
      <w:r>
        <w:rPr>
          <w:rFonts w:ascii="Verdana"/>
          <w:w w:val="110"/>
          <w:sz w:val="9"/>
        </w:rPr>
        <w:t>(d)</w:t>
      </w:r>
    </w:p>
    <w:p w14:paraId="1313DDE9" w14:textId="77777777" w:rsidR="00E2709D" w:rsidRDefault="00462487">
      <w:pPr>
        <w:spacing w:before="14"/>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7C34FA99" w14:textId="77777777" w:rsidR="00E2709D" w:rsidRDefault="00462487">
      <w:pPr>
        <w:spacing w:before="14"/>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177EC050" w14:textId="77777777" w:rsidR="00E2709D" w:rsidRDefault="00462487">
      <w:pPr>
        <w:spacing w:before="14"/>
        <w:ind w:left="1052"/>
        <w:rPr>
          <w:rFonts w:ascii="Verdana"/>
          <w:sz w:val="9"/>
        </w:rPr>
      </w:pPr>
      <w:r>
        <w:br w:type="column"/>
      </w:r>
      <w:r>
        <w:rPr>
          <w:rFonts w:ascii="Verdana"/>
          <w:w w:val="110"/>
          <w:sz w:val="9"/>
        </w:rPr>
        <w:t>lead</w:t>
      </w:r>
      <w:r>
        <w:rPr>
          <w:rFonts w:ascii="Verdana"/>
          <w:spacing w:val="-6"/>
          <w:w w:val="110"/>
          <w:sz w:val="9"/>
        </w:rPr>
        <w:t xml:space="preserve"> </w:t>
      </w:r>
      <w:r>
        <w:rPr>
          <w:rFonts w:ascii="Verdana"/>
          <w:w w:val="110"/>
          <w:sz w:val="9"/>
        </w:rPr>
        <w:t>time</w:t>
      </w:r>
      <w:r>
        <w:rPr>
          <w:rFonts w:ascii="Verdana"/>
          <w:spacing w:val="-5"/>
          <w:w w:val="110"/>
          <w:sz w:val="9"/>
        </w:rPr>
        <w:t xml:space="preserve"> </w:t>
      </w:r>
      <w:r>
        <w:rPr>
          <w:rFonts w:ascii="Verdana"/>
          <w:w w:val="110"/>
          <w:sz w:val="9"/>
        </w:rPr>
        <w:t>(d)</w:t>
      </w:r>
    </w:p>
    <w:p w14:paraId="74A472EF" w14:textId="77777777" w:rsidR="00E2709D" w:rsidRDefault="00E2709D">
      <w:pPr>
        <w:rPr>
          <w:rFonts w:ascii="Verdana"/>
          <w:sz w:val="9"/>
        </w:rPr>
        <w:sectPr w:rsidR="00E2709D">
          <w:type w:val="continuous"/>
          <w:pgSz w:w="12240" w:h="15840"/>
          <w:pgMar w:top="1500" w:right="1720" w:bottom="280" w:left="1600" w:header="720" w:footer="720" w:gutter="0"/>
          <w:cols w:num="4" w:space="720" w:equalWidth="0">
            <w:col w:w="2012" w:space="40"/>
            <w:col w:w="1693" w:space="39"/>
            <w:col w:w="1693" w:space="40"/>
            <w:col w:w="3403"/>
          </w:cols>
        </w:sectPr>
      </w:pPr>
    </w:p>
    <w:p w14:paraId="63DA2BAA" w14:textId="77777777" w:rsidR="00E2709D" w:rsidRDefault="00E2709D">
      <w:pPr>
        <w:pStyle w:val="BodyText"/>
        <w:spacing w:before="9"/>
        <w:rPr>
          <w:rFonts w:ascii="Verdana"/>
          <w:sz w:val="13"/>
        </w:rPr>
      </w:pPr>
    </w:p>
    <w:p w14:paraId="43CA07E0" w14:textId="77777777" w:rsidR="00E2709D" w:rsidRDefault="00462487">
      <w:pPr>
        <w:spacing w:before="63" w:line="235" w:lineRule="auto"/>
        <w:ind w:left="617" w:right="529"/>
        <w:jc w:val="both"/>
        <w:rPr>
          <w:sz w:val="20"/>
        </w:rPr>
      </w:pPr>
      <w:r>
        <w:rPr>
          <w:w w:val="105"/>
          <w:sz w:val="20"/>
        </w:rPr>
        <w:t>Figure 5: Evolution of the notification skill with daily lead times and probability threshold</w:t>
      </w:r>
      <w:r>
        <w:rPr>
          <w:spacing w:val="1"/>
          <w:w w:val="105"/>
          <w:sz w:val="20"/>
        </w:rPr>
        <w:t xml:space="preserve"> </w:t>
      </w:r>
      <w:r>
        <w:rPr>
          <w:w w:val="105"/>
          <w:sz w:val="20"/>
        </w:rPr>
        <w:t xml:space="preserve">for each NWP model in </w:t>
      </w:r>
      <w:proofErr w:type="gramStart"/>
      <w:r>
        <w:rPr>
          <w:w w:val="105"/>
          <w:sz w:val="20"/>
        </w:rPr>
        <w:t>an</w:t>
      </w:r>
      <w:proofErr w:type="gramEnd"/>
      <w:r>
        <w:rPr>
          <w:w w:val="105"/>
          <w:sz w:val="20"/>
        </w:rPr>
        <w:t xml:space="preserve"> scenario with no persistence. Each plot represents a different</w:t>
      </w:r>
      <w:r>
        <w:rPr>
          <w:spacing w:val="1"/>
          <w:w w:val="105"/>
          <w:sz w:val="20"/>
        </w:rPr>
        <w:t xml:space="preserve"> </w:t>
      </w:r>
      <w:r>
        <w:rPr>
          <w:w w:val="105"/>
          <w:sz w:val="20"/>
        </w:rPr>
        <w:t>NWP. As a benchmark, the black, solid line represents the skill of the current operational</w:t>
      </w:r>
      <w:r>
        <w:rPr>
          <w:spacing w:val="1"/>
          <w:w w:val="105"/>
          <w:sz w:val="20"/>
        </w:rPr>
        <w:t xml:space="preserve"> </w:t>
      </w:r>
      <w:r>
        <w:rPr>
          <w:w w:val="105"/>
          <w:sz w:val="20"/>
        </w:rPr>
        <w:t>criteria</w:t>
      </w:r>
      <w:r>
        <w:rPr>
          <w:spacing w:val="3"/>
          <w:w w:val="105"/>
          <w:sz w:val="20"/>
        </w:rPr>
        <w:t xml:space="preserve"> </w:t>
      </w:r>
      <w:r>
        <w:rPr>
          <w:w w:val="105"/>
          <w:sz w:val="20"/>
        </w:rPr>
        <w:t>(1</w:t>
      </w:r>
      <w:r>
        <w:rPr>
          <w:spacing w:val="4"/>
          <w:w w:val="105"/>
          <w:sz w:val="20"/>
        </w:rPr>
        <w:t xml:space="preserve"> </w:t>
      </w:r>
      <w:r>
        <w:rPr>
          <w:w w:val="105"/>
          <w:sz w:val="20"/>
        </w:rPr>
        <w:t>deterministic</w:t>
      </w:r>
      <w:r>
        <w:rPr>
          <w:spacing w:val="4"/>
          <w:w w:val="105"/>
          <w:sz w:val="20"/>
        </w:rPr>
        <w:t xml:space="preserve"> </w:t>
      </w:r>
      <w:r>
        <w:rPr>
          <w:w w:val="105"/>
          <w:sz w:val="20"/>
        </w:rPr>
        <w:t>+</w:t>
      </w:r>
      <w:r>
        <w:rPr>
          <w:spacing w:val="3"/>
          <w:w w:val="105"/>
          <w:sz w:val="20"/>
        </w:rPr>
        <w:t xml:space="preserve"> </w:t>
      </w:r>
      <w:r>
        <w:rPr>
          <w:w w:val="105"/>
          <w:sz w:val="20"/>
        </w:rPr>
        <w:t>1</w:t>
      </w:r>
      <w:r>
        <w:rPr>
          <w:spacing w:val="4"/>
          <w:w w:val="105"/>
          <w:sz w:val="20"/>
        </w:rPr>
        <w:t xml:space="preserve"> </w:t>
      </w:r>
      <w:r>
        <w:rPr>
          <w:w w:val="105"/>
          <w:sz w:val="20"/>
        </w:rPr>
        <w:t>probabilistic,</w:t>
      </w:r>
      <w:r>
        <w:rPr>
          <w:spacing w:val="8"/>
          <w:w w:val="105"/>
          <w:sz w:val="20"/>
        </w:rPr>
        <w:t xml:space="preserve"> </w:t>
      </w:r>
      <w:r>
        <w:rPr>
          <w:w w:val="105"/>
          <w:sz w:val="20"/>
        </w:rPr>
        <w:t>30%</w:t>
      </w:r>
      <w:r>
        <w:rPr>
          <w:spacing w:val="4"/>
          <w:w w:val="105"/>
          <w:sz w:val="20"/>
        </w:rPr>
        <w:t xml:space="preserve"> </w:t>
      </w:r>
      <w:r>
        <w:rPr>
          <w:w w:val="105"/>
          <w:sz w:val="20"/>
        </w:rPr>
        <w:t>probability</w:t>
      </w:r>
      <w:r>
        <w:rPr>
          <w:spacing w:val="3"/>
          <w:w w:val="105"/>
          <w:sz w:val="20"/>
        </w:rPr>
        <w:t xml:space="preserve"> </w:t>
      </w:r>
      <w:r>
        <w:rPr>
          <w:w w:val="105"/>
          <w:sz w:val="20"/>
        </w:rPr>
        <w:t>and</w:t>
      </w:r>
      <w:r>
        <w:rPr>
          <w:spacing w:val="4"/>
          <w:w w:val="105"/>
          <w:sz w:val="20"/>
        </w:rPr>
        <w:t xml:space="preserve"> </w:t>
      </w:r>
      <w:r>
        <w:rPr>
          <w:w w:val="105"/>
          <w:sz w:val="20"/>
        </w:rPr>
        <w:t>a</w:t>
      </w:r>
      <w:r>
        <w:rPr>
          <w:spacing w:val="4"/>
          <w:w w:val="105"/>
          <w:sz w:val="20"/>
        </w:rPr>
        <w:t xml:space="preserve"> </w:t>
      </w:r>
      <w:r>
        <w:rPr>
          <w:w w:val="105"/>
          <w:sz w:val="20"/>
        </w:rPr>
        <w:t>persistence</w:t>
      </w:r>
      <w:r>
        <w:rPr>
          <w:spacing w:val="3"/>
          <w:w w:val="105"/>
          <w:sz w:val="20"/>
        </w:rPr>
        <w:t xml:space="preserve"> </w:t>
      </w:r>
      <w:r>
        <w:rPr>
          <w:w w:val="105"/>
          <w:sz w:val="20"/>
        </w:rPr>
        <w:t>of</w:t>
      </w:r>
      <w:r>
        <w:rPr>
          <w:spacing w:val="4"/>
          <w:w w:val="105"/>
          <w:sz w:val="20"/>
        </w:rPr>
        <w:t xml:space="preserve"> </w:t>
      </w:r>
      <w:r>
        <w:rPr>
          <w:w w:val="105"/>
          <w:sz w:val="20"/>
        </w:rPr>
        <w:t>3</w:t>
      </w:r>
      <w:r>
        <w:rPr>
          <w:spacing w:val="4"/>
          <w:w w:val="105"/>
          <w:sz w:val="20"/>
        </w:rPr>
        <w:t xml:space="preserve"> </w:t>
      </w:r>
      <w:r>
        <w:rPr>
          <w:w w:val="105"/>
          <w:sz w:val="20"/>
        </w:rPr>
        <w:t>forecasts).</w:t>
      </w:r>
    </w:p>
    <w:p w14:paraId="389D0487" w14:textId="77777777" w:rsidR="00E2709D" w:rsidRDefault="00E2709D">
      <w:pPr>
        <w:pStyle w:val="BodyText"/>
        <w:rPr>
          <w:sz w:val="20"/>
        </w:rPr>
      </w:pPr>
    </w:p>
    <w:p w14:paraId="7AC374F3" w14:textId="77777777" w:rsidR="00E2709D" w:rsidRDefault="00462487">
      <w:pPr>
        <w:pStyle w:val="BodyText"/>
        <w:spacing w:before="183" w:line="291" w:lineRule="exact"/>
        <w:ind w:left="227"/>
      </w:pPr>
      <w:r>
        <w:rPr>
          <w:rFonts w:ascii="Trebuchet MS" w:hAnsi="Trebuchet MS"/>
          <w:sz w:val="12"/>
        </w:rPr>
        <w:t xml:space="preserve">440    </w:t>
      </w:r>
      <w:r>
        <w:rPr>
          <w:rFonts w:ascii="Trebuchet MS" w:hAnsi="Trebuchet MS"/>
          <w:spacing w:val="19"/>
          <w:sz w:val="12"/>
        </w:rPr>
        <w:t xml:space="preserve"> </w:t>
      </w:r>
      <w:r>
        <w:t>involved</w:t>
      </w:r>
      <w:r>
        <w:rPr>
          <w:spacing w:val="57"/>
        </w:rPr>
        <w:t xml:space="preserve"> </w:t>
      </w:r>
      <w:r>
        <w:t>—lead</w:t>
      </w:r>
      <w:r>
        <w:rPr>
          <w:spacing w:val="56"/>
        </w:rPr>
        <w:t xml:space="preserve"> </w:t>
      </w:r>
      <w:r>
        <w:t>time,</w:t>
      </w:r>
      <w:r>
        <w:rPr>
          <w:spacing w:val="63"/>
        </w:rPr>
        <w:t xml:space="preserve"> </w:t>
      </w:r>
      <w:r>
        <w:t>probability</w:t>
      </w:r>
      <w:r>
        <w:rPr>
          <w:spacing w:val="57"/>
        </w:rPr>
        <w:t xml:space="preserve"> </w:t>
      </w:r>
      <w:r>
        <w:t>threshold</w:t>
      </w:r>
      <w:r>
        <w:rPr>
          <w:spacing w:val="56"/>
        </w:rPr>
        <w:t xml:space="preserve"> </w:t>
      </w:r>
      <w:r>
        <w:t>and</w:t>
      </w:r>
      <w:r>
        <w:rPr>
          <w:spacing w:val="57"/>
        </w:rPr>
        <w:t xml:space="preserve"> </w:t>
      </w:r>
      <w:r>
        <w:t>persistence</w:t>
      </w:r>
      <w:del w:id="181" w:author="Pechlivanidis Ilias" w:date="2024-02-10T13:00:00Z">
        <w:r w:rsidDel="00B534A9">
          <w:delText>—</w:delText>
        </w:r>
      </w:del>
      <w:r>
        <w:t xml:space="preserve">.  </w:t>
      </w:r>
      <w:r>
        <w:rPr>
          <w:spacing w:val="22"/>
        </w:rPr>
        <w:t xml:space="preserve"> </w:t>
      </w:r>
      <w:r>
        <w:t>Second,</w:t>
      </w:r>
      <w:r>
        <w:rPr>
          <w:spacing w:val="63"/>
        </w:rPr>
        <w:t xml:space="preserve"> </w:t>
      </w:r>
      <w:r>
        <w:t>we</w:t>
      </w:r>
    </w:p>
    <w:p w14:paraId="376A7A2D" w14:textId="77777777" w:rsidR="00E2709D" w:rsidRDefault="00462487">
      <w:pPr>
        <w:pStyle w:val="BodyText"/>
        <w:spacing w:line="289" w:lineRule="exact"/>
        <w:ind w:left="227"/>
      </w:pPr>
      <w:r>
        <w:rPr>
          <w:rFonts w:ascii="Trebuchet MS"/>
          <w:sz w:val="12"/>
        </w:rPr>
        <w:t xml:space="preserve">441    </w:t>
      </w:r>
      <w:r>
        <w:rPr>
          <w:rFonts w:ascii="Trebuchet MS"/>
          <w:spacing w:val="19"/>
          <w:sz w:val="12"/>
        </w:rPr>
        <w:t xml:space="preserve"> </w:t>
      </w:r>
      <w:r>
        <w:t>optimize</w:t>
      </w:r>
      <w:r>
        <w:rPr>
          <w:spacing w:val="36"/>
        </w:rPr>
        <w:t xml:space="preserve"> </w:t>
      </w:r>
      <w:r>
        <w:t>the</w:t>
      </w:r>
      <w:r>
        <w:rPr>
          <w:spacing w:val="35"/>
        </w:rPr>
        <w:t xml:space="preserve"> </w:t>
      </w:r>
      <w:r>
        <w:t>probability</w:t>
      </w:r>
      <w:r>
        <w:rPr>
          <w:spacing w:val="35"/>
        </w:rPr>
        <w:t xml:space="preserve"> </w:t>
      </w:r>
      <w:r>
        <w:t>and</w:t>
      </w:r>
      <w:r>
        <w:rPr>
          <w:spacing w:val="36"/>
        </w:rPr>
        <w:t xml:space="preserve"> </w:t>
      </w:r>
      <w:r>
        <w:t>persistence</w:t>
      </w:r>
      <w:r>
        <w:rPr>
          <w:spacing w:val="35"/>
        </w:rPr>
        <w:t xml:space="preserve"> </w:t>
      </w:r>
      <w:r>
        <w:t>criteria</w:t>
      </w:r>
      <w:r>
        <w:rPr>
          <w:spacing w:val="35"/>
        </w:rPr>
        <w:t xml:space="preserve"> </w:t>
      </w:r>
      <w:r>
        <w:t>for</w:t>
      </w:r>
      <w:r>
        <w:rPr>
          <w:spacing w:val="35"/>
        </w:rPr>
        <w:t xml:space="preserve"> </w:t>
      </w:r>
      <w:r>
        <w:t>a</w:t>
      </w:r>
      <w:r>
        <w:rPr>
          <w:spacing w:val="36"/>
        </w:rPr>
        <w:t xml:space="preserve"> </w:t>
      </w:r>
      <w:r>
        <w:t>fixed</w:t>
      </w:r>
      <w:r>
        <w:rPr>
          <w:spacing w:val="35"/>
        </w:rPr>
        <w:t xml:space="preserve"> </w:t>
      </w:r>
      <w:r>
        <w:t>lead</w:t>
      </w:r>
      <w:r>
        <w:rPr>
          <w:spacing w:val="35"/>
        </w:rPr>
        <w:t xml:space="preserve"> </w:t>
      </w:r>
      <w:r>
        <w:t>time</w:t>
      </w:r>
      <w:r>
        <w:rPr>
          <w:spacing w:val="36"/>
        </w:rPr>
        <w:t xml:space="preserve"> </w:t>
      </w:r>
      <w:r>
        <w:t>range.</w:t>
      </w:r>
    </w:p>
    <w:p w14:paraId="0ADDD968" w14:textId="77777777" w:rsidR="00E2709D" w:rsidRDefault="00462487">
      <w:pPr>
        <w:pStyle w:val="BodyText"/>
        <w:tabs>
          <w:tab w:val="left" w:pos="968"/>
        </w:tabs>
        <w:spacing w:line="289" w:lineRule="exact"/>
        <w:ind w:left="227"/>
      </w:pPr>
      <w:r>
        <w:rPr>
          <w:rFonts w:ascii="Trebuchet MS"/>
          <w:w w:val="105"/>
          <w:sz w:val="12"/>
        </w:rPr>
        <w:t>442</w:t>
      </w:r>
      <w:r>
        <w:rPr>
          <w:rFonts w:ascii="Trebuchet MS"/>
          <w:w w:val="105"/>
          <w:sz w:val="12"/>
        </w:rPr>
        <w:tab/>
      </w:r>
      <w:r>
        <w:rPr>
          <w:w w:val="105"/>
        </w:rPr>
        <w:t>Figure</w:t>
      </w:r>
      <w:r>
        <w:rPr>
          <w:spacing w:val="-2"/>
          <w:w w:val="105"/>
        </w:rPr>
        <w:t xml:space="preserve"> </w:t>
      </w:r>
      <w:hyperlink w:anchor="_bookmark19" w:history="1">
        <w:r>
          <w:rPr>
            <w:w w:val="105"/>
          </w:rPr>
          <w:t>5</w:t>
        </w:r>
        <w:r>
          <w:rPr>
            <w:spacing w:val="-1"/>
            <w:w w:val="105"/>
          </w:rPr>
          <w:t xml:space="preserve"> </w:t>
        </w:r>
      </w:hyperlink>
      <w:r>
        <w:rPr>
          <w:w w:val="105"/>
        </w:rPr>
        <w:t>exhibits</w:t>
      </w:r>
      <w:r>
        <w:rPr>
          <w:spacing w:val="-2"/>
          <w:w w:val="105"/>
        </w:rPr>
        <w:t xml:space="preserve"> </w:t>
      </w:r>
      <w:r>
        <w:rPr>
          <w:w w:val="105"/>
        </w:rPr>
        <w:t>the</w:t>
      </w:r>
      <w:r>
        <w:rPr>
          <w:spacing w:val="-1"/>
          <w:w w:val="105"/>
        </w:rPr>
        <w:t xml:space="preserve"> </w:t>
      </w:r>
      <w:r>
        <w:rPr>
          <w:w w:val="105"/>
        </w:rPr>
        <w:t>evolution</w:t>
      </w:r>
      <w:r>
        <w:rPr>
          <w:spacing w:val="-2"/>
          <w:w w:val="105"/>
        </w:rPr>
        <w:t xml:space="preserve"> </w:t>
      </w:r>
      <w:r>
        <w:rPr>
          <w:w w:val="105"/>
        </w:rPr>
        <w:t>of</w:t>
      </w:r>
      <w:r>
        <w:rPr>
          <w:spacing w:val="-1"/>
          <w:w w:val="105"/>
        </w:rPr>
        <w:t xml:space="preserve"> </w:t>
      </w:r>
      <w:r>
        <w:rPr>
          <w:w w:val="105"/>
        </w:rPr>
        <w:t>the</w:t>
      </w:r>
      <w:r>
        <w:rPr>
          <w:spacing w:val="-2"/>
          <w:w w:val="105"/>
        </w:rPr>
        <w:t xml:space="preserve"> </w:t>
      </w:r>
      <w:r>
        <w:rPr>
          <w:w w:val="105"/>
        </w:rPr>
        <w:t>notification</w:t>
      </w:r>
      <w:r>
        <w:rPr>
          <w:spacing w:val="-1"/>
          <w:w w:val="105"/>
        </w:rPr>
        <w:t xml:space="preserve"> </w:t>
      </w:r>
      <w:r>
        <w:rPr>
          <w:w w:val="105"/>
        </w:rPr>
        <w:t>skill</w:t>
      </w:r>
      <w:r>
        <w:rPr>
          <w:spacing w:val="-1"/>
          <w:w w:val="105"/>
        </w:rPr>
        <w:t xml:space="preserve"> </w:t>
      </w:r>
      <w:r>
        <w:rPr>
          <w:w w:val="105"/>
        </w:rPr>
        <w:t>with</w:t>
      </w:r>
      <w:r>
        <w:rPr>
          <w:spacing w:val="-2"/>
          <w:w w:val="105"/>
        </w:rPr>
        <w:t xml:space="preserve"> </w:t>
      </w:r>
      <w:r>
        <w:rPr>
          <w:w w:val="105"/>
        </w:rPr>
        <w:t>lead</w:t>
      </w:r>
      <w:r>
        <w:rPr>
          <w:spacing w:val="-1"/>
          <w:w w:val="105"/>
        </w:rPr>
        <w:t xml:space="preserve"> </w:t>
      </w:r>
      <w:r>
        <w:rPr>
          <w:w w:val="105"/>
        </w:rPr>
        <w:t>time</w:t>
      </w:r>
      <w:r>
        <w:rPr>
          <w:spacing w:val="-2"/>
          <w:w w:val="105"/>
        </w:rPr>
        <w:t xml:space="preserve"> </w:t>
      </w:r>
      <w:r>
        <w:rPr>
          <w:w w:val="105"/>
        </w:rPr>
        <w:t>and</w:t>
      </w:r>
    </w:p>
    <w:p w14:paraId="7BEA2213" w14:textId="77777777" w:rsidR="00E2709D" w:rsidRDefault="00462487">
      <w:pPr>
        <w:pStyle w:val="BodyText"/>
        <w:spacing w:line="289" w:lineRule="exact"/>
        <w:ind w:left="227"/>
      </w:pPr>
      <w:r>
        <w:rPr>
          <w:rFonts w:ascii="Trebuchet MS"/>
          <w:sz w:val="12"/>
        </w:rPr>
        <w:t xml:space="preserve">443    </w:t>
      </w:r>
      <w:r>
        <w:rPr>
          <w:rFonts w:ascii="Trebuchet MS"/>
          <w:spacing w:val="19"/>
          <w:sz w:val="12"/>
        </w:rPr>
        <w:t xml:space="preserve"> </w:t>
      </w:r>
      <w:r>
        <w:t>probability</w:t>
      </w:r>
      <w:r>
        <w:rPr>
          <w:spacing w:val="27"/>
        </w:rPr>
        <w:t xml:space="preserve"> </w:t>
      </w:r>
      <w:proofErr w:type="gramStart"/>
      <w:r>
        <w:t>threshold</w:t>
      </w:r>
      <w:proofErr w:type="gramEnd"/>
      <w:r>
        <w:rPr>
          <w:spacing w:val="27"/>
        </w:rPr>
        <w:t xml:space="preserve"> </w:t>
      </w:r>
      <w:r>
        <w:t>for</w:t>
      </w:r>
      <w:r>
        <w:rPr>
          <w:spacing w:val="27"/>
        </w:rPr>
        <w:t xml:space="preserve"> </w:t>
      </w:r>
      <w:r>
        <w:t>a</w:t>
      </w:r>
      <w:r>
        <w:rPr>
          <w:spacing w:val="26"/>
        </w:rPr>
        <w:t xml:space="preserve"> </w:t>
      </w:r>
      <w:r>
        <w:t>scenario</w:t>
      </w:r>
      <w:r>
        <w:rPr>
          <w:spacing w:val="27"/>
        </w:rPr>
        <w:t xml:space="preserve"> </w:t>
      </w:r>
      <w:r>
        <w:t>with</w:t>
      </w:r>
      <w:r>
        <w:rPr>
          <w:spacing w:val="27"/>
        </w:rPr>
        <w:t xml:space="preserve"> </w:t>
      </w:r>
      <w:r>
        <w:t>no</w:t>
      </w:r>
      <w:r>
        <w:rPr>
          <w:spacing w:val="27"/>
        </w:rPr>
        <w:t xml:space="preserve"> </w:t>
      </w:r>
      <w:r>
        <w:t>persistence.</w:t>
      </w:r>
      <w:r>
        <w:rPr>
          <w:spacing w:val="67"/>
        </w:rPr>
        <w:t xml:space="preserve"> </w:t>
      </w:r>
      <w:r>
        <w:t>The</w:t>
      </w:r>
      <w:r>
        <w:rPr>
          <w:spacing w:val="27"/>
        </w:rPr>
        <w:t xml:space="preserve"> </w:t>
      </w:r>
      <w:r>
        <w:t>black,</w:t>
      </w:r>
      <w:r>
        <w:rPr>
          <w:spacing w:val="29"/>
        </w:rPr>
        <w:t xml:space="preserve"> </w:t>
      </w:r>
      <w:r>
        <w:t>solid</w:t>
      </w:r>
      <w:r>
        <w:rPr>
          <w:spacing w:val="27"/>
        </w:rPr>
        <w:t xml:space="preserve"> </w:t>
      </w:r>
      <w:r>
        <w:t>line</w:t>
      </w:r>
    </w:p>
    <w:p w14:paraId="602A350D" w14:textId="77777777" w:rsidR="00E2709D" w:rsidRDefault="00462487">
      <w:pPr>
        <w:pStyle w:val="BodyText"/>
        <w:spacing w:line="289" w:lineRule="exact"/>
        <w:ind w:left="227"/>
      </w:pPr>
      <w:r>
        <w:rPr>
          <w:rFonts w:ascii="Trebuchet MS"/>
          <w:sz w:val="12"/>
        </w:rPr>
        <w:t xml:space="preserve">444    </w:t>
      </w:r>
      <w:r>
        <w:rPr>
          <w:rFonts w:ascii="Trebuchet MS"/>
          <w:spacing w:val="19"/>
          <w:sz w:val="12"/>
        </w:rPr>
        <w:t xml:space="preserve"> </w:t>
      </w:r>
      <w:r>
        <w:rPr>
          <w:w w:val="105"/>
        </w:rPr>
        <w:t>is</w:t>
      </w:r>
      <w:r>
        <w:rPr>
          <w:spacing w:val="21"/>
          <w:w w:val="105"/>
        </w:rPr>
        <w:t xml:space="preserve"> </w:t>
      </w:r>
      <w:r>
        <w:rPr>
          <w:w w:val="105"/>
        </w:rPr>
        <w:t>the</w:t>
      </w:r>
      <w:r>
        <w:rPr>
          <w:spacing w:val="20"/>
          <w:w w:val="105"/>
        </w:rPr>
        <w:t xml:space="preserve"> </w:t>
      </w:r>
      <w:r>
        <w:rPr>
          <w:w w:val="105"/>
        </w:rPr>
        <w:t>notification</w:t>
      </w:r>
      <w:r>
        <w:rPr>
          <w:spacing w:val="21"/>
          <w:w w:val="105"/>
        </w:rPr>
        <w:t xml:space="preserve"> </w:t>
      </w:r>
      <w:r>
        <w:rPr>
          <w:w w:val="105"/>
        </w:rPr>
        <w:t>skill</w:t>
      </w:r>
      <w:r>
        <w:rPr>
          <w:spacing w:val="20"/>
          <w:w w:val="105"/>
        </w:rPr>
        <w:t xml:space="preserve"> </w:t>
      </w:r>
      <w:r>
        <w:rPr>
          <w:w w:val="105"/>
        </w:rPr>
        <w:t>of</w:t>
      </w:r>
      <w:r>
        <w:rPr>
          <w:spacing w:val="21"/>
          <w:w w:val="105"/>
        </w:rPr>
        <w:t xml:space="preserve"> </w:t>
      </w:r>
      <w:r>
        <w:rPr>
          <w:w w:val="105"/>
        </w:rPr>
        <w:t>the</w:t>
      </w:r>
      <w:r>
        <w:rPr>
          <w:spacing w:val="20"/>
          <w:w w:val="105"/>
        </w:rPr>
        <w:t xml:space="preserve"> </w:t>
      </w:r>
      <w:r>
        <w:rPr>
          <w:w w:val="105"/>
        </w:rPr>
        <w:t>current</w:t>
      </w:r>
      <w:r>
        <w:rPr>
          <w:spacing w:val="21"/>
          <w:w w:val="105"/>
        </w:rPr>
        <w:t xml:space="preserve"> </w:t>
      </w:r>
      <w:r>
        <w:rPr>
          <w:w w:val="105"/>
        </w:rPr>
        <w:t>notification</w:t>
      </w:r>
      <w:r>
        <w:rPr>
          <w:spacing w:val="20"/>
          <w:w w:val="105"/>
        </w:rPr>
        <w:t xml:space="preserve"> </w:t>
      </w:r>
      <w:r>
        <w:rPr>
          <w:w w:val="105"/>
        </w:rPr>
        <w:t>criteria,</w:t>
      </w:r>
      <w:r>
        <w:rPr>
          <w:spacing w:val="23"/>
          <w:w w:val="105"/>
        </w:rPr>
        <w:t xml:space="preserve"> </w:t>
      </w:r>
      <w:r>
        <w:rPr>
          <w:w w:val="105"/>
        </w:rPr>
        <w:t>as</w:t>
      </w:r>
      <w:r>
        <w:rPr>
          <w:spacing w:val="21"/>
          <w:w w:val="105"/>
        </w:rPr>
        <w:t xml:space="preserve"> </w:t>
      </w:r>
      <w:r>
        <w:rPr>
          <w:w w:val="105"/>
        </w:rPr>
        <w:t>a</w:t>
      </w:r>
      <w:r>
        <w:rPr>
          <w:spacing w:val="21"/>
          <w:w w:val="105"/>
        </w:rPr>
        <w:t xml:space="preserve"> </w:t>
      </w:r>
      <w:r>
        <w:rPr>
          <w:w w:val="105"/>
        </w:rPr>
        <w:t>benchmark.</w:t>
      </w:r>
    </w:p>
    <w:p w14:paraId="4E422131" w14:textId="77777777" w:rsidR="00E2709D" w:rsidRDefault="00462487">
      <w:pPr>
        <w:pStyle w:val="BodyText"/>
        <w:spacing w:line="289" w:lineRule="exact"/>
        <w:ind w:left="227"/>
      </w:pPr>
      <w:r>
        <w:rPr>
          <w:rFonts w:ascii="Trebuchet MS"/>
          <w:sz w:val="12"/>
        </w:rPr>
        <w:t xml:space="preserve">445    </w:t>
      </w:r>
      <w:r>
        <w:rPr>
          <w:rFonts w:ascii="Trebuchet MS"/>
          <w:spacing w:val="19"/>
          <w:sz w:val="12"/>
        </w:rPr>
        <w:t xml:space="preserve"> </w:t>
      </w:r>
      <w:r>
        <w:t>Each</w:t>
      </w:r>
      <w:r>
        <w:rPr>
          <w:spacing w:val="67"/>
        </w:rPr>
        <w:t xml:space="preserve"> </w:t>
      </w:r>
      <w:proofErr w:type="spellStart"/>
      <w:r>
        <w:t>colour</w:t>
      </w:r>
      <w:proofErr w:type="spellEnd"/>
      <w:r>
        <w:rPr>
          <w:spacing w:val="67"/>
        </w:rPr>
        <w:t xml:space="preserve"> </w:t>
      </w:r>
      <w:r>
        <w:t>line</w:t>
      </w:r>
      <w:r>
        <w:rPr>
          <w:spacing w:val="67"/>
        </w:rPr>
        <w:t xml:space="preserve"> </w:t>
      </w:r>
      <w:r>
        <w:t>represents</w:t>
      </w:r>
      <w:r>
        <w:rPr>
          <w:spacing w:val="67"/>
        </w:rPr>
        <w:t xml:space="preserve"> </w:t>
      </w:r>
      <w:r>
        <w:t>a</w:t>
      </w:r>
      <w:r>
        <w:rPr>
          <w:spacing w:val="66"/>
        </w:rPr>
        <w:t xml:space="preserve"> </w:t>
      </w:r>
      <w:r>
        <w:t>different</w:t>
      </w:r>
      <w:r>
        <w:rPr>
          <w:spacing w:val="67"/>
        </w:rPr>
        <w:t xml:space="preserve"> </w:t>
      </w:r>
      <w:r>
        <w:t>probability</w:t>
      </w:r>
      <w:r>
        <w:rPr>
          <w:spacing w:val="67"/>
        </w:rPr>
        <w:t xml:space="preserve"> </w:t>
      </w:r>
      <w:r>
        <w:t>threshold;</w:t>
      </w:r>
      <w:r>
        <w:rPr>
          <w:spacing w:val="85"/>
        </w:rPr>
        <w:t xml:space="preserve"> </w:t>
      </w:r>
      <w:r>
        <w:t>orange</w:t>
      </w:r>
      <w:r>
        <w:rPr>
          <w:spacing w:val="67"/>
        </w:rPr>
        <w:t xml:space="preserve"> </w:t>
      </w:r>
      <w:r>
        <w:t>lines</w:t>
      </w:r>
    </w:p>
    <w:p w14:paraId="5A003D1A" w14:textId="77777777" w:rsidR="00E2709D" w:rsidRDefault="00462487">
      <w:pPr>
        <w:pStyle w:val="BodyText"/>
        <w:spacing w:line="289" w:lineRule="exact"/>
        <w:ind w:left="227"/>
      </w:pPr>
      <w:r>
        <w:rPr>
          <w:rFonts w:ascii="Trebuchet MS"/>
          <w:sz w:val="12"/>
        </w:rPr>
        <w:t xml:space="preserve">446    </w:t>
      </w:r>
      <w:r>
        <w:rPr>
          <w:rFonts w:ascii="Trebuchet MS"/>
          <w:spacing w:val="19"/>
          <w:sz w:val="12"/>
        </w:rPr>
        <w:t xml:space="preserve"> </w:t>
      </w:r>
      <w:r>
        <w:t>represent</w:t>
      </w:r>
      <w:r>
        <w:rPr>
          <w:spacing w:val="31"/>
        </w:rPr>
        <w:t xml:space="preserve"> </w:t>
      </w:r>
      <w:r>
        <w:t>thresholds</w:t>
      </w:r>
      <w:r>
        <w:rPr>
          <w:spacing w:val="31"/>
        </w:rPr>
        <w:t xml:space="preserve"> </w:t>
      </w:r>
      <w:r>
        <w:t>below</w:t>
      </w:r>
      <w:r>
        <w:rPr>
          <w:spacing w:val="31"/>
        </w:rPr>
        <w:t xml:space="preserve"> </w:t>
      </w:r>
      <w:r>
        <w:t>50%</w:t>
      </w:r>
      <w:r>
        <w:rPr>
          <w:spacing w:val="31"/>
        </w:rPr>
        <w:t xml:space="preserve"> </w:t>
      </w:r>
      <w:r>
        <w:t>and</w:t>
      </w:r>
      <w:r>
        <w:rPr>
          <w:spacing w:val="31"/>
        </w:rPr>
        <w:t xml:space="preserve"> </w:t>
      </w:r>
      <w:r>
        <w:t>blue</w:t>
      </w:r>
      <w:r>
        <w:rPr>
          <w:spacing w:val="31"/>
        </w:rPr>
        <w:t xml:space="preserve"> </w:t>
      </w:r>
      <w:r>
        <w:t>lines</w:t>
      </w:r>
      <w:r>
        <w:rPr>
          <w:spacing w:val="31"/>
        </w:rPr>
        <w:t xml:space="preserve"> </w:t>
      </w:r>
      <w:r>
        <w:t>over</w:t>
      </w:r>
      <w:r>
        <w:rPr>
          <w:spacing w:val="31"/>
        </w:rPr>
        <w:t xml:space="preserve"> </w:t>
      </w:r>
      <w:r>
        <w:t>that</w:t>
      </w:r>
      <w:r>
        <w:rPr>
          <w:spacing w:val="31"/>
        </w:rPr>
        <w:t xml:space="preserve"> </w:t>
      </w:r>
      <w:r>
        <w:t>value.</w:t>
      </w:r>
      <w:r>
        <w:rPr>
          <w:spacing w:val="70"/>
        </w:rPr>
        <w:t xml:space="preserve"> </w:t>
      </w:r>
      <w:r>
        <w:t>For</w:t>
      </w:r>
      <w:r>
        <w:rPr>
          <w:spacing w:val="31"/>
        </w:rPr>
        <w:t xml:space="preserve"> </w:t>
      </w:r>
      <w:r>
        <w:t>the</w:t>
      </w:r>
      <w:r>
        <w:rPr>
          <w:spacing w:val="31"/>
        </w:rPr>
        <w:t xml:space="preserve"> </w:t>
      </w:r>
      <w:r>
        <w:t>two</w:t>
      </w:r>
    </w:p>
    <w:p w14:paraId="5634E24A" w14:textId="77777777" w:rsidR="00E2709D" w:rsidRDefault="00462487">
      <w:pPr>
        <w:pStyle w:val="BodyText"/>
        <w:spacing w:line="289" w:lineRule="exact"/>
        <w:ind w:left="227"/>
      </w:pPr>
      <w:r>
        <w:rPr>
          <w:rFonts w:ascii="Trebuchet MS"/>
          <w:sz w:val="12"/>
        </w:rPr>
        <w:t xml:space="preserve">447    </w:t>
      </w:r>
      <w:r>
        <w:rPr>
          <w:rFonts w:ascii="Trebuchet MS"/>
          <w:spacing w:val="19"/>
          <w:sz w:val="12"/>
        </w:rPr>
        <w:t xml:space="preserve"> </w:t>
      </w:r>
      <w:r>
        <w:rPr>
          <w:spacing w:val="-1"/>
          <w:w w:val="110"/>
        </w:rPr>
        <w:t>deterministic</w:t>
      </w:r>
      <w:r>
        <w:rPr>
          <w:w w:val="110"/>
        </w:rPr>
        <w:t xml:space="preserve"> models (DWD, HRES) all lines overlap,</w:t>
      </w:r>
      <w:r>
        <w:rPr>
          <w:spacing w:val="2"/>
          <w:w w:val="110"/>
        </w:rPr>
        <w:t xml:space="preserve"> </w:t>
      </w:r>
      <w:r>
        <w:rPr>
          <w:w w:val="110"/>
        </w:rPr>
        <w:t>since</w:t>
      </w:r>
      <w:r>
        <w:rPr>
          <w:spacing w:val="-1"/>
          <w:w w:val="110"/>
        </w:rPr>
        <w:t xml:space="preserve"> </w:t>
      </w:r>
      <w:r>
        <w:rPr>
          <w:w w:val="110"/>
        </w:rPr>
        <w:t>the probability</w:t>
      </w:r>
    </w:p>
    <w:p w14:paraId="45DA148A" w14:textId="77777777" w:rsidR="00E2709D" w:rsidRDefault="00462487">
      <w:pPr>
        <w:pStyle w:val="BodyText"/>
        <w:spacing w:line="289" w:lineRule="exact"/>
        <w:ind w:left="227"/>
      </w:pPr>
      <w:r>
        <w:rPr>
          <w:rFonts w:ascii="Trebuchet MS"/>
          <w:sz w:val="12"/>
        </w:rPr>
        <w:t xml:space="preserve">448    </w:t>
      </w:r>
      <w:r>
        <w:rPr>
          <w:rFonts w:ascii="Trebuchet MS"/>
          <w:spacing w:val="19"/>
          <w:sz w:val="12"/>
        </w:rPr>
        <w:t xml:space="preserve"> </w:t>
      </w:r>
      <w:proofErr w:type="gramStart"/>
      <w:r>
        <w:t>threshold</w:t>
      </w:r>
      <w:proofErr w:type="gramEnd"/>
      <w:r>
        <w:rPr>
          <w:spacing w:val="27"/>
        </w:rPr>
        <w:t xml:space="preserve"> </w:t>
      </w:r>
      <w:r>
        <w:t>does</w:t>
      </w:r>
      <w:r>
        <w:rPr>
          <w:spacing w:val="28"/>
        </w:rPr>
        <w:t xml:space="preserve"> </w:t>
      </w:r>
      <w:r>
        <w:t>not</w:t>
      </w:r>
      <w:r>
        <w:rPr>
          <w:spacing w:val="27"/>
        </w:rPr>
        <w:t xml:space="preserve"> </w:t>
      </w:r>
      <w:r>
        <w:t>affect</w:t>
      </w:r>
      <w:r>
        <w:rPr>
          <w:spacing w:val="27"/>
        </w:rPr>
        <w:t xml:space="preserve"> </w:t>
      </w:r>
      <w:r>
        <w:t>a</w:t>
      </w:r>
      <w:r>
        <w:rPr>
          <w:spacing w:val="28"/>
        </w:rPr>
        <w:t xml:space="preserve"> </w:t>
      </w:r>
      <w:r>
        <w:t>deterministic</w:t>
      </w:r>
      <w:r>
        <w:rPr>
          <w:spacing w:val="27"/>
        </w:rPr>
        <w:t xml:space="preserve"> </w:t>
      </w:r>
      <w:r>
        <w:t>forecast.</w:t>
      </w:r>
    </w:p>
    <w:p w14:paraId="5A52BBF0" w14:textId="27552F0D" w:rsidR="00E2709D" w:rsidRDefault="00462487">
      <w:pPr>
        <w:pStyle w:val="BodyText"/>
        <w:tabs>
          <w:tab w:val="left" w:pos="968"/>
        </w:tabs>
        <w:spacing w:line="289" w:lineRule="exact"/>
        <w:ind w:left="227"/>
      </w:pPr>
      <w:r>
        <w:rPr>
          <w:rFonts w:ascii="Trebuchet MS"/>
          <w:w w:val="105"/>
          <w:sz w:val="12"/>
        </w:rPr>
        <w:t>449</w:t>
      </w:r>
      <w:r>
        <w:rPr>
          <w:rFonts w:ascii="Trebuchet MS"/>
          <w:w w:val="105"/>
          <w:sz w:val="12"/>
        </w:rPr>
        <w:tab/>
      </w:r>
      <w:r>
        <w:rPr>
          <w:w w:val="105"/>
        </w:rPr>
        <w:t>In</w:t>
      </w:r>
      <w:r>
        <w:rPr>
          <w:spacing w:val="9"/>
          <w:w w:val="105"/>
        </w:rPr>
        <w:t xml:space="preserve"> </w:t>
      </w:r>
      <w:r>
        <w:rPr>
          <w:w w:val="105"/>
        </w:rPr>
        <w:t>line</w:t>
      </w:r>
      <w:r>
        <w:rPr>
          <w:spacing w:val="11"/>
          <w:w w:val="105"/>
        </w:rPr>
        <w:t xml:space="preserve"> </w:t>
      </w:r>
      <w:r>
        <w:rPr>
          <w:w w:val="105"/>
        </w:rPr>
        <w:t>with</w:t>
      </w:r>
      <w:r>
        <w:rPr>
          <w:spacing w:val="9"/>
          <w:w w:val="105"/>
        </w:rPr>
        <w:t xml:space="preserve"> </w:t>
      </w:r>
      <w:r>
        <w:rPr>
          <w:w w:val="105"/>
        </w:rPr>
        <w:t>Figure</w:t>
      </w:r>
      <w:r>
        <w:rPr>
          <w:spacing w:val="10"/>
          <w:w w:val="105"/>
        </w:rPr>
        <w:t xml:space="preserve"> </w:t>
      </w:r>
      <w:hyperlink w:anchor="_bookmark18" w:history="1">
        <w:r>
          <w:rPr>
            <w:w w:val="105"/>
          </w:rPr>
          <w:t>4,</w:t>
        </w:r>
        <w:r>
          <w:rPr>
            <w:spacing w:val="10"/>
            <w:w w:val="105"/>
          </w:rPr>
          <w:t xml:space="preserve"> </w:t>
        </w:r>
      </w:hyperlink>
      <w:r>
        <w:rPr>
          <w:w w:val="105"/>
        </w:rPr>
        <w:t>the</w:t>
      </w:r>
      <w:r>
        <w:rPr>
          <w:spacing w:val="11"/>
          <w:w w:val="105"/>
        </w:rPr>
        <w:t xml:space="preserve"> </w:t>
      </w:r>
      <w:r>
        <w:rPr>
          <w:w w:val="105"/>
        </w:rPr>
        <w:t>probabilistic</w:t>
      </w:r>
      <w:r>
        <w:rPr>
          <w:spacing w:val="10"/>
          <w:w w:val="105"/>
        </w:rPr>
        <w:t xml:space="preserve"> </w:t>
      </w:r>
      <w:r>
        <w:rPr>
          <w:w w:val="105"/>
        </w:rPr>
        <w:t>models</w:t>
      </w:r>
      <w:r>
        <w:rPr>
          <w:spacing w:val="11"/>
          <w:w w:val="105"/>
        </w:rPr>
        <w:t xml:space="preserve"> </w:t>
      </w:r>
      <w:r>
        <w:rPr>
          <w:w w:val="105"/>
        </w:rPr>
        <w:t>show</w:t>
      </w:r>
      <w:r>
        <w:rPr>
          <w:spacing w:val="9"/>
          <w:w w:val="105"/>
        </w:rPr>
        <w:t xml:space="preserve"> </w:t>
      </w:r>
      <w:ins w:id="182" w:author="Pechlivanidis Ilias" w:date="2024-02-10T13:01:00Z">
        <w:r w:rsidR="00B534A9">
          <w:rPr>
            <w:spacing w:val="9"/>
            <w:w w:val="105"/>
          </w:rPr>
          <w:t xml:space="preserve">overall </w:t>
        </w:r>
      </w:ins>
      <w:r>
        <w:rPr>
          <w:w w:val="105"/>
        </w:rPr>
        <w:t>higher</w:t>
      </w:r>
      <w:r>
        <w:rPr>
          <w:spacing w:val="11"/>
          <w:w w:val="105"/>
        </w:rPr>
        <w:t xml:space="preserve"> </w:t>
      </w:r>
      <w:r>
        <w:rPr>
          <w:w w:val="105"/>
        </w:rPr>
        <w:t>skill</w:t>
      </w:r>
      <w:r>
        <w:rPr>
          <w:spacing w:val="9"/>
          <w:w w:val="105"/>
        </w:rPr>
        <w:t xml:space="preserve"> </w:t>
      </w:r>
      <w:r>
        <w:rPr>
          <w:w w:val="105"/>
        </w:rPr>
        <w:t>than</w:t>
      </w:r>
      <w:r>
        <w:rPr>
          <w:spacing w:val="10"/>
          <w:w w:val="105"/>
        </w:rPr>
        <w:t xml:space="preserve"> </w:t>
      </w:r>
      <w:r>
        <w:rPr>
          <w:w w:val="105"/>
        </w:rPr>
        <w:t>the</w:t>
      </w:r>
    </w:p>
    <w:p w14:paraId="3300BCCE" w14:textId="77777777" w:rsidR="00E2709D" w:rsidRDefault="00462487">
      <w:pPr>
        <w:pStyle w:val="BodyText"/>
        <w:spacing w:line="289" w:lineRule="exact"/>
        <w:ind w:left="227"/>
      </w:pPr>
      <w:r>
        <w:rPr>
          <w:rFonts w:ascii="Trebuchet MS"/>
          <w:sz w:val="12"/>
        </w:rPr>
        <w:t xml:space="preserve">450    </w:t>
      </w:r>
      <w:r>
        <w:rPr>
          <w:rFonts w:ascii="Trebuchet MS"/>
          <w:spacing w:val="19"/>
          <w:sz w:val="12"/>
        </w:rPr>
        <w:t xml:space="preserve"> </w:t>
      </w:r>
      <w:r>
        <w:t>deterministic</w:t>
      </w:r>
      <w:r>
        <w:rPr>
          <w:spacing w:val="56"/>
        </w:rPr>
        <w:t xml:space="preserve"> </w:t>
      </w:r>
      <w:r>
        <w:t xml:space="preserve">models.  </w:t>
      </w:r>
      <w:r>
        <w:rPr>
          <w:spacing w:val="21"/>
        </w:rPr>
        <w:t xml:space="preserve"> </w:t>
      </w:r>
      <w:r>
        <w:t>Under</w:t>
      </w:r>
      <w:r>
        <w:rPr>
          <w:spacing w:val="55"/>
        </w:rPr>
        <w:t xml:space="preserve"> </w:t>
      </w:r>
      <w:r>
        <w:t>certain</w:t>
      </w:r>
      <w:r>
        <w:rPr>
          <w:spacing w:val="55"/>
        </w:rPr>
        <w:t xml:space="preserve"> </w:t>
      </w:r>
      <w:r>
        <w:t>conditions,</w:t>
      </w:r>
      <w:r>
        <w:rPr>
          <w:spacing w:val="61"/>
        </w:rPr>
        <w:t xml:space="preserve"> </w:t>
      </w:r>
      <w:r>
        <w:t>they</w:t>
      </w:r>
      <w:r>
        <w:rPr>
          <w:spacing w:val="55"/>
        </w:rPr>
        <w:t xml:space="preserve"> </w:t>
      </w:r>
      <w:r>
        <w:t>even</w:t>
      </w:r>
      <w:r>
        <w:rPr>
          <w:spacing w:val="55"/>
        </w:rPr>
        <w:t xml:space="preserve"> </w:t>
      </w:r>
      <w:r>
        <w:t>outperform</w:t>
      </w:r>
      <w:r>
        <w:rPr>
          <w:spacing w:val="55"/>
        </w:rPr>
        <w:t xml:space="preserve"> </w:t>
      </w:r>
      <w:r>
        <w:t>the</w:t>
      </w:r>
    </w:p>
    <w:p w14:paraId="3E5803C7" w14:textId="77777777" w:rsidR="00E2709D" w:rsidRDefault="00462487">
      <w:pPr>
        <w:pStyle w:val="BodyText"/>
        <w:spacing w:line="289" w:lineRule="exact"/>
        <w:ind w:left="227"/>
      </w:pPr>
      <w:r>
        <w:rPr>
          <w:rFonts w:ascii="Trebuchet MS"/>
          <w:sz w:val="12"/>
        </w:rPr>
        <w:t xml:space="preserve">451    </w:t>
      </w:r>
      <w:r>
        <w:rPr>
          <w:rFonts w:ascii="Trebuchet MS"/>
          <w:spacing w:val="19"/>
          <w:sz w:val="12"/>
        </w:rPr>
        <w:t xml:space="preserve"> </w:t>
      </w:r>
      <w:r>
        <w:rPr>
          <w:w w:val="105"/>
        </w:rPr>
        <w:t>current</w:t>
      </w:r>
      <w:r>
        <w:rPr>
          <w:spacing w:val="32"/>
          <w:w w:val="105"/>
        </w:rPr>
        <w:t xml:space="preserve"> </w:t>
      </w:r>
      <w:r>
        <w:rPr>
          <w:w w:val="105"/>
        </w:rPr>
        <w:t>notification</w:t>
      </w:r>
      <w:r>
        <w:rPr>
          <w:spacing w:val="33"/>
          <w:w w:val="105"/>
        </w:rPr>
        <w:t xml:space="preserve"> </w:t>
      </w:r>
      <w:r>
        <w:rPr>
          <w:w w:val="105"/>
        </w:rPr>
        <w:t>criteria,</w:t>
      </w:r>
      <w:r>
        <w:rPr>
          <w:spacing w:val="37"/>
          <w:w w:val="105"/>
        </w:rPr>
        <w:t xml:space="preserve"> </w:t>
      </w:r>
      <w:r>
        <w:rPr>
          <w:w w:val="105"/>
        </w:rPr>
        <w:t>indicating</w:t>
      </w:r>
      <w:r>
        <w:rPr>
          <w:spacing w:val="32"/>
          <w:w w:val="105"/>
        </w:rPr>
        <w:t xml:space="preserve"> </w:t>
      </w:r>
      <w:r>
        <w:rPr>
          <w:w w:val="105"/>
        </w:rPr>
        <w:t>potential</w:t>
      </w:r>
      <w:r>
        <w:rPr>
          <w:spacing w:val="32"/>
          <w:w w:val="105"/>
        </w:rPr>
        <w:t xml:space="preserve"> </w:t>
      </w:r>
      <w:r>
        <w:rPr>
          <w:w w:val="105"/>
        </w:rPr>
        <w:t>for</w:t>
      </w:r>
      <w:r>
        <w:rPr>
          <w:spacing w:val="32"/>
          <w:w w:val="105"/>
        </w:rPr>
        <w:t xml:space="preserve"> </w:t>
      </w:r>
      <w:r>
        <w:rPr>
          <w:w w:val="105"/>
        </w:rPr>
        <w:t>enhancing</w:t>
      </w:r>
      <w:r>
        <w:rPr>
          <w:spacing w:val="31"/>
          <w:w w:val="105"/>
        </w:rPr>
        <w:t xml:space="preserve"> </w:t>
      </w:r>
      <w:r>
        <w:rPr>
          <w:w w:val="105"/>
        </w:rPr>
        <w:t>the</w:t>
      </w:r>
      <w:r>
        <w:rPr>
          <w:spacing w:val="32"/>
          <w:w w:val="105"/>
        </w:rPr>
        <w:t xml:space="preserve"> </w:t>
      </w:r>
      <w:r>
        <w:rPr>
          <w:w w:val="105"/>
        </w:rPr>
        <w:t>skill</w:t>
      </w:r>
      <w:r>
        <w:rPr>
          <w:spacing w:val="31"/>
          <w:w w:val="105"/>
        </w:rPr>
        <w:t xml:space="preserve"> </w:t>
      </w:r>
      <w:r>
        <w:rPr>
          <w:w w:val="105"/>
        </w:rPr>
        <w:t>of</w:t>
      </w:r>
    </w:p>
    <w:p w14:paraId="5195B412" w14:textId="77777777" w:rsidR="00E2709D" w:rsidRDefault="00462487">
      <w:pPr>
        <w:pStyle w:val="BodyText"/>
        <w:spacing w:line="289" w:lineRule="exact"/>
        <w:ind w:left="227"/>
      </w:pPr>
      <w:r>
        <w:rPr>
          <w:rFonts w:ascii="Trebuchet MS"/>
          <w:sz w:val="12"/>
        </w:rPr>
        <w:t xml:space="preserve">452    </w:t>
      </w:r>
      <w:r>
        <w:rPr>
          <w:rFonts w:ascii="Trebuchet MS"/>
          <w:spacing w:val="19"/>
          <w:sz w:val="12"/>
        </w:rPr>
        <w:t xml:space="preserve"> </w:t>
      </w:r>
      <w:r>
        <w:rPr>
          <w:w w:val="105"/>
        </w:rPr>
        <w:t>the</w:t>
      </w:r>
      <w:r>
        <w:rPr>
          <w:spacing w:val="39"/>
          <w:w w:val="105"/>
        </w:rPr>
        <w:t xml:space="preserve"> </w:t>
      </w:r>
      <w:r>
        <w:rPr>
          <w:w w:val="105"/>
        </w:rPr>
        <w:t>current</w:t>
      </w:r>
      <w:r>
        <w:rPr>
          <w:spacing w:val="38"/>
          <w:w w:val="105"/>
        </w:rPr>
        <w:t xml:space="preserve"> </w:t>
      </w:r>
      <w:r>
        <w:rPr>
          <w:w w:val="105"/>
        </w:rPr>
        <w:t>EFAS</w:t>
      </w:r>
      <w:r>
        <w:rPr>
          <w:spacing w:val="38"/>
          <w:w w:val="105"/>
        </w:rPr>
        <w:t xml:space="preserve"> </w:t>
      </w:r>
      <w:r>
        <w:rPr>
          <w:w w:val="105"/>
        </w:rPr>
        <w:t>notification</w:t>
      </w:r>
      <w:r>
        <w:rPr>
          <w:spacing w:val="37"/>
          <w:w w:val="105"/>
        </w:rPr>
        <w:t xml:space="preserve"> </w:t>
      </w:r>
      <w:r>
        <w:rPr>
          <w:w w:val="105"/>
        </w:rPr>
        <w:t xml:space="preserve">criteria. </w:t>
      </w:r>
      <w:r>
        <w:rPr>
          <w:spacing w:val="54"/>
          <w:w w:val="105"/>
        </w:rPr>
        <w:t xml:space="preserve"> </w:t>
      </w:r>
      <w:r>
        <w:rPr>
          <w:w w:val="105"/>
        </w:rPr>
        <w:t>Deterministic</w:t>
      </w:r>
      <w:r>
        <w:rPr>
          <w:spacing w:val="39"/>
          <w:w w:val="105"/>
        </w:rPr>
        <w:t xml:space="preserve"> </w:t>
      </w:r>
      <w:r>
        <w:rPr>
          <w:w w:val="105"/>
        </w:rPr>
        <w:t>models</w:t>
      </w:r>
      <w:r>
        <w:rPr>
          <w:spacing w:val="38"/>
          <w:w w:val="105"/>
        </w:rPr>
        <w:t xml:space="preserve"> </w:t>
      </w:r>
      <w:r>
        <w:rPr>
          <w:w w:val="105"/>
        </w:rPr>
        <w:t>demonstrate</w:t>
      </w:r>
    </w:p>
    <w:p w14:paraId="7729FB04" w14:textId="77777777" w:rsidR="00E2709D" w:rsidRDefault="00462487">
      <w:pPr>
        <w:pStyle w:val="BodyText"/>
        <w:spacing w:line="289" w:lineRule="exact"/>
        <w:ind w:left="227"/>
      </w:pPr>
      <w:r>
        <w:rPr>
          <w:rFonts w:ascii="Trebuchet MS"/>
          <w:sz w:val="12"/>
        </w:rPr>
        <w:t xml:space="preserve">453    </w:t>
      </w:r>
      <w:r>
        <w:rPr>
          <w:rFonts w:ascii="Trebuchet MS"/>
          <w:spacing w:val="19"/>
          <w:sz w:val="12"/>
        </w:rPr>
        <w:t xml:space="preserve"> </w:t>
      </w:r>
      <w:r>
        <w:rPr>
          <w:w w:val="105"/>
        </w:rPr>
        <w:t>skill</w:t>
      </w:r>
      <w:r>
        <w:rPr>
          <w:spacing w:val="23"/>
          <w:w w:val="105"/>
        </w:rPr>
        <w:t xml:space="preserve"> </w:t>
      </w:r>
      <w:r>
        <w:rPr>
          <w:w w:val="105"/>
        </w:rPr>
        <w:t>on</w:t>
      </w:r>
      <w:r>
        <w:rPr>
          <w:spacing w:val="23"/>
          <w:w w:val="105"/>
        </w:rPr>
        <w:t xml:space="preserve"> </w:t>
      </w:r>
      <w:r>
        <w:rPr>
          <w:w w:val="105"/>
        </w:rPr>
        <w:t>par</w:t>
      </w:r>
      <w:r>
        <w:rPr>
          <w:spacing w:val="23"/>
          <w:w w:val="105"/>
        </w:rPr>
        <w:t xml:space="preserve"> </w:t>
      </w:r>
      <w:r>
        <w:rPr>
          <w:w w:val="105"/>
        </w:rPr>
        <w:t>with</w:t>
      </w:r>
      <w:r>
        <w:rPr>
          <w:spacing w:val="23"/>
          <w:w w:val="105"/>
        </w:rPr>
        <w:t xml:space="preserve"> </w:t>
      </w:r>
      <w:r>
        <w:rPr>
          <w:w w:val="105"/>
        </w:rPr>
        <w:t>the</w:t>
      </w:r>
      <w:r>
        <w:rPr>
          <w:spacing w:val="23"/>
          <w:w w:val="105"/>
        </w:rPr>
        <w:t xml:space="preserve"> </w:t>
      </w:r>
      <w:r>
        <w:rPr>
          <w:w w:val="105"/>
        </w:rPr>
        <w:t>current</w:t>
      </w:r>
      <w:r>
        <w:rPr>
          <w:spacing w:val="24"/>
          <w:w w:val="105"/>
        </w:rPr>
        <w:t xml:space="preserve"> </w:t>
      </w:r>
      <w:r>
        <w:rPr>
          <w:w w:val="105"/>
        </w:rPr>
        <w:t>criteria</w:t>
      </w:r>
      <w:r>
        <w:rPr>
          <w:spacing w:val="22"/>
          <w:w w:val="105"/>
        </w:rPr>
        <w:t xml:space="preserve"> </w:t>
      </w:r>
      <w:r>
        <w:rPr>
          <w:w w:val="105"/>
        </w:rPr>
        <w:t>solely</w:t>
      </w:r>
      <w:r>
        <w:rPr>
          <w:spacing w:val="23"/>
          <w:w w:val="105"/>
        </w:rPr>
        <w:t xml:space="preserve"> </w:t>
      </w:r>
      <w:r>
        <w:rPr>
          <w:w w:val="105"/>
        </w:rPr>
        <w:t>for</w:t>
      </w:r>
      <w:r>
        <w:rPr>
          <w:spacing w:val="23"/>
          <w:w w:val="105"/>
        </w:rPr>
        <w:t xml:space="preserve"> </w:t>
      </w:r>
      <w:r>
        <w:rPr>
          <w:w w:val="105"/>
        </w:rPr>
        <w:t>the</w:t>
      </w:r>
      <w:r>
        <w:rPr>
          <w:spacing w:val="23"/>
          <w:w w:val="105"/>
        </w:rPr>
        <w:t xml:space="preserve"> </w:t>
      </w:r>
      <w:r>
        <w:rPr>
          <w:w w:val="105"/>
        </w:rPr>
        <w:t>initial</w:t>
      </w:r>
      <w:r>
        <w:rPr>
          <w:spacing w:val="24"/>
          <w:w w:val="105"/>
        </w:rPr>
        <w:t xml:space="preserve"> </w:t>
      </w:r>
      <w:r>
        <w:rPr>
          <w:w w:val="105"/>
        </w:rPr>
        <w:t>lead</w:t>
      </w:r>
      <w:r>
        <w:rPr>
          <w:spacing w:val="23"/>
          <w:w w:val="105"/>
        </w:rPr>
        <w:t xml:space="preserve"> </w:t>
      </w:r>
      <w:r>
        <w:rPr>
          <w:w w:val="105"/>
        </w:rPr>
        <w:t xml:space="preserve">time. </w:t>
      </w:r>
      <w:r>
        <w:rPr>
          <w:spacing w:val="6"/>
          <w:w w:val="105"/>
        </w:rPr>
        <w:t xml:space="preserve"> </w:t>
      </w:r>
      <w:r>
        <w:rPr>
          <w:w w:val="105"/>
        </w:rPr>
        <w:t>As</w:t>
      </w:r>
      <w:r>
        <w:rPr>
          <w:spacing w:val="23"/>
          <w:w w:val="105"/>
        </w:rPr>
        <w:t xml:space="preserve"> </w:t>
      </w:r>
      <w:r>
        <w:rPr>
          <w:w w:val="105"/>
        </w:rPr>
        <w:t>ex-</w:t>
      </w:r>
    </w:p>
    <w:p w14:paraId="208FB88C" w14:textId="77777777" w:rsidR="00E2709D" w:rsidRDefault="00462487">
      <w:pPr>
        <w:pStyle w:val="BodyText"/>
        <w:spacing w:line="289" w:lineRule="exact"/>
        <w:ind w:left="227"/>
      </w:pPr>
      <w:r>
        <w:rPr>
          <w:rFonts w:ascii="Trebuchet MS"/>
          <w:sz w:val="12"/>
        </w:rPr>
        <w:t xml:space="preserve">454    </w:t>
      </w:r>
      <w:r>
        <w:rPr>
          <w:rFonts w:ascii="Trebuchet MS"/>
          <w:spacing w:val="19"/>
          <w:sz w:val="12"/>
        </w:rPr>
        <w:t xml:space="preserve"> </w:t>
      </w:r>
      <w:proofErr w:type="spellStart"/>
      <w:r>
        <w:rPr>
          <w:w w:val="105"/>
        </w:rPr>
        <w:t>pected</w:t>
      </w:r>
      <w:proofErr w:type="spellEnd"/>
      <w:r>
        <w:rPr>
          <w:w w:val="105"/>
        </w:rPr>
        <w:t>,</w:t>
      </w:r>
      <w:r>
        <w:rPr>
          <w:spacing w:val="29"/>
          <w:w w:val="105"/>
        </w:rPr>
        <w:t xml:space="preserve"> </w:t>
      </w:r>
      <w:r>
        <w:rPr>
          <w:w w:val="105"/>
        </w:rPr>
        <w:t>notification</w:t>
      </w:r>
      <w:r>
        <w:rPr>
          <w:spacing w:val="25"/>
          <w:w w:val="105"/>
        </w:rPr>
        <w:t xml:space="preserve"> </w:t>
      </w:r>
      <w:r>
        <w:rPr>
          <w:w w:val="105"/>
        </w:rPr>
        <w:t>skill</w:t>
      </w:r>
      <w:r>
        <w:rPr>
          <w:spacing w:val="24"/>
          <w:w w:val="105"/>
        </w:rPr>
        <w:t xml:space="preserve"> </w:t>
      </w:r>
      <w:r>
        <w:rPr>
          <w:w w:val="105"/>
        </w:rPr>
        <w:t>degrades</w:t>
      </w:r>
      <w:r>
        <w:rPr>
          <w:spacing w:val="25"/>
          <w:w w:val="105"/>
        </w:rPr>
        <w:t xml:space="preserve"> </w:t>
      </w:r>
      <w:r>
        <w:rPr>
          <w:w w:val="105"/>
        </w:rPr>
        <w:t>with</w:t>
      </w:r>
      <w:r>
        <w:rPr>
          <w:spacing w:val="25"/>
          <w:w w:val="105"/>
        </w:rPr>
        <w:t xml:space="preserve"> </w:t>
      </w:r>
      <w:r>
        <w:rPr>
          <w:w w:val="105"/>
        </w:rPr>
        <w:t>lead</w:t>
      </w:r>
      <w:r>
        <w:rPr>
          <w:spacing w:val="25"/>
          <w:w w:val="105"/>
        </w:rPr>
        <w:t xml:space="preserve"> </w:t>
      </w:r>
      <w:r>
        <w:rPr>
          <w:w w:val="105"/>
        </w:rPr>
        <w:t xml:space="preserve">time. </w:t>
      </w:r>
      <w:r>
        <w:rPr>
          <w:spacing w:val="20"/>
          <w:w w:val="105"/>
        </w:rPr>
        <w:t xml:space="preserve"> </w:t>
      </w:r>
      <w:r>
        <w:rPr>
          <w:w w:val="105"/>
        </w:rPr>
        <w:t>This</w:t>
      </w:r>
      <w:r>
        <w:rPr>
          <w:spacing w:val="24"/>
          <w:w w:val="105"/>
        </w:rPr>
        <w:t xml:space="preserve"> </w:t>
      </w:r>
      <w:r>
        <w:rPr>
          <w:w w:val="105"/>
        </w:rPr>
        <w:t>trend</w:t>
      </w:r>
      <w:r>
        <w:rPr>
          <w:spacing w:val="25"/>
          <w:w w:val="105"/>
        </w:rPr>
        <w:t xml:space="preserve"> </w:t>
      </w:r>
      <w:r>
        <w:rPr>
          <w:w w:val="105"/>
        </w:rPr>
        <w:t>is</w:t>
      </w:r>
      <w:r>
        <w:rPr>
          <w:spacing w:val="25"/>
          <w:w w:val="105"/>
        </w:rPr>
        <w:t xml:space="preserve"> </w:t>
      </w:r>
      <w:r>
        <w:rPr>
          <w:w w:val="105"/>
        </w:rPr>
        <w:t>consistent</w:t>
      </w:r>
    </w:p>
    <w:p w14:paraId="44A7A282" w14:textId="77777777" w:rsidR="00E2709D" w:rsidRDefault="00462487">
      <w:pPr>
        <w:pStyle w:val="BodyText"/>
        <w:spacing w:line="289" w:lineRule="exact"/>
        <w:ind w:left="227"/>
      </w:pPr>
      <w:r>
        <w:rPr>
          <w:rFonts w:ascii="Trebuchet MS" w:hAnsi="Trebuchet MS"/>
          <w:sz w:val="12"/>
        </w:rPr>
        <w:t xml:space="preserve">455    </w:t>
      </w:r>
      <w:r>
        <w:rPr>
          <w:rFonts w:ascii="Trebuchet MS" w:hAnsi="Trebuchet MS"/>
          <w:spacing w:val="19"/>
          <w:sz w:val="12"/>
        </w:rPr>
        <w:t xml:space="preserve"> </w:t>
      </w:r>
      <w:r>
        <w:rPr>
          <w:spacing w:val="-1"/>
          <w:w w:val="105"/>
        </w:rPr>
        <w:t>across</w:t>
      </w:r>
      <w:r>
        <w:rPr>
          <w:spacing w:val="-12"/>
          <w:w w:val="105"/>
        </w:rPr>
        <w:t xml:space="preserve"> </w:t>
      </w:r>
      <w:r>
        <w:rPr>
          <w:spacing w:val="-1"/>
          <w:w w:val="105"/>
        </w:rPr>
        <w:t>all</w:t>
      </w:r>
      <w:r>
        <w:rPr>
          <w:spacing w:val="-12"/>
          <w:w w:val="105"/>
        </w:rPr>
        <w:t xml:space="preserve"> </w:t>
      </w:r>
      <w:r>
        <w:rPr>
          <w:spacing w:val="-1"/>
          <w:w w:val="105"/>
        </w:rPr>
        <w:t>cases</w:t>
      </w:r>
      <w:r>
        <w:rPr>
          <w:spacing w:val="-11"/>
          <w:w w:val="105"/>
        </w:rPr>
        <w:t xml:space="preserve"> </w:t>
      </w:r>
      <w:r>
        <w:rPr>
          <w:spacing w:val="-1"/>
          <w:w w:val="105"/>
        </w:rPr>
        <w:t>—deterministic,</w:t>
      </w:r>
      <w:r>
        <w:rPr>
          <w:spacing w:val="-9"/>
          <w:w w:val="105"/>
        </w:rPr>
        <w:t xml:space="preserve"> </w:t>
      </w:r>
      <w:r>
        <w:rPr>
          <w:w w:val="105"/>
        </w:rPr>
        <w:t>probabilistic</w:t>
      </w:r>
      <w:r>
        <w:rPr>
          <w:spacing w:val="-12"/>
          <w:w w:val="105"/>
        </w:rPr>
        <w:t xml:space="preserve"> </w:t>
      </w:r>
      <w:r>
        <w:rPr>
          <w:w w:val="105"/>
        </w:rPr>
        <w:t>and</w:t>
      </w:r>
      <w:r>
        <w:rPr>
          <w:spacing w:val="-12"/>
          <w:w w:val="105"/>
        </w:rPr>
        <w:t xml:space="preserve"> </w:t>
      </w:r>
      <w:r>
        <w:rPr>
          <w:w w:val="105"/>
        </w:rPr>
        <w:t>benchmark—,</w:t>
      </w:r>
      <w:r>
        <w:rPr>
          <w:spacing w:val="-9"/>
          <w:w w:val="105"/>
        </w:rPr>
        <w:t xml:space="preserve"> </w:t>
      </w:r>
      <w:r>
        <w:rPr>
          <w:w w:val="105"/>
        </w:rPr>
        <w:t>although</w:t>
      </w:r>
      <w:r>
        <w:rPr>
          <w:spacing w:val="-12"/>
          <w:w w:val="105"/>
        </w:rPr>
        <w:t xml:space="preserve"> </w:t>
      </w:r>
      <w:r>
        <w:rPr>
          <w:w w:val="105"/>
        </w:rPr>
        <w:t>the</w:t>
      </w:r>
    </w:p>
    <w:p w14:paraId="6E123249" w14:textId="77777777" w:rsidR="00E2709D" w:rsidRPr="00B534A9" w:rsidRDefault="00462487">
      <w:pPr>
        <w:pStyle w:val="BodyText"/>
        <w:spacing w:line="289" w:lineRule="exact"/>
        <w:ind w:left="227"/>
        <w:rPr>
          <w:highlight w:val="yellow"/>
          <w:rPrChange w:id="183" w:author="Pechlivanidis Ilias" w:date="2024-02-10T13:01:00Z">
            <w:rPr/>
          </w:rPrChange>
        </w:rPr>
      </w:pPr>
      <w:r>
        <w:rPr>
          <w:rFonts w:ascii="Trebuchet MS"/>
          <w:sz w:val="12"/>
        </w:rPr>
        <w:t xml:space="preserve">456    </w:t>
      </w:r>
      <w:r>
        <w:rPr>
          <w:rFonts w:ascii="Trebuchet MS"/>
          <w:spacing w:val="19"/>
          <w:sz w:val="12"/>
        </w:rPr>
        <w:t xml:space="preserve"> </w:t>
      </w:r>
      <w:r>
        <w:t>rate</w:t>
      </w:r>
      <w:r>
        <w:rPr>
          <w:spacing w:val="35"/>
        </w:rPr>
        <w:t xml:space="preserve"> </w:t>
      </w:r>
      <w:r>
        <w:t>of</w:t>
      </w:r>
      <w:r>
        <w:rPr>
          <w:spacing w:val="35"/>
        </w:rPr>
        <w:t xml:space="preserve"> </w:t>
      </w:r>
      <w:r>
        <w:t>degradation</w:t>
      </w:r>
      <w:r>
        <w:rPr>
          <w:spacing w:val="36"/>
        </w:rPr>
        <w:t xml:space="preserve"> </w:t>
      </w:r>
      <w:r>
        <w:t>depends</w:t>
      </w:r>
      <w:r>
        <w:rPr>
          <w:spacing w:val="35"/>
        </w:rPr>
        <w:t xml:space="preserve"> </w:t>
      </w:r>
      <w:r>
        <w:t>on</w:t>
      </w:r>
      <w:r>
        <w:rPr>
          <w:spacing w:val="34"/>
        </w:rPr>
        <w:t xml:space="preserve"> </w:t>
      </w:r>
      <w:r>
        <w:t>the</w:t>
      </w:r>
      <w:r>
        <w:rPr>
          <w:spacing w:val="35"/>
        </w:rPr>
        <w:t xml:space="preserve"> </w:t>
      </w:r>
      <w:r>
        <w:t>probability</w:t>
      </w:r>
      <w:r>
        <w:rPr>
          <w:spacing w:val="36"/>
        </w:rPr>
        <w:t xml:space="preserve"> </w:t>
      </w:r>
      <w:r>
        <w:t>threshold.</w:t>
      </w:r>
      <w:r>
        <w:rPr>
          <w:spacing w:val="69"/>
        </w:rPr>
        <w:t xml:space="preserve"> </w:t>
      </w:r>
      <w:commentRangeStart w:id="184"/>
      <w:r w:rsidRPr="00B534A9">
        <w:rPr>
          <w:highlight w:val="yellow"/>
          <w:rPrChange w:id="185" w:author="Pechlivanidis Ilias" w:date="2024-02-10T13:01:00Z">
            <w:rPr/>
          </w:rPrChange>
        </w:rPr>
        <w:t>Lower</w:t>
      </w:r>
      <w:r w:rsidRPr="00B534A9">
        <w:rPr>
          <w:spacing w:val="34"/>
          <w:highlight w:val="yellow"/>
          <w:rPrChange w:id="186" w:author="Pechlivanidis Ilias" w:date="2024-02-10T13:01:00Z">
            <w:rPr>
              <w:spacing w:val="34"/>
            </w:rPr>
          </w:rPrChange>
        </w:rPr>
        <w:t xml:space="preserve"> </w:t>
      </w:r>
      <w:r w:rsidRPr="00B534A9">
        <w:rPr>
          <w:highlight w:val="yellow"/>
          <w:rPrChange w:id="187" w:author="Pechlivanidis Ilias" w:date="2024-02-10T13:01:00Z">
            <w:rPr/>
          </w:rPrChange>
        </w:rPr>
        <w:t>probability</w:t>
      </w:r>
    </w:p>
    <w:p w14:paraId="4B200B49" w14:textId="77777777" w:rsidR="00E2709D" w:rsidRPr="00B534A9" w:rsidRDefault="00462487">
      <w:pPr>
        <w:pStyle w:val="BodyText"/>
        <w:spacing w:line="289" w:lineRule="exact"/>
        <w:ind w:left="227"/>
        <w:rPr>
          <w:highlight w:val="yellow"/>
          <w:rPrChange w:id="188" w:author="Pechlivanidis Ilias" w:date="2024-02-10T13:01:00Z">
            <w:rPr/>
          </w:rPrChange>
        </w:rPr>
      </w:pPr>
      <w:r w:rsidRPr="00B534A9">
        <w:rPr>
          <w:rFonts w:ascii="Trebuchet MS"/>
          <w:sz w:val="12"/>
          <w:highlight w:val="yellow"/>
          <w:rPrChange w:id="189" w:author="Pechlivanidis Ilias" w:date="2024-02-10T13:01:00Z">
            <w:rPr>
              <w:rFonts w:ascii="Trebuchet MS"/>
              <w:sz w:val="12"/>
            </w:rPr>
          </w:rPrChange>
        </w:rPr>
        <w:t xml:space="preserve">457    </w:t>
      </w:r>
      <w:r w:rsidRPr="00B534A9">
        <w:rPr>
          <w:rFonts w:ascii="Trebuchet MS"/>
          <w:spacing w:val="19"/>
          <w:sz w:val="12"/>
          <w:highlight w:val="yellow"/>
          <w:rPrChange w:id="190" w:author="Pechlivanidis Ilias" w:date="2024-02-10T13:01:00Z">
            <w:rPr>
              <w:rFonts w:ascii="Trebuchet MS"/>
              <w:spacing w:val="19"/>
              <w:sz w:val="12"/>
            </w:rPr>
          </w:rPrChange>
        </w:rPr>
        <w:t xml:space="preserve"> </w:t>
      </w:r>
      <w:r w:rsidRPr="00B534A9">
        <w:rPr>
          <w:highlight w:val="yellow"/>
          <w:rPrChange w:id="191" w:author="Pechlivanidis Ilias" w:date="2024-02-10T13:01:00Z">
            <w:rPr/>
          </w:rPrChange>
        </w:rPr>
        <w:t>thresholds</w:t>
      </w:r>
      <w:r w:rsidRPr="00B534A9">
        <w:rPr>
          <w:spacing w:val="24"/>
          <w:highlight w:val="yellow"/>
          <w:rPrChange w:id="192" w:author="Pechlivanidis Ilias" w:date="2024-02-10T13:01:00Z">
            <w:rPr>
              <w:spacing w:val="24"/>
            </w:rPr>
          </w:rPrChange>
        </w:rPr>
        <w:t xml:space="preserve"> </w:t>
      </w:r>
      <w:r w:rsidRPr="00B534A9">
        <w:rPr>
          <w:highlight w:val="yellow"/>
          <w:rPrChange w:id="193" w:author="Pechlivanidis Ilias" w:date="2024-02-10T13:01:00Z">
            <w:rPr/>
          </w:rPrChange>
        </w:rPr>
        <w:t>sharply</w:t>
      </w:r>
      <w:r w:rsidRPr="00B534A9">
        <w:rPr>
          <w:spacing w:val="24"/>
          <w:highlight w:val="yellow"/>
          <w:rPrChange w:id="194" w:author="Pechlivanidis Ilias" w:date="2024-02-10T13:01:00Z">
            <w:rPr>
              <w:spacing w:val="24"/>
            </w:rPr>
          </w:rPrChange>
        </w:rPr>
        <w:t xml:space="preserve"> </w:t>
      </w:r>
      <w:r w:rsidRPr="00B534A9">
        <w:rPr>
          <w:highlight w:val="yellow"/>
          <w:rPrChange w:id="195" w:author="Pechlivanidis Ilias" w:date="2024-02-10T13:01:00Z">
            <w:rPr/>
          </w:rPrChange>
        </w:rPr>
        <w:t>degrade</w:t>
      </w:r>
      <w:r w:rsidRPr="00B534A9">
        <w:rPr>
          <w:spacing w:val="24"/>
          <w:highlight w:val="yellow"/>
          <w:rPrChange w:id="196" w:author="Pechlivanidis Ilias" w:date="2024-02-10T13:01:00Z">
            <w:rPr>
              <w:spacing w:val="24"/>
            </w:rPr>
          </w:rPrChange>
        </w:rPr>
        <w:t xml:space="preserve"> </w:t>
      </w:r>
      <w:r w:rsidRPr="00B534A9">
        <w:rPr>
          <w:highlight w:val="yellow"/>
          <w:rPrChange w:id="197" w:author="Pechlivanidis Ilias" w:date="2024-02-10T13:01:00Z">
            <w:rPr/>
          </w:rPrChange>
        </w:rPr>
        <w:t>at</w:t>
      </w:r>
      <w:r w:rsidRPr="00B534A9">
        <w:rPr>
          <w:spacing w:val="24"/>
          <w:highlight w:val="yellow"/>
          <w:rPrChange w:id="198" w:author="Pechlivanidis Ilias" w:date="2024-02-10T13:01:00Z">
            <w:rPr>
              <w:spacing w:val="24"/>
            </w:rPr>
          </w:rPrChange>
        </w:rPr>
        <w:t xml:space="preserve"> </w:t>
      </w:r>
      <w:r w:rsidRPr="00B534A9">
        <w:rPr>
          <w:highlight w:val="yellow"/>
          <w:rPrChange w:id="199" w:author="Pechlivanidis Ilias" w:date="2024-02-10T13:01:00Z">
            <w:rPr/>
          </w:rPrChange>
        </w:rPr>
        <w:t>short</w:t>
      </w:r>
      <w:r w:rsidRPr="00B534A9">
        <w:rPr>
          <w:spacing w:val="24"/>
          <w:highlight w:val="yellow"/>
          <w:rPrChange w:id="200" w:author="Pechlivanidis Ilias" w:date="2024-02-10T13:01:00Z">
            <w:rPr>
              <w:spacing w:val="24"/>
            </w:rPr>
          </w:rPrChange>
        </w:rPr>
        <w:t xml:space="preserve"> </w:t>
      </w:r>
      <w:r w:rsidRPr="00B534A9">
        <w:rPr>
          <w:highlight w:val="yellow"/>
          <w:rPrChange w:id="201" w:author="Pechlivanidis Ilias" w:date="2024-02-10T13:01:00Z">
            <w:rPr/>
          </w:rPrChange>
        </w:rPr>
        <w:t>lead</w:t>
      </w:r>
      <w:r w:rsidRPr="00B534A9">
        <w:rPr>
          <w:spacing w:val="24"/>
          <w:highlight w:val="yellow"/>
          <w:rPrChange w:id="202" w:author="Pechlivanidis Ilias" w:date="2024-02-10T13:01:00Z">
            <w:rPr>
              <w:spacing w:val="24"/>
            </w:rPr>
          </w:rPrChange>
        </w:rPr>
        <w:t xml:space="preserve"> </w:t>
      </w:r>
      <w:r w:rsidRPr="00B534A9">
        <w:rPr>
          <w:highlight w:val="yellow"/>
          <w:rPrChange w:id="203" w:author="Pechlivanidis Ilias" w:date="2024-02-10T13:01:00Z">
            <w:rPr/>
          </w:rPrChange>
        </w:rPr>
        <w:t>times,</w:t>
      </w:r>
      <w:r w:rsidRPr="00B534A9">
        <w:rPr>
          <w:spacing w:val="27"/>
          <w:highlight w:val="yellow"/>
          <w:rPrChange w:id="204" w:author="Pechlivanidis Ilias" w:date="2024-02-10T13:01:00Z">
            <w:rPr>
              <w:spacing w:val="27"/>
            </w:rPr>
          </w:rPrChange>
        </w:rPr>
        <w:t xml:space="preserve"> </w:t>
      </w:r>
      <w:r w:rsidRPr="00B534A9">
        <w:rPr>
          <w:highlight w:val="yellow"/>
          <w:rPrChange w:id="205" w:author="Pechlivanidis Ilias" w:date="2024-02-10T13:01:00Z">
            <w:rPr/>
          </w:rPrChange>
        </w:rPr>
        <w:t>while</w:t>
      </w:r>
      <w:r w:rsidRPr="00B534A9">
        <w:rPr>
          <w:spacing w:val="24"/>
          <w:highlight w:val="yellow"/>
          <w:rPrChange w:id="206" w:author="Pechlivanidis Ilias" w:date="2024-02-10T13:01:00Z">
            <w:rPr>
              <w:spacing w:val="24"/>
            </w:rPr>
          </w:rPrChange>
        </w:rPr>
        <w:t xml:space="preserve"> </w:t>
      </w:r>
      <w:r w:rsidRPr="00B534A9">
        <w:rPr>
          <w:highlight w:val="yellow"/>
          <w:rPrChange w:id="207" w:author="Pechlivanidis Ilias" w:date="2024-02-10T13:01:00Z">
            <w:rPr/>
          </w:rPrChange>
        </w:rPr>
        <w:t>high</w:t>
      </w:r>
      <w:r w:rsidRPr="00B534A9">
        <w:rPr>
          <w:spacing w:val="24"/>
          <w:highlight w:val="yellow"/>
          <w:rPrChange w:id="208" w:author="Pechlivanidis Ilias" w:date="2024-02-10T13:01:00Z">
            <w:rPr>
              <w:spacing w:val="24"/>
            </w:rPr>
          </w:rPrChange>
        </w:rPr>
        <w:t xml:space="preserve"> </w:t>
      </w:r>
      <w:r w:rsidRPr="00B534A9">
        <w:rPr>
          <w:highlight w:val="yellow"/>
          <w:rPrChange w:id="209" w:author="Pechlivanidis Ilias" w:date="2024-02-10T13:01:00Z">
            <w:rPr/>
          </w:rPrChange>
        </w:rPr>
        <w:t>probability</w:t>
      </w:r>
      <w:r w:rsidRPr="00B534A9">
        <w:rPr>
          <w:spacing w:val="24"/>
          <w:highlight w:val="yellow"/>
          <w:rPrChange w:id="210" w:author="Pechlivanidis Ilias" w:date="2024-02-10T13:01:00Z">
            <w:rPr>
              <w:spacing w:val="24"/>
            </w:rPr>
          </w:rPrChange>
        </w:rPr>
        <w:t xml:space="preserve"> </w:t>
      </w:r>
      <w:r w:rsidRPr="00B534A9">
        <w:rPr>
          <w:highlight w:val="yellow"/>
          <w:rPrChange w:id="211" w:author="Pechlivanidis Ilias" w:date="2024-02-10T13:01:00Z">
            <w:rPr/>
          </w:rPrChange>
        </w:rPr>
        <w:t>thresh-</w:t>
      </w:r>
    </w:p>
    <w:p w14:paraId="275DD799" w14:textId="77777777" w:rsidR="00E2709D" w:rsidRPr="00B534A9" w:rsidRDefault="00462487">
      <w:pPr>
        <w:pStyle w:val="BodyText"/>
        <w:spacing w:line="289" w:lineRule="exact"/>
        <w:ind w:left="227"/>
        <w:rPr>
          <w:highlight w:val="yellow"/>
          <w:rPrChange w:id="212" w:author="Pechlivanidis Ilias" w:date="2024-02-10T13:01:00Z">
            <w:rPr/>
          </w:rPrChange>
        </w:rPr>
      </w:pPr>
      <w:r w:rsidRPr="00B534A9">
        <w:rPr>
          <w:rFonts w:ascii="Trebuchet MS"/>
          <w:sz w:val="12"/>
          <w:highlight w:val="yellow"/>
          <w:rPrChange w:id="213" w:author="Pechlivanidis Ilias" w:date="2024-02-10T13:01:00Z">
            <w:rPr>
              <w:rFonts w:ascii="Trebuchet MS"/>
              <w:sz w:val="12"/>
            </w:rPr>
          </w:rPrChange>
        </w:rPr>
        <w:t xml:space="preserve">458    </w:t>
      </w:r>
      <w:r w:rsidRPr="00B534A9">
        <w:rPr>
          <w:rFonts w:ascii="Trebuchet MS"/>
          <w:spacing w:val="19"/>
          <w:sz w:val="12"/>
          <w:highlight w:val="yellow"/>
          <w:rPrChange w:id="214" w:author="Pechlivanidis Ilias" w:date="2024-02-10T13:01:00Z">
            <w:rPr>
              <w:rFonts w:ascii="Trebuchet MS"/>
              <w:spacing w:val="19"/>
              <w:sz w:val="12"/>
            </w:rPr>
          </w:rPrChange>
        </w:rPr>
        <w:t xml:space="preserve"> </w:t>
      </w:r>
      <w:proofErr w:type="spellStart"/>
      <w:r w:rsidRPr="00B534A9">
        <w:rPr>
          <w:highlight w:val="yellow"/>
          <w:rPrChange w:id="215" w:author="Pechlivanidis Ilias" w:date="2024-02-10T13:01:00Z">
            <w:rPr/>
          </w:rPrChange>
        </w:rPr>
        <w:t>olds</w:t>
      </w:r>
      <w:proofErr w:type="spellEnd"/>
      <w:r w:rsidRPr="00B534A9">
        <w:rPr>
          <w:spacing w:val="24"/>
          <w:highlight w:val="yellow"/>
          <w:rPrChange w:id="216" w:author="Pechlivanidis Ilias" w:date="2024-02-10T13:01:00Z">
            <w:rPr>
              <w:spacing w:val="24"/>
            </w:rPr>
          </w:rPrChange>
        </w:rPr>
        <w:t xml:space="preserve"> </w:t>
      </w:r>
      <w:r w:rsidRPr="00B534A9">
        <w:rPr>
          <w:highlight w:val="yellow"/>
          <w:rPrChange w:id="217" w:author="Pechlivanidis Ilias" w:date="2024-02-10T13:01:00Z">
            <w:rPr/>
          </w:rPrChange>
        </w:rPr>
        <w:t>experience</w:t>
      </w:r>
      <w:r w:rsidRPr="00B534A9">
        <w:rPr>
          <w:spacing w:val="24"/>
          <w:highlight w:val="yellow"/>
          <w:rPrChange w:id="218" w:author="Pechlivanidis Ilias" w:date="2024-02-10T13:01:00Z">
            <w:rPr>
              <w:spacing w:val="24"/>
            </w:rPr>
          </w:rPrChange>
        </w:rPr>
        <w:t xml:space="preserve"> </w:t>
      </w:r>
      <w:r w:rsidRPr="00B534A9">
        <w:rPr>
          <w:highlight w:val="yellow"/>
          <w:rPrChange w:id="219" w:author="Pechlivanidis Ilias" w:date="2024-02-10T13:01:00Z">
            <w:rPr/>
          </w:rPrChange>
        </w:rPr>
        <w:t>a</w:t>
      </w:r>
      <w:r w:rsidRPr="00B534A9">
        <w:rPr>
          <w:spacing w:val="24"/>
          <w:highlight w:val="yellow"/>
          <w:rPrChange w:id="220" w:author="Pechlivanidis Ilias" w:date="2024-02-10T13:01:00Z">
            <w:rPr>
              <w:spacing w:val="24"/>
            </w:rPr>
          </w:rPrChange>
        </w:rPr>
        <w:t xml:space="preserve"> </w:t>
      </w:r>
      <w:r w:rsidRPr="00B534A9">
        <w:rPr>
          <w:highlight w:val="yellow"/>
          <w:rPrChange w:id="221" w:author="Pechlivanidis Ilias" w:date="2024-02-10T13:01:00Z">
            <w:rPr/>
          </w:rPrChange>
        </w:rPr>
        <w:t>more</w:t>
      </w:r>
      <w:r w:rsidRPr="00B534A9">
        <w:rPr>
          <w:spacing w:val="25"/>
          <w:highlight w:val="yellow"/>
          <w:rPrChange w:id="222" w:author="Pechlivanidis Ilias" w:date="2024-02-10T13:01:00Z">
            <w:rPr>
              <w:spacing w:val="25"/>
            </w:rPr>
          </w:rPrChange>
        </w:rPr>
        <w:t xml:space="preserve"> </w:t>
      </w:r>
      <w:r w:rsidRPr="00B534A9">
        <w:rPr>
          <w:highlight w:val="yellow"/>
          <w:rPrChange w:id="223" w:author="Pechlivanidis Ilias" w:date="2024-02-10T13:01:00Z">
            <w:rPr/>
          </w:rPrChange>
        </w:rPr>
        <w:t>pronounced</w:t>
      </w:r>
      <w:r w:rsidRPr="00B534A9">
        <w:rPr>
          <w:spacing w:val="24"/>
          <w:highlight w:val="yellow"/>
          <w:rPrChange w:id="224" w:author="Pechlivanidis Ilias" w:date="2024-02-10T13:01:00Z">
            <w:rPr>
              <w:spacing w:val="24"/>
            </w:rPr>
          </w:rPrChange>
        </w:rPr>
        <w:t xml:space="preserve"> </w:t>
      </w:r>
      <w:r w:rsidRPr="00B534A9">
        <w:rPr>
          <w:highlight w:val="yellow"/>
          <w:rPrChange w:id="225" w:author="Pechlivanidis Ilias" w:date="2024-02-10T13:01:00Z">
            <w:rPr/>
          </w:rPrChange>
        </w:rPr>
        <w:t>loss</w:t>
      </w:r>
      <w:r w:rsidRPr="00B534A9">
        <w:rPr>
          <w:spacing w:val="24"/>
          <w:highlight w:val="yellow"/>
          <w:rPrChange w:id="226" w:author="Pechlivanidis Ilias" w:date="2024-02-10T13:01:00Z">
            <w:rPr>
              <w:spacing w:val="24"/>
            </w:rPr>
          </w:rPrChange>
        </w:rPr>
        <w:t xml:space="preserve"> </w:t>
      </w:r>
      <w:r w:rsidRPr="00B534A9">
        <w:rPr>
          <w:highlight w:val="yellow"/>
          <w:rPrChange w:id="227" w:author="Pechlivanidis Ilias" w:date="2024-02-10T13:01:00Z">
            <w:rPr/>
          </w:rPrChange>
        </w:rPr>
        <w:t>of</w:t>
      </w:r>
      <w:r w:rsidRPr="00B534A9">
        <w:rPr>
          <w:spacing w:val="24"/>
          <w:highlight w:val="yellow"/>
          <w:rPrChange w:id="228" w:author="Pechlivanidis Ilias" w:date="2024-02-10T13:01:00Z">
            <w:rPr>
              <w:spacing w:val="24"/>
            </w:rPr>
          </w:rPrChange>
        </w:rPr>
        <w:t xml:space="preserve"> </w:t>
      </w:r>
      <w:r w:rsidRPr="00B534A9">
        <w:rPr>
          <w:highlight w:val="yellow"/>
          <w:rPrChange w:id="229" w:author="Pechlivanidis Ilias" w:date="2024-02-10T13:01:00Z">
            <w:rPr/>
          </w:rPrChange>
        </w:rPr>
        <w:t>skill</w:t>
      </w:r>
      <w:r w:rsidRPr="00B534A9">
        <w:rPr>
          <w:spacing w:val="24"/>
          <w:highlight w:val="yellow"/>
          <w:rPrChange w:id="230" w:author="Pechlivanidis Ilias" w:date="2024-02-10T13:01:00Z">
            <w:rPr>
              <w:spacing w:val="24"/>
            </w:rPr>
          </w:rPrChange>
        </w:rPr>
        <w:t xml:space="preserve"> </w:t>
      </w:r>
      <w:r w:rsidRPr="00B534A9">
        <w:rPr>
          <w:highlight w:val="yellow"/>
          <w:rPrChange w:id="231" w:author="Pechlivanidis Ilias" w:date="2024-02-10T13:01:00Z">
            <w:rPr/>
          </w:rPrChange>
        </w:rPr>
        <w:t>at</w:t>
      </w:r>
      <w:r w:rsidRPr="00B534A9">
        <w:rPr>
          <w:spacing w:val="24"/>
          <w:highlight w:val="yellow"/>
          <w:rPrChange w:id="232" w:author="Pechlivanidis Ilias" w:date="2024-02-10T13:01:00Z">
            <w:rPr>
              <w:spacing w:val="24"/>
            </w:rPr>
          </w:rPrChange>
        </w:rPr>
        <w:t xml:space="preserve"> </w:t>
      </w:r>
      <w:r w:rsidRPr="00B534A9">
        <w:rPr>
          <w:highlight w:val="yellow"/>
          <w:rPrChange w:id="233" w:author="Pechlivanidis Ilias" w:date="2024-02-10T13:01:00Z">
            <w:rPr/>
          </w:rPrChange>
        </w:rPr>
        <w:t>longer</w:t>
      </w:r>
      <w:r w:rsidRPr="00B534A9">
        <w:rPr>
          <w:spacing w:val="24"/>
          <w:highlight w:val="yellow"/>
          <w:rPrChange w:id="234" w:author="Pechlivanidis Ilias" w:date="2024-02-10T13:01:00Z">
            <w:rPr>
              <w:spacing w:val="24"/>
            </w:rPr>
          </w:rPrChange>
        </w:rPr>
        <w:t xml:space="preserve"> </w:t>
      </w:r>
      <w:r w:rsidRPr="00B534A9">
        <w:rPr>
          <w:highlight w:val="yellow"/>
          <w:rPrChange w:id="235" w:author="Pechlivanidis Ilias" w:date="2024-02-10T13:01:00Z">
            <w:rPr/>
          </w:rPrChange>
        </w:rPr>
        <w:t>lead</w:t>
      </w:r>
      <w:r w:rsidRPr="00B534A9">
        <w:rPr>
          <w:spacing w:val="24"/>
          <w:highlight w:val="yellow"/>
          <w:rPrChange w:id="236" w:author="Pechlivanidis Ilias" w:date="2024-02-10T13:01:00Z">
            <w:rPr>
              <w:spacing w:val="24"/>
            </w:rPr>
          </w:rPrChange>
        </w:rPr>
        <w:t xml:space="preserve"> </w:t>
      </w:r>
      <w:r w:rsidRPr="00B534A9">
        <w:rPr>
          <w:highlight w:val="yellow"/>
          <w:rPrChange w:id="237" w:author="Pechlivanidis Ilias" w:date="2024-02-10T13:01:00Z">
            <w:rPr/>
          </w:rPrChange>
        </w:rPr>
        <w:t>times</w:t>
      </w:r>
      <w:r w:rsidRPr="00B534A9">
        <w:rPr>
          <w:spacing w:val="24"/>
          <w:highlight w:val="yellow"/>
          <w:rPrChange w:id="238" w:author="Pechlivanidis Ilias" w:date="2024-02-10T13:01:00Z">
            <w:rPr>
              <w:spacing w:val="24"/>
            </w:rPr>
          </w:rPrChange>
        </w:rPr>
        <w:t xml:space="preserve"> </w:t>
      </w:r>
      <w:r w:rsidRPr="00B534A9">
        <w:rPr>
          <w:highlight w:val="yellow"/>
          <w:rPrChange w:id="239" w:author="Pechlivanidis Ilias" w:date="2024-02-10T13:01:00Z">
            <w:rPr/>
          </w:rPrChange>
        </w:rPr>
        <w:t>(such</w:t>
      </w:r>
      <w:r w:rsidRPr="00B534A9">
        <w:rPr>
          <w:spacing w:val="24"/>
          <w:highlight w:val="yellow"/>
          <w:rPrChange w:id="240" w:author="Pechlivanidis Ilias" w:date="2024-02-10T13:01:00Z">
            <w:rPr>
              <w:spacing w:val="24"/>
            </w:rPr>
          </w:rPrChange>
        </w:rPr>
        <w:t xml:space="preserve"> </w:t>
      </w:r>
      <w:r w:rsidRPr="00B534A9">
        <w:rPr>
          <w:highlight w:val="yellow"/>
          <w:rPrChange w:id="241" w:author="Pechlivanidis Ilias" w:date="2024-02-10T13:01:00Z">
            <w:rPr/>
          </w:rPrChange>
        </w:rPr>
        <w:t>as</w:t>
      </w:r>
    </w:p>
    <w:p w14:paraId="5624C785" w14:textId="77777777" w:rsidR="00E2709D" w:rsidRDefault="00462487">
      <w:pPr>
        <w:spacing w:line="289" w:lineRule="exact"/>
        <w:ind w:left="227"/>
        <w:rPr>
          <w:sz w:val="24"/>
        </w:rPr>
      </w:pPr>
      <w:r w:rsidRPr="00B534A9">
        <w:rPr>
          <w:rFonts w:ascii="Trebuchet MS"/>
          <w:sz w:val="12"/>
          <w:highlight w:val="yellow"/>
          <w:rPrChange w:id="242" w:author="Pechlivanidis Ilias" w:date="2024-02-10T13:01:00Z">
            <w:rPr>
              <w:rFonts w:ascii="Trebuchet MS"/>
              <w:sz w:val="12"/>
            </w:rPr>
          </w:rPrChange>
        </w:rPr>
        <w:t xml:space="preserve">459    </w:t>
      </w:r>
      <w:r w:rsidRPr="00B534A9">
        <w:rPr>
          <w:rFonts w:ascii="Trebuchet MS"/>
          <w:spacing w:val="19"/>
          <w:sz w:val="12"/>
          <w:highlight w:val="yellow"/>
          <w:rPrChange w:id="243" w:author="Pechlivanidis Ilias" w:date="2024-02-10T13:01:00Z">
            <w:rPr>
              <w:rFonts w:ascii="Trebuchet MS"/>
              <w:spacing w:val="19"/>
              <w:sz w:val="12"/>
            </w:rPr>
          </w:rPrChange>
        </w:rPr>
        <w:t xml:space="preserve"> </w:t>
      </w:r>
      <w:r w:rsidRPr="00B534A9">
        <w:rPr>
          <w:w w:val="105"/>
          <w:sz w:val="24"/>
          <w:highlight w:val="yellow"/>
          <w:rPrChange w:id="244" w:author="Pechlivanidis Ilias" w:date="2024-02-10T13:01:00Z">
            <w:rPr>
              <w:w w:val="105"/>
              <w:sz w:val="24"/>
            </w:rPr>
          </w:rPrChange>
        </w:rPr>
        <w:t>ENS</w:t>
      </w:r>
      <w:r w:rsidRPr="00B534A9">
        <w:rPr>
          <w:spacing w:val="26"/>
          <w:w w:val="105"/>
          <w:sz w:val="24"/>
          <w:highlight w:val="yellow"/>
          <w:rPrChange w:id="245" w:author="Pechlivanidis Ilias" w:date="2024-02-10T13:01:00Z">
            <w:rPr>
              <w:spacing w:val="26"/>
              <w:w w:val="105"/>
              <w:sz w:val="24"/>
            </w:rPr>
          </w:rPrChange>
        </w:rPr>
        <w:t xml:space="preserve"> </w:t>
      </w:r>
      <w:r w:rsidRPr="00B534A9">
        <w:rPr>
          <w:w w:val="105"/>
          <w:sz w:val="24"/>
          <w:highlight w:val="yellow"/>
          <w:rPrChange w:id="246" w:author="Pechlivanidis Ilias" w:date="2024-02-10T13:01:00Z">
            <w:rPr>
              <w:w w:val="105"/>
              <w:sz w:val="24"/>
            </w:rPr>
          </w:rPrChange>
        </w:rPr>
        <w:t>over</w:t>
      </w:r>
      <w:r w:rsidRPr="00B534A9">
        <w:rPr>
          <w:spacing w:val="26"/>
          <w:w w:val="105"/>
          <w:sz w:val="24"/>
          <w:highlight w:val="yellow"/>
          <w:rPrChange w:id="247" w:author="Pechlivanidis Ilias" w:date="2024-02-10T13:01:00Z">
            <w:rPr>
              <w:spacing w:val="26"/>
              <w:w w:val="105"/>
              <w:sz w:val="24"/>
            </w:rPr>
          </w:rPrChange>
        </w:rPr>
        <w:t xml:space="preserve"> </w:t>
      </w:r>
      <w:r w:rsidRPr="00B534A9">
        <w:rPr>
          <w:w w:val="105"/>
          <w:sz w:val="24"/>
          <w:highlight w:val="yellow"/>
          <w:rPrChange w:id="248" w:author="Pechlivanidis Ilias" w:date="2024-02-10T13:01:00Z">
            <w:rPr>
              <w:w w:val="105"/>
              <w:sz w:val="24"/>
            </w:rPr>
          </w:rPrChange>
        </w:rPr>
        <w:t>7</w:t>
      </w:r>
      <w:r w:rsidRPr="00B534A9">
        <w:rPr>
          <w:spacing w:val="26"/>
          <w:w w:val="105"/>
          <w:sz w:val="24"/>
          <w:highlight w:val="yellow"/>
          <w:rPrChange w:id="249" w:author="Pechlivanidis Ilias" w:date="2024-02-10T13:01:00Z">
            <w:rPr>
              <w:spacing w:val="26"/>
              <w:w w:val="105"/>
              <w:sz w:val="24"/>
            </w:rPr>
          </w:rPrChange>
        </w:rPr>
        <w:t xml:space="preserve"> </w:t>
      </w:r>
      <w:r w:rsidRPr="00B534A9">
        <w:rPr>
          <w:w w:val="105"/>
          <w:sz w:val="24"/>
          <w:highlight w:val="yellow"/>
          <w:rPrChange w:id="250" w:author="Pechlivanidis Ilias" w:date="2024-02-10T13:01:00Z">
            <w:rPr>
              <w:w w:val="105"/>
              <w:sz w:val="24"/>
            </w:rPr>
          </w:rPrChange>
        </w:rPr>
        <w:t>days).</w:t>
      </w:r>
      <w:commentRangeEnd w:id="184"/>
      <w:r w:rsidR="00B534A9">
        <w:rPr>
          <w:rStyle w:val="CommentReference"/>
        </w:rPr>
        <w:commentReference w:id="184"/>
      </w:r>
    </w:p>
    <w:p w14:paraId="5C072955" w14:textId="77777777" w:rsidR="00E2709D" w:rsidRDefault="00462487">
      <w:pPr>
        <w:pStyle w:val="BodyText"/>
        <w:tabs>
          <w:tab w:val="left" w:pos="968"/>
        </w:tabs>
        <w:spacing w:line="289" w:lineRule="exact"/>
        <w:ind w:left="227"/>
      </w:pPr>
      <w:r>
        <w:rPr>
          <w:rFonts w:ascii="Trebuchet MS"/>
          <w:w w:val="105"/>
          <w:sz w:val="12"/>
        </w:rPr>
        <w:t>460</w:t>
      </w:r>
      <w:r>
        <w:rPr>
          <w:rFonts w:ascii="Trebuchet MS"/>
          <w:w w:val="105"/>
          <w:sz w:val="12"/>
        </w:rPr>
        <w:tab/>
      </w:r>
      <w:r>
        <w:rPr>
          <w:w w:val="105"/>
        </w:rPr>
        <w:t>There</w:t>
      </w:r>
      <w:r>
        <w:rPr>
          <w:spacing w:val="27"/>
          <w:w w:val="105"/>
        </w:rPr>
        <w:t xml:space="preserve"> </w:t>
      </w:r>
      <w:r>
        <w:rPr>
          <w:w w:val="105"/>
        </w:rPr>
        <w:t>is</w:t>
      </w:r>
      <w:r>
        <w:rPr>
          <w:spacing w:val="28"/>
          <w:w w:val="105"/>
        </w:rPr>
        <w:t xml:space="preserve"> </w:t>
      </w:r>
      <w:r>
        <w:rPr>
          <w:w w:val="105"/>
        </w:rPr>
        <w:t>a</w:t>
      </w:r>
      <w:r>
        <w:rPr>
          <w:spacing w:val="28"/>
          <w:w w:val="105"/>
        </w:rPr>
        <w:t xml:space="preserve"> </w:t>
      </w:r>
      <w:r>
        <w:rPr>
          <w:w w:val="105"/>
        </w:rPr>
        <w:t>range</w:t>
      </w:r>
      <w:r>
        <w:rPr>
          <w:spacing w:val="28"/>
          <w:w w:val="105"/>
        </w:rPr>
        <w:t xml:space="preserve"> </w:t>
      </w:r>
      <w:r>
        <w:rPr>
          <w:w w:val="105"/>
        </w:rPr>
        <w:t>of</w:t>
      </w:r>
      <w:r>
        <w:rPr>
          <w:spacing w:val="27"/>
          <w:w w:val="105"/>
        </w:rPr>
        <w:t xml:space="preserve"> </w:t>
      </w:r>
      <w:r>
        <w:rPr>
          <w:w w:val="105"/>
        </w:rPr>
        <w:t>probability</w:t>
      </w:r>
      <w:r>
        <w:rPr>
          <w:spacing w:val="28"/>
          <w:w w:val="105"/>
        </w:rPr>
        <w:t xml:space="preserve"> </w:t>
      </w:r>
      <w:r>
        <w:rPr>
          <w:w w:val="105"/>
        </w:rPr>
        <w:t>thresholds,</w:t>
      </w:r>
      <w:r>
        <w:rPr>
          <w:spacing w:val="33"/>
          <w:w w:val="105"/>
        </w:rPr>
        <w:t xml:space="preserve"> </w:t>
      </w:r>
      <w:r>
        <w:rPr>
          <w:w w:val="105"/>
        </w:rPr>
        <w:t>approximately</w:t>
      </w:r>
      <w:r>
        <w:rPr>
          <w:spacing w:val="28"/>
          <w:w w:val="105"/>
        </w:rPr>
        <w:t xml:space="preserve"> </w:t>
      </w:r>
      <w:r>
        <w:rPr>
          <w:w w:val="105"/>
        </w:rPr>
        <w:t>from</w:t>
      </w:r>
      <w:r>
        <w:rPr>
          <w:spacing w:val="27"/>
          <w:w w:val="105"/>
        </w:rPr>
        <w:t xml:space="preserve"> </w:t>
      </w:r>
      <w:r>
        <w:rPr>
          <w:w w:val="105"/>
        </w:rPr>
        <w:t>40%</w:t>
      </w:r>
      <w:r>
        <w:rPr>
          <w:spacing w:val="28"/>
          <w:w w:val="105"/>
        </w:rPr>
        <w:t xml:space="preserve"> </w:t>
      </w:r>
      <w:r>
        <w:rPr>
          <w:w w:val="105"/>
        </w:rPr>
        <w:t>to</w:t>
      </w:r>
    </w:p>
    <w:p w14:paraId="19C990ED" w14:textId="77777777" w:rsidR="00E2709D" w:rsidRPr="00B534A9" w:rsidRDefault="00462487">
      <w:pPr>
        <w:pStyle w:val="BodyText"/>
        <w:spacing w:line="289" w:lineRule="exact"/>
        <w:ind w:left="227"/>
        <w:rPr>
          <w:highlight w:val="yellow"/>
          <w:rPrChange w:id="251" w:author="Pechlivanidis Ilias" w:date="2024-02-10T13:01:00Z">
            <w:rPr/>
          </w:rPrChange>
        </w:rPr>
      </w:pPr>
      <w:r>
        <w:rPr>
          <w:rFonts w:ascii="Trebuchet MS"/>
          <w:sz w:val="12"/>
        </w:rPr>
        <w:t xml:space="preserve">461    </w:t>
      </w:r>
      <w:r>
        <w:rPr>
          <w:rFonts w:ascii="Trebuchet MS"/>
          <w:spacing w:val="19"/>
          <w:sz w:val="12"/>
        </w:rPr>
        <w:t xml:space="preserve"> </w:t>
      </w:r>
      <w:r>
        <w:rPr>
          <w:w w:val="105"/>
        </w:rPr>
        <w:t>90%,</w:t>
      </w:r>
      <w:r>
        <w:rPr>
          <w:spacing w:val="49"/>
          <w:w w:val="105"/>
        </w:rPr>
        <w:t xml:space="preserve"> </w:t>
      </w:r>
      <w:r>
        <w:rPr>
          <w:w w:val="105"/>
        </w:rPr>
        <w:t>exhibiting</w:t>
      </w:r>
      <w:r>
        <w:rPr>
          <w:spacing w:val="42"/>
          <w:w w:val="105"/>
        </w:rPr>
        <w:t xml:space="preserve"> </w:t>
      </w:r>
      <w:r>
        <w:rPr>
          <w:w w:val="105"/>
        </w:rPr>
        <w:t>similarly</w:t>
      </w:r>
      <w:r>
        <w:rPr>
          <w:spacing w:val="43"/>
          <w:w w:val="105"/>
        </w:rPr>
        <w:t xml:space="preserve"> </w:t>
      </w:r>
      <w:r>
        <w:rPr>
          <w:w w:val="105"/>
        </w:rPr>
        <w:t>good</w:t>
      </w:r>
      <w:r>
        <w:rPr>
          <w:spacing w:val="43"/>
          <w:w w:val="105"/>
        </w:rPr>
        <w:t xml:space="preserve"> </w:t>
      </w:r>
      <w:r>
        <w:rPr>
          <w:w w:val="105"/>
        </w:rPr>
        <w:t xml:space="preserve">skill.   </w:t>
      </w:r>
      <w:r w:rsidRPr="00B534A9">
        <w:rPr>
          <w:w w:val="105"/>
          <w:highlight w:val="yellow"/>
          <w:rPrChange w:id="252" w:author="Pechlivanidis Ilias" w:date="2024-02-10T13:01:00Z">
            <w:rPr>
              <w:w w:val="105"/>
            </w:rPr>
          </w:rPrChange>
        </w:rPr>
        <w:t>Within</w:t>
      </w:r>
      <w:r w:rsidRPr="00B534A9">
        <w:rPr>
          <w:spacing w:val="43"/>
          <w:w w:val="105"/>
          <w:highlight w:val="yellow"/>
          <w:rPrChange w:id="253" w:author="Pechlivanidis Ilias" w:date="2024-02-10T13:01:00Z">
            <w:rPr>
              <w:spacing w:val="43"/>
              <w:w w:val="105"/>
            </w:rPr>
          </w:rPrChange>
        </w:rPr>
        <w:t xml:space="preserve"> </w:t>
      </w:r>
      <w:r w:rsidRPr="00B534A9">
        <w:rPr>
          <w:w w:val="105"/>
          <w:highlight w:val="yellow"/>
          <w:rPrChange w:id="254" w:author="Pechlivanidis Ilias" w:date="2024-02-10T13:01:00Z">
            <w:rPr>
              <w:w w:val="105"/>
            </w:rPr>
          </w:rPrChange>
        </w:rPr>
        <w:t>this</w:t>
      </w:r>
      <w:r w:rsidRPr="00B534A9">
        <w:rPr>
          <w:spacing w:val="43"/>
          <w:w w:val="105"/>
          <w:highlight w:val="yellow"/>
          <w:rPrChange w:id="255" w:author="Pechlivanidis Ilias" w:date="2024-02-10T13:01:00Z">
            <w:rPr>
              <w:spacing w:val="43"/>
              <w:w w:val="105"/>
            </w:rPr>
          </w:rPrChange>
        </w:rPr>
        <w:t xml:space="preserve"> </w:t>
      </w:r>
      <w:r w:rsidRPr="00B534A9">
        <w:rPr>
          <w:w w:val="105"/>
          <w:highlight w:val="yellow"/>
          <w:rPrChange w:id="256" w:author="Pechlivanidis Ilias" w:date="2024-02-10T13:01:00Z">
            <w:rPr>
              <w:w w:val="105"/>
            </w:rPr>
          </w:rPrChange>
        </w:rPr>
        <w:t>range,</w:t>
      </w:r>
      <w:r w:rsidRPr="00B534A9">
        <w:rPr>
          <w:spacing w:val="48"/>
          <w:w w:val="105"/>
          <w:highlight w:val="yellow"/>
          <w:rPrChange w:id="257" w:author="Pechlivanidis Ilias" w:date="2024-02-10T13:01:00Z">
            <w:rPr>
              <w:spacing w:val="48"/>
              <w:w w:val="105"/>
            </w:rPr>
          </w:rPrChange>
        </w:rPr>
        <w:t xml:space="preserve"> </w:t>
      </w:r>
      <w:r w:rsidRPr="00B534A9">
        <w:rPr>
          <w:w w:val="105"/>
          <w:highlight w:val="yellow"/>
          <w:rPrChange w:id="258" w:author="Pechlivanidis Ilias" w:date="2024-02-10T13:01:00Z">
            <w:rPr>
              <w:w w:val="105"/>
            </w:rPr>
          </w:rPrChange>
        </w:rPr>
        <w:t>higher</w:t>
      </w:r>
      <w:r w:rsidRPr="00B534A9">
        <w:rPr>
          <w:spacing w:val="43"/>
          <w:w w:val="105"/>
          <w:highlight w:val="yellow"/>
          <w:rPrChange w:id="259" w:author="Pechlivanidis Ilias" w:date="2024-02-10T13:01:00Z">
            <w:rPr>
              <w:spacing w:val="43"/>
              <w:w w:val="105"/>
            </w:rPr>
          </w:rPrChange>
        </w:rPr>
        <w:t xml:space="preserve"> </w:t>
      </w:r>
      <w:r w:rsidRPr="00B534A9">
        <w:rPr>
          <w:w w:val="105"/>
          <w:highlight w:val="yellow"/>
          <w:rPrChange w:id="260" w:author="Pechlivanidis Ilias" w:date="2024-02-10T13:01:00Z">
            <w:rPr>
              <w:w w:val="105"/>
            </w:rPr>
          </w:rPrChange>
        </w:rPr>
        <w:t>thresholds</w:t>
      </w:r>
    </w:p>
    <w:p w14:paraId="64C98EEA" w14:textId="77777777" w:rsidR="00E2709D" w:rsidRPr="00B534A9" w:rsidRDefault="00462487">
      <w:pPr>
        <w:pStyle w:val="BodyText"/>
        <w:spacing w:line="289" w:lineRule="exact"/>
        <w:ind w:left="227"/>
        <w:rPr>
          <w:highlight w:val="yellow"/>
          <w:rPrChange w:id="261" w:author="Pechlivanidis Ilias" w:date="2024-02-10T13:01:00Z">
            <w:rPr/>
          </w:rPrChange>
        </w:rPr>
      </w:pPr>
      <w:r w:rsidRPr="00B534A9">
        <w:rPr>
          <w:rFonts w:ascii="Trebuchet MS"/>
          <w:sz w:val="12"/>
          <w:highlight w:val="yellow"/>
          <w:rPrChange w:id="262" w:author="Pechlivanidis Ilias" w:date="2024-02-10T13:01:00Z">
            <w:rPr>
              <w:rFonts w:ascii="Trebuchet MS"/>
              <w:sz w:val="12"/>
            </w:rPr>
          </w:rPrChange>
        </w:rPr>
        <w:t xml:space="preserve">462    </w:t>
      </w:r>
      <w:r w:rsidRPr="00B534A9">
        <w:rPr>
          <w:rFonts w:ascii="Trebuchet MS"/>
          <w:spacing w:val="19"/>
          <w:sz w:val="12"/>
          <w:highlight w:val="yellow"/>
          <w:rPrChange w:id="263" w:author="Pechlivanidis Ilias" w:date="2024-02-10T13:01:00Z">
            <w:rPr>
              <w:rFonts w:ascii="Trebuchet MS"/>
              <w:spacing w:val="19"/>
              <w:sz w:val="12"/>
            </w:rPr>
          </w:rPrChange>
        </w:rPr>
        <w:t xml:space="preserve"> </w:t>
      </w:r>
      <w:r w:rsidRPr="00B534A9">
        <w:rPr>
          <w:highlight w:val="yellow"/>
          <w:rPrChange w:id="264" w:author="Pechlivanidis Ilias" w:date="2024-02-10T13:01:00Z">
            <w:rPr/>
          </w:rPrChange>
        </w:rPr>
        <w:t>perform</w:t>
      </w:r>
      <w:r w:rsidRPr="00B534A9">
        <w:rPr>
          <w:spacing w:val="63"/>
          <w:highlight w:val="yellow"/>
          <w:rPrChange w:id="265" w:author="Pechlivanidis Ilias" w:date="2024-02-10T13:01:00Z">
            <w:rPr>
              <w:spacing w:val="63"/>
            </w:rPr>
          </w:rPrChange>
        </w:rPr>
        <w:t xml:space="preserve"> </w:t>
      </w:r>
      <w:r w:rsidRPr="00B534A9">
        <w:rPr>
          <w:highlight w:val="yellow"/>
          <w:rPrChange w:id="266" w:author="Pechlivanidis Ilias" w:date="2024-02-10T13:01:00Z">
            <w:rPr/>
          </w:rPrChange>
        </w:rPr>
        <w:t>slightly</w:t>
      </w:r>
      <w:r w:rsidRPr="00B534A9">
        <w:rPr>
          <w:spacing w:val="62"/>
          <w:highlight w:val="yellow"/>
          <w:rPrChange w:id="267" w:author="Pechlivanidis Ilias" w:date="2024-02-10T13:01:00Z">
            <w:rPr>
              <w:spacing w:val="62"/>
            </w:rPr>
          </w:rPrChange>
        </w:rPr>
        <w:t xml:space="preserve"> </w:t>
      </w:r>
      <w:r w:rsidRPr="00B534A9">
        <w:rPr>
          <w:highlight w:val="yellow"/>
          <w:rPrChange w:id="268" w:author="Pechlivanidis Ilias" w:date="2024-02-10T13:01:00Z">
            <w:rPr/>
          </w:rPrChange>
        </w:rPr>
        <w:t>better</w:t>
      </w:r>
      <w:r w:rsidRPr="00B534A9">
        <w:rPr>
          <w:spacing w:val="62"/>
          <w:highlight w:val="yellow"/>
          <w:rPrChange w:id="269" w:author="Pechlivanidis Ilias" w:date="2024-02-10T13:01:00Z">
            <w:rPr>
              <w:spacing w:val="62"/>
            </w:rPr>
          </w:rPrChange>
        </w:rPr>
        <w:t xml:space="preserve"> </w:t>
      </w:r>
      <w:r w:rsidRPr="00B534A9">
        <w:rPr>
          <w:highlight w:val="yellow"/>
          <w:rPrChange w:id="270" w:author="Pechlivanidis Ilias" w:date="2024-02-10T13:01:00Z">
            <w:rPr/>
          </w:rPrChange>
        </w:rPr>
        <w:t>at</w:t>
      </w:r>
      <w:r w:rsidRPr="00B534A9">
        <w:rPr>
          <w:spacing w:val="62"/>
          <w:highlight w:val="yellow"/>
          <w:rPrChange w:id="271" w:author="Pechlivanidis Ilias" w:date="2024-02-10T13:01:00Z">
            <w:rPr>
              <w:spacing w:val="62"/>
            </w:rPr>
          </w:rPrChange>
        </w:rPr>
        <w:t xml:space="preserve"> </w:t>
      </w:r>
      <w:r w:rsidRPr="00B534A9">
        <w:rPr>
          <w:highlight w:val="yellow"/>
          <w:rPrChange w:id="272" w:author="Pechlivanidis Ilias" w:date="2024-02-10T13:01:00Z">
            <w:rPr/>
          </w:rPrChange>
        </w:rPr>
        <w:t>short</w:t>
      </w:r>
      <w:r w:rsidRPr="00B534A9">
        <w:rPr>
          <w:spacing w:val="63"/>
          <w:highlight w:val="yellow"/>
          <w:rPrChange w:id="273" w:author="Pechlivanidis Ilias" w:date="2024-02-10T13:01:00Z">
            <w:rPr>
              <w:spacing w:val="63"/>
            </w:rPr>
          </w:rPrChange>
        </w:rPr>
        <w:t xml:space="preserve"> </w:t>
      </w:r>
      <w:r w:rsidRPr="00B534A9">
        <w:rPr>
          <w:highlight w:val="yellow"/>
          <w:rPrChange w:id="274" w:author="Pechlivanidis Ilias" w:date="2024-02-10T13:01:00Z">
            <w:rPr/>
          </w:rPrChange>
        </w:rPr>
        <w:t>lead</w:t>
      </w:r>
      <w:r w:rsidRPr="00B534A9">
        <w:rPr>
          <w:spacing w:val="62"/>
          <w:highlight w:val="yellow"/>
          <w:rPrChange w:id="275" w:author="Pechlivanidis Ilias" w:date="2024-02-10T13:01:00Z">
            <w:rPr>
              <w:spacing w:val="62"/>
            </w:rPr>
          </w:rPrChange>
        </w:rPr>
        <w:t xml:space="preserve"> </w:t>
      </w:r>
      <w:r w:rsidRPr="00B534A9">
        <w:rPr>
          <w:highlight w:val="yellow"/>
          <w:rPrChange w:id="276" w:author="Pechlivanidis Ilias" w:date="2024-02-10T13:01:00Z">
            <w:rPr/>
          </w:rPrChange>
        </w:rPr>
        <w:t>times,</w:t>
      </w:r>
      <w:r w:rsidRPr="00B534A9">
        <w:rPr>
          <w:spacing w:val="70"/>
          <w:highlight w:val="yellow"/>
          <w:rPrChange w:id="277" w:author="Pechlivanidis Ilias" w:date="2024-02-10T13:01:00Z">
            <w:rPr>
              <w:spacing w:val="70"/>
            </w:rPr>
          </w:rPrChange>
        </w:rPr>
        <w:t xml:space="preserve"> </w:t>
      </w:r>
      <w:r w:rsidRPr="00B534A9">
        <w:rPr>
          <w:highlight w:val="yellow"/>
          <w:rPrChange w:id="278" w:author="Pechlivanidis Ilias" w:date="2024-02-10T13:01:00Z">
            <w:rPr/>
          </w:rPrChange>
        </w:rPr>
        <w:t>and</w:t>
      </w:r>
      <w:r w:rsidRPr="00B534A9">
        <w:rPr>
          <w:spacing w:val="62"/>
          <w:highlight w:val="yellow"/>
          <w:rPrChange w:id="279" w:author="Pechlivanidis Ilias" w:date="2024-02-10T13:01:00Z">
            <w:rPr>
              <w:spacing w:val="62"/>
            </w:rPr>
          </w:rPrChange>
        </w:rPr>
        <w:t xml:space="preserve"> </w:t>
      </w:r>
      <w:r w:rsidRPr="00B534A9">
        <w:rPr>
          <w:highlight w:val="yellow"/>
          <w:rPrChange w:id="280" w:author="Pechlivanidis Ilias" w:date="2024-02-10T13:01:00Z">
            <w:rPr/>
          </w:rPrChange>
        </w:rPr>
        <w:t>lower</w:t>
      </w:r>
      <w:r w:rsidRPr="00B534A9">
        <w:rPr>
          <w:spacing w:val="62"/>
          <w:highlight w:val="yellow"/>
          <w:rPrChange w:id="281" w:author="Pechlivanidis Ilias" w:date="2024-02-10T13:01:00Z">
            <w:rPr>
              <w:spacing w:val="62"/>
            </w:rPr>
          </w:rPrChange>
        </w:rPr>
        <w:t xml:space="preserve"> </w:t>
      </w:r>
      <w:r w:rsidRPr="00B534A9">
        <w:rPr>
          <w:highlight w:val="yellow"/>
          <w:rPrChange w:id="282" w:author="Pechlivanidis Ilias" w:date="2024-02-10T13:01:00Z">
            <w:rPr/>
          </w:rPrChange>
        </w:rPr>
        <w:t>thresholds</w:t>
      </w:r>
      <w:r w:rsidRPr="00B534A9">
        <w:rPr>
          <w:spacing w:val="62"/>
          <w:highlight w:val="yellow"/>
          <w:rPrChange w:id="283" w:author="Pechlivanidis Ilias" w:date="2024-02-10T13:01:00Z">
            <w:rPr>
              <w:spacing w:val="62"/>
            </w:rPr>
          </w:rPrChange>
        </w:rPr>
        <w:t xml:space="preserve"> </w:t>
      </w:r>
      <w:r w:rsidRPr="00B534A9">
        <w:rPr>
          <w:highlight w:val="yellow"/>
          <w:rPrChange w:id="284" w:author="Pechlivanidis Ilias" w:date="2024-02-10T13:01:00Z">
            <w:rPr/>
          </w:rPrChange>
        </w:rPr>
        <w:t>perform</w:t>
      </w:r>
    </w:p>
    <w:p w14:paraId="237C9767" w14:textId="77777777" w:rsidR="00E2709D" w:rsidRDefault="00462487">
      <w:pPr>
        <w:pStyle w:val="BodyText"/>
        <w:spacing w:line="289" w:lineRule="exact"/>
        <w:ind w:left="227"/>
      </w:pPr>
      <w:r w:rsidRPr="00B534A9">
        <w:rPr>
          <w:rFonts w:ascii="Trebuchet MS"/>
          <w:sz w:val="12"/>
          <w:highlight w:val="yellow"/>
          <w:rPrChange w:id="285" w:author="Pechlivanidis Ilias" w:date="2024-02-10T13:01:00Z">
            <w:rPr>
              <w:rFonts w:ascii="Trebuchet MS"/>
              <w:sz w:val="12"/>
            </w:rPr>
          </w:rPrChange>
        </w:rPr>
        <w:lastRenderedPageBreak/>
        <w:t xml:space="preserve">463    </w:t>
      </w:r>
      <w:r w:rsidRPr="00B534A9">
        <w:rPr>
          <w:rFonts w:ascii="Trebuchet MS"/>
          <w:spacing w:val="19"/>
          <w:sz w:val="12"/>
          <w:highlight w:val="yellow"/>
          <w:rPrChange w:id="286" w:author="Pechlivanidis Ilias" w:date="2024-02-10T13:01:00Z">
            <w:rPr>
              <w:rFonts w:ascii="Trebuchet MS"/>
              <w:spacing w:val="19"/>
              <w:sz w:val="12"/>
            </w:rPr>
          </w:rPrChange>
        </w:rPr>
        <w:t xml:space="preserve"> </w:t>
      </w:r>
      <w:r w:rsidRPr="00B534A9">
        <w:rPr>
          <w:w w:val="105"/>
          <w:highlight w:val="yellow"/>
          <w:rPrChange w:id="287" w:author="Pechlivanidis Ilias" w:date="2024-02-10T13:01:00Z">
            <w:rPr>
              <w:w w:val="105"/>
            </w:rPr>
          </w:rPrChange>
        </w:rPr>
        <w:t>slightly</w:t>
      </w:r>
      <w:r w:rsidRPr="00B534A9">
        <w:rPr>
          <w:spacing w:val="7"/>
          <w:w w:val="105"/>
          <w:highlight w:val="yellow"/>
          <w:rPrChange w:id="288" w:author="Pechlivanidis Ilias" w:date="2024-02-10T13:01:00Z">
            <w:rPr>
              <w:spacing w:val="7"/>
              <w:w w:val="105"/>
            </w:rPr>
          </w:rPrChange>
        </w:rPr>
        <w:t xml:space="preserve"> </w:t>
      </w:r>
      <w:r w:rsidRPr="00B534A9">
        <w:rPr>
          <w:w w:val="105"/>
          <w:highlight w:val="yellow"/>
          <w:rPrChange w:id="289" w:author="Pechlivanidis Ilias" w:date="2024-02-10T13:01:00Z">
            <w:rPr>
              <w:w w:val="105"/>
            </w:rPr>
          </w:rPrChange>
        </w:rPr>
        <w:t>better</w:t>
      </w:r>
      <w:r w:rsidRPr="00B534A9">
        <w:rPr>
          <w:spacing w:val="6"/>
          <w:w w:val="105"/>
          <w:highlight w:val="yellow"/>
          <w:rPrChange w:id="290" w:author="Pechlivanidis Ilias" w:date="2024-02-10T13:01:00Z">
            <w:rPr>
              <w:spacing w:val="6"/>
              <w:w w:val="105"/>
            </w:rPr>
          </w:rPrChange>
        </w:rPr>
        <w:t xml:space="preserve"> </w:t>
      </w:r>
      <w:r w:rsidRPr="00B534A9">
        <w:rPr>
          <w:w w:val="105"/>
          <w:highlight w:val="yellow"/>
          <w:rPrChange w:id="291" w:author="Pechlivanidis Ilias" w:date="2024-02-10T13:01:00Z">
            <w:rPr>
              <w:w w:val="105"/>
            </w:rPr>
          </w:rPrChange>
        </w:rPr>
        <w:t>at</w:t>
      </w:r>
      <w:r w:rsidRPr="00B534A9">
        <w:rPr>
          <w:spacing w:val="6"/>
          <w:w w:val="105"/>
          <w:highlight w:val="yellow"/>
          <w:rPrChange w:id="292" w:author="Pechlivanidis Ilias" w:date="2024-02-10T13:01:00Z">
            <w:rPr>
              <w:spacing w:val="6"/>
              <w:w w:val="105"/>
            </w:rPr>
          </w:rPrChange>
        </w:rPr>
        <w:t xml:space="preserve"> </w:t>
      </w:r>
      <w:r w:rsidRPr="00B534A9">
        <w:rPr>
          <w:w w:val="105"/>
          <w:highlight w:val="yellow"/>
          <w:rPrChange w:id="293" w:author="Pechlivanidis Ilias" w:date="2024-02-10T13:01:00Z">
            <w:rPr>
              <w:w w:val="105"/>
            </w:rPr>
          </w:rPrChange>
        </w:rPr>
        <w:t>mid-long</w:t>
      </w:r>
      <w:r w:rsidRPr="00B534A9">
        <w:rPr>
          <w:spacing w:val="7"/>
          <w:w w:val="105"/>
          <w:highlight w:val="yellow"/>
          <w:rPrChange w:id="294" w:author="Pechlivanidis Ilias" w:date="2024-02-10T13:01:00Z">
            <w:rPr>
              <w:spacing w:val="7"/>
              <w:w w:val="105"/>
            </w:rPr>
          </w:rPrChange>
        </w:rPr>
        <w:t xml:space="preserve"> </w:t>
      </w:r>
      <w:r w:rsidRPr="00B534A9">
        <w:rPr>
          <w:w w:val="105"/>
          <w:highlight w:val="yellow"/>
          <w:rPrChange w:id="295" w:author="Pechlivanidis Ilias" w:date="2024-02-10T13:01:00Z">
            <w:rPr>
              <w:w w:val="105"/>
            </w:rPr>
          </w:rPrChange>
        </w:rPr>
        <w:t>lead</w:t>
      </w:r>
      <w:r w:rsidRPr="00B534A9">
        <w:rPr>
          <w:spacing w:val="6"/>
          <w:w w:val="105"/>
          <w:highlight w:val="yellow"/>
          <w:rPrChange w:id="296" w:author="Pechlivanidis Ilias" w:date="2024-02-10T13:01:00Z">
            <w:rPr>
              <w:spacing w:val="6"/>
              <w:w w:val="105"/>
            </w:rPr>
          </w:rPrChange>
        </w:rPr>
        <w:t xml:space="preserve"> </w:t>
      </w:r>
      <w:r w:rsidRPr="00B534A9">
        <w:rPr>
          <w:w w:val="105"/>
          <w:highlight w:val="yellow"/>
          <w:rPrChange w:id="297" w:author="Pechlivanidis Ilias" w:date="2024-02-10T13:01:00Z">
            <w:rPr>
              <w:w w:val="105"/>
            </w:rPr>
          </w:rPrChange>
        </w:rPr>
        <w:t>times.</w:t>
      </w:r>
      <w:r>
        <w:rPr>
          <w:spacing w:val="29"/>
          <w:w w:val="105"/>
        </w:rPr>
        <w:t xml:space="preserve"> </w:t>
      </w:r>
      <w:r>
        <w:rPr>
          <w:w w:val="105"/>
        </w:rPr>
        <w:t>As</w:t>
      </w:r>
      <w:r>
        <w:rPr>
          <w:spacing w:val="6"/>
          <w:w w:val="105"/>
        </w:rPr>
        <w:t xml:space="preserve"> </w:t>
      </w:r>
      <w:r>
        <w:rPr>
          <w:w w:val="105"/>
        </w:rPr>
        <w:t>we</w:t>
      </w:r>
      <w:r>
        <w:rPr>
          <w:spacing w:val="6"/>
          <w:w w:val="105"/>
        </w:rPr>
        <w:t xml:space="preserve"> </w:t>
      </w:r>
      <w:r>
        <w:rPr>
          <w:w w:val="105"/>
        </w:rPr>
        <w:t>are</w:t>
      </w:r>
      <w:r>
        <w:rPr>
          <w:spacing w:val="7"/>
          <w:w w:val="105"/>
        </w:rPr>
        <w:t xml:space="preserve"> </w:t>
      </w:r>
      <w:r>
        <w:rPr>
          <w:w w:val="105"/>
        </w:rPr>
        <w:t>seeking</w:t>
      </w:r>
      <w:r>
        <w:rPr>
          <w:spacing w:val="6"/>
          <w:w w:val="105"/>
        </w:rPr>
        <w:t xml:space="preserve"> </w:t>
      </w:r>
      <w:r>
        <w:rPr>
          <w:w w:val="105"/>
        </w:rPr>
        <w:t>to</w:t>
      </w:r>
      <w:r>
        <w:rPr>
          <w:spacing w:val="6"/>
          <w:w w:val="105"/>
        </w:rPr>
        <w:t xml:space="preserve"> </w:t>
      </w:r>
      <w:r>
        <w:rPr>
          <w:w w:val="105"/>
        </w:rPr>
        <w:t>identify</w:t>
      </w:r>
      <w:r>
        <w:rPr>
          <w:spacing w:val="6"/>
          <w:w w:val="105"/>
        </w:rPr>
        <w:t xml:space="preserve"> </w:t>
      </w:r>
      <w:r>
        <w:rPr>
          <w:w w:val="105"/>
        </w:rPr>
        <w:t>a</w:t>
      </w:r>
      <w:r>
        <w:rPr>
          <w:spacing w:val="7"/>
          <w:w w:val="105"/>
        </w:rPr>
        <w:t xml:space="preserve"> </w:t>
      </w:r>
      <w:r>
        <w:rPr>
          <w:w w:val="105"/>
        </w:rPr>
        <w:t>single</w:t>
      </w:r>
    </w:p>
    <w:p w14:paraId="7DC90F93" w14:textId="77777777" w:rsidR="00E2709D" w:rsidRDefault="00462487">
      <w:pPr>
        <w:pStyle w:val="BodyText"/>
        <w:spacing w:line="291" w:lineRule="exact"/>
        <w:ind w:left="227"/>
      </w:pPr>
      <w:r>
        <w:rPr>
          <w:rFonts w:ascii="Trebuchet MS"/>
          <w:sz w:val="12"/>
        </w:rPr>
        <w:t xml:space="preserve">464    </w:t>
      </w:r>
      <w:r>
        <w:rPr>
          <w:rFonts w:ascii="Trebuchet MS"/>
          <w:spacing w:val="19"/>
          <w:sz w:val="12"/>
        </w:rPr>
        <w:t xml:space="preserve"> </w:t>
      </w:r>
      <w:r>
        <w:t>optimal</w:t>
      </w:r>
      <w:r>
        <w:rPr>
          <w:spacing w:val="25"/>
        </w:rPr>
        <w:t xml:space="preserve"> </w:t>
      </w:r>
      <w:r>
        <w:t>probability</w:t>
      </w:r>
      <w:r>
        <w:rPr>
          <w:spacing w:val="24"/>
        </w:rPr>
        <w:t xml:space="preserve"> </w:t>
      </w:r>
      <w:proofErr w:type="gramStart"/>
      <w:r>
        <w:t>threshold</w:t>
      </w:r>
      <w:proofErr w:type="gramEnd"/>
      <w:r>
        <w:rPr>
          <w:spacing w:val="25"/>
        </w:rPr>
        <w:t xml:space="preserve"> </w:t>
      </w:r>
      <w:r>
        <w:t>for</w:t>
      </w:r>
      <w:r>
        <w:rPr>
          <w:spacing w:val="24"/>
        </w:rPr>
        <w:t xml:space="preserve"> </w:t>
      </w:r>
      <w:r>
        <w:t>the</w:t>
      </w:r>
      <w:r>
        <w:rPr>
          <w:spacing w:val="26"/>
        </w:rPr>
        <w:t xml:space="preserve"> </w:t>
      </w:r>
      <w:r>
        <w:t>notification</w:t>
      </w:r>
      <w:r>
        <w:rPr>
          <w:spacing w:val="26"/>
        </w:rPr>
        <w:t xml:space="preserve"> </w:t>
      </w:r>
      <w:r>
        <w:t>criteria,</w:t>
      </w:r>
      <w:r>
        <w:rPr>
          <w:spacing w:val="28"/>
        </w:rPr>
        <w:t xml:space="preserve"> </w:t>
      </w:r>
      <w:r>
        <w:t>the</w:t>
      </w:r>
      <w:r>
        <w:rPr>
          <w:spacing w:val="24"/>
        </w:rPr>
        <w:t xml:space="preserve"> </w:t>
      </w:r>
      <w:r>
        <w:t>selection</w:t>
      </w:r>
      <w:r>
        <w:rPr>
          <w:spacing w:val="25"/>
        </w:rPr>
        <w:t xml:space="preserve"> </w:t>
      </w:r>
      <w:r>
        <w:t>of</w:t>
      </w:r>
      <w:r>
        <w:rPr>
          <w:spacing w:val="24"/>
        </w:rPr>
        <w:t xml:space="preserve"> </w:t>
      </w:r>
      <w:r>
        <w:t>the</w:t>
      </w:r>
    </w:p>
    <w:p w14:paraId="25676D58"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0BDA9506" w14:textId="77777777" w:rsidR="00E2709D" w:rsidRDefault="00E2709D">
      <w:pPr>
        <w:pStyle w:val="BodyText"/>
        <w:rPr>
          <w:sz w:val="20"/>
        </w:rPr>
      </w:pPr>
    </w:p>
    <w:p w14:paraId="5B93C8AA" w14:textId="77777777" w:rsidR="00E2709D" w:rsidRDefault="00E2709D">
      <w:pPr>
        <w:pStyle w:val="BodyText"/>
        <w:rPr>
          <w:sz w:val="20"/>
        </w:rPr>
      </w:pPr>
    </w:p>
    <w:p w14:paraId="4F861885" w14:textId="77777777" w:rsidR="00E2709D" w:rsidRDefault="00E2709D">
      <w:pPr>
        <w:pStyle w:val="BodyText"/>
        <w:rPr>
          <w:sz w:val="20"/>
        </w:rPr>
      </w:pPr>
    </w:p>
    <w:p w14:paraId="66677C55" w14:textId="77777777" w:rsidR="00E2709D" w:rsidRDefault="00E2709D">
      <w:pPr>
        <w:pStyle w:val="BodyText"/>
        <w:spacing w:before="11"/>
        <w:rPr>
          <w:sz w:val="18"/>
        </w:rPr>
      </w:pPr>
    </w:p>
    <w:p w14:paraId="2B19B6CD" w14:textId="77777777" w:rsidR="00E2709D" w:rsidRDefault="00E2709D">
      <w:pPr>
        <w:rPr>
          <w:sz w:val="18"/>
        </w:rPr>
        <w:sectPr w:rsidR="00E2709D">
          <w:pgSz w:w="12240" w:h="15840"/>
          <w:pgMar w:top="1500" w:right="1720" w:bottom="1960" w:left="1600" w:header="0" w:footer="1777" w:gutter="0"/>
          <w:cols w:space="720"/>
        </w:sectPr>
      </w:pPr>
    </w:p>
    <w:p w14:paraId="14869BDC" w14:textId="77777777" w:rsidR="00E2709D" w:rsidRDefault="00E2709D">
      <w:pPr>
        <w:pStyle w:val="BodyText"/>
        <w:rPr>
          <w:sz w:val="8"/>
        </w:rPr>
      </w:pPr>
    </w:p>
    <w:p w14:paraId="0B16020B" w14:textId="77777777" w:rsidR="00E2709D" w:rsidRDefault="00E2709D">
      <w:pPr>
        <w:pStyle w:val="BodyText"/>
        <w:spacing w:before="8"/>
        <w:rPr>
          <w:sz w:val="8"/>
        </w:rPr>
      </w:pPr>
    </w:p>
    <w:p w14:paraId="66591F89" w14:textId="77777777" w:rsidR="00E2709D" w:rsidRDefault="00462487">
      <w:pPr>
        <w:jc w:val="right"/>
        <w:rPr>
          <w:rFonts w:ascii="Verdana"/>
          <w:sz w:val="8"/>
        </w:rPr>
      </w:pPr>
      <w:bookmarkStart w:id="298" w:name="_bookmark20"/>
      <w:bookmarkEnd w:id="298"/>
      <w:r>
        <w:rPr>
          <w:rFonts w:ascii="Verdana"/>
          <w:w w:val="105"/>
          <w:sz w:val="8"/>
        </w:rPr>
        <w:t>1.0</w:t>
      </w:r>
    </w:p>
    <w:p w14:paraId="041BA5D0" w14:textId="77777777" w:rsidR="00E2709D" w:rsidRDefault="00E2709D">
      <w:pPr>
        <w:pStyle w:val="BodyText"/>
        <w:rPr>
          <w:rFonts w:ascii="Verdana"/>
          <w:sz w:val="8"/>
        </w:rPr>
      </w:pPr>
    </w:p>
    <w:p w14:paraId="33B4C447" w14:textId="77777777" w:rsidR="00E2709D" w:rsidRDefault="00E2709D">
      <w:pPr>
        <w:pStyle w:val="BodyText"/>
        <w:spacing w:before="5"/>
        <w:rPr>
          <w:rFonts w:ascii="Verdana"/>
          <w:sz w:val="7"/>
        </w:rPr>
      </w:pPr>
    </w:p>
    <w:p w14:paraId="38DA959C" w14:textId="77777777" w:rsidR="00E2709D" w:rsidRDefault="00462487">
      <w:pPr>
        <w:jc w:val="right"/>
        <w:rPr>
          <w:rFonts w:ascii="Verdana"/>
          <w:sz w:val="8"/>
        </w:rPr>
      </w:pPr>
      <w:r>
        <w:rPr>
          <w:rFonts w:ascii="Verdana"/>
          <w:w w:val="105"/>
          <w:sz w:val="8"/>
        </w:rPr>
        <w:t>0.8</w:t>
      </w:r>
    </w:p>
    <w:p w14:paraId="34AA55E4" w14:textId="77777777" w:rsidR="00E2709D" w:rsidRDefault="00E2709D">
      <w:pPr>
        <w:pStyle w:val="BodyText"/>
        <w:rPr>
          <w:rFonts w:ascii="Verdana"/>
          <w:sz w:val="8"/>
        </w:rPr>
      </w:pPr>
    </w:p>
    <w:p w14:paraId="05ADEBF7" w14:textId="77777777" w:rsidR="00E2709D" w:rsidRDefault="00E2709D">
      <w:pPr>
        <w:pStyle w:val="BodyText"/>
        <w:spacing w:before="6"/>
        <w:rPr>
          <w:rFonts w:ascii="Verdana"/>
          <w:sz w:val="7"/>
        </w:rPr>
      </w:pPr>
    </w:p>
    <w:p w14:paraId="7C4217ED" w14:textId="5B40E136" w:rsidR="00E2709D" w:rsidRDefault="00285D5B">
      <w:pPr>
        <w:jc w:val="right"/>
        <w:rPr>
          <w:rFonts w:ascii="Verdana"/>
          <w:sz w:val="8"/>
        </w:rPr>
      </w:pPr>
      <w:r>
        <w:rPr>
          <w:noProof/>
        </w:rPr>
        <mc:AlternateContent>
          <mc:Choice Requires="wps">
            <w:drawing>
              <wp:anchor distT="0" distB="0" distL="114300" distR="114300" simplePos="0" relativeHeight="15755264" behindDoc="0" locked="0" layoutInCell="1" allowOverlap="1" wp14:anchorId="0E089A8A" wp14:editId="7958B5BC">
                <wp:simplePos x="0" y="0"/>
                <wp:positionH relativeFrom="page">
                  <wp:posOffset>1425575</wp:posOffset>
                </wp:positionH>
                <wp:positionV relativeFrom="paragraph">
                  <wp:posOffset>-635</wp:posOffset>
                </wp:positionV>
                <wp:extent cx="86995" cy="242570"/>
                <wp:effectExtent l="0" t="0" r="0" b="0"/>
                <wp:wrapNone/>
                <wp:docPr id="1181" name="Text 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9C4DA" w14:textId="77777777" w:rsidR="00E749F9" w:rsidRDefault="00E749F9">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89A8A" id="Text Box 1177" o:spid="_x0000_s1135" type="#_x0000_t202" style="position:absolute;left:0;text-align:left;margin-left:112.25pt;margin-top:-.05pt;width:6.85pt;height:19.1pt;z-index:1575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" filled="f" stroked="f">
                <v:textbox style="layout-flow:vertical;mso-layout-flow-alt:bottom-to-top" inset="0,0,0,0">
                  <w:txbxContent>
                    <w:p w14:paraId="3EF9C4DA" w14:textId="77777777" w:rsidR="00E749F9" w:rsidRDefault="00E749F9">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v:textbox>
                <w10:wrap anchorx="page"/>
              </v:shape>
            </w:pict>
          </mc:Fallback>
        </mc:AlternateContent>
      </w:r>
      <w:r w:rsidR="00462487">
        <w:rPr>
          <w:rFonts w:ascii="Verdana"/>
          <w:w w:val="105"/>
          <w:sz w:val="8"/>
        </w:rPr>
        <w:t>0.6</w:t>
      </w:r>
    </w:p>
    <w:p w14:paraId="0E9CDDF4" w14:textId="77777777" w:rsidR="00E2709D" w:rsidRDefault="00E2709D">
      <w:pPr>
        <w:pStyle w:val="BodyText"/>
        <w:rPr>
          <w:rFonts w:ascii="Verdana"/>
          <w:sz w:val="8"/>
        </w:rPr>
      </w:pPr>
    </w:p>
    <w:p w14:paraId="32FBA10C" w14:textId="77777777" w:rsidR="00E2709D" w:rsidRDefault="00E2709D">
      <w:pPr>
        <w:pStyle w:val="BodyText"/>
        <w:spacing w:before="6"/>
        <w:rPr>
          <w:rFonts w:ascii="Verdana"/>
          <w:sz w:val="7"/>
        </w:rPr>
      </w:pPr>
    </w:p>
    <w:p w14:paraId="7A5E272B" w14:textId="77777777" w:rsidR="00E2709D" w:rsidRDefault="00462487">
      <w:pPr>
        <w:jc w:val="right"/>
        <w:rPr>
          <w:rFonts w:ascii="Verdana"/>
          <w:sz w:val="8"/>
        </w:rPr>
      </w:pPr>
      <w:r>
        <w:rPr>
          <w:rFonts w:ascii="Verdana"/>
          <w:w w:val="105"/>
          <w:sz w:val="8"/>
        </w:rPr>
        <w:t>0.4</w:t>
      </w:r>
    </w:p>
    <w:p w14:paraId="09118659" w14:textId="77777777" w:rsidR="00E2709D" w:rsidRDefault="00462487">
      <w:pPr>
        <w:spacing w:before="81"/>
        <w:ind w:right="38"/>
        <w:jc w:val="right"/>
        <w:rPr>
          <w:rFonts w:ascii="Verdana"/>
          <w:sz w:val="10"/>
        </w:rPr>
      </w:pPr>
      <w:r>
        <w:br w:type="column"/>
      </w:r>
      <w:r>
        <w:rPr>
          <w:rFonts w:ascii="Verdana"/>
          <w:w w:val="105"/>
          <w:sz w:val="10"/>
        </w:rPr>
        <w:t>COS</w:t>
      </w:r>
    </w:p>
    <w:p w14:paraId="005BC333" w14:textId="77777777" w:rsidR="00E2709D" w:rsidRDefault="00462487">
      <w:pPr>
        <w:spacing w:before="81"/>
        <w:ind w:right="38"/>
        <w:jc w:val="right"/>
        <w:rPr>
          <w:rFonts w:ascii="Verdana"/>
          <w:sz w:val="10"/>
        </w:rPr>
      </w:pPr>
      <w:r>
        <w:br w:type="column"/>
      </w:r>
      <w:r>
        <w:rPr>
          <w:rFonts w:ascii="Verdana"/>
          <w:w w:val="105"/>
          <w:sz w:val="10"/>
        </w:rPr>
        <w:t>DWD</w:t>
      </w:r>
    </w:p>
    <w:p w14:paraId="5B5C3E36" w14:textId="77777777" w:rsidR="00E2709D" w:rsidRDefault="00462487">
      <w:pPr>
        <w:spacing w:before="81"/>
        <w:ind w:right="38"/>
        <w:jc w:val="right"/>
        <w:rPr>
          <w:rFonts w:ascii="Verdana"/>
          <w:sz w:val="10"/>
        </w:rPr>
      </w:pPr>
      <w:r>
        <w:br w:type="column"/>
      </w:r>
      <w:r>
        <w:rPr>
          <w:rFonts w:ascii="Verdana"/>
          <w:w w:val="105"/>
          <w:sz w:val="10"/>
        </w:rPr>
        <w:t>ENS</w:t>
      </w:r>
    </w:p>
    <w:p w14:paraId="7CCB90C8" w14:textId="77777777" w:rsidR="00E2709D" w:rsidRDefault="00462487">
      <w:pPr>
        <w:spacing w:before="81"/>
        <w:jc w:val="right"/>
        <w:rPr>
          <w:rFonts w:ascii="Verdana"/>
          <w:sz w:val="10"/>
        </w:rPr>
      </w:pPr>
      <w:r>
        <w:br w:type="column"/>
      </w:r>
      <w:r>
        <w:rPr>
          <w:rFonts w:ascii="Verdana"/>
          <w:w w:val="105"/>
          <w:sz w:val="10"/>
        </w:rPr>
        <w:t>HRES</w:t>
      </w:r>
    </w:p>
    <w:p w14:paraId="287E37DA" w14:textId="77777777" w:rsidR="00E2709D" w:rsidRDefault="00462487">
      <w:pPr>
        <w:pStyle w:val="BodyText"/>
        <w:rPr>
          <w:rFonts w:ascii="Verdana"/>
          <w:sz w:val="8"/>
        </w:rPr>
      </w:pPr>
      <w:r>
        <w:br w:type="column"/>
      </w:r>
    </w:p>
    <w:p w14:paraId="0D316EF4" w14:textId="77777777" w:rsidR="00E2709D" w:rsidRDefault="00E2709D">
      <w:pPr>
        <w:pStyle w:val="BodyText"/>
        <w:spacing w:before="2"/>
        <w:rPr>
          <w:rFonts w:ascii="Verdana"/>
          <w:sz w:val="9"/>
        </w:rPr>
      </w:pPr>
    </w:p>
    <w:p w14:paraId="3C7A486E" w14:textId="141A85BF" w:rsidR="00E2709D" w:rsidRDefault="00285D5B">
      <w:pPr>
        <w:ind w:left="415" w:right="184"/>
        <w:jc w:val="center"/>
        <w:rPr>
          <w:rFonts w:ascii="Verdana"/>
          <w:sz w:val="8"/>
        </w:rPr>
      </w:pPr>
      <w:r>
        <w:rPr>
          <w:noProof/>
        </w:rPr>
        <mc:AlternateContent>
          <mc:Choice Requires="wpg">
            <w:drawing>
              <wp:anchor distT="0" distB="0" distL="114300" distR="114300" simplePos="0" relativeHeight="15754240" behindDoc="0" locked="0" layoutInCell="1" allowOverlap="1" wp14:anchorId="7B1D6643" wp14:editId="7C4592B8">
                <wp:simplePos x="0" y="0"/>
                <wp:positionH relativeFrom="page">
                  <wp:posOffset>4957445</wp:posOffset>
                </wp:positionH>
                <wp:positionV relativeFrom="paragraph">
                  <wp:posOffset>6985</wp:posOffset>
                </wp:positionV>
                <wp:extent cx="944245" cy="958215"/>
                <wp:effectExtent l="0" t="0" r="0" b="0"/>
                <wp:wrapNone/>
                <wp:docPr id="1151"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958215"/>
                          <a:chOff x="7807" y="11"/>
                          <a:chExt cx="1487" cy="1509"/>
                        </a:xfrm>
                      </wpg:grpSpPr>
                      <wps:wsp>
                        <wps:cNvPr id="1152" name="AutoShape 1176"/>
                        <wps:cNvSpPr>
                          <a:spLocks/>
                        </wps:cNvSpPr>
                        <wps:spPr bwMode="auto">
                          <a:xfrm>
                            <a:off x="7829" y="13"/>
                            <a:ext cx="1460" cy="1483"/>
                          </a:xfrm>
                          <a:custGeom>
                            <a:avLst/>
                            <a:gdLst>
                              <a:gd name="T0" fmla="+- 0 8235 7830"/>
                              <a:gd name="T1" fmla="*/ T0 w 1460"/>
                              <a:gd name="T2" fmla="+- 0 1496 13"/>
                              <a:gd name="T3" fmla="*/ 1496 h 1483"/>
                              <a:gd name="T4" fmla="+- 0 8235 7830"/>
                              <a:gd name="T5" fmla="*/ T4 w 1460"/>
                              <a:gd name="T6" fmla="+- 0 13 13"/>
                              <a:gd name="T7" fmla="*/ 13 h 1483"/>
                              <a:gd name="T8" fmla="+- 0 7830 7830"/>
                              <a:gd name="T9" fmla="*/ T8 w 1460"/>
                              <a:gd name="T10" fmla="+- 0 729 13"/>
                              <a:gd name="T11" fmla="*/ 729 h 1483"/>
                              <a:gd name="T12" fmla="+- 0 9290 7830"/>
                              <a:gd name="T13" fmla="*/ T12 w 1460"/>
                              <a:gd name="T14" fmla="+- 0 729 13"/>
                              <a:gd name="T15" fmla="*/ 729 h 1483"/>
                            </a:gdLst>
                            <a:ahLst/>
                            <a:cxnLst>
                              <a:cxn ang="0">
                                <a:pos x="T1" y="T3"/>
                              </a:cxn>
                              <a:cxn ang="0">
                                <a:pos x="T5" y="T7"/>
                              </a:cxn>
                              <a:cxn ang="0">
                                <a:pos x="T9" y="T11"/>
                              </a:cxn>
                              <a:cxn ang="0">
                                <a:pos x="T13" y="T15"/>
                              </a:cxn>
                            </a:cxnLst>
                            <a:rect l="0" t="0" r="r" b="b"/>
                            <a:pathLst>
                              <a:path w="1460" h="1483">
                                <a:moveTo>
                                  <a:pt x="405" y="1483"/>
                                </a:moveTo>
                                <a:lnTo>
                                  <a:pt x="405"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Freeform 1175"/>
                        <wps:cNvSpPr>
                          <a:spLocks/>
                        </wps:cNvSpPr>
                        <wps:spPr bwMode="auto">
                          <a:xfrm>
                            <a:off x="8073"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4" name="Line 1174"/>
                        <wps:cNvCnPr>
                          <a:cxnSpLocks noChangeShapeType="1"/>
                        </wps:cNvCnPr>
                        <wps:spPr bwMode="auto">
                          <a:xfrm>
                            <a:off x="8073"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5" name="Freeform 1173"/>
                        <wps:cNvSpPr>
                          <a:spLocks/>
                        </wps:cNvSpPr>
                        <wps:spPr bwMode="auto">
                          <a:xfrm>
                            <a:off x="8397"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 name="Line 1172"/>
                        <wps:cNvCnPr>
                          <a:cxnSpLocks noChangeShapeType="1"/>
                        </wps:cNvCnPr>
                        <wps:spPr bwMode="auto">
                          <a:xfrm>
                            <a:off x="8398"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7" name="Freeform 1171"/>
                        <wps:cNvSpPr>
                          <a:spLocks/>
                        </wps:cNvSpPr>
                        <wps:spPr bwMode="auto">
                          <a:xfrm>
                            <a:off x="8722"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8" name="Line 1170"/>
                        <wps:cNvCnPr>
                          <a:cxnSpLocks noChangeShapeType="1"/>
                        </wps:cNvCnPr>
                        <wps:spPr bwMode="auto">
                          <a:xfrm>
                            <a:off x="8722"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9" name="Freeform 1169"/>
                        <wps:cNvSpPr>
                          <a:spLocks/>
                        </wps:cNvSpPr>
                        <wps:spPr bwMode="auto">
                          <a:xfrm>
                            <a:off x="9046"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 name="Line 1168"/>
                        <wps:cNvCnPr>
                          <a:cxnSpLocks noChangeShapeType="1"/>
                        </wps:cNvCnPr>
                        <wps:spPr bwMode="auto">
                          <a:xfrm>
                            <a:off x="9047"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1" name="Freeform 1167"/>
                        <wps:cNvSpPr>
                          <a:spLocks/>
                        </wps:cNvSpPr>
                        <wps:spPr bwMode="auto">
                          <a:xfrm>
                            <a:off x="7806" y="146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 name="Line 1166"/>
                        <wps:cNvCnPr>
                          <a:cxnSpLocks noChangeShapeType="1"/>
                        </wps:cNvCnPr>
                        <wps:spPr bwMode="auto">
                          <a:xfrm>
                            <a:off x="7830" y="146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3" name="Freeform 1165"/>
                        <wps:cNvSpPr>
                          <a:spLocks/>
                        </wps:cNvSpPr>
                        <wps:spPr bwMode="auto">
                          <a:xfrm>
                            <a:off x="7806" y="118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Line 1164"/>
                        <wps:cNvCnPr>
                          <a:cxnSpLocks noChangeShapeType="1"/>
                        </wps:cNvCnPr>
                        <wps:spPr bwMode="auto">
                          <a:xfrm>
                            <a:off x="7830" y="118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5" name="Freeform 1163"/>
                        <wps:cNvSpPr>
                          <a:spLocks/>
                        </wps:cNvSpPr>
                        <wps:spPr bwMode="auto">
                          <a:xfrm>
                            <a:off x="7806" y="89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Line 1162"/>
                        <wps:cNvCnPr>
                          <a:cxnSpLocks noChangeShapeType="1"/>
                        </wps:cNvCnPr>
                        <wps:spPr bwMode="auto">
                          <a:xfrm>
                            <a:off x="7830" y="89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7" name="Freeform 1161"/>
                        <wps:cNvSpPr>
                          <a:spLocks/>
                        </wps:cNvSpPr>
                        <wps:spPr bwMode="auto">
                          <a:xfrm>
                            <a:off x="7806" y="61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8" name="Line 1160"/>
                        <wps:cNvCnPr>
                          <a:cxnSpLocks noChangeShapeType="1"/>
                        </wps:cNvCnPr>
                        <wps:spPr bwMode="auto">
                          <a:xfrm>
                            <a:off x="7830" y="61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9" name="Freeform 1159"/>
                        <wps:cNvSpPr>
                          <a:spLocks/>
                        </wps:cNvSpPr>
                        <wps:spPr bwMode="auto">
                          <a:xfrm>
                            <a:off x="7806" y="326"/>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 name="Line 1158"/>
                        <wps:cNvCnPr>
                          <a:cxnSpLocks noChangeShapeType="1"/>
                        </wps:cNvCnPr>
                        <wps:spPr bwMode="auto">
                          <a:xfrm>
                            <a:off x="7830" y="32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1" name="Freeform 1157"/>
                        <wps:cNvSpPr>
                          <a:spLocks/>
                        </wps:cNvSpPr>
                        <wps:spPr bwMode="auto">
                          <a:xfrm>
                            <a:off x="7806" y="41"/>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2" name="Line 1156"/>
                        <wps:cNvCnPr>
                          <a:cxnSpLocks noChangeShapeType="1"/>
                        </wps:cNvCnPr>
                        <wps:spPr bwMode="auto">
                          <a:xfrm>
                            <a:off x="7830" y="4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3" name="Freeform 1155"/>
                        <wps:cNvSpPr>
                          <a:spLocks/>
                        </wps:cNvSpPr>
                        <wps:spPr bwMode="auto">
                          <a:xfrm>
                            <a:off x="7829" y="950"/>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Freeform 1154"/>
                        <wps:cNvSpPr>
                          <a:spLocks/>
                        </wps:cNvSpPr>
                        <wps:spPr bwMode="auto">
                          <a:xfrm>
                            <a:off x="7829" y="808"/>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5" name="Freeform 1153"/>
                        <wps:cNvSpPr>
                          <a:spLocks/>
                        </wps:cNvSpPr>
                        <wps:spPr bwMode="auto">
                          <a:xfrm>
                            <a:off x="7829" y="799"/>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Freeform 1152"/>
                        <wps:cNvSpPr>
                          <a:spLocks/>
                        </wps:cNvSpPr>
                        <wps:spPr bwMode="auto">
                          <a:xfrm>
                            <a:off x="7829" y="791"/>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7" name="Freeform 1151"/>
                        <wps:cNvSpPr>
                          <a:spLocks/>
                        </wps:cNvSpPr>
                        <wps:spPr bwMode="auto">
                          <a:xfrm>
                            <a:off x="7829" y="760"/>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Freeform 1150"/>
                        <wps:cNvSpPr>
                          <a:spLocks/>
                        </wps:cNvSpPr>
                        <wps:spPr bwMode="auto">
                          <a:xfrm>
                            <a:off x="7829" y="730"/>
                            <a:ext cx="1460" cy="2"/>
                          </a:xfrm>
                          <a:custGeom>
                            <a:avLst/>
                            <a:gdLst>
                              <a:gd name="T0" fmla="+- 0 7830 7830"/>
                              <a:gd name="T1" fmla="*/ T0 w 1460"/>
                              <a:gd name="T2" fmla="+- 0 7830 7830"/>
                              <a:gd name="T3" fmla="*/ T2 w 1460"/>
                              <a:gd name="T4" fmla="+- 0 9249 7830"/>
                              <a:gd name="T5" fmla="*/ T4 w 1460"/>
                              <a:gd name="T6" fmla="+- 0 9290 7830"/>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 name="AutoShape 1149"/>
                        <wps:cNvSpPr>
                          <a:spLocks/>
                        </wps:cNvSpPr>
                        <wps:spPr bwMode="auto">
                          <a:xfrm>
                            <a:off x="7829" y="13"/>
                            <a:ext cx="1460" cy="1483"/>
                          </a:xfrm>
                          <a:custGeom>
                            <a:avLst/>
                            <a:gdLst>
                              <a:gd name="T0" fmla="+- 0 7830 7830"/>
                              <a:gd name="T1" fmla="*/ T0 w 1460"/>
                              <a:gd name="T2" fmla="+- 0 1496 13"/>
                              <a:gd name="T3" fmla="*/ 1496 h 1483"/>
                              <a:gd name="T4" fmla="+- 0 7830 7830"/>
                              <a:gd name="T5" fmla="*/ T4 w 1460"/>
                              <a:gd name="T6" fmla="+- 0 13 13"/>
                              <a:gd name="T7" fmla="*/ 13 h 1483"/>
                              <a:gd name="T8" fmla="+- 0 9290 7830"/>
                              <a:gd name="T9" fmla="*/ T8 w 1460"/>
                              <a:gd name="T10" fmla="+- 0 1496 13"/>
                              <a:gd name="T11" fmla="*/ 1496 h 1483"/>
                              <a:gd name="T12" fmla="+- 0 9290 7830"/>
                              <a:gd name="T13" fmla="*/ T12 w 1460"/>
                              <a:gd name="T14" fmla="+- 0 13 13"/>
                              <a:gd name="T15" fmla="*/ 13 h 1483"/>
                              <a:gd name="T16" fmla="+- 0 7830 7830"/>
                              <a:gd name="T17" fmla="*/ T16 w 1460"/>
                              <a:gd name="T18" fmla="+- 0 1496 13"/>
                              <a:gd name="T19" fmla="*/ 1496 h 1483"/>
                              <a:gd name="T20" fmla="+- 0 9290 7830"/>
                              <a:gd name="T21" fmla="*/ T20 w 1460"/>
                              <a:gd name="T22" fmla="+- 0 1496 13"/>
                              <a:gd name="T23" fmla="*/ 1496 h 1483"/>
                              <a:gd name="T24" fmla="+- 0 7830 7830"/>
                              <a:gd name="T25" fmla="*/ T24 w 1460"/>
                              <a:gd name="T26" fmla="+- 0 13 13"/>
                              <a:gd name="T27" fmla="*/ 13 h 1483"/>
                              <a:gd name="T28" fmla="+- 0 9290 7830"/>
                              <a:gd name="T29" fmla="*/ T28 w 1460"/>
                              <a:gd name="T30" fmla="+- 0 13 13"/>
                              <a:gd name="T31" fmla="*/ 13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AutoShape 1148"/>
                        <wps:cNvSpPr>
                          <a:spLocks/>
                        </wps:cNvSpPr>
                        <wps:spPr bwMode="auto">
                          <a:xfrm>
                            <a:off x="8211" y="705"/>
                            <a:ext cx="48" cy="48"/>
                          </a:xfrm>
                          <a:custGeom>
                            <a:avLst/>
                            <a:gdLst>
                              <a:gd name="T0" fmla="+- 0 8212 8212"/>
                              <a:gd name="T1" fmla="*/ T0 w 48"/>
                              <a:gd name="T2" fmla="+- 0 729 706"/>
                              <a:gd name="T3" fmla="*/ 729 h 48"/>
                              <a:gd name="T4" fmla="+- 0 8259 8212"/>
                              <a:gd name="T5" fmla="*/ T4 w 48"/>
                              <a:gd name="T6" fmla="+- 0 729 706"/>
                              <a:gd name="T7" fmla="*/ 729 h 48"/>
                              <a:gd name="T8" fmla="+- 0 8235 8212"/>
                              <a:gd name="T9" fmla="*/ T8 w 48"/>
                              <a:gd name="T10" fmla="+- 0 753 706"/>
                              <a:gd name="T11" fmla="*/ 753 h 48"/>
                              <a:gd name="T12" fmla="+- 0 8235 8212"/>
                              <a:gd name="T13" fmla="*/ T12 w 48"/>
                              <a:gd name="T14" fmla="+- 0 706 706"/>
                              <a:gd name="T15" fmla="*/ 706 h 48"/>
                            </a:gdLst>
                            <a:ahLst/>
                            <a:cxnLst>
                              <a:cxn ang="0">
                                <a:pos x="T1" y="T3"/>
                              </a:cxn>
                              <a:cxn ang="0">
                                <a:pos x="T5" y="T7"/>
                              </a:cxn>
                              <a:cxn ang="0">
                                <a:pos x="T9" y="T11"/>
                              </a:cxn>
                              <a:cxn ang="0">
                                <a:pos x="T13" y="T15"/>
                              </a:cxn>
                            </a:cxnLst>
                            <a:rect l="0" t="0" r="r" b="b"/>
                            <a:pathLst>
                              <a:path w="48" h="48">
                                <a:moveTo>
                                  <a:pt x="0" y="23"/>
                                </a:moveTo>
                                <a:lnTo>
                                  <a:pt x="47" y="23"/>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12786" id="Group 1147" o:spid="_x0000_s1026" style="position:absolute;margin-left:390.35pt;margin-top:.55pt;width:74.35pt;height:75.45pt;z-index:15754240;mso-position-horizontal-relative:page" coordorigin="7807,11" coordsize="1487,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">
                <v:shape id="AutoShape 1176" o:spid="_x0000_s1027"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" path="m405,1483l405,m,716r1460,e" filled="f" strokeweight=".07078mm">
                  <v:stroke dashstyle="1 1"/>
                  <v:path arrowok="t" o:connecttype="custom" o:connectlocs="405,1496;405,13;0,729;1460,729" o:connectangles="0,0,0,0"/>
                </v:shape>
                <v:shape id="Freeform 1175" o:spid="_x0000_s1028" style="position:absolute;left:8073;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" path="m,l,23e" fillcolor="black" stroked="f">
                  <v:path arrowok="t" o:connecttype="custom" o:connectlocs="0,1496;0,1519" o:connectangles="0,0"/>
                </v:shape>
                <v:line id="Line 1174" o:spid="_x0000_s1029" style="position:absolute;visibility:visible;mso-wrap-style:square" from="8073,1496" to="8073,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" strokeweight=".09436mm"/>
                <v:shape id="Freeform 1173" o:spid="_x0000_s1030" style="position:absolute;left:8397;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" path="m,l,23e" fillcolor="black" stroked="f">
                  <v:path arrowok="t" o:connecttype="custom" o:connectlocs="0,1496;0,1519" o:connectangles="0,0"/>
                </v:shape>
                <v:line id="Line 1172" o:spid="_x0000_s1031" style="position:absolute;visibility:visible;mso-wrap-style:square" from="8398,1496" to="8398,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" strokeweight=".09436mm"/>
                <v:shape id="Freeform 1171" o:spid="_x0000_s1032" style="position:absolute;left:8722;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" path="m,l,23e" fillcolor="black" stroked="f">
                  <v:path arrowok="t" o:connecttype="custom" o:connectlocs="0,1496;0,1519" o:connectangles="0,0"/>
                </v:shape>
                <v:line id="Line 1170" o:spid="_x0000_s1033" style="position:absolute;visibility:visible;mso-wrap-style:square" from="8722,1496" to="8722,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" strokeweight=".09436mm"/>
                <v:shape id="Freeform 1169" o:spid="_x0000_s1034" style="position:absolute;left:9046;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" path="m,l,23e" fillcolor="black" stroked="f">
                  <v:path arrowok="t" o:connecttype="custom" o:connectlocs="0,1496;0,1519" o:connectangles="0,0"/>
                </v:shape>
                <v:line id="Line 1168" o:spid="_x0000_s1035" style="position:absolute;visibility:visible;mso-wrap-style:square" from="9047,1496" to="9047,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" strokeweight=".09436mm"/>
                <v:shape id="Freeform 1167" o:spid="_x0000_s1036" style="position:absolute;left:7806;top:146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" path="m23,l,e" fillcolor="black" stroked="f">
                  <v:path arrowok="t" o:connecttype="custom" o:connectlocs="23,0;0,0" o:connectangles="0,0"/>
                </v:shape>
                <v:line id="Line 1166" o:spid="_x0000_s1037" style="position:absolute;visibility:visible;mso-wrap-style:square" from="7830,1467" to="7830,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" strokeweight=".09436mm"/>
                <v:shape id="Freeform 1165" o:spid="_x0000_s1038" style="position:absolute;left:7806;top:118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" path="m23,l,e" fillcolor="black" stroked="f">
                  <v:path arrowok="t" o:connecttype="custom" o:connectlocs="23,0;0,0" o:connectangles="0,0"/>
                </v:shape>
                <v:line id="Line 1164" o:spid="_x0000_s1039" style="position:absolute;visibility:visible;mso-wrap-style:square" from="7830,1182" to="7830,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" strokeweight=".09436mm"/>
                <v:shape id="Freeform 1163" o:spid="_x0000_s1040" style="position:absolute;left:7806;top:89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" path="m23,l,e" fillcolor="black" stroked="f">
                  <v:path arrowok="t" o:connecttype="custom" o:connectlocs="23,0;0,0" o:connectangles="0,0"/>
                </v:shape>
                <v:line id="Line 1162" o:spid="_x0000_s1041" style="position:absolute;visibility:visible;mso-wrap-style:square" from="7830,897" to="78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" strokeweight=".09436mm"/>
                <v:shape id="Freeform 1161" o:spid="_x0000_s1042" style="position:absolute;left:7806;top:61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" path="m23,l,e" fillcolor="black" stroked="f">
                  <v:path arrowok="t" o:connecttype="custom" o:connectlocs="23,0;0,0" o:connectangles="0,0"/>
                </v:shape>
                <v:line id="Line 1160" o:spid="_x0000_s1043" style="position:absolute;visibility:visible;mso-wrap-style:square" from="7830,612" to="7830,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" strokeweight=".09436mm"/>
                <v:shape id="Freeform 1159" o:spid="_x0000_s1044" style="position:absolute;left:7806;top:32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" path="m23,l,e" fillcolor="black" stroked="f">
                  <v:path arrowok="t" o:connecttype="custom" o:connectlocs="23,0;0,0" o:connectangles="0,0"/>
                </v:shape>
                <v:line id="Line 1158" o:spid="_x0000_s1045" style="position:absolute;visibility:visible;mso-wrap-style:square" from="7830,327" to="783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" strokeweight=".09436mm"/>
                <v:shape id="Freeform 1157" o:spid="_x0000_s1046" style="position:absolute;left:7806;top: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" path="m23,l,e" fillcolor="black" stroked="f">
                  <v:path arrowok="t" o:connecttype="custom" o:connectlocs="23,0;0,0" o:connectangles="0,0"/>
                </v:shape>
                <v:line id="Line 1156" o:spid="_x0000_s1047" style="position:absolute;visibility:visible;mso-wrap-style:square" from="7830,42" to="78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" strokeweight=".09436mm"/>
                <v:shape id="Freeform 1155" o:spid="_x0000_s1048" style="position:absolute;left:7829;top:950;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" path="m,l,,1419,r41,e" filled="f" strokecolor="#c34001" strokeweight=".14153mm">
                  <v:path arrowok="t" o:connecttype="custom" o:connectlocs="0,0;0,0;1419,0;1460,0" o:connectangles="0,0,0,0"/>
                </v:shape>
                <v:shape id="Freeform 1154" o:spid="_x0000_s1049" style="position:absolute;left:7829;top:808;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" path="m,l,,1419,r41,e" filled="f" strokecolor="#fc8e3d" strokeweight=".14153mm">
                  <v:path arrowok="t" o:connecttype="custom" o:connectlocs="0,0;0,0;1419,0;1460,0" o:connectangles="0,0,0,0"/>
                </v:shape>
                <v:shape id="Freeform 1153" o:spid="_x0000_s1050" style="position:absolute;left:7829;top:799;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" path="m,l,,1419,r41,e" filled="f" strokecolor="#fdd9b4" strokeweight=".14153mm">
                  <v:path arrowok="t" o:connecttype="custom" o:connectlocs="0,0;0,0;1419,0;1460,0" o:connectangles="0,0,0,0"/>
                </v:shape>
                <v:shape id="Freeform 1152" o:spid="_x0000_s1051" style="position:absolute;left:7829;top:791;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" path="m,l,,1419,r41,e" filled="f" strokecolor="#d0e1f2" strokeweight=".14153mm">
                  <v:path arrowok="t" o:connecttype="custom" o:connectlocs="0,0;0,0;1419,0;1460,0" o:connectangles="0,0,0,0"/>
                </v:shape>
                <v:shape id="Freeform 1151" o:spid="_x0000_s1052" style="position:absolute;left:7829;top:760;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" path="m,l,,1419,r41,e" filled="f" strokecolor="#6caed6" strokeweight=".14153mm">
                  <v:path arrowok="t" o:connecttype="custom" o:connectlocs="0,0;0,0;1419,0;1460,0" o:connectangles="0,0,0,0"/>
                </v:shape>
                <v:shape id="Freeform 1150" o:spid="_x0000_s1053" style="position:absolute;left:7829;top:730;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" path="m,l,,1419,r41,e" filled="f" strokecolor="#1663aa" strokeweight=".14153mm">
                  <v:path arrowok="t" o:connecttype="custom" o:connectlocs="0,0;0,0;1419,0;1460,0" o:connectangles="0,0,0,0"/>
                </v:shape>
                <v:shape id="AutoShape 1149" o:spid="_x0000_s1054"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" path="m,1483l,m1460,1483l1460,m,1483r1460,m,l1460,e" filled="f" strokeweight=".09436mm">
                  <v:path arrowok="t" o:connecttype="custom" o:connectlocs="0,1496;0,13;1460,1496;1460,13;0,1496;1460,1496;0,13;1460,13" o:connectangles="0,0,0,0,0,0,0,0"/>
                </v:shape>
                <v:shape id="AutoShape 1148" o:spid="_x0000_s1055" style="position:absolute;left:8211;top:705;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" path="m,23r47,m23,47l23,e" filled="f" strokeweight=".14153mm">
                  <v:path arrowok="t" o:connecttype="custom" o:connectlocs="0,729;47,729;23,753;23,706" o:connectangles="0,0,0,0"/>
                </v:shape>
                <w10:wrap anchorx="page"/>
              </v:group>
            </w:pict>
          </mc:Fallback>
        </mc:AlternateContent>
      </w:r>
      <w:r>
        <w:rPr>
          <w:noProof/>
        </w:rPr>
        <mc:AlternateContent>
          <mc:Choice Requires="wps">
            <w:drawing>
              <wp:anchor distT="0" distB="0" distL="114300" distR="114300" simplePos="0" relativeHeight="15754752" behindDoc="0" locked="0" layoutInCell="1" allowOverlap="1" wp14:anchorId="31E91925" wp14:editId="127CD863">
                <wp:simplePos x="0" y="0"/>
                <wp:positionH relativeFrom="page">
                  <wp:posOffset>5975985</wp:posOffset>
                </wp:positionH>
                <wp:positionV relativeFrom="paragraph">
                  <wp:posOffset>21590</wp:posOffset>
                </wp:positionV>
                <wp:extent cx="30480" cy="30480"/>
                <wp:effectExtent l="0" t="0" r="0" b="0"/>
                <wp:wrapNone/>
                <wp:docPr id="1150" name="AutoShape 1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30480"/>
                        </a:xfrm>
                        <a:custGeom>
                          <a:avLst/>
                          <a:gdLst>
                            <a:gd name="T0" fmla="+- 0 9411 9411"/>
                            <a:gd name="T1" fmla="*/ T0 w 48"/>
                            <a:gd name="T2" fmla="+- 0 58 34"/>
                            <a:gd name="T3" fmla="*/ 58 h 48"/>
                            <a:gd name="T4" fmla="+- 0 9458 9411"/>
                            <a:gd name="T5" fmla="*/ T4 w 48"/>
                            <a:gd name="T6" fmla="+- 0 58 34"/>
                            <a:gd name="T7" fmla="*/ 58 h 48"/>
                            <a:gd name="T8" fmla="+- 0 9435 9411"/>
                            <a:gd name="T9" fmla="*/ T8 w 48"/>
                            <a:gd name="T10" fmla="+- 0 81 34"/>
                            <a:gd name="T11" fmla="*/ 81 h 48"/>
                            <a:gd name="T12" fmla="+- 0 9435 9411"/>
                            <a:gd name="T13" fmla="*/ T12 w 48"/>
                            <a:gd name="T14" fmla="+- 0 34 34"/>
                            <a:gd name="T15" fmla="*/ 34 h 48"/>
                          </a:gdLst>
                          <a:ahLst/>
                          <a:cxnLst>
                            <a:cxn ang="0">
                              <a:pos x="T1" y="T3"/>
                            </a:cxn>
                            <a:cxn ang="0">
                              <a:pos x="T5" y="T7"/>
                            </a:cxn>
                            <a:cxn ang="0">
                              <a:pos x="T9" y="T11"/>
                            </a:cxn>
                            <a:cxn ang="0">
                              <a:pos x="T13" y="T15"/>
                            </a:cxn>
                          </a:cxnLst>
                          <a:rect l="0" t="0" r="r" b="b"/>
                          <a:pathLst>
                            <a:path w="48" h="48">
                              <a:moveTo>
                                <a:pt x="0" y="24"/>
                              </a:moveTo>
                              <a:lnTo>
                                <a:pt x="47" y="24"/>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2A113" id="AutoShape 1146" o:spid="_x0000_s1026" style="position:absolute;margin-left:470.55pt;margin-top:1.7pt;width:2.4pt;height:2.4pt;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" path="m,24r47,m24,47l24,e" filled="f" strokeweight=".14153mm">
                <v:path arrowok="t" o:connecttype="custom" o:connectlocs="0,36830;29845,36830;15240,51435;15240,21590" o:connectangles="0,0,0,0"/>
                <w10:wrap anchorx="page"/>
              </v:shape>
            </w:pict>
          </mc:Fallback>
        </mc:AlternateContent>
      </w:r>
      <w:r w:rsidR="00462487">
        <w:rPr>
          <w:rFonts w:ascii="Verdana"/>
          <w:w w:val="110"/>
          <w:sz w:val="8"/>
        </w:rPr>
        <w:t>current</w:t>
      </w:r>
    </w:p>
    <w:p w14:paraId="3A3969DF" w14:textId="77777777" w:rsidR="00E2709D" w:rsidRDefault="00462487">
      <w:pPr>
        <w:spacing w:before="31"/>
        <w:ind w:right="184"/>
        <w:jc w:val="center"/>
        <w:rPr>
          <w:rFonts w:ascii="Verdana"/>
          <w:sz w:val="8"/>
        </w:rPr>
      </w:pPr>
      <w:r>
        <w:rPr>
          <w:rFonts w:ascii="Verdana"/>
          <w:w w:val="98"/>
          <w:sz w:val="8"/>
          <w:u w:val="single" w:color="C34001"/>
        </w:rPr>
        <w:t xml:space="preserve"> </w:t>
      </w:r>
      <w:r>
        <w:rPr>
          <w:rFonts w:ascii="Verdana"/>
          <w:sz w:val="8"/>
          <w:u w:val="single" w:color="C34001"/>
        </w:rPr>
        <w:t xml:space="preserve">     </w:t>
      </w:r>
      <w:r>
        <w:rPr>
          <w:rFonts w:ascii="Verdana"/>
          <w:spacing w:val="2"/>
          <w:sz w:val="8"/>
          <w:u w:val="single" w:color="C34001"/>
        </w:rPr>
        <w:t xml:space="preserve"> </w:t>
      </w:r>
      <w:r>
        <w:rPr>
          <w:rFonts w:ascii="Verdana"/>
          <w:sz w:val="8"/>
        </w:rPr>
        <w:t xml:space="preserve"> </w:t>
      </w:r>
      <w:r>
        <w:rPr>
          <w:rFonts w:ascii="Verdana"/>
          <w:spacing w:val="-13"/>
          <w:sz w:val="8"/>
        </w:rPr>
        <w:t xml:space="preserve"> </w:t>
      </w:r>
      <w:r>
        <w:rPr>
          <w:rFonts w:ascii="Verdana"/>
          <w:sz w:val="8"/>
        </w:rPr>
        <w:t>1/1</w:t>
      </w:r>
    </w:p>
    <w:p w14:paraId="479F558C" w14:textId="77777777" w:rsidR="00E2709D" w:rsidRDefault="00462487">
      <w:pPr>
        <w:spacing w:before="30"/>
        <w:ind w:right="184"/>
        <w:jc w:val="center"/>
        <w:rPr>
          <w:rFonts w:ascii="Verdana"/>
          <w:sz w:val="8"/>
        </w:rPr>
      </w:pPr>
      <w:r>
        <w:rPr>
          <w:rFonts w:ascii="Verdana"/>
          <w:w w:val="98"/>
          <w:sz w:val="8"/>
          <w:u w:val="single" w:color="FC8E3D"/>
        </w:rPr>
        <w:t xml:space="preserve"> </w:t>
      </w:r>
      <w:r>
        <w:rPr>
          <w:rFonts w:ascii="Verdana"/>
          <w:sz w:val="8"/>
          <w:u w:val="single" w:color="FC8E3D"/>
        </w:rPr>
        <w:t xml:space="preserve">     </w:t>
      </w:r>
      <w:r>
        <w:rPr>
          <w:rFonts w:ascii="Verdana"/>
          <w:spacing w:val="2"/>
          <w:sz w:val="8"/>
          <w:u w:val="single" w:color="FC8E3D"/>
        </w:rPr>
        <w:t xml:space="preserve"> </w:t>
      </w:r>
      <w:r>
        <w:rPr>
          <w:rFonts w:ascii="Verdana"/>
          <w:sz w:val="8"/>
        </w:rPr>
        <w:t xml:space="preserve"> </w:t>
      </w:r>
      <w:r>
        <w:rPr>
          <w:rFonts w:ascii="Verdana"/>
          <w:spacing w:val="-13"/>
          <w:sz w:val="8"/>
        </w:rPr>
        <w:t xml:space="preserve"> </w:t>
      </w:r>
      <w:r>
        <w:rPr>
          <w:rFonts w:ascii="Verdana"/>
          <w:sz w:val="8"/>
        </w:rPr>
        <w:t>2/4</w:t>
      </w:r>
    </w:p>
    <w:p w14:paraId="46A1A4EA" w14:textId="77777777" w:rsidR="00E2709D" w:rsidRDefault="00462487">
      <w:pPr>
        <w:spacing w:before="30"/>
        <w:ind w:right="184"/>
        <w:jc w:val="center"/>
        <w:rPr>
          <w:rFonts w:ascii="Verdana"/>
          <w:sz w:val="8"/>
        </w:rPr>
      </w:pPr>
      <w:r>
        <w:rPr>
          <w:rFonts w:ascii="Verdana"/>
          <w:w w:val="98"/>
          <w:sz w:val="8"/>
          <w:u w:val="single" w:color="FDD9B4"/>
        </w:rPr>
        <w:t xml:space="preserve"> </w:t>
      </w:r>
      <w:r>
        <w:rPr>
          <w:rFonts w:ascii="Verdana"/>
          <w:sz w:val="8"/>
          <w:u w:val="single" w:color="FDD9B4"/>
        </w:rPr>
        <w:t xml:space="preserve">     </w:t>
      </w:r>
      <w:r>
        <w:rPr>
          <w:rFonts w:ascii="Verdana"/>
          <w:spacing w:val="2"/>
          <w:sz w:val="8"/>
          <w:u w:val="single" w:color="FDD9B4"/>
        </w:rPr>
        <w:t xml:space="preserve"> </w:t>
      </w:r>
      <w:r>
        <w:rPr>
          <w:rFonts w:ascii="Verdana"/>
          <w:sz w:val="8"/>
        </w:rPr>
        <w:t xml:space="preserve"> </w:t>
      </w:r>
      <w:r>
        <w:rPr>
          <w:rFonts w:ascii="Verdana"/>
          <w:spacing w:val="-13"/>
          <w:sz w:val="8"/>
        </w:rPr>
        <w:t xml:space="preserve"> </w:t>
      </w:r>
      <w:r>
        <w:rPr>
          <w:rFonts w:ascii="Verdana"/>
          <w:sz w:val="8"/>
        </w:rPr>
        <w:t>2/3</w:t>
      </w:r>
    </w:p>
    <w:p w14:paraId="424082AB" w14:textId="77777777" w:rsidR="00E2709D" w:rsidRDefault="00462487">
      <w:pPr>
        <w:spacing w:before="31"/>
        <w:ind w:right="184"/>
        <w:jc w:val="center"/>
        <w:rPr>
          <w:rFonts w:ascii="Verdana"/>
          <w:sz w:val="8"/>
        </w:rPr>
      </w:pPr>
      <w:r>
        <w:rPr>
          <w:rFonts w:ascii="Verdana"/>
          <w:w w:val="98"/>
          <w:sz w:val="8"/>
          <w:u w:val="single" w:color="D0E1F2"/>
        </w:rPr>
        <w:t xml:space="preserve"> </w:t>
      </w:r>
      <w:r>
        <w:rPr>
          <w:rFonts w:ascii="Verdana"/>
          <w:sz w:val="8"/>
          <w:u w:val="single" w:color="D0E1F2"/>
        </w:rPr>
        <w:t xml:space="preserve">     </w:t>
      </w:r>
      <w:r>
        <w:rPr>
          <w:rFonts w:ascii="Verdana"/>
          <w:spacing w:val="2"/>
          <w:sz w:val="8"/>
          <w:u w:val="single" w:color="D0E1F2"/>
        </w:rPr>
        <w:t xml:space="preserve"> </w:t>
      </w:r>
      <w:r>
        <w:rPr>
          <w:rFonts w:ascii="Verdana"/>
          <w:sz w:val="8"/>
        </w:rPr>
        <w:t xml:space="preserve"> </w:t>
      </w:r>
      <w:r>
        <w:rPr>
          <w:rFonts w:ascii="Verdana"/>
          <w:spacing w:val="-13"/>
          <w:sz w:val="8"/>
        </w:rPr>
        <w:t xml:space="preserve"> </w:t>
      </w:r>
      <w:r>
        <w:rPr>
          <w:rFonts w:ascii="Verdana"/>
          <w:sz w:val="8"/>
        </w:rPr>
        <w:t>2/2</w:t>
      </w:r>
    </w:p>
    <w:p w14:paraId="3FE1B5E9" w14:textId="77777777" w:rsidR="00E2709D" w:rsidRDefault="00462487">
      <w:pPr>
        <w:spacing w:before="30"/>
        <w:ind w:right="184"/>
        <w:jc w:val="center"/>
        <w:rPr>
          <w:rFonts w:ascii="Verdana"/>
          <w:sz w:val="8"/>
        </w:rPr>
      </w:pPr>
      <w:r>
        <w:rPr>
          <w:rFonts w:ascii="Verdana"/>
          <w:w w:val="98"/>
          <w:sz w:val="8"/>
          <w:u w:val="single" w:color="6CAED6"/>
        </w:rPr>
        <w:t xml:space="preserve"> </w:t>
      </w:r>
      <w:r>
        <w:rPr>
          <w:rFonts w:ascii="Verdana"/>
          <w:sz w:val="8"/>
          <w:u w:val="single" w:color="6CAED6"/>
        </w:rPr>
        <w:t xml:space="preserve">     </w:t>
      </w:r>
      <w:r>
        <w:rPr>
          <w:rFonts w:ascii="Verdana"/>
          <w:spacing w:val="2"/>
          <w:sz w:val="8"/>
          <w:u w:val="single" w:color="6CAED6"/>
        </w:rPr>
        <w:t xml:space="preserve"> </w:t>
      </w:r>
      <w:r>
        <w:rPr>
          <w:rFonts w:ascii="Verdana"/>
          <w:sz w:val="8"/>
        </w:rPr>
        <w:t xml:space="preserve"> </w:t>
      </w:r>
      <w:r>
        <w:rPr>
          <w:rFonts w:ascii="Verdana"/>
          <w:spacing w:val="-13"/>
          <w:sz w:val="8"/>
        </w:rPr>
        <w:t xml:space="preserve"> </w:t>
      </w:r>
      <w:r>
        <w:rPr>
          <w:rFonts w:ascii="Verdana"/>
          <w:sz w:val="8"/>
        </w:rPr>
        <w:t>3/4</w:t>
      </w:r>
    </w:p>
    <w:p w14:paraId="510C72AD" w14:textId="77777777" w:rsidR="00E2709D" w:rsidRDefault="00462487">
      <w:pPr>
        <w:spacing w:before="30"/>
        <w:ind w:right="184"/>
        <w:jc w:val="center"/>
        <w:rPr>
          <w:rFonts w:ascii="Verdana"/>
          <w:sz w:val="8"/>
        </w:rPr>
      </w:pPr>
      <w:r>
        <w:rPr>
          <w:rFonts w:ascii="Verdana"/>
          <w:w w:val="98"/>
          <w:sz w:val="8"/>
          <w:u w:val="single" w:color="1663AA"/>
        </w:rPr>
        <w:t xml:space="preserve"> </w:t>
      </w:r>
      <w:r>
        <w:rPr>
          <w:rFonts w:ascii="Verdana"/>
          <w:sz w:val="8"/>
          <w:u w:val="single" w:color="1663AA"/>
        </w:rPr>
        <w:t xml:space="preserve">     </w:t>
      </w:r>
      <w:r>
        <w:rPr>
          <w:rFonts w:ascii="Verdana"/>
          <w:spacing w:val="2"/>
          <w:sz w:val="8"/>
          <w:u w:val="single" w:color="1663AA"/>
        </w:rPr>
        <w:t xml:space="preserve"> </w:t>
      </w:r>
      <w:r>
        <w:rPr>
          <w:rFonts w:ascii="Verdana"/>
          <w:sz w:val="8"/>
        </w:rPr>
        <w:t xml:space="preserve"> </w:t>
      </w:r>
      <w:r>
        <w:rPr>
          <w:rFonts w:ascii="Verdana"/>
          <w:spacing w:val="-13"/>
          <w:sz w:val="8"/>
        </w:rPr>
        <w:t xml:space="preserve"> </w:t>
      </w:r>
      <w:r>
        <w:rPr>
          <w:rFonts w:ascii="Verdana"/>
          <w:sz w:val="8"/>
        </w:rPr>
        <w:t>3/3</w:t>
      </w:r>
    </w:p>
    <w:p w14:paraId="6598382D" w14:textId="77777777" w:rsidR="00E2709D" w:rsidRDefault="00E2709D">
      <w:pPr>
        <w:jc w:val="center"/>
        <w:rPr>
          <w:rFonts w:ascii="Verdana"/>
          <w:sz w:val="8"/>
        </w:rPr>
        <w:sectPr w:rsidR="00E2709D">
          <w:type w:val="continuous"/>
          <w:pgSz w:w="12240" w:h="15840"/>
          <w:pgMar w:top="1500" w:right="1720" w:bottom="280" w:left="1600" w:header="720" w:footer="720" w:gutter="0"/>
          <w:cols w:num="6" w:space="720" w:equalWidth="0">
            <w:col w:w="928" w:space="40"/>
            <w:col w:w="891" w:space="673"/>
            <w:col w:w="1100" w:space="679"/>
            <w:col w:w="1045" w:space="670"/>
            <w:col w:w="1080" w:space="39"/>
            <w:col w:w="1775"/>
          </w:cols>
        </w:sectPr>
      </w:pPr>
    </w:p>
    <w:p w14:paraId="1BB014AE" w14:textId="77777777" w:rsidR="00E2709D" w:rsidRDefault="00E2709D">
      <w:pPr>
        <w:pStyle w:val="BodyText"/>
        <w:spacing w:before="5"/>
        <w:rPr>
          <w:rFonts w:ascii="Verdana"/>
          <w:sz w:val="8"/>
        </w:rPr>
      </w:pPr>
    </w:p>
    <w:p w14:paraId="4D161421" w14:textId="77777777" w:rsidR="00E2709D" w:rsidRDefault="00E2709D">
      <w:pPr>
        <w:pStyle w:val="BodyText"/>
        <w:rPr>
          <w:rFonts w:ascii="Verdana"/>
          <w:sz w:val="7"/>
        </w:rPr>
      </w:pPr>
    </w:p>
    <w:p w14:paraId="630F0350" w14:textId="0F1D74BE" w:rsidR="00E2709D" w:rsidRDefault="00285D5B">
      <w:pPr>
        <w:ind w:left="789"/>
        <w:rPr>
          <w:rFonts w:ascii="Verdana"/>
          <w:sz w:val="8"/>
        </w:rPr>
      </w:pPr>
      <w:r>
        <w:rPr>
          <w:noProof/>
        </w:rPr>
        <mc:AlternateContent>
          <mc:Choice Requires="wpg">
            <w:drawing>
              <wp:anchor distT="0" distB="0" distL="114300" distR="114300" simplePos="0" relativeHeight="15752704" behindDoc="0" locked="0" layoutInCell="1" allowOverlap="1" wp14:anchorId="56765D35" wp14:editId="3D23526A">
                <wp:simplePos x="0" y="0"/>
                <wp:positionH relativeFrom="page">
                  <wp:posOffset>1619885</wp:posOffset>
                </wp:positionH>
                <wp:positionV relativeFrom="paragraph">
                  <wp:posOffset>-713740</wp:posOffset>
                </wp:positionV>
                <wp:extent cx="944880" cy="958215"/>
                <wp:effectExtent l="0" t="0" r="0" b="0"/>
                <wp:wrapNone/>
                <wp:docPr id="1120" name="Group 1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2551" y="-1124"/>
                          <a:chExt cx="1488" cy="1509"/>
                        </a:xfrm>
                      </wpg:grpSpPr>
                      <wps:wsp>
                        <wps:cNvPr id="1121" name="AutoShape 1145"/>
                        <wps:cNvSpPr>
                          <a:spLocks/>
                        </wps:cNvSpPr>
                        <wps:spPr bwMode="auto">
                          <a:xfrm>
                            <a:off x="2574" y="-1122"/>
                            <a:ext cx="1460" cy="1483"/>
                          </a:xfrm>
                          <a:custGeom>
                            <a:avLst/>
                            <a:gdLst>
                              <a:gd name="T0" fmla="+- 0 2980 2574"/>
                              <a:gd name="T1" fmla="*/ T0 w 1460"/>
                              <a:gd name="T2" fmla="+- 0 361 -1122"/>
                              <a:gd name="T3" fmla="*/ 361 h 1483"/>
                              <a:gd name="T4" fmla="+- 0 2980 2574"/>
                              <a:gd name="T5" fmla="*/ T4 w 1460"/>
                              <a:gd name="T6" fmla="+- 0 -1122 -1122"/>
                              <a:gd name="T7" fmla="*/ -1122 h 1483"/>
                              <a:gd name="T8" fmla="+- 0 2574 2574"/>
                              <a:gd name="T9" fmla="*/ T8 w 1460"/>
                              <a:gd name="T10" fmla="+- 0 -406 -1122"/>
                              <a:gd name="T11" fmla="*/ -406 h 1483"/>
                              <a:gd name="T12" fmla="+- 0 4034 2574"/>
                              <a:gd name="T13" fmla="*/ T12 w 1460"/>
                              <a:gd name="T14" fmla="+- 0 -406 -1122"/>
                              <a:gd name="T15" fmla="*/ -406 h 1483"/>
                            </a:gdLst>
                            <a:ahLst/>
                            <a:cxnLst>
                              <a:cxn ang="0">
                                <a:pos x="T1" y="T3"/>
                              </a:cxn>
                              <a:cxn ang="0">
                                <a:pos x="T5" y="T7"/>
                              </a:cxn>
                              <a:cxn ang="0">
                                <a:pos x="T9" y="T11"/>
                              </a:cxn>
                              <a:cxn ang="0">
                                <a:pos x="T13" y="T15"/>
                              </a:cxn>
                            </a:cxnLst>
                            <a:rect l="0" t="0" r="r" b="b"/>
                            <a:pathLst>
                              <a:path w="1460" h="1483">
                                <a:moveTo>
                                  <a:pt x="406" y="1483"/>
                                </a:moveTo>
                                <a:lnTo>
                                  <a:pt x="406"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Freeform 1144"/>
                        <wps:cNvSpPr>
                          <a:spLocks/>
                        </wps:cNvSpPr>
                        <wps:spPr bwMode="auto">
                          <a:xfrm>
                            <a:off x="2817"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Line 1143"/>
                        <wps:cNvCnPr>
                          <a:cxnSpLocks noChangeShapeType="1"/>
                        </wps:cNvCnPr>
                        <wps:spPr bwMode="auto">
                          <a:xfrm>
                            <a:off x="2817"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4" name="Freeform 1142"/>
                        <wps:cNvSpPr>
                          <a:spLocks/>
                        </wps:cNvSpPr>
                        <wps:spPr bwMode="auto">
                          <a:xfrm>
                            <a:off x="3141"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 name="Line 1141"/>
                        <wps:cNvCnPr>
                          <a:cxnSpLocks noChangeShapeType="1"/>
                        </wps:cNvCnPr>
                        <wps:spPr bwMode="auto">
                          <a:xfrm>
                            <a:off x="3142"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6" name="Freeform 1140"/>
                        <wps:cNvSpPr>
                          <a:spLocks/>
                        </wps:cNvSpPr>
                        <wps:spPr bwMode="auto">
                          <a:xfrm>
                            <a:off x="3466"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7" name="Line 1139"/>
                        <wps:cNvCnPr>
                          <a:cxnSpLocks noChangeShapeType="1"/>
                        </wps:cNvCnPr>
                        <wps:spPr bwMode="auto">
                          <a:xfrm>
                            <a:off x="3466"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8" name="Freeform 1138"/>
                        <wps:cNvSpPr>
                          <a:spLocks/>
                        </wps:cNvSpPr>
                        <wps:spPr bwMode="auto">
                          <a:xfrm>
                            <a:off x="3790"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9" name="Line 1137"/>
                        <wps:cNvCnPr>
                          <a:cxnSpLocks noChangeShapeType="1"/>
                        </wps:cNvCnPr>
                        <wps:spPr bwMode="auto">
                          <a:xfrm>
                            <a:off x="3791"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0" name="Freeform 1136"/>
                        <wps:cNvSpPr>
                          <a:spLocks/>
                        </wps:cNvSpPr>
                        <wps:spPr bwMode="auto">
                          <a:xfrm>
                            <a:off x="2550" y="332"/>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 name="Line 1135"/>
                        <wps:cNvCnPr>
                          <a:cxnSpLocks noChangeShapeType="1"/>
                        </wps:cNvCnPr>
                        <wps:spPr bwMode="auto">
                          <a:xfrm>
                            <a:off x="2574"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2" name="Freeform 1134"/>
                        <wps:cNvSpPr>
                          <a:spLocks/>
                        </wps:cNvSpPr>
                        <wps:spPr bwMode="auto">
                          <a:xfrm>
                            <a:off x="2550" y="47"/>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Line 1133"/>
                        <wps:cNvCnPr>
                          <a:cxnSpLocks noChangeShapeType="1"/>
                        </wps:cNvCnPr>
                        <wps:spPr bwMode="auto">
                          <a:xfrm>
                            <a:off x="2574"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4" name="Freeform 1132"/>
                        <wps:cNvSpPr>
                          <a:spLocks/>
                        </wps:cNvSpPr>
                        <wps:spPr bwMode="auto">
                          <a:xfrm>
                            <a:off x="2550" y="-238"/>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 name="Line 1131"/>
                        <wps:cNvCnPr>
                          <a:cxnSpLocks noChangeShapeType="1"/>
                        </wps:cNvCnPr>
                        <wps:spPr bwMode="auto">
                          <a:xfrm>
                            <a:off x="2574"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6" name="Freeform 1130"/>
                        <wps:cNvSpPr>
                          <a:spLocks/>
                        </wps:cNvSpPr>
                        <wps:spPr bwMode="auto">
                          <a:xfrm>
                            <a:off x="2550" y="-523"/>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 name="Line 1129"/>
                        <wps:cNvCnPr>
                          <a:cxnSpLocks noChangeShapeType="1"/>
                        </wps:cNvCnPr>
                        <wps:spPr bwMode="auto">
                          <a:xfrm>
                            <a:off x="2574"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8" name="Freeform 1128"/>
                        <wps:cNvSpPr>
                          <a:spLocks/>
                        </wps:cNvSpPr>
                        <wps:spPr bwMode="auto">
                          <a:xfrm>
                            <a:off x="2550" y="-809"/>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9" name="Line 1127"/>
                        <wps:cNvCnPr>
                          <a:cxnSpLocks noChangeShapeType="1"/>
                        </wps:cNvCnPr>
                        <wps:spPr bwMode="auto">
                          <a:xfrm>
                            <a:off x="2574"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0" name="Freeform 1126"/>
                        <wps:cNvSpPr>
                          <a:spLocks/>
                        </wps:cNvSpPr>
                        <wps:spPr bwMode="auto">
                          <a:xfrm>
                            <a:off x="2550" y="-1094"/>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 name="Line 1125"/>
                        <wps:cNvCnPr>
                          <a:cxnSpLocks noChangeShapeType="1"/>
                        </wps:cNvCnPr>
                        <wps:spPr bwMode="auto">
                          <a:xfrm>
                            <a:off x="2574"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2" name="Freeform 1124"/>
                        <wps:cNvSpPr>
                          <a:spLocks/>
                        </wps:cNvSpPr>
                        <wps:spPr bwMode="auto">
                          <a:xfrm>
                            <a:off x="2574" y="-423"/>
                            <a:ext cx="1460" cy="677"/>
                          </a:xfrm>
                          <a:custGeom>
                            <a:avLst/>
                            <a:gdLst>
                              <a:gd name="T0" fmla="+- 0 2574 2574"/>
                              <a:gd name="T1" fmla="*/ T0 w 1460"/>
                              <a:gd name="T2" fmla="+- 0 254 -422"/>
                              <a:gd name="T3" fmla="*/ 254 h 677"/>
                              <a:gd name="T4" fmla="+- 0 2615 2574"/>
                              <a:gd name="T5" fmla="*/ T4 w 1460"/>
                              <a:gd name="T6" fmla="+- 0 152 -422"/>
                              <a:gd name="T7" fmla="*/ 152 h 677"/>
                              <a:gd name="T8" fmla="+- 0 2655 2574"/>
                              <a:gd name="T9" fmla="*/ T8 w 1460"/>
                              <a:gd name="T10" fmla="+- 0 152 -422"/>
                              <a:gd name="T11" fmla="*/ 152 h 677"/>
                              <a:gd name="T12" fmla="+- 0 2696 2574"/>
                              <a:gd name="T13" fmla="*/ T12 w 1460"/>
                              <a:gd name="T14" fmla="+- 0 37 -422"/>
                              <a:gd name="T15" fmla="*/ 37 h 677"/>
                              <a:gd name="T16" fmla="+- 0 2736 2574"/>
                              <a:gd name="T17" fmla="*/ T16 w 1460"/>
                              <a:gd name="T18" fmla="+- 0 37 -422"/>
                              <a:gd name="T19" fmla="*/ 37 h 677"/>
                              <a:gd name="T20" fmla="+- 0 2777 2574"/>
                              <a:gd name="T21" fmla="*/ T20 w 1460"/>
                              <a:gd name="T22" fmla="+- 0 -65 -422"/>
                              <a:gd name="T23" fmla="*/ -65 h 677"/>
                              <a:gd name="T24" fmla="+- 0 2817 2574"/>
                              <a:gd name="T25" fmla="*/ T24 w 1460"/>
                              <a:gd name="T26" fmla="+- 0 -65 -422"/>
                              <a:gd name="T27" fmla="*/ -65 h 677"/>
                              <a:gd name="T28" fmla="+- 0 2858 2574"/>
                              <a:gd name="T29" fmla="*/ T28 w 1460"/>
                              <a:gd name="T30" fmla="+- 0 -137 -422"/>
                              <a:gd name="T31" fmla="*/ -137 h 677"/>
                              <a:gd name="T32" fmla="+- 0 2898 2574"/>
                              <a:gd name="T33" fmla="*/ T32 w 1460"/>
                              <a:gd name="T34" fmla="+- 0 -137 -422"/>
                              <a:gd name="T35" fmla="*/ -137 h 677"/>
                              <a:gd name="T36" fmla="+- 0 2939 2574"/>
                              <a:gd name="T37" fmla="*/ T36 w 1460"/>
                              <a:gd name="T38" fmla="+- 0 -226 -422"/>
                              <a:gd name="T39" fmla="*/ -226 h 677"/>
                              <a:gd name="T40" fmla="+- 0 2980 2574"/>
                              <a:gd name="T41" fmla="*/ T40 w 1460"/>
                              <a:gd name="T42" fmla="+- 0 -226 -422"/>
                              <a:gd name="T43" fmla="*/ -226 h 677"/>
                              <a:gd name="T44" fmla="+- 0 3020 2574"/>
                              <a:gd name="T45" fmla="*/ T44 w 1460"/>
                              <a:gd name="T46" fmla="+- 0 -291 -422"/>
                              <a:gd name="T47" fmla="*/ -291 h 677"/>
                              <a:gd name="T48" fmla="+- 0 3061 2574"/>
                              <a:gd name="T49" fmla="*/ T48 w 1460"/>
                              <a:gd name="T50" fmla="+- 0 -291 -422"/>
                              <a:gd name="T51" fmla="*/ -291 h 677"/>
                              <a:gd name="T52" fmla="+- 0 3101 2574"/>
                              <a:gd name="T53" fmla="*/ T52 w 1460"/>
                              <a:gd name="T54" fmla="+- 0 -330 -422"/>
                              <a:gd name="T55" fmla="*/ -330 h 677"/>
                              <a:gd name="T56" fmla="+- 0 3142 2574"/>
                              <a:gd name="T57" fmla="*/ T56 w 1460"/>
                              <a:gd name="T58" fmla="+- 0 -330 -422"/>
                              <a:gd name="T59" fmla="*/ -330 h 677"/>
                              <a:gd name="T60" fmla="+- 0 3182 2574"/>
                              <a:gd name="T61" fmla="*/ T60 w 1460"/>
                              <a:gd name="T62" fmla="+- 0 -367 -422"/>
                              <a:gd name="T63" fmla="*/ -367 h 677"/>
                              <a:gd name="T64" fmla="+- 0 3223 2574"/>
                              <a:gd name="T65" fmla="*/ T64 w 1460"/>
                              <a:gd name="T66" fmla="+- 0 -367 -422"/>
                              <a:gd name="T67" fmla="*/ -367 h 677"/>
                              <a:gd name="T68" fmla="+- 0 3263 2574"/>
                              <a:gd name="T69" fmla="*/ T68 w 1460"/>
                              <a:gd name="T70" fmla="+- 0 -390 -422"/>
                              <a:gd name="T71" fmla="*/ -390 h 677"/>
                              <a:gd name="T72" fmla="+- 0 3304 2574"/>
                              <a:gd name="T73" fmla="*/ T72 w 1460"/>
                              <a:gd name="T74" fmla="+- 0 -390 -422"/>
                              <a:gd name="T75" fmla="*/ -390 h 677"/>
                              <a:gd name="T76" fmla="+- 0 3345 2574"/>
                              <a:gd name="T77" fmla="*/ T76 w 1460"/>
                              <a:gd name="T78" fmla="+- 0 -414 -422"/>
                              <a:gd name="T79" fmla="*/ -414 h 677"/>
                              <a:gd name="T80" fmla="+- 0 3385 2574"/>
                              <a:gd name="T81" fmla="*/ T80 w 1460"/>
                              <a:gd name="T82" fmla="+- 0 -414 -422"/>
                              <a:gd name="T83" fmla="*/ -414 h 677"/>
                              <a:gd name="T84" fmla="+- 0 3426 2574"/>
                              <a:gd name="T85" fmla="*/ T84 w 1460"/>
                              <a:gd name="T86" fmla="+- 0 -413 -422"/>
                              <a:gd name="T87" fmla="*/ -413 h 677"/>
                              <a:gd name="T88" fmla="+- 0 3466 2574"/>
                              <a:gd name="T89" fmla="*/ T88 w 1460"/>
                              <a:gd name="T90" fmla="+- 0 -413 -422"/>
                              <a:gd name="T91" fmla="*/ -413 h 677"/>
                              <a:gd name="T92" fmla="+- 0 3507 2574"/>
                              <a:gd name="T93" fmla="*/ T92 w 1460"/>
                              <a:gd name="T94" fmla="+- 0 -420 -422"/>
                              <a:gd name="T95" fmla="*/ -420 h 677"/>
                              <a:gd name="T96" fmla="+- 0 3547 2574"/>
                              <a:gd name="T97" fmla="*/ T96 w 1460"/>
                              <a:gd name="T98" fmla="+- 0 -420 -422"/>
                              <a:gd name="T99" fmla="*/ -420 h 677"/>
                              <a:gd name="T100" fmla="+- 0 3588 2574"/>
                              <a:gd name="T101" fmla="*/ T100 w 1460"/>
                              <a:gd name="T102" fmla="+- 0 -422 -422"/>
                              <a:gd name="T103" fmla="*/ -422 h 677"/>
                              <a:gd name="T104" fmla="+- 0 3628 2574"/>
                              <a:gd name="T105" fmla="*/ T104 w 1460"/>
                              <a:gd name="T106" fmla="+- 0 -422 -422"/>
                              <a:gd name="T107" fmla="*/ -422 h 677"/>
                              <a:gd name="T108" fmla="+- 0 3669 2574"/>
                              <a:gd name="T109" fmla="*/ T108 w 1460"/>
                              <a:gd name="T110" fmla="+- 0 -419 -422"/>
                              <a:gd name="T111" fmla="*/ -419 h 677"/>
                              <a:gd name="T112" fmla="+- 0 3710 2574"/>
                              <a:gd name="T113" fmla="*/ T112 w 1460"/>
                              <a:gd name="T114" fmla="+- 0 -419 -422"/>
                              <a:gd name="T115" fmla="*/ -419 h 677"/>
                              <a:gd name="T116" fmla="+- 0 3750 2574"/>
                              <a:gd name="T117" fmla="*/ T116 w 1460"/>
                              <a:gd name="T118" fmla="+- 0 -411 -422"/>
                              <a:gd name="T119" fmla="*/ -411 h 677"/>
                              <a:gd name="T120" fmla="+- 0 3791 2574"/>
                              <a:gd name="T121" fmla="*/ T120 w 1460"/>
                              <a:gd name="T122" fmla="+- 0 -411 -422"/>
                              <a:gd name="T123" fmla="*/ -411 h 677"/>
                              <a:gd name="T124" fmla="+- 0 3831 2574"/>
                              <a:gd name="T125" fmla="*/ T124 w 1460"/>
                              <a:gd name="T126" fmla="+- 0 -400 -422"/>
                              <a:gd name="T127" fmla="*/ -400 h 677"/>
                              <a:gd name="T128" fmla="+- 0 3872 2574"/>
                              <a:gd name="T129" fmla="*/ T128 w 1460"/>
                              <a:gd name="T130" fmla="+- 0 -400 -422"/>
                              <a:gd name="T131" fmla="*/ -400 h 677"/>
                              <a:gd name="T132" fmla="+- 0 3912 2574"/>
                              <a:gd name="T133" fmla="*/ T132 w 1460"/>
                              <a:gd name="T134" fmla="+- 0 -408 -422"/>
                              <a:gd name="T135" fmla="*/ -408 h 677"/>
                              <a:gd name="T136" fmla="+- 0 3953 2574"/>
                              <a:gd name="T137" fmla="*/ T136 w 1460"/>
                              <a:gd name="T138" fmla="+- 0 -408 -422"/>
                              <a:gd name="T139" fmla="*/ -408 h 677"/>
                              <a:gd name="T140" fmla="+- 0 3993 2574"/>
                              <a:gd name="T141" fmla="*/ T140 w 1460"/>
                              <a:gd name="T142" fmla="+- 0 -403 -422"/>
                              <a:gd name="T143" fmla="*/ -403 h 677"/>
                              <a:gd name="T144" fmla="+- 0 4034 2574"/>
                              <a:gd name="T145" fmla="*/ T144 w 1460"/>
                              <a:gd name="T146" fmla="+- 0 -403 -422"/>
                              <a:gd name="T147" fmla="*/ -403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677">
                                <a:moveTo>
                                  <a:pt x="0" y="676"/>
                                </a:moveTo>
                                <a:lnTo>
                                  <a:pt x="41" y="574"/>
                                </a:lnTo>
                                <a:lnTo>
                                  <a:pt x="81" y="574"/>
                                </a:lnTo>
                                <a:lnTo>
                                  <a:pt x="122" y="459"/>
                                </a:lnTo>
                                <a:lnTo>
                                  <a:pt x="162" y="459"/>
                                </a:lnTo>
                                <a:lnTo>
                                  <a:pt x="203" y="357"/>
                                </a:lnTo>
                                <a:lnTo>
                                  <a:pt x="243" y="357"/>
                                </a:lnTo>
                                <a:lnTo>
                                  <a:pt x="284" y="285"/>
                                </a:lnTo>
                                <a:lnTo>
                                  <a:pt x="324" y="285"/>
                                </a:lnTo>
                                <a:lnTo>
                                  <a:pt x="365" y="196"/>
                                </a:lnTo>
                                <a:lnTo>
                                  <a:pt x="406" y="196"/>
                                </a:lnTo>
                                <a:lnTo>
                                  <a:pt x="446" y="131"/>
                                </a:lnTo>
                                <a:lnTo>
                                  <a:pt x="487" y="131"/>
                                </a:lnTo>
                                <a:lnTo>
                                  <a:pt x="527" y="92"/>
                                </a:lnTo>
                                <a:lnTo>
                                  <a:pt x="568" y="92"/>
                                </a:lnTo>
                                <a:lnTo>
                                  <a:pt x="608" y="55"/>
                                </a:lnTo>
                                <a:lnTo>
                                  <a:pt x="649" y="55"/>
                                </a:lnTo>
                                <a:lnTo>
                                  <a:pt x="689" y="32"/>
                                </a:lnTo>
                                <a:lnTo>
                                  <a:pt x="730" y="32"/>
                                </a:lnTo>
                                <a:lnTo>
                                  <a:pt x="771" y="8"/>
                                </a:lnTo>
                                <a:lnTo>
                                  <a:pt x="811" y="8"/>
                                </a:lnTo>
                                <a:lnTo>
                                  <a:pt x="852" y="9"/>
                                </a:lnTo>
                                <a:lnTo>
                                  <a:pt x="892" y="9"/>
                                </a:lnTo>
                                <a:lnTo>
                                  <a:pt x="933" y="2"/>
                                </a:lnTo>
                                <a:lnTo>
                                  <a:pt x="973" y="2"/>
                                </a:lnTo>
                                <a:lnTo>
                                  <a:pt x="1014" y="0"/>
                                </a:lnTo>
                                <a:lnTo>
                                  <a:pt x="1054" y="0"/>
                                </a:lnTo>
                                <a:lnTo>
                                  <a:pt x="1095" y="3"/>
                                </a:lnTo>
                                <a:lnTo>
                                  <a:pt x="1136" y="3"/>
                                </a:lnTo>
                                <a:lnTo>
                                  <a:pt x="1176" y="11"/>
                                </a:lnTo>
                                <a:lnTo>
                                  <a:pt x="1217" y="11"/>
                                </a:lnTo>
                                <a:lnTo>
                                  <a:pt x="1257" y="22"/>
                                </a:lnTo>
                                <a:lnTo>
                                  <a:pt x="1298" y="22"/>
                                </a:lnTo>
                                <a:lnTo>
                                  <a:pt x="1338" y="14"/>
                                </a:lnTo>
                                <a:lnTo>
                                  <a:pt x="1379" y="14"/>
                                </a:lnTo>
                                <a:lnTo>
                                  <a:pt x="1419" y="19"/>
                                </a:lnTo>
                                <a:lnTo>
                                  <a:pt x="1460" y="19"/>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Freeform 1123"/>
                        <wps:cNvSpPr>
                          <a:spLocks/>
                        </wps:cNvSpPr>
                        <wps:spPr bwMode="auto">
                          <a:xfrm>
                            <a:off x="2574" y="-421"/>
                            <a:ext cx="1460" cy="609"/>
                          </a:xfrm>
                          <a:custGeom>
                            <a:avLst/>
                            <a:gdLst>
                              <a:gd name="T0" fmla="+- 0 2574 2574"/>
                              <a:gd name="T1" fmla="*/ T0 w 1460"/>
                              <a:gd name="T2" fmla="+- 0 188 -421"/>
                              <a:gd name="T3" fmla="*/ 188 h 609"/>
                              <a:gd name="T4" fmla="+- 0 2615 2574"/>
                              <a:gd name="T5" fmla="*/ T4 w 1460"/>
                              <a:gd name="T6" fmla="+- 0 27 -421"/>
                              <a:gd name="T7" fmla="*/ 27 h 609"/>
                              <a:gd name="T8" fmla="+- 0 2655 2574"/>
                              <a:gd name="T9" fmla="*/ T8 w 1460"/>
                              <a:gd name="T10" fmla="+- 0 27 -421"/>
                              <a:gd name="T11" fmla="*/ 27 h 609"/>
                              <a:gd name="T12" fmla="+- 0 2696 2574"/>
                              <a:gd name="T13" fmla="*/ T12 w 1460"/>
                              <a:gd name="T14" fmla="+- 0 -88 -421"/>
                              <a:gd name="T15" fmla="*/ -88 h 609"/>
                              <a:gd name="T16" fmla="+- 0 2736 2574"/>
                              <a:gd name="T17" fmla="*/ T16 w 1460"/>
                              <a:gd name="T18" fmla="+- 0 -88 -421"/>
                              <a:gd name="T19" fmla="*/ -88 h 609"/>
                              <a:gd name="T20" fmla="+- 0 2777 2574"/>
                              <a:gd name="T21" fmla="*/ T20 w 1460"/>
                              <a:gd name="T22" fmla="+- 0 -177 -421"/>
                              <a:gd name="T23" fmla="*/ -177 h 609"/>
                              <a:gd name="T24" fmla="+- 0 2817 2574"/>
                              <a:gd name="T25" fmla="*/ T24 w 1460"/>
                              <a:gd name="T26" fmla="+- 0 -177 -421"/>
                              <a:gd name="T27" fmla="*/ -177 h 609"/>
                              <a:gd name="T28" fmla="+- 0 2858 2574"/>
                              <a:gd name="T29" fmla="*/ T28 w 1460"/>
                              <a:gd name="T30" fmla="+- 0 -263 -421"/>
                              <a:gd name="T31" fmla="*/ -263 h 609"/>
                              <a:gd name="T32" fmla="+- 0 2898 2574"/>
                              <a:gd name="T33" fmla="*/ T32 w 1460"/>
                              <a:gd name="T34" fmla="+- 0 -263 -421"/>
                              <a:gd name="T35" fmla="*/ -263 h 609"/>
                              <a:gd name="T36" fmla="+- 0 2939 2574"/>
                              <a:gd name="T37" fmla="*/ T36 w 1460"/>
                              <a:gd name="T38" fmla="+- 0 -314 -421"/>
                              <a:gd name="T39" fmla="*/ -314 h 609"/>
                              <a:gd name="T40" fmla="+- 0 2980 2574"/>
                              <a:gd name="T41" fmla="*/ T40 w 1460"/>
                              <a:gd name="T42" fmla="+- 0 -314 -421"/>
                              <a:gd name="T43" fmla="*/ -314 h 609"/>
                              <a:gd name="T44" fmla="+- 0 3020 2574"/>
                              <a:gd name="T45" fmla="*/ T44 w 1460"/>
                              <a:gd name="T46" fmla="+- 0 -371 -421"/>
                              <a:gd name="T47" fmla="*/ -371 h 609"/>
                              <a:gd name="T48" fmla="+- 0 3061 2574"/>
                              <a:gd name="T49" fmla="*/ T48 w 1460"/>
                              <a:gd name="T50" fmla="+- 0 -371 -421"/>
                              <a:gd name="T51" fmla="*/ -371 h 609"/>
                              <a:gd name="T52" fmla="+- 0 3101 2574"/>
                              <a:gd name="T53" fmla="*/ T52 w 1460"/>
                              <a:gd name="T54" fmla="+- 0 -396 -421"/>
                              <a:gd name="T55" fmla="*/ -396 h 609"/>
                              <a:gd name="T56" fmla="+- 0 3142 2574"/>
                              <a:gd name="T57" fmla="*/ T56 w 1460"/>
                              <a:gd name="T58" fmla="+- 0 -396 -421"/>
                              <a:gd name="T59" fmla="*/ -396 h 609"/>
                              <a:gd name="T60" fmla="+- 0 3182 2574"/>
                              <a:gd name="T61" fmla="*/ T60 w 1460"/>
                              <a:gd name="T62" fmla="+- 0 -405 -421"/>
                              <a:gd name="T63" fmla="*/ -405 h 609"/>
                              <a:gd name="T64" fmla="+- 0 3223 2574"/>
                              <a:gd name="T65" fmla="*/ T64 w 1460"/>
                              <a:gd name="T66" fmla="+- 0 -405 -421"/>
                              <a:gd name="T67" fmla="*/ -405 h 609"/>
                              <a:gd name="T68" fmla="+- 0 3263 2574"/>
                              <a:gd name="T69" fmla="*/ T68 w 1460"/>
                              <a:gd name="T70" fmla="+- 0 -417 -421"/>
                              <a:gd name="T71" fmla="*/ -417 h 609"/>
                              <a:gd name="T72" fmla="+- 0 3304 2574"/>
                              <a:gd name="T73" fmla="*/ T72 w 1460"/>
                              <a:gd name="T74" fmla="+- 0 -417 -421"/>
                              <a:gd name="T75" fmla="*/ -417 h 609"/>
                              <a:gd name="T76" fmla="+- 0 3345 2574"/>
                              <a:gd name="T77" fmla="*/ T76 w 1460"/>
                              <a:gd name="T78" fmla="+- 0 -421 -421"/>
                              <a:gd name="T79" fmla="*/ -421 h 609"/>
                              <a:gd name="T80" fmla="+- 0 3385 2574"/>
                              <a:gd name="T81" fmla="*/ T80 w 1460"/>
                              <a:gd name="T82" fmla="+- 0 -421 -421"/>
                              <a:gd name="T83" fmla="*/ -421 h 609"/>
                              <a:gd name="T84" fmla="+- 0 3426 2574"/>
                              <a:gd name="T85" fmla="*/ T84 w 1460"/>
                              <a:gd name="T86" fmla="+- 0 -418 -421"/>
                              <a:gd name="T87" fmla="*/ -418 h 609"/>
                              <a:gd name="T88" fmla="+- 0 3466 2574"/>
                              <a:gd name="T89" fmla="*/ T88 w 1460"/>
                              <a:gd name="T90" fmla="+- 0 -418 -421"/>
                              <a:gd name="T91" fmla="*/ -418 h 609"/>
                              <a:gd name="T92" fmla="+- 0 3507 2574"/>
                              <a:gd name="T93" fmla="*/ T92 w 1460"/>
                              <a:gd name="T94" fmla="+- 0 -405 -421"/>
                              <a:gd name="T95" fmla="*/ -405 h 609"/>
                              <a:gd name="T96" fmla="+- 0 3547 2574"/>
                              <a:gd name="T97" fmla="*/ T96 w 1460"/>
                              <a:gd name="T98" fmla="+- 0 -405 -421"/>
                              <a:gd name="T99" fmla="*/ -405 h 609"/>
                              <a:gd name="T100" fmla="+- 0 3588 2574"/>
                              <a:gd name="T101" fmla="*/ T100 w 1460"/>
                              <a:gd name="T102" fmla="+- 0 -400 -421"/>
                              <a:gd name="T103" fmla="*/ -400 h 609"/>
                              <a:gd name="T104" fmla="+- 0 3628 2574"/>
                              <a:gd name="T105" fmla="*/ T104 w 1460"/>
                              <a:gd name="T106" fmla="+- 0 -400 -421"/>
                              <a:gd name="T107" fmla="*/ -400 h 609"/>
                              <a:gd name="T108" fmla="+- 0 3669 2574"/>
                              <a:gd name="T109" fmla="*/ T108 w 1460"/>
                              <a:gd name="T110" fmla="+- 0 -387 -421"/>
                              <a:gd name="T111" fmla="*/ -387 h 609"/>
                              <a:gd name="T112" fmla="+- 0 3710 2574"/>
                              <a:gd name="T113" fmla="*/ T112 w 1460"/>
                              <a:gd name="T114" fmla="+- 0 -387 -421"/>
                              <a:gd name="T115" fmla="*/ -387 h 609"/>
                              <a:gd name="T116" fmla="+- 0 3750 2574"/>
                              <a:gd name="T117" fmla="*/ T116 w 1460"/>
                              <a:gd name="T118" fmla="+- 0 -364 -421"/>
                              <a:gd name="T119" fmla="*/ -364 h 609"/>
                              <a:gd name="T120" fmla="+- 0 3791 2574"/>
                              <a:gd name="T121" fmla="*/ T120 w 1460"/>
                              <a:gd name="T122" fmla="+- 0 -364 -421"/>
                              <a:gd name="T123" fmla="*/ -364 h 609"/>
                              <a:gd name="T124" fmla="+- 0 3831 2574"/>
                              <a:gd name="T125" fmla="*/ T124 w 1460"/>
                              <a:gd name="T126" fmla="+- 0 -346 -421"/>
                              <a:gd name="T127" fmla="*/ -346 h 609"/>
                              <a:gd name="T128" fmla="+- 0 3872 2574"/>
                              <a:gd name="T129" fmla="*/ T128 w 1460"/>
                              <a:gd name="T130" fmla="+- 0 -346 -421"/>
                              <a:gd name="T131" fmla="*/ -346 h 609"/>
                              <a:gd name="T132" fmla="+- 0 3912 2574"/>
                              <a:gd name="T133" fmla="*/ T132 w 1460"/>
                              <a:gd name="T134" fmla="+- 0 -324 -421"/>
                              <a:gd name="T135" fmla="*/ -324 h 609"/>
                              <a:gd name="T136" fmla="+- 0 3953 2574"/>
                              <a:gd name="T137" fmla="*/ T136 w 1460"/>
                              <a:gd name="T138" fmla="+- 0 -324 -421"/>
                              <a:gd name="T139" fmla="*/ -324 h 609"/>
                              <a:gd name="T140" fmla="+- 0 3993 2574"/>
                              <a:gd name="T141" fmla="*/ T140 w 1460"/>
                              <a:gd name="T142" fmla="+- 0 -321 -421"/>
                              <a:gd name="T143" fmla="*/ -321 h 609"/>
                              <a:gd name="T144" fmla="+- 0 4034 2574"/>
                              <a:gd name="T145" fmla="*/ T144 w 1460"/>
                              <a:gd name="T146" fmla="+- 0 -321 -421"/>
                              <a:gd name="T147" fmla="*/ -321 h 6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609">
                                <a:moveTo>
                                  <a:pt x="0" y="609"/>
                                </a:moveTo>
                                <a:lnTo>
                                  <a:pt x="41" y="448"/>
                                </a:lnTo>
                                <a:lnTo>
                                  <a:pt x="81" y="448"/>
                                </a:lnTo>
                                <a:lnTo>
                                  <a:pt x="122" y="333"/>
                                </a:lnTo>
                                <a:lnTo>
                                  <a:pt x="162" y="333"/>
                                </a:lnTo>
                                <a:lnTo>
                                  <a:pt x="203" y="244"/>
                                </a:lnTo>
                                <a:lnTo>
                                  <a:pt x="243" y="244"/>
                                </a:lnTo>
                                <a:lnTo>
                                  <a:pt x="284" y="158"/>
                                </a:lnTo>
                                <a:lnTo>
                                  <a:pt x="324" y="158"/>
                                </a:lnTo>
                                <a:lnTo>
                                  <a:pt x="365" y="107"/>
                                </a:lnTo>
                                <a:lnTo>
                                  <a:pt x="406" y="107"/>
                                </a:lnTo>
                                <a:lnTo>
                                  <a:pt x="446" y="50"/>
                                </a:lnTo>
                                <a:lnTo>
                                  <a:pt x="487" y="50"/>
                                </a:lnTo>
                                <a:lnTo>
                                  <a:pt x="527" y="25"/>
                                </a:lnTo>
                                <a:lnTo>
                                  <a:pt x="568" y="25"/>
                                </a:lnTo>
                                <a:lnTo>
                                  <a:pt x="608" y="16"/>
                                </a:lnTo>
                                <a:lnTo>
                                  <a:pt x="649" y="16"/>
                                </a:lnTo>
                                <a:lnTo>
                                  <a:pt x="689" y="4"/>
                                </a:lnTo>
                                <a:lnTo>
                                  <a:pt x="730" y="4"/>
                                </a:lnTo>
                                <a:lnTo>
                                  <a:pt x="771" y="0"/>
                                </a:lnTo>
                                <a:lnTo>
                                  <a:pt x="811" y="0"/>
                                </a:lnTo>
                                <a:lnTo>
                                  <a:pt x="852" y="3"/>
                                </a:lnTo>
                                <a:lnTo>
                                  <a:pt x="892" y="3"/>
                                </a:lnTo>
                                <a:lnTo>
                                  <a:pt x="933" y="16"/>
                                </a:lnTo>
                                <a:lnTo>
                                  <a:pt x="973" y="16"/>
                                </a:lnTo>
                                <a:lnTo>
                                  <a:pt x="1014" y="21"/>
                                </a:lnTo>
                                <a:lnTo>
                                  <a:pt x="1054" y="21"/>
                                </a:lnTo>
                                <a:lnTo>
                                  <a:pt x="1095" y="34"/>
                                </a:lnTo>
                                <a:lnTo>
                                  <a:pt x="1136" y="34"/>
                                </a:lnTo>
                                <a:lnTo>
                                  <a:pt x="1176" y="57"/>
                                </a:lnTo>
                                <a:lnTo>
                                  <a:pt x="1217" y="57"/>
                                </a:lnTo>
                                <a:lnTo>
                                  <a:pt x="1257" y="75"/>
                                </a:lnTo>
                                <a:lnTo>
                                  <a:pt x="1298" y="75"/>
                                </a:lnTo>
                                <a:lnTo>
                                  <a:pt x="1338" y="97"/>
                                </a:lnTo>
                                <a:lnTo>
                                  <a:pt x="1379" y="97"/>
                                </a:lnTo>
                                <a:lnTo>
                                  <a:pt x="1419" y="100"/>
                                </a:lnTo>
                                <a:lnTo>
                                  <a:pt x="1460" y="100"/>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 name="Freeform 1122"/>
                        <wps:cNvSpPr>
                          <a:spLocks/>
                        </wps:cNvSpPr>
                        <wps:spPr bwMode="auto">
                          <a:xfrm>
                            <a:off x="2574" y="-419"/>
                            <a:ext cx="1460" cy="602"/>
                          </a:xfrm>
                          <a:custGeom>
                            <a:avLst/>
                            <a:gdLst>
                              <a:gd name="T0" fmla="+- 0 2574 2574"/>
                              <a:gd name="T1" fmla="*/ T0 w 1460"/>
                              <a:gd name="T2" fmla="+- 0 183 -418"/>
                              <a:gd name="T3" fmla="*/ 183 h 602"/>
                              <a:gd name="T4" fmla="+- 0 2615 2574"/>
                              <a:gd name="T5" fmla="*/ T4 w 1460"/>
                              <a:gd name="T6" fmla="+- 0 19 -418"/>
                              <a:gd name="T7" fmla="*/ 19 h 602"/>
                              <a:gd name="T8" fmla="+- 0 2655 2574"/>
                              <a:gd name="T9" fmla="*/ T8 w 1460"/>
                              <a:gd name="T10" fmla="+- 0 19 -418"/>
                              <a:gd name="T11" fmla="*/ 19 h 602"/>
                              <a:gd name="T12" fmla="+- 0 2696 2574"/>
                              <a:gd name="T13" fmla="*/ T12 w 1460"/>
                              <a:gd name="T14" fmla="+- 0 -91 -418"/>
                              <a:gd name="T15" fmla="*/ -91 h 602"/>
                              <a:gd name="T16" fmla="+- 0 2736 2574"/>
                              <a:gd name="T17" fmla="*/ T16 w 1460"/>
                              <a:gd name="T18" fmla="+- 0 -91 -418"/>
                              <a:gd name="T19" fmla="*/ -91 h 602"/>
                              <a:gd name="T20" fmla="+- 0 2777 2574"/>
                              <a:gd name="T21" fmla="*/ T20 w 1460"/>
                              <a:gd name="T22" fmla="+- 0 -184 -418"/>
                              <a:gd name="T23" fmla="*/ -184 h 602"/>
                              <a:gd name="T24" fmla="+- 0 2817 2574"/>
                              <a:gd name="T25" fmla="*/ T24 w 1460"/>
                              <a:gd name="T26" fmla="+- 0 -184 -418"/>
                              <a:gd name="T27" fmla="*/ -184 h 602"/>
                              <a:gd name="T28" fmla="+- 0 2858 2574"/>
                              <a:gd name="T29" fmla="*/ T28 w 1460"/>
                              <a:gd name="T30" fmla="+- 0 -266 -418"/>
                              <a:gd name="T31" fmla="*/ -266 h 602"/>
                              <a:gd name="T32" fmla="+- 0 2898 2574"/>
                              <a:gd name="T33" fmla="*/ T32 w 1460"/>
                              <a:gd name="T34" fmla="+- 0 -266 -418"/>
                              <a:gd name="T35" fmla="*/ -266 h 602"/>
                              <a:gd name="T36" fmla="+- 0 2939 2574"/>
                              <a:gd name="T37" fmla="*/ T36 w 1460"/>
                              <a:gd name="T38" fmla="+- 0 -318 -418"/>
                              <a:gd name="T39" fmla="*/ -318 h 602"/>
                              <a:gd name="T40" fmla="+- 0 2980 2574"/>
                              <a:gd name="T41" fmla="*/ T40 w 1460"/>
                              <a:gd name="T42" fmla="+- 0 -318 -418"/>
                              <a:gd name="T43" fmla="*/ -318 h 602"/>
                              <a:gd name="T44" fmla="+- 0 3020 2574"/>
                              <a:gd name="T45" fmla="*/ T44 w 1460"/>
                              <a:gd name="T46" fmla="+- 0 -380 -418"/>
                              <a:gd name="T47" fmla="*/ -380 h 602"/>
                              <a:gd name="T48" fmla="+- 0 3061 2574"/>
                              <a:gd name="T49" fmla="*/ T48 w 1460"/>
                              <a:gd name="T50" fmla="+- 0 -380 -418"/>
                              <a:gd name="T51" fmla="*/ -380 h 602"/>
                              <a:gd name="T52" fmla="+- 0 3101 2574"/>
                              <a:gd name="T53" fmla="*/ T52 w 1460"/>
                              <a:gd name="T54" fmla="+- 0 -398 -418"/>
                              <a:gd name="T55" fmla="*/ -398 h 602"/>
                              <a:gd name="T56" fmla="+- 0 3142 2574"/>
                              <a:gd name="T57" fmla="*/ T56 w 1460"/>
                              <a:gd name="T58" fmla="+- 0 -398 -418"/>
                              <a:gd name="T59" fmla="*/ -398 h 602"/>
                              <a:gd name="T60" fmla="+- 0 3182 2574"/>
                              <a:gd name="T61" fmla="*/ T60 w 1460"/>
                              <a:gd name="T62" fmla="+- 0 -407 -418"/>
                              <a:gd name="T63" fmla="*/ -407 h 602"/>
                              <a:gd name="T64" fmla="+- 0 3223 2574"/>
                              <a:gd name="T65" fmla="*/ T64 w 1460"/>
                              <a:gd name="T66" fmla="+- 0 -407 -418"/>
                              <a:gd name="T67" fmla="*/ -407 h 602"/>
                              <a:gd name="T68" fmla="+- 0 3263 2574"/>
                              <a:gd name="T69" fmla="*/ T68 w 1460"/>
                              <a:gd name="T70" fmla="+- 0 -415 -418"/>
                              <a:gd name="T71" fmla="*/ -415 h 602"/>
                              <a:gd name="T72" fmla="+- 0 3304 2574"/>
                              <a:gd name="T73" fmla="*/ T72 w 1460"/>
                              <a:gd name="T74" fmla="+- 0 -415 -418"/>
                              <a:gd name="T75" fmla="*/ -415 h 602"/>
                              <a:gd name="T76" fmla="+- 0 3345 2574"/>
                              <a:gd name="T77" fmla="*/ T76 w 1460"/>
                              <a:gd name="T78" fmla="+- 0 -418 -418"/>
                              <a:gd name="T79" fmla="*/ -418 h 602"/>
                              <a:gd name="T80" fmla="+- 0 3385 2574"/>
                              <a:gd name="T81" fmla="*/ T80 w 1460"/>
                              <a:gd name="T82" fmla="+- 0 -418 -418"/>
                              <a:gd name="T83" fmla="*/ -418 h 602"/>
                              <a:gd name="T84" fmla="+- 0 3426 2574"/>
                              <a:gd name="T85" fmla="*/ T84 w 1460"/>
                              <a:gd name="T86" fmla="+- 0 -415 -418"/>
                              <a:gd name="T87" fmla="*/ -415 h 602"/>
                              <a:gd name="T88" fmla="+- 0 3466 2574"/>
                              <a:gd name="T89" fmla="*/ T88 w 1460"/>
                              <a:gd name="T90" fmla="+- 0 -415 -418"/>
                              <a:gd name="T91" fmla="*/ -415 h 602"/>
                              <a:gd name="T92" fmla="+- 0 3507 2574"/>
                              <a:gd name="T93" fmla="*/ T92 w 1460"/>
                              <a:gd name="T94" fmla="+- 0 -403 -418"/>
                              <a:gd name="T95" fmla="*/ -403 h 602"/>
                              <a:gd name="T96" fmla="+- 0 3547 2574"/>
                              <a:gd name="T97" fmla="*/ T96 w 1460"/>
                              <a:gd name="T98" fmla="+- 0 -403 -418"/>
                              <a:gd name="T99" fmla="*/ -403 h 602"/>
                              <a:gd name="T100" fmla="+- 0 3588 2574"/>
                              <a:gd name="T101" fmla="*/ T100 w 1460"/>
                              <a:gd name="T102" fmla="+- 0 -394 -418"/>
                              <a:gd name="T103" fmla="*/ -394 h 602"/>
                              <a:gd name="T104" fmla="+- 0 3628 2574"/>
                              <a:gd name="T105" fmla="*/ T104 w 1460"/>
                              <a:gd name="T106" fmla="+- 0 -394 -418"/>
                              <a:gd name="T107" fmla="*/ -394 h 602"/>
                              <a:gd name="T108" fmla="+- 0 3669 2574"/>
                              <a:gd name="T109" fmla="*/ T108 w 1460"/>
                              <a:gd name="T110" fmla="+- 0 -390 -418"/>
                              <a:gd name="T111" fmla="*/ -390 h 602"/>
                              <a:gd name="T112" fmla="+- 0 3710 2574"/>
                              <a:gd name="T113" fmla="*/ T112 w 1460"/>
                              <a:gd name="T114" fmla="+- 0 -390 -418"/>
                              <a:gd name="T115" fmla="*/ -390 h 602"/>
                              <a:gd name="T116" fmla="+- 0 3750 2574"/>
                              <a:gd name="T117" fmla="*/ T116 w 1460"/>
                              <a:gd name="T118" fmla="+- 0 -362 -418"/>
                              <a:gd name="T119" fmla="*/ -362 h 602"/>
                              <a:gd name="T120" fmla="+- 0 3791 2574"/>
                              <a:gd name="T121" fmla="*/ T120 w 1460"/>
                              <a:gd name="T122" fmla="+- 0 -362 -418"/>
                              <a:gd name="T123" fmla="*/ -362 h 602"/>
                              <a:gd name="T124" fmla="+- 0 3831 2574"/>
                              <a:gd name="T125" fmla="*/ T124 w 1460"/>
                              <a:gd name="T126" fmla="+- 0 -352 -418"/>
                              <a:gd name="T127" fmla="*/ -352 h 602"/>
                              <a:gd name="T128" fmla="+- 0 3872 2574"/>
                              <a:gd name="T129" fmla="*/ T128 w 1460"/>
                              <a:gd name="T130" fmla="+- 0 -352 -418"/>
                              <a:gd name="T131" fmla="*/ -352 h 602"/>
                              <a:gd name="T132" fmla="+- 0 3912 2574"/>
                              <a:gd name="T133" fmla="*/ T132 w 1460"/>
                              <a:gd name="T134" fmla="+- 0 -318 -418"/>
                              <a:gd name="T135" fmla="*/ -318 h 602"/>
                              <a:gd name="T136" fmla="+- 0 3953 2574"/>
                              <a:gd name="T137" fmla="*/ T136 w 1460"/>
                              <a:gd name="T138" fmla="+- 0 -318 -418"/>
                              <a:gd name="T139" fmla="*/ -318 h 602"/>
                              <a:gd name="T140" fmla="+- 0 3993 2574"/>
                              <a:gd name="T141" fmla="*/ T140 w 1460"/>
                              <a:gd name="T142" fmla="+- 0 -313 -418"/>
                              <a:gd name="T143" fmla="*/ -313 h 602"/>
                              <a:gd name="T144" fmla="+- 0 4034 2574"/>
                              <a:gd name="T145" fmla="*/ T144 w 1460"/>
                              <a:gd name="T146" fmla="+- 0 -313 -418"/>
                              <a:gd name="T147" fmla="*/ -313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602">
                                <a:moveTo>
                                  <a:pt x="0" y="601"/>
                                </a:moveTo>
                                <a:lnTo>
                                  <a:pt x="41" y="437"/>
                                </a:lnTo>
                                <a:lnTo>
                                  <a:pt x="81" y="437"/>
                                </a:lnTo>
                                <a:lnTo>
                                  <a:pt x="122" y="327"/>
                                </a:lnTo>
                                <a:lnTo>
                                  <a:pt x="162" y="327"/>
                                </a:lnTo>
                                <a:lnTo>
                                  <a:pt x="203" y="234"/>
                                </a:lnTo>
                                <a:lnTo>
                                  <a:pt x="243" y="234"/>
                                </a:lnTo>
                                <a:lnTo>
                                  <a:pt x="284" y="152"/>
                                </a:lnTo>
                                <a:lnTo>
                                  <a:pt x="324" y="152"/>
                                </a:lnTo>
                                <a:lnTo>
                                  <a:pt x="365" y="100"/>
                                </a:lnTo>
                                <a:lnTo>
                                  <a:pt x="406" y="100"/>
                                </a:lnTo>
                                <a:lnTo>
                                  <a:pt x="446" y="38"/>
                                </a:lnTo>
                                <a:lnTo>
                                  <a:pt x="487" y="38"/>
                                </a:lnTo>
                                <a:lnTo>
                                  <a:pt x="527" y="20"/>
                                </a:lnTo>
                                <a:lnTo>
                                  <a:pt x="568" y="20"/>
                                </a:lnTo>
                                <a:lnTo>
                                  <a:pt x="608" y="11"/>
                                </a:lnTo>
                                <a:lnTo>
                                  <a:pt x="649" y="11"/>
                                </a:lnTo>
                                <a:lnTo>
                                  <a:pt x="689" y="3"/>
                                </a:lnTo>
                                <a:lnTo>
                                  <a:pt x="730" y="3"/>
                                </a:lnTo>
                                <a:lnTo>
                                  <a:pt x="771" y="0"/>
                                </a:lnTo>
                                <a:lnTo>
                                  <a:pt x="811" y="0"/>
                                </a:lnTo>
                                <a:lnTo>
                                  <a:pt x="852" y="3"/>
                                </a:lnTo>
                                <a:lnTo>
                                  <a:pt x="892" y="3"/>
                                </a:lnTo>
                                <a:lnTo>
                                  <a:pt x="933" y="15"/>
                                </a:lnTo>
                                <a:lnTo>
                                  <a:pt x="973" y="15"/>
                                </a:lnTo>
                                <a:lnTo>
                                  <a:pt x="1014" y="24"/>
                                </a:lnTo>
                                <a:lnTo>
                                  <a:pt x="1054" y="24"/>
                                </a:lnTo>
                                <a:lnTo>
                                  <a:pt x="1095" y="28"/>
                                </a:lnTo>
                                <a:lnTo>
                                  <a:pt x="1136" y="28"/>
                                </a:lnTo>
                                <a:lnTo>
                                  <a:pt x="1176" y="56"/>
                                </a:lnTo>
                                <a:lnTo>
                                  <a:pt x="1217" y="56"/>
                                </a:lnTo>
                                <a:lnTo>
                                  <a:pt x="1257" y="66"/>
                                </a:lnTo>
                                <a:lnTo>
                                  <a:pt x="1298" y="66"/>
                                </a:lnTo>
                                <a:lnTo>
                                  <a:pt x="1338" y="100"/>
                                </a:lnTo>
                                <a:lnTo>
                                  <a:pt x="1379" y="100"/>
                                </a:lnTo>
                                <a:lnTo>
                                  <a:pt x="1419" y="105"/>
                                </a:lnTo>
                                <a:lnTo>
                                  <a:pt x="1460" y="105"/>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 name="Freeform 1121"/>
                        <wps:cNvSpPr>
                          <a:spLocks/>
                        </wps:cNvSpPr>
                        <wps:spPr bwMode="auto">
                          <a:xfrm>
                            <a:off x="2574" y="-422"/>
                            <a:ext cx="1460" cy="594"/>
                          </a:xfrm>
                          <a:custGeom>
                            <a:avLst/>
                            <a:gdLst>
                              <a:gd name="T0" fmla="+- 0 2574 2574"/>
                              <a:gd name="T1" fmla="*/ T0 w 1460"/>
                              <a:gd name="T2" fmla="+- 0 172 -421"/>
                              <a:gd name="T3" fmla="*/ 172 h 594"/>
                              <a:gd name="T4" fmla="+- 0 2615 2574"/>
                              <a:gd name="T5" fmla="*/ T4 w 1460"/>
                              <a:gd name="T6" fmla="+- 0 1 -421"/>
                              <a:gd name="T7" fmla="*/ 1 h 594"/>
                              <a:gd name="T8" fmla="+- 0 2655 2574"/>
                              <a:gd name="T9" fmla="*/ T8 w 1460"/>
                              <a:gd name="T10" fmla="+- 0 1 -421"/>
                              <a:gd name="T11" fmla="*/ 1 h 594"/>
                              <a:gd name="T12" fmla="+- 0 2696 2574"/>
                              <a:gd name="T13" fmla="*/ T12 w 1460"/>
                              <a:gd name="T14" fmla="+- 0 -105 -421"/>
                              <a:gd name="T15" fmla="*/ -105 h 594"/>
                              <a:gd name="T16" fmla="+- 0 2736 2574"/>
                              <a:gd name="T17" fmla="*/ T16 w 1460"/>
                              <a:gd name="T18" fmla="+- 0 -105 -421"/>
                              <a:gd name="T19" fmla="*/ -105 h 594"/>
                              <a:gd name="T20" fmla="+- 0 2777 2574"/>
                              <a:gd name="T21" fmla="*/ T20 w 1460"/>
                              <a:gd name="T22" fmla="+- 0 -199 -421"/>
                              <a:gd name="T23" fmla="*/ -199 h 594"/>
                              <a:gd name="T24" fmla="+- 0 2817 2574"/>
                              <a:gd name="T25" fmla="*/ T24 w 1460"/>
                              <a:gd name="T26" fmla="+- 0 -199 -421"/>
                              <a:gd name="T27" fmla="*/ -199 h 594"/>
                              <a:gd name="T28" fmla="+- 0 2858 2574"/>
                              <a:gd name="T29" fmla="*/ T28 w 1460"/>
                              <a:gd name="T30" fmla="+- 0 -275 -421"/>
                              <a:gd name="T31" fmla="*/ -275 h 594"/>
                              <a:gd name="T32" fmla="+- 0 2898 2574"/>
                              <a:gd name="T33" fmla="*/ T32 w 1460"/>
                              <a:gd name="T34" fmla="+- 0 -275 -421"/>
                              <a:gd name="T35" fmla="*/ -275 h 594"/>
                              <a:gd name="T36" fmla="+- 0 2939 2574"/>
                              <a:gd name="T37" fmla="*/ T36 w 1460"/>
                              <a:gd name="T38" fmla="+- 0 -326 -421"/>
                              <a:gd name="T39" fmla="*/ -326 h 594"/>
                              <a:gd name="T40" fmla="+- 0 2980 2574"/>
                              <a:gd name="T41" fmla="*/ T40 w 1460"/>
                              <a:gd name="T42" fmla="+- 0 -326 -421"/>
                              <a:gd name="T43" fmla="*/ -326 h 594"/>
                              <a:gd name="T44" fmla="+- 0 3020 2574"/>
                              <a:gd name="T45" fmla="*/ T44 w 1460"/>
                              <a:gd name="T46" fmla="+- 0 -378 -421"/>
                              <a:gd name="T47" fmla="*/ -378 h 594"/>
                              <a:gd name="T48" fmla="+- 0 3061 2574"/>
                              <a:gd name="T49" fmla="*/ T48 w 1460"/>
                              <a:gd name="T50" fmla="+- 0 -378 -421"/>
                              <a:gd name="T51" fmla="*/ -378 h 594"/>
                              <a:gd name="T52" fmla="+- 0 3101 2574"/>
                              <a:gd name="T53" fmla="*/ T52 w 1460"/>
                              <a:gd name="T54" fmla="+- 0 -394 -421"/>
                              <a:gd name="T55" fmla="*/ -394 h 594"/>
                              <a:gd name="T56" fmla="+- 0 3142 2574"/>
                              <a:gd name="T57" fmla="*/ T56 w 1460"/>
                              <a:gd name="T58" fmla="+- 0 -394 -421"/>
                              <a:gd name="T59" fmla="*/ -394 h 594"/>
                              <a:gd name="T60" fmla="+- 0 3182 2574"/>
                              <a:gd name="T61" fmla="*/ T60 w 1460"/>
                              <a:gd name="T62" fmla="+- 0 -397 -421"/>
                              <a:gd name="T63" fmla="*/ -397 h 594"/>
                              <a:gd name="T64" fmla="+- 0 3223 2574"/>
                              <a:gd name="T65" fmla="*/ T64 w 1460"/>
                              <a:gd name="T66" fmla="+- 0 -397 -421"/>
                              <a:gd name="T67" fmla="*/ -397 h 594"/>
                              <a:gd name="T68" fmla="+- 0 3263 2574"/>
                              <a:gd name="T69" fmla="*/ T68 w 1460"/>
                              <a:gd name="T70" fmla="+- 0 -409 -421"/>
                              <a:gd name="T71" fmla="*/ -409 h 594"/>
                              <a:gd name="T72" fmla="+- 0 3304 2574"/>
                              <a:gd name="T73" fmla="*/ T72 w 1460"/>
                              <a:gd name="T74" fmla="+- 0 -409 -421"/>
                              <a:gd name="T75" fmla="*/ -409 h 594"/>
                              <a:gd name="T76" fmla="+- 0 3345 2574"/>
                              <a:gd name="T77" fmla="*/ T76 w 1460"/>
                              <a:gd name="T78" fmla="+- 0 -415 -421"/>
                              <a:gd name="T79" fmla="*/ -415 h 594"/>
                              <a:gd name="T80" fmla="+- 0 3385 2574"/>
                              <a:gd name="T81" fmla="*/ T80 w 1460"/>
                              <a:gd name="T82" fmla="+- 0 -415 -421"/>
                              <a:gd name="T83" fmla="*/ -415 h 594"/>
                              <a:gd name="T84" fmla="+- 0 3426 2574"/>
                              <a:gd name="T85" fmla="*/ T84 w 1460"/>
                              <a:gd name="T86" fmla="+- 0 -421 -421"/>
                              <a:gd name="T87" fmla="*/ -421 h 594"/>
                              <a:gd name="T88" fmla="+- 0 3466 2574"/>
                              <a:gd name="T89" fmla="*/ T88 w 1460"/>
                              <a:gd name="T90" fmla="+- 0 -421 -421"/>
                              <a:gd name="T91" fmla="*/ -421 h 594"/>
                              <a:gd name="T92" fmla="+- 0 3507 2574"/>
                              <a:gd name="T93" fmla="*/ T92 w 1460"/>
                              <a:gd name="T94" fmla="+- 0 -400 -421"/>
                              <a:gd name="T95" fmla="*/ -400 h 594"/>
                              <a:gd name="T96" fmla="+- 0 3547 2574"/>
                              <a:gd name="T97" fmla="*/ T96 w 1460"/>
                              <a:gd name="T98" fmla="+- 0 -400 -421"/>
                              <a:gd name="T99" fmla="*/ -400 h 594"/>
                              <a:gd name="T100" fmla="+- 0 3588 2574"/>
                              <a:gd name="T101" fmla="*/ T100 w 1460"/>
                              <a:gd name="T102" fmla="+- 0 -389 -421"/>
                              <a:gd name="T103" fmla="*/ -389 h 594"/>
                              <a:gd name="T104" fmla="+- 0 3628 2574"/>
                              <a:gd name="T105" fmla="*/ T104 w 1460"/>
                              <a:gd name="T106" fmla="+- 0 -389 -421"/>
                              <a:gd name="T107" fmla="*/ -389 h 594"/>
                              <a:gd name="T108" fmla="+- 0 3669 2574"/>
                              <a:gd name="T109" fmla="*/ T108 w 1460"/>
                              <a:gd name="T110" fmla="+- 0 -388 -421"/>
                              <a:gd name="T111" fmla="*/ -388 h 594"/>
                              <a:gd name="T112" fmla="+- 0 3710 2574"/>
                              <a:gd name="T113" fmla="*/ T112 w 1460"/>
                              <a:gd name="T114" fmla="+- 0 -388 -421"/>
                              <a:gd name="T115" fmla="*/ -388 h 594"/>
                              <a:gd name="T116" fmla="+- 0 3750 2574"/>
                              <a:gd name="T117" fmla="*/ T116 w 1460"/>
                              <a:gd name="T118" fmla="+- 0 -355 -421"/>
                              <a:gd name="T119" fmla="*/ -355 h 594"/>
                              <a:gd name="T120" fmla="+- 0 3791 2574"/>
                              <a:gd name="T121" fmla="*/ T120 w 1460"/>
                              <a:gd name="T122" fmla="+- 0 -355 -421"/>
                              <a:gd name="T123" fmla="*/ -355 h 594"/>
                              <a:gd name="T124" fmla="+- 0 3831 2574"/>
                              <a:gd name="T125" fmla="*/ T124 w 1460"/>
                              <a:gd name="T126" fmla="+- 0 -350 -421"/>
                              <a:gd name="T127" fmla="*/ -350 h 594"/>
                              <a:gd name="T128" fmla="+- 0 3872 2574"/>
                              <a:gd name="T129" fmla="*/ T128 w 1460"/>
                              <a:gd name="T130" fmla="+- 0 -350 -421"/>
                              <a:gd name="T131" fmla="*/ -350 h 594"/>
                              <a:gd name="T132" fmla="+- 0 3912 2574"/>
                              <a:gd name="T133" fmla="*/ T132 w 1460"/>
                              <a:gd name="T134" fmla="+- 0 -328 -421"/>
                              <a:gd name="T135" fmla="*/ -328 h 594"/>
                              <a:gd name="T136" fmla="+- 0 3953 2574"/>
                              <a:gd name="T137" fmla="*/ T136 w 1460"/>
                              <a:gd name="T138" fmla="+- 0 -328 -421"/>
                              <a:gd name="T139" fmla="*/ -328 h 594"/>
                              <a:gd name="T140" fmla="+- 0 3993 2574"/>
                              <a:gd name="T141" fmla="*/ T140 w 1460"/>
                              <a:gd name="T142" fmla="+- 0 -320 -421"/>
                              <a:gd name="T143" fmla="*/ -320 h 594"/>
                              <a:gd name="T144" fmla="+- 0 4034 2574"/>
                              <a:gd name="T145" fmla="*/ T144 w 1460"/>
                              <a:gd name="T146" fmla="+- 0 -320 -421"/>
                              <a:gd name="T147" fmla="*/ -320 h 5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594">
                                <a:moveTo>
                                  <a:pt x="0" y="593"/>
                                </a:moveTo>
                                <a:lnTo>
                                  <a:pt x="41" y="422"/>
                                </a:lnTo>
                                <a:lnTo>
                                  <a:pt x="81" y="422"/>
                                </a:lnTo>
                                <a:lnTo>
                                  <a:pt x="122" y="316"/>
                                </a:lnTo>
                                <a:lnTo>
                                  <a:pt x="162" y="316"/>
                                </a:lnTo>
                                <a:lnTo>
                                  <a:pt x="203" y="222"/>
                                </a:lnTo>
                                <a:lnTo>
                                  <a:pt x="243" y="222"/>
                                </a:lnTo>
                                <a:lnTo>
                                  <a:pt x="284" y="146"/>
                                </a:lnTo>
                                <a:lnTo>
                                  <a:pt x="324" y="146"/>
                                </a:lnTo>
                                <a:lnTo>
                                  <a:pt x="365" y="95"/>
                                </a:lnTo>
                                <a:lnTo>
                                  <a:pt x="406" y="95"/>
                                </a:lnTo>
                                <a:lnTo>
                                  <a:pt x="446" y="43"/>
                                </a:lnTo>
                                <a:lnTo>
                                  <a:pt x="487" y="43"/>
                                </a:lnTo>
                                <a:lnTo>
                                  <a:pt x="527" y="27"/>
                                </a:lnTo>
                                <a:lnTo>
                                  <a:pt x="568" y="27"/>
                                </a:lnTo>
                                <a:lnTo>
                                  <a:pt x="608" y="24"/>
                                </a:lnTo>
                                <a:lnTo>
                                  <a:pt x="649" y="24"/>
                                </a:lnTo>
                                <a:lnTo>
                                  <a:pt x="689" y="12"/>
                                </a:lnTo>
                                <a:lnTo>
                                  <a:pt x="730" y="12"/>
                                </a:lnTo>
                                <a:lnTo>
                                  <a:pt x="771" y="6"/>
                                </a:lnTo>
                                <a:lnTo>
                                  <a:pt x="811" y="6"/>
                                </a:lnTo>
                                <a:lnTo>
                                  <a:pt x="852" y="0"/>
                                </a:lnTo>
                                <a:lnTo>
                                  <a:pt x="892" y="0"/>
                                </a:lnTo>
                                <a:lnTo>
                                  <a:pt x="933" y="21"/>
                                </a:lnTo>
                                <a:lnTo>
                                  <a:pt x="973" y="21"/>
                                </a:lnTo>
                                <a:lnTo>
                                  <a:pt x="1014" y="32"/>
                                </a:lnTo>
                                <a:lnTo>
                                  <a:pt x="1054" y="32"/>
                                </a:lnTo>
                                <a:lnTo>
                                  <a:pt x="1095" y="33"/>
                                </a:lnTo>
                                <a:lnTo>
                                  <a:pt x="1136" y="33"/>
                                </a:lnTo>
                                <a:lnTo>
                                  <a:pt x="1176" y="66"/>
                                </a:lnTo>
                                <a:lnTo>
                                  <a:pt x="1217" y="66"/>
                                </a:lnTo>
                                <a:lnTo>
                                  <a:pt x="1257" y="71"/>
                                </a:lnTo>
                                <a:lnTo>
                                  <a:pt x="1298" y="71"/>
                                </a:lnTo>
                                <a:lnTo>
                                  <a:pt x="1338" y="93"/>
                                </a:lnTo>
                                <a:lnTo>
                                  <a:pt x="1379" y="93"/>
                                </a:lnTo>
                                <a:lnTo>
                                  <a:pt x="1419" y="101"/>
                                </a:lnTo>
                                <a:lnTo>
                                  <a:pt x="1460" y="101"/>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Freeform 1120"/>
                        <wps:cNvSpPr>
                          <a:spLocks/>
                        </wps:cNvSpPr>
                        <wps:spPr bwMode="auto">
                          <a:xfrm>
                            <a:off x="2574" y="-379"/>
                            <a:ext cx="1460" cy="488"/>
                          </a:xfrm>
                          <a:custGeom>
                            <a:avLst/>
                            <a:gdLst>
                              <a:gd name="T0" fmla="+- 0 2574 2574"/>
                              <a:gd name="T1" fmla="*/ T0 w 1460"/>
                              <a:gd name="T2" fmla="+- 0 109 -379"/>
                              <a:gd name="T3" fmla="*/ 109 h 488"/>
                              <a:gd name="T4" fmla="+- 0 2615 2574"/>
                              <a:gd name="T5" fmla="*/ T4 w 1460"/>
                              <a:gd name="T6" fmla="+- 0 -67 -379"/>
                              <a:gd name="T7" fmla="*/ -67 h 488"/>
                              <a:gd name="T8" fmla="+- 0 2655 2574"/>
                              <a:gd name="T9" fmla="*/ T8 w 1460"/>
                              <a:gd name="T10" fmla="+- 0 -67 -379"/>
                              <a:gd name="T11" fmla="*/ -67 h 488"/>
                              <a:gd name="T12" fmla="+- 0 2696 2574"/>
                              <a:gd name="T13" fmla="*/ T12 w 1460"/>
                              <a:gd name="T14" fmla="+- 0 -179 -379"/>
                              <a:gd name="T15" fmla="*/ -179 h 488"/>
                              <a:gd name="T16" fmla="+- 0 2736 2574"/>
                              <a:gd name="T17" fmla="*/ T16 w 1460"/>
                              <a:gd name="T18" fmla="+- 0 -179 -379"/>
                              <a:gd name="T19" fmla="*/ -179 h 488"/>
                              <a:gd name="T20" fmla="+- 0 2777 2574"/>
                              <a:gd name="T21" fmla="*/ T20 w 1460"/>
                              <a:gd name="T22" fmla="+- 0 -256 -379"/>
                              <a:gd name="T23" fmla="*/ -256 h 488"/>
                              <a:gd name="T24" fmla="+- 0 2817 2574"/>
                              <a:gd name="T25" fmla="*/ T24 w 1460"/>
                              <a:gd name="T26" fmla="+- 0 -256 -379"/>
                              <a:gd name="T27" fmla="*/ -256 h 488"/>
                              <a:gd name="T28" fmla="+- 0 2858 2574"/>
                              <a:gd name="T29" fmla="*/ T28 w 1460"/>
                              <a:gd name="T30" fmla="+- 0 -321 -379"/>
                              <a:gd name="T31" fmla="*/ -321 h 488"/>
                              <a:gd name="T32" fmla="+- 0 2898 2574"/>
                              <a:gd name="T33" fmla="*/ T32 w 1460"/>
                              <a:gd name="T34" fmla="+- 0 -321 -379"/>
                              <a:gd name="T35" fmla="*/ -321 h 488"/>
                              <a:gd name="T36" fmla="+- 0 2939 2574"/>
                              <a:gd name="T37" fmla="*/ T36 w 1460"/>
                              <a:gd name="T38" fmla="+- 0 -354 -379"/>
                              <a:gd name="T39" fmla="*/ -354 h 488"/>
                              <a:gd name="T40" fmla="+- 0 2980 2574"/>
                              <a:gd name="T41" fmla="*/ T40 w 1460"/>
                              <a:gd name="T42" fmla="+- 0 -354 -379"/>
                              <a:gd name="T43" fmla="*/ -354 h 488"/>
                              <a:gd name="T44" fmla="+- 0 3020 2574"/>
                              <a:gd name="T45" fmla="*/ T44 w 1460"/>
                              <a:gd name="T46" fmla="+- 0 -358 -379"/>
                              <a:gd name="T47" fmla="*/ -358 h 488"/>
                              <a:gd name="T48" fmla="+- 0 3061 2574"/>
                              <a:gd name="T49" fmla="*/ T48 w 1460"/>
                              <a:gd name="T50" fmla="+- 0 -358 -379"/>
                              <a:gd name="T51" fmla="*/ -358 h 488"/>
                              <a:gd name="T52" fmla="+- 0 3101 2574"/>
                              <a:gd name="T53" fmla="*/ T52 w 1460"/>
                              <a:gd name="T54" fmla="+- 0 -379 -379"/>
                              <a:gd name="T55" fmla="*/ -379 h 488"/>
                              <a:gd name="T56" fmla="+- 0 3142 2574"/>
                              <a:gd name="T57" fmla="*/ T56 w 1460"/>
                              <a:gd name="T58" fmla="+- 0 -379 -379"/>
                              <a:gd name="T59" fmla="*/ -379 h 488"/>
                              <a:gd name="T60" fmla="+- 0 3182 2574"/>
                              <a:gd name="T61" fmla="*/ T60 w 1460"/>
                              <a:gd name="T62" fmla="+- 0 -378 -379"/>
                              <a:gd name="T63" fmla="*/ -378 h 488"/>
                              <a:gd name="T64" fmla="+- 0 3223 2574"/>
                              <a:gd name="T65" fmla="*/ T64 w 1460"/>
                              <a:gd name="T66" fmla="+- 0 -378 -379"/>
                              <a:gd name="T67" fmla="*/ -378 h 488"/>
                              <a:gd name="T68" fmla="+- 0 3263 2574"/>
                              <a:gd name="T69" fmla="*/ T68 w 1460"/>
                              <a:gd name="T70" fmla="+- 0 -365 -379"/>
                              <a:gd name="T71" fmla="*/ -365 h 488"/>
                              <a:gd name="T72" fmla="+- 0 3304 2574"/>
                              <a:gd name="T73" fmla="*/ T72 w 1460"/>
                              <a:gd name="T74" fmla="+- 0 -365 -379"/>
                              <a:gd name="T75" fmla="*/ -365 h 488"/>
                              <a:gd name="T76" fmla="+- 0 3345 2574"/>
                              <a:gd name="T77" fmla="*/ T76 w 1460"/>
                              <a:gd name="T78" fmla="+- 0 -364 -379"/>
                              <a:gd name="T79" fmla="*/ -364 h 488"/>
                              <a:gd name="T80" fmla="+- 0 3385 2574"/>
                              <a:gd name="T81" fmla="*/ T80 w 1460"/>
                              <a:gd name="T82" fmla="+- 0 -364 -379"/>
                              <a:gd name="T83" fmla="*/ -364 h 488"/>
                              <a:gd name="T84" fmla="+- 0 3426 2574"/>
                              <a:gd name="T85" fmla="*/ T84 w 1460"/>
                              <a:gd name="T86" fmla="+- 0 -344 -379"/>
                              <a:gd name="T87" fmla="*/ -344 h 488"/>
                              <a:gd name="T88" fmla="+- 0 3466 2574"/>
                              <a:gd name="T89" fmla="*/ T88 w 1460"/>
                              <a:gd name="T90" fmla="+- 0 -344 -379"/>
                              <a:gd name="T91" fmla="*/ -344 h 488"/>
                              <a:gd name="T92" fmla="+- 0 3507 2574"/>
                              <a:gd name="T93" fmla="*/ T92 w 1460"/>
                              <a:gd name="T94" fmla="+- 0 -338 -379"/>
                              <a:gd name="T95" fmla="*/ -338 h 488"/>
                              <a:gd name="T96" fmla="+- 0 3547 2574"/>
                              <a:gd name="T97" fmla="*/ T96 w 1460"/>
                              <a:gd name="T98" fmla="+- 0 -338 -379"/>
                              <a:gd name="T99" fmla="*/ -338 h 488"/>
                              <a:gd name="T100" fmla="+- 0 3588 2574"/>
                              <a:gd name="T101" fmla="*/ T100 w 1460"/>
                              <a:gd name="T102" fmla="+- 0 -314 -379"/>
                              <a:gd name="T103" fmla="*/ -314 h 488"/>
                              <a:gd name="T104" fmla="+- 0 3628 2574"/>
                              <a:gd name="T105" fmla="*/ T104 w 1460"/>
                              <a:gd name="T106" fmla="+- 0 -314 -379"/>
                              <a:gd name="T107" fmla="*/ -314 h 488"/>
                              <a:gd name="T108" fmla="+- 0 3669 2574"/>
                              <a:gd name="T109" fmla="*/ T108 w 1460"/>
                              <a:gd name="T110" fmla="+- 0 -301 -379"/>
                              <a:gd name="T111" fmla="*/ -301 h 488"/>
                              <a:gd name="T112" fmla="+- 0 3710 2574"/>
                              <a:gd name="T113" fmla="*/ T112 w 1460"/>
                              <a:gd name="T114" fmla="+- 0 -301 -379"/>
                              <a:gd name="T115" fmla="*/ -301 h 488"/>
                              <a:gd name="T116" fmla="+- 0 3750 2574"/>
                              <a:gd name="T117" fmla="*/ T116 w 1460"/>
                              <a:gd name="T118" fmla="+- 0 -272 -379"/>
                              <a:gd name="T119" fmla="*/ -272 h 488"/>
                              <a:gd name="T120" fmla="+- 0 3791 2574"/>
                              <a:gd name="T121" fmla="*/ T120 w 1460"/>
                              <a:gd name="T122" fmla="+- 0 -272 -379"/>
                              <a:gd name="T123" fmla="*/ -272 h 488"/>
                              <a:gd name="T124" fmla="+- 0 3831 2574"/>
                              <a:gd name="T125" fmla="*/ T124 w 1460"/>
                              <a:gd name="T126" fmla="+- 0 -268 -379"/>
                              <a:gd name="T127" fmla="*/ -268 h 488"/>
                              <a:gd name="T128" fmla="+- 0 3872 2574"/>
                              <a:gd name="T129" fmla="*/ T128 w 1460"/>
                              <a:gd name="T130" fmla="+- 0 -268 -379"/>
                              <a:gd name="T131" fmla="*/ -268 h 488"/>
                              <a:gd name="T132" fmla="+- 0 3912 2574"/>
                              <a:gd name="T133" fmla="*/ T132 w 1460"/>
                              <a:gd name="T134" fmla="+- 0 -246 -379"/>
                              <a:gd name="T135" fmla="*/ -246 h 488"/>
                              <a:gd name="T136" fmla="+- 0 3953 2574"/>
                              <a:gd name="T137" fmla="*/ T136 w 1460"/>
                              <a:gd name="T138" fmla="+- 0 -246 -379"/>
                              <a:gd name="T139" fmla="*/ -246 h 488"/>
                              <a:gd name="T140" fmla="+- 0 3993 2574"/>
                              <a:gd name="T141" fmla="*/ T140 w 1460"/>
                              <a:gd name="T142" fmla="+- 0 -227 -379"/>
                              <a:gd name="T143" fmla="*/ -227 h 488"/>
                              <a:gd name="T144" fmla="+- 0 4034 2574"/>
                              <a:gd name="T145" fmla="*/ T144 w 1460"/>
                              <a:gd name="T146" fmla="+- 0 -227 -379"/>
                              <a:gd name="T147" fmla="*/ -227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88">
                                <a:moveTo>
                                  <a:pt x="0" y="488"/>
                                </a:moveTo>
                                <a:lnTo>
                                  <a:pt x="41" y="312"/>
                                </a:lnTo>
                                <a:lnTo>
                                  <a:pt x="81" y="312"/>
                                </a:lnTo>
                                <a:lnTo>
                                  <a:pt x="122" y="200"/>
                                </a:lnTo>
                                <a:lnTo>
                                  <a:pt x="162" y="200"/>
                                </a:lnTo>
                                <a:lnTo>
                                  <a:pt x="203" y="123"/>
                                </a:lnTo>
                                <a:lnTo>
                                  <a:pt x="243" y="123"/>
                                </a:lnTo>
                                <a:lnTo>
                                  <a:pt x="284" y="58"/>
                                </a:lnTo>
                                <a:lnTo>
                                  <a:pt x="324" y="58"/>
                                </a:lnTo>
                                <a:lnTo>
                                  <a:pt x="365" y="25"/>
                                </a:lnTo>
                                <a:lnTo>
                                  <a:pt x="406" y="25"/>
                                </a:lnTo>
                                <a:lnTo>
                                  <a:pt x="446" y="21"/>
                                </a:lnTo>
                                <a:lnTo>
                                  <a:pt x="487" y="21"/>
                                </a:lnTo>
                                <a:lnTo>
                                  <a:pt x="527" y="0"/>
                                </a:lnTo>
                                <a:lnTo>
                                  <a:pt x="568" y="0"/>
                                </a:lnTo>
                                <a:lnTo>
                                  <a:pt x="608" y="1"/>
                                </a:lnTo>
                                <a:lnTo>
                                  <a:pt x="649" y="1"/>
                                </a:lnTo>
                                <a:lnTo>
                                  <a:pt x="689" y="14"/>
                                </a:lnTo>
                                <a:lnTo>
                                  <a:pt x="730" y="14"/>
                                </a:lnTo>
                                <a:lnTo>
                                  <a:pt x="771" y="15"/>
                                </a:lnTo>
                                <a:lnTo>
                                  <a:pt x="811" y="15"/>
                                </a:lnTo>
                                <a:lnTo>
                                  <a:pt x="852" y="35"/>
                                </a:lnTo>
                                <a:lnTo>
                                  <a:pt x="892" y="35"/>
                                </a:lnTo>
                                <a:lnTo>
                                  <a:pt x="933" y="41"/>
                                </a:lnTo>
                                <a:lnTo>
                                  <a:pt x="973" y="41"/>
                                </a:lnTo>
                                <a:lnTo>
                                  <a:pt x="1014" y="65"/>
                                </a:lnTo>
                                <a:lnTo>
                                  <a:pt x="1054" y="65"/>
                                </a:lnTo>
                                <a:lnTo>
                                  <a:pt x="1095" y="78"/>
                                </a:lnTo>
                                <a:lnTo>
                                  <a:pt x="1136" y="78"/>
                                </a:lnTo>
                                <a:lnTo>
                                  <a:pt x="1176" y="107"/>
                                </a:lnTo>
                                <a:lnTo>
                                  <a:pt x="1217" y="107"/>
                                </a:lnTo>
                                <a:lnTo>
                                  <a:pt x="1257" y="111"/>
                                </a:lnTo>
                                <a:lnTo>
                                  <a:pt x="1298" y="111"/>
                                </a:lnTo>
                                <a:lnTo>
                                  <a:pt x="1338" y="133"/>
                                </a:lnTo>
                                <a:lnTo>
                                  <a:pt x="1379" y="133"/>
                                </a:lnTo>
                                <a:lnTo>
                                  <a:pt x="1419" y="152"/>
                                </a:lnTo>
                                <a:lnTo>
                                  <a:pt x="1460" y="152"/>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7" name="Freeform 1119"/>
                        <wps:cNvSpPr>
                          <a:spLocks/>
                        </wps:cNvSpPr>
                        <wps:spPr bwMode="auto">
                          <a:xfrm>
                            <a:off x="2574" y="-378"/>
                            <a:ext cx="1460" cy="457"/>
                          </a:xfrm>
                          <a:custGeom>
                            <a:avLst/>
                            <a:gdLst>
                              <a:gd name="T0" fmla="+- 0 2574 2574"/>
                              <a:gd name="T1" fmla="*/ T0 w 1460"/>
                              <a:gd name="T2" fmla="+- 0 80 -377"/>
                              <a:gd name="T3" fmla="*/ 80 h 457"/>
                              <a:gd name="T4" fmla="+- 0 2615 2574"/>
                              <a:gd name="T5" fmla="*/ T4 w 1460"/>
                              <a:gd name="T6" fmla="+- 0 -90 -377"/>
                              <a:gd name="T7" fmla="*/ -90 h 457"/>
                              <a:gd name="T8" fmla="+- 0 2655 2574"/>
                              <a:gd name="T9" fmla="*/ T8 w 1460"/>
                              <a:gd name="T10" fmla="+- 0 -90 -377"/>
                              <a:gd name="T11" fmla="*/ -90 h 457"/>
                              <a:gd name="T12" fmla="+- 0 2696 2574"/>
                              <a:gd name="T13" fmla="*/ T12 w 1460"/>
                              <a:gd name="T14" fmla="+- 0 -191 -377"/>
                              <a:gd name="T15" fmla="*/ -191 h 457"/>
                              <a:gd name="T16" fmla="+- 0 2736 2574"/>
                              <a:gd name="T17" fmla="*/ T16 w 1460"/>
                              <a:gd name="T18" fmla="+- 0 -191 -377"/>
                              <a:gd name="T19" fmla="*/ -191 h 457"/>
                              <a:gd name="T20" fmla="+- 0 2777 2574"/>
                              <a:gd name="T21" fmla="*/ T20 w 1460"/>
                              <a:gd name="T22" fmla="+- 0 -273 -377"/>
                              <a:gd name="T23" fmla="*/ -273 h 457"/>
                              <a:gd name="T24" fmla="+- 0 2817 2574"/>
                              <a:gd name="T25" fmla="*/ T24 w 1460"/>
                              <a:gd name="T26" fmla="+- 0 -273 -377"/>
                              <a:gd name="T27" fmla="*/ -273 h 457"/>
                              <a:gd name="T28" fmla="+- 0 2858 2574"/>
                              <a:gd name="T29" fmla="*/ T28 w 1460"/>
                              <a:gd name="T30" fmla="+- 0 -337 -377"/>
                              <a:gd name="T31" fmla="*/ -337 h 457"/>
                              <a:gd name="T32" fmla="+- 0 2898 2574"/>
                              <a:gd name="T33" fmla="*/ T32 w 1460"/>
                              <a:gd name="T34" fmla="+- 0 -337 -377"/>
                              <a:gd name="T35" fmla="*/ -337 h 457"/>
                              <a:gd name="T36" fmla="+- 0 2939 2574"/>
                              <a:gd name="T37" fmla="*/ T36 w 1460"/>
                              <a:gd name="T38" fmla="+- 0 -370 -377"/>
                              <a:gd name="T39" fmla="*/ -370 h 457"/>
                              <a:gd name="T40" fmla="+- 0 2980 2574"/>
                              <a:gd name="T41" fmla="*/ T40 w 1460"/>
                              <a:gd name="T42" fmla="+- 0 -370 -377"/>
                              <a:gd name="T43" fmla="*/ -370 h 457"/>
                              <a:gd name="T44" fmla="+- 0 3020 2574"/>
                              <a:gd name="T45" fmla="*/ T44 w 1460"/>
                              <a:gd name="T46" fmla="+- 0 -372 -377"/>
                              <a:gd name="T47" fmla="*/ -372 h 457"/>
                              <a:gd name="T48" fmla="+- 0 3061 2574"/>
                              <a:gd name="T49" fmla="*/ T48 w 1460"/>
                              <a:gd name="T50" fmla="+- 0 -372 -377"/>
                              <a:gd name="T51" fmla="*/ -372 h 457"/>
                              <a:gd name="T52" fmla="+- 0 3101 2574"/>
                              <a:gd name="T53" fmla="*/ T52 w 1460"/>
                              <a:gd name="T54" fmla="+- 0 -377 -377"/>
                              <a:gd name="T55" fmla="*/ -377 h 457"/>
                              <a:gd name="T56" fmla="+- 0 3142 2574"/>
                              <a:gd name="T57" fmla="*/ T56 w 1460"/>
                              <a:gd name="T58" fmla="+- 0 -377 -377"/>
                              <a:gd name="T59" fmla="*/ -377 h 457"/>
                              <a:gd name="T60" fmla="+- 0 3182 2574"/>
                              <a:gd name="T61" fmla="*/ T60 w 1460"/>
                              <a:gd name="T62" fmla="+- 0 -370 -377"/>
                              <a:gd name="T63" fmla="*/ -370 h 457"/>
                              <a:gd name="T64" fmla="+- 0 3223 2574"/>
                              <a:gd name="T65" fmla="*/ T64 w 1460"/>
                              <a:gd name="T66" fmla="+- 0 -370 -377"/>
                              <a:gd name="T67" fmla="*/ -370 h 457"/>
                              <a:gd name="T68" fmla="+- 0 3263 2574"/>
                              <a:gd name="T69" fmla="*/ T68 w 1460"/>
                              <a:gd name="T70" fmla="+- 0 -358 -377"/>
                              <a:gd name="T71" fmla="*/ -358 h 457"/>
                              <a:gd name="T72" fmla="+- 0 3304 2574"/>
                              <a:gd name="T73" fmla="*/ T72 w 1460"/>
                              <a:gd name="T74" fmla="+- 0 -358 -377"/>
                              <a:gd name="T75" fmla="*/ -358 h 457"/>
                              <a:gd name="T76" fmla="+- 0 3345 2574"/>
                              <a:gd name="T77" fmla="*/ T76 w 1460"/>
                              <a:gd name="T78" fmla="+- 0 -358 -377"/>
                              <a:gd name="T79" fmla="*/ -358 h 457"/>
                              <a:gd name="T80" fmla="+- 0 3385 2574"/>
                              <a:gd name="T81" fmla="*/ T80 w 1460"/>
                              <a:gd name="T82" fmla="+- 0 -358 -377"/>
                              <a:gd name="T83" fmla="*/ -358 h 457"/>
                              <a:gd name="T84" fmla="+- 0 3426 2574"/>
                              <a:gd name="T85" fmla="*/ T84 w 1460"/>
                              <a:gd name="T86" fmla="+- 0 -337 -377"/>
                              <a:gd name="T87" fmla="*/ -337 h 457"/>
                              <a:gd name="T88" fmla="+- 0 3466 2574"/>
                              <a:gd name="T89" fmla="*/ T88 w 1460"/>
                              <a:gd name="T90" fmla="+- 0 -337 -377"/>
                              <a:gd name="T91" fmla="*/ -337 h 457"/>
                              <a:gd name="T92" fmla="+- 0 3507 2574"/>
                              <a:gd name="T93" fmla="*/ T92 w 1460"/>
                              <a:gd name="T94" fmla="+- 0 -324 -377"/>
                              <a:gd name="T95" fmla="*/ -324 h 457"/>
                              <a:gd name="T96" fmla="+- 0 3547 2574"/>
                              <a:gd name="T97" fmla="*/ T96 w 1460"/>
                              <a:gd name="T98" fmla="+- 0 -324 -377"/>
                              <a:gd name="T99" fmla="*/ -324 h 457"/>
                              <a:gd name="T100" fmla="+- 0 3588 2574"/>
                              <a:gd name="T101" fmla="*/ T100 w 1460"/>
                              <a:gd name="T102" fmla="+- 0 -314 -377"/>
                              <a:gd name="T103" fmla="*/ -314 h 457"/>
                              <a:gd name="T104" fmla="+- 0 3628 2574"/>
                              <a:gd name="T105" fmla="*/ T104 w 1460"/>
                              <a:gd name="T106" fmla="+- 0 -314 -377"/>
                              <a:gd name="T107" fmla="*/ -314 h 457"/>
                              <a:gd name="T108" fmla="+- 0 3669 2574"/>
                              <a:gd name="T109" fmla="*/ T108 w 1460"/>
                              <a:gd name="T110" fmla="+- 0 -303 -377"/>
                              <a:gd name="T111" fmla="*/ -303 h 457"/>
                              <a:gd name="T112" fmla="+- 0 3710 2574"/>
                              <a:gd name="T113" fmla="*/ T112 w 1460"/>
                              <a:gd name="T114" fmla="+- 0 -303 -377"/>
                              <a:gd name="T115" fmla="*/ -303 h 457"/>
                              <a:gd name="T116" fmla="+- 0 3750 2574"/>
                              <a:gd name="T117" fmla="*/ T116 w 1460"/>
                              <a:gd name="T118" fmla="+- 0 -274 -377"/>
                              <a:gd name="T119" fmla="*/ -274 h 457"/>
                              <a:gd name="T120" fmla="+- 0 3791 2574"/>
                              <a:gd name="T121" fmla="*/ T120 w 1460"/>
                              <a:gd name="T122" fmla="+- 0 -274 -377"/>
                              <a:gd name="T123" fmla="*/ -274 h 457"/>
                              <a:gd name="T124" fmla="+- 0 3831 2574"/>
                              <a:gd name="T125" fmla="*/ T124 w 1460"/>
                              <a:gd name="T126" fmla="+- 0 -259 -377"/>
                              <a:gd name="T127" fmla="*/ -259 h 457"/>
                              <a:gd name="T128" fmla="+- 0 3872 2574"/>
                              <a:gd name="T129" fmla="*/ T128 w 1460"/>
                              <a:gd name="T130" fmla="+- 0 -259 -377"/>
                              <a:gd name="T131" fmla="*/ -259 h 457"/>
                              <a:gd name="T132" fmla="+- 0 3912 2574"/>
                              <a:gd name="T133" fmla="*/ T132 w 1460"/>
                              <a:gd name="T134" fmla="+- 0 -237 -377"/>
                              <a:gd name="T135" fmla="*/ -237 h 457"/>
                              <a:gd name="T136" fmla="+- 0 3953 2574"/>
                              <a:gd name="T137" fmla="*/ T136 w 1460"/>
                              <a:gd name="T138" fmla="+- 0 -237 -377"/>
                              <a:gd name="T139" fmla="*/ -237 h 457"/>
                              <a:gd name="T140" fmla="+- 0 3993 2574"/>
                              <a:gd name="T141" fmla="*/ T140 w 1460"/>
                              <a:gd name="T142" fmla="+- 0 -225 -377"/>
                              <a:gd name="T143" fmla="*/ -225 h 457"/>
                              <a:gd name="T144" fmla="+- 0 4034 2574"/>
                              <a:gd name="T145" fmla="*/ T144 w 1460"/>
                              <a:gd name="T146" fmla="+- 0 -225 -377"/>
                              <a:gd name="T147" fmla="*/ -225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57">
                                <a:moveTo>
                                  <a:pt x="0" y="457"/>
                                </a:moveTo>
                                <a:lnTo>
                                  <a:pt x="41" y="287"/>
                                </a:lnTo>
                                <a:lnTo>
                                  <a:pt x="81" y="287"/>
                                </a:lnTo>
                                <a:lnTo>
                                  <a:pt x="122" y="186"/>
                                </a:lnTo>
                                <a:lnTo>
                                  <a:pt x="162" y="186"/>
                                </a:lnTo>
                                <a:lnTo>
                                  <a:pt x="203" y="104"/>
                                </a:lnTo>
                                <a:lnTo>
                                  <a:pt x="243" y="104"/>
                                </a:lnTo>
                                <a:lnTo>
                                  <a:pt x="284" y="40"/>
                                </a:lnTo>
                                <a:lnTo>
                                  <a:pt x="324" y="40"/>
                                </a:lnTo>
                                <a:lnTo>
                                  <a:pt x="365" y="7"/>
                                </a:lnTo>
                                <a:lnTo>
                                  <a:pt x="406" y="7"/>
                                </a:lnTo>
                                <a:lnTo>
                                  <a:pt x="446" y="5"/>
                                </a:lnTo>
                                <a:lnTo>
                                  <a:pt x="487" y="5"/>
                                </a:lnTo>
                                <a:lnTo>
                                  <a:pt x="527" y="0"/>
                                </a:lnTo>
                                <a:lnTo>
                                  <a:pt x="568" y="0"/>
                                </a:lnTo>
                                <a:lnTo>
                                  <a:pt x="608" y="7"/>
                                </a:lnTo>
                                <a:lnTo>
                                  <a:pt x="649" y="7"/>
                                </a:lnTo>
                                <a:lnTo>
                                  <a:pt x="689" y="19"/>
                                </a:lnTo>
                                <a:lnTo>
                                  <a:pt x="730" y="19"/>
                                </a:lnTo>
                                <a:lnTo>
                                  <a:pt x="771" y="19"/>
                                </a:lnTo>
                                <a:lnTo>
                                  <a:pt x="811" y="19"/>
                                </a:lnTo>
                                <a:lnTo>
                                  <a:pt x="852" y="40"/>
                                </a:lnTo>
                                <a:lnTo>
                                  <a:pt x="892" y="40"/>
                                </a:lnTo>
                                <a:lnTo>
                                  <a:pt x="933" y="53"/>
                                </a:lnTo>
                                <a:lnTo>
                                  <a:pt x="973" y="53"/>
                                </a:lnTo>
                                <a:lnTo>
                                  <a:pt x="1014" y="63"/>
                                </a:lnTo>
                                <a:lnTo>
                                  <a:pt x="1054" y="63"/>
                                </a:lnTo>
                                <a:lnTo>
                                  <a:pt x="1095" y="74"/>
                                </a:lnTo>
                                <a:lnTo>
                                  <a:pt x="1136" y="74"/>
                                </a:lnTo>
                                <a:lnTo>
                                  <a:pt x="1176" y="103"/>
                                </a:lnTo>
                                <a:lnTo>
                                  <a:pt x="1217" y="103"/>
                                </a:lnTo>
                                <a:lnTo>
                                  <a:pt x="1257" y="118"/>
                                </a:lnTo>
                                <a:lnTo>
                                  <a:pt x="1298" y="118"/>
                                </a:lnTo>
                                <a:lnTo>
                                  <a:pt x="1338" y="140"/>
                                </a:lnTo>
                                <a:lnTo>
                                  <a:pt x="1379" y="140"/>
                                </a:lnTo>
                                <a:lnTo>
                                  <a:pt x="1419" y="152"/>
                                </a:lnTo>
                                <a:lnTo>
                                  <a:pt x="1460" y="152"/>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AutoShape 1118"/>
                        <wps:cNvSpPr>
                          <a:spLocks/>
                        </wps:cNvSpPr>
                        <wps:spPr bwMode="auto">
                          <a:xfrm>
                            <a:off x="2574" y="-1122"/>
                            <a:ext cx="1460" cy="1483"/>
                          </a:xfrm>
                          <a:custGeom>
                            <a:avLst/>
                            <a:gdLst>
                              <a:gd name="T0" fmla="+- 0 2574 2574"/>
                              <a:gd name="T1" fmla="*/ T0 w 1460"/>
                              <a:gd name="T2" fmla="+- 0 361 -1122"/>
                              <a:gd name="T3" fmla="*/ 361 h 1483"/>
                              <a:gd name="T4" fmla="+- 0 2574 2574"/>
                              <a:gd name="T5" fmla="*/ T4 w 1460"/>
                              <a:gd name="T6" fmla="+- 0 -1122 -1122"/>
                              <a:gd name="T7" fmla="*/ -1122 h 1483"/>
                              <a:gd name="T8" fmla="+- 0 4034 2574"/>
                              <a:gd name="T9" fmla="*/ T8 w 1460"/>
                              <a:gd name="T10" fmla="+- 0 361 -1122"/>
                              <a:gd name="T11" fmla="*/ 361 h 1483"/>
                              <a:gd name="T12" fmla="+- 0 4034 2574"/>
                              <a:gd name="T13" fmla="*/ T12 w 1460"/>
                              <a:gd name="T14" fmla="+- 0 -1122 -1122"/>
                              <a:gd name="T15" fmla="*/ -1122 h 1483"/>
                              <a:gd name="T16" fmla="+- 0 2574 2574"/>
                              <a:gd name="T17" fmla="*/ T16 w 1460"/>
                              <a:gd name="T18" fmla="+- 0 361 -1122"/>
                              <a:gd name="T19" fmla="*/ 361 h 1483"/>
                              <a:gd name="T20" fmla="+- 0 4034 2574"/>
                              <a:gd name="T21" fmla="*/ T20 w 1460"/>
                              <a:gd name="T22" fmla="+- 0 361 -1122"/>
                              <a:gd name="T23" fmla="*/ 361 h 1483"/>
                              <a:gd name="T24" fmla="+- 0 2574 2574"/>
                              <a:gd name="T25" fmla="*/ T24 w 1460"/>
                              <a:gd name="T26" fmla="+- 0 -1122 -1122"/>
                              <a:gd name="T27" fmla="*/ -1122 h 1483"/>
                              <a:gd name="T28" fmla="+- 0 4034 2574"/>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 name="AutoShape 1117"/>
                        <wps:cNvSpPr>
                          <a:spLocks/>
                        </wps:cNvSpPr>
                        <wps:spPr bwMode="auto">
                          <a:xfrm>
                            <a:off x="2955" y="-430"/>
                            <a:ext cx="48" cy="48"/>
                          </a:xfrm>
                          <a:custGeom>
                            <a:avLst/>
                            <a:gdLst>
                              <a:gd name="T0" fmla="+- 0 2956 2956"/>
                              <a:gd name="T1" fmla="*/ T0 w 48"/>
                              <a:gd name="T2" fmla="+- 0 -406 -429"/>
                              <a:gd name="T3" fmla="*/ -406 h 48"/>
                              <a:gd name="T4" fmla="+- 0 3003 2956"/>
                              <a:gd name="T5" fmla="*/ T4 w 48"/>
                              <a:gd name="T6" fmla="+- 0 -406 -429"/>
                              <a:gd name="T7" fmla="*/ -406 h 48"/>
                              <a:gd name="T8" fmla="+- 0 2980 2956"/>
                              <a:gd name="T9" fmla="*/ T8 w 48"/>
                              <a:gd name="T10" fmla="+- 0 -382 -429"/>
                              <a:gd name="T11" fmla="*/ -382 h 48"/>
                              <a:gd name="T12" fmla="+- 0 2980 2956"/>
                              <a:gd name="T13" fmla="*/ T12 w 48"/>
                              <a:gd name="T14" fmla="+- 0 -429 -429"/>
                              <a:gd name="T15" fmla="*/ -429 h 48"/>
                            </a:gdLst>
                            <a:ahLst/>
                            <a:cxnLst>
                              <a:cxn ang="0">
                                <a:pos x="T1" y="T3"/>
                              </a:cxn>
                              <a:cxn ang="0">
                                <a:pos x="T5" y="T7"/>
                              </a:cxn>
                              <a:cxn ang="0">
                                <a:pos x="T9" y="T11"/>
                              </a:cxn>
                              <a:cxn ang="0">
                                <a:pos x="T13" y="T15"/>
                              </a:cxn>
                            </a:cxnLst>
                            <a:rect l="0" t="0" r="r" b="b"/>
                            <a:pathLst>
                              <a:path w="48" h="48">
                                <a:moveTo>
                                  <a:pt x="0" y="23"/>
                                </a:moveTo>
                                <a:lnTo>
                                  <a:pt x="47" y="23"/>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146A4" id="Group 1116" o:spid="_x0000_s1026" style="position:absolute;margin-left:127.55pt;margin-top:-56.2pt;width:74.4pt;height:75.45pt;z-index:15752704;mso-position-horizontal-relative:page" coordorigin="2551,-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">
                <v:shape id="AutoShape 1145" o:spid="_x0000_s1027" style="position:absolute;left:2574;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" path="m406,1483l406,m,716r1460,e" filled="f" strokeweight=".07078mm">
                  <v:stroke dashstyle="1 1"/>
                  <v:path arrowok="t" o:connecttype="custom" o:connectlocs="406,361;406,-1122;0,-406;1460,-406" o:connectangles="0,0,0,0"/>
                </v:shape>
                <v:shape id="Freeform 1144" o:spid="_x0000_s1028" style="position:absolute;left:2817;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" path="m,l,23e" fillcolor="black" stroked="f">
                  <v:path arrowok="t" o:connecttype="custom" o:connectlocs="0,361;0,384" o:connectangles="0,0"/>
                </v:shape>
                <v:line id="Line 1143" o:spid="_x0000_s1029" style="position:absolute;visibility:visible;mso-wrap-style:square" from="2817,361" to="28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" strokeweight=".09436mm"/>
                <v:shape id="Freeform 1142" o:spid="_x0000_s1030" style="position:absolute;left:3141;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" path="m,l,23e" fillcolor="black" stroked="f">
                  <v:path arrowok="t" o:connecttype="custom" o:connectlocs="0,361;0,384" o:connectangles="0,0"/>
                </v:shape>
                <v:line id="Line 1141" o:spid="_x0000_s1031" style="position:absolute;visibility:visible;mso-wrap-style:square" from="3142,361" to="314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" strokeweight=".09436mm"/>
                <v:shape id="Freeform 1140" o:spid="_x0000_s1032" style="position:absolute;left:3466;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" path="m,l,23e" fillcolor="black" stroked="f">
                  <v:path arrowok="t" o:connecttype="custom" o:connectlocs="0,361;0,384" o:connectangles="0,0"/>
                </v:shape>
                <v:line id="Line 1139" o:spid="_x0000_s1033" style="position:absolute;visibility:visible;mso-wrap-style:square" from="3466,361" to="346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" strokeweight=".09436mm"/>
                <v:shape id="Freeform 1138" o:spid="_x0000_s1034" style="position:absolute;left:3790;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" path="m,l,23e" fillcolor="black" stroked="f">
                  <v:path arrowok="t" o:connecttype="custom" o:connectlocs="0,361;0,384" o:connectangles="0,0"/>
                </v:shape>
                <v:line id="Line 1137" o:spid="_x0000_s1035" style="position:absolute;visibility:visible;mso-wrap-style:square" from="3791,361" to="3791,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" strokeweight=".09436mm"/>
                <v:shape id="Freeform 1136" o:spid="_x0000_s1036" style="position:absolute;left:2550;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" path="m23,l,e" fillcolor="black" stroked="f">
                  <v:path arrowok="t" o:connecttype="custom" o:connectlocs="23,0;0,0" o:connectangles="0,0"/>
                </v:shape>
                <v:line id="Line 1135" o:spid="_x0000_s1037" style="position:absolute;visibility:visible;mso-wrap-style:square" from="2574,333" to="257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" strokeweight=".09436mm"/>
                <v:shape id="Freeform 1134" o:spid="_x0000_s1038" style="position:absolute;left:2550;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" path="m23,l,e" fillcolor="black" stroked="f">
                  <v:path arrowok="t" o:connecttype="custom" o:connectlocs="23,0;0,0" o:connectangles="0,0"/>
                </v:shape>
                <v:line id="Line 1133" o:spid="_x0000_s1039" style="position:absolute;visibility:visible;mso-wrap-style:square" from="2574,47" to="257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" strokeweight=".09436mm"/>
                <v:shape id="Freeform 1132" o:spid="_x0000_s1040" style="position:absolute;left:2550;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" path="m23,l,e" fillcolor="black" stroked="f">
                  <v:path arrowok="t" o:connecttype="custom" o:connectlocs="23,0;0,0" o:connectangles="0,0"/>
                </v:shape>
                <v:line id="Line 1131" o:spid="_x0000_s1041" style="position:absolute;visibility:visible;mso-wrap-style:square" from="2574,-238" to="257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" strokeweight=".09436mm"/>
                <v:shape id="Freeform 1130" o:spid="_x0000_s1042" style="position:absolute;left:2550;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" path="m23,l,e" fillcolor="black" stroked="f">
                  <v:path arrowok="t" o:connecttype="custom" o:connectlocs="23,0;0,0" o:connectangles="0,0"/>
                </v:shape>
                <v:line id="Line 1129" o:spid="_x0000_s1043" style="position:absolute;visibility:visible;mso-wrap-style:square" from="2574,-523" to="2574,-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" strokeweight=".09436mm"/>
                <v:shape id="Freeform 1128" o:spid="_x0000_s1044" style="position:absolute;left:2550;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" path="m23,l,e" fillcolor="black" stroked="f">
                  <v:path arrowok="t" o:connecttype="custom" o:connectlocs="23,0;0,0" o:connectangles="0,0"/>
                </v:shape>
                <v:line id="Line 1127" o:spid="_x0000_s1045" style="position:absolute;visibility:visible;mso-wrap-style:square" from="2574,-808" to="257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" strokeweight=".09436mm"/>
                <v:shape id="Freeform 1126" o:spid="_x0000_s1046" style="position:absolute;left:2550;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" path="m23,l,e" fillcolor="black" stroked="f">
                  <v:path arrowok="t" o:connecttype="custom" o:connectlocs="23,0;0,0" o:connectangles="0,0"/>
                </v:shape>
                <v:line id="Line 1125" o:spid="_x0000_s1047" style="position:absolute;visibility:visible;mso-wrap-style:square" from="2574,-1093" to="2574,-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" strokeweight=".09436mm"/>
                <v:shape id="Freeform 1124" o:spid="_x0000_s1048" style="position:absolute;left:2574;top:-423;width:1460;height:677;visibility:visible;mso-wrap-style:square;v-text-anchor:top" coordsize="146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" path="m,676l41,574r40,l122,459r40,l203,357r40,l284,285r40,l365,196r41,l446,131r41,l527,92r41,l608,55r41,l689,32r41,l771,8r40,l852,9r40,l933,2r40,l1014,r40,l1095,3r41,l1176,11r41,l1257,22r41,l1338,14r41,l1419,19r41,e" filled="f" strokecolor="#c34001" strokeweight=".14153mm">
                  <v:path arrowok="t" o:connecttype="custom" o:connectlocs="0,254;41,152;81,152;122,37;162,37;203,-65;243,-65;284,-137;324,-137;365,-226;406,-226;446,-291;487,-291;527,-330;568,-330;608,-367;649,-367;689,-390;730,-390;771,-414;811,-414;852,-413;892,-413;933,-420;973,-420;1014,-422;1054,-422;1095,-419;1136,-419;1176,-411;1217,-411;1257,-400;1298,-400;1338,-408;1379,-408;1419,-403;1460,-403" o:connectangles="0,0,0,0,0,0,0,0,0,0,0,0,0,0,0,0,0,0,0,0,0,0,0,0,0,0,0,0,0,0,0,0,0,0,0,0,0"/>
                </v:shape>
                <v:shape id="Freeform 1123" o:spid="_x0000_s1049" style="position:absolute;left:2574;top:-421;width:1460;height:609;visibility:visible;mso-wrap-style:square;v-text-anchor:top" coordsize="14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" path="m,609l41,448r40,l122,333r40,l203,244r40,l284,158r40,l365,107r41,l446,50r41,l527,25r41,l608,16r41,l689,4r41,l771,r40,l852,3r40,l933,16r40,l1014,21r40,l1095,34r41,l1176,57r41,l1257,75r41,l1338,97r41,l1419,100r41,e" filled="f" strokecolor="#fc8e3d" strokeweight=".14153mm">
                  <v:path arrowok="t" o:connecttype="custom" o:connectlocs="0,188;41,27;81,27;122,-88;162,-88;203,-177;243,-177;284,-263;324,-263;365,-314;406,-314;446,-371;487,-371;527,-396;568,-396;608,-405;649,-405;689,-417;730,-417;771,-421;811,-421;852,-418;892,-418;933,-405;973,-405;1014,-400;1054,-400;1095,-387;1136,-387;1176,-364;1217,-364;1257,-346;1298,-346;1338,-324;1379,-324;1419,-321;1460,-321" o:connectangles="0,0,0,0,0,0,0,0,0,0,0,0,0,0,0,0,0,0,0,0,0,0,0,0,0,0,0,0,0,0,0,0,0,0,0,0,0"/>
                </v:shape>
                <v:shape id="Freeform 1122" o:spid="_x0000_s1050" style="position:absolute;left:2574;top:-419;width:1460;height:602;visibility:visible;mso-wrap-style:square;v-text-anchor:top" coordsize="146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" path="m,601l41,437r40,l122,327r40,l203,234r40,l284,152r40,l365,100r41,l446,38r41,l527,20r41,l608,11r41,l689,3r41,l771,r40,l852,3r40,l933,15r40,l1014,24r40,l1095,28r41,l1176,56r41,l1257,66r41,l1338,100r41,l1419,105r41,e" filled="f" strokecolor="#fdd9b4" strokeweight=".14153mm">
                  <v:path arrowok="t" o:connecttype="custom" o:connectlocs="0,183;41,19;81,19;122,-91;162,-91;203,-184;243,-184;284,-266;324,-266;365,-318;406,-318;446,-380;487,-380;527,-398;568,-398;608,-407;649,-407;689,-415;730,-415;771,-418;811,-418;852,-415;892,-415;933,-403;973,-403;1014,-394;1054,-394;1095,-390;1136,-390;1176,-362;1217,-362;1257,-352;1298,-352;1338,-318;1379,-318;1419,-313;1460,-313" o:connectangles="0,0,0,0,0,0,0,0,0,0,0,0,0,0,0,0,0,0,0,0,0,0,0,0,0,0,0,0,0,0,0,0,0,0,0,0,0"/>
                </v:shape>
                <v:shape id="Freeform 1121" o:spid="_x0000_s1051" style="position:absolute;left:2574;top:-422;width:1460;height:594;visibility:visible;mso-wrap-style:square;v-text-anchor:top" coordsize="146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" path="m,593l41,422r40,l122,316r40,l203,222r40,l284,146r40,l365,95r41,l446,43r41,l527,27r41,l608,24r41,l689,12r41,l771,6r40,l852,r40,l933,21r40,l1014,32r40,l1095,33r41,l1176,66r41,l1257,71r41,l1338,93r41,l1419,101r41,e" filled="f" strokecolor="#d0e1f2" strokeweight=".14153mm">
                  <v:path arrowok="t" o:connecttype="custom" o:connectlocs="0,172;41,1;81,1;122,-105;162,-105;203,-199;243,-199;284,-275;324,-275;365,-326;406,-326;446,-378;487,-378;527,-394;568,-394;608,-397;649,-397;689,-409;730,-409;771,-415;811,-415;852,-421;892,-421;933,-400;973,-400;1014,-389;1054,-389;1095,-388;1136,-388;1176,-355;1217,-355;1257,-350;1298,-350;1338,-328;1379,-328;1419,-320;1460,-320" o:connectangles="0,0,0,0,0,0,0,0,0,0,0,0,0,0,0,0,0,0,0,0,0,0,0,0,0,0,0,0,0,0,0,0,0,0,0,0,0"/>
                </v:shape>
                <v:shape id="Freeform 1120" o:spid="_x0000_s1052" style="position:absolute;left:2574;top:-379;width:1460;height:488;visibility:visible;mso-wrap-style:square;v-text-anchor:top" coordsize="146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" path="m,488l41,312r40,l122,200r40,l203,123r40,l284,58r40,l365,25r41,l446,21r41,l527,r41,l608,1r41,l689,14r41,l771,15r40,l852,35r40,l933,41r40,l1014,65r40,l1095,78r41,l1176,107r41,l1257,111r41,l1338,133r41,l1419,152r41,e" filled="f" strokecolor="#6caed6" strokeweight=".14153mm">
                  <v:path arrowok="t" o:connecttype="custom" o:connectlocs="0,109;41,-67;81,-67;122,-179;162,-179;203,-256;243,-256;284,-321;324,-321;365,-354;406,-354;446,-358;487,-358;527,-379;568,-379;608,-378;649,-378;689,-365;730,-365;771,-364;811,-364;852,-344;892,-344;933,-338;973,-338;1014,-314;1054,-314;1095,-301;1136,-301;1176,-272;1217,-272;1257,-268;1298,-268;1338,-246;1379,-246;1419,-227;1460,-227" o:connectangles="0,0,0,0,0,0,0,0,0,0,0,0,0,0,0,0,0,0,0,0,0,0,0,0,0,0,0,0,0,0,0,0,0,0,0,0,0"/>
                </v:shape>
                <v:shape id="Freeform 1119" o:spid="_x0000_s1053" style="position:absolute;left:2574;top:-378;width:1460;height:457;visibility:visible;mso-wrap-style:square;v-text-anchor:top" coordsize="146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" path="m,457l41,287r40,l122,186r40,l203,104r40,l284,40r40,l365,7r41,l446,5r41,l527,r41,l608,7r41,l689,19r41,l771,19r40,l852,40r40,l933,53r40,l1014,63r40,l1095,74r41,l1176,103r41,l1257,118r41,l1338,140r41,l1419,152r41,e" filled="f" strokecolor="#1663aa" strokeweight=".14153mm">
                  <v:path arrowok="t" o:connecttype="custom" o:connectlocs="0,80;41,-90;81,-90;122,-191;162,-191;203,-273;243,-273;284,-337;324,-337;365,-370;406,-370;446,-372;487,-372;527,-377;568,-377;608,-370;649,-370;689,-358;730,-358;771,-358;811,-358;852,-337;892,-337;933,-324;973,-324;1014,-314;1054,-314;1095,-303;1136,-303;1176,-274;1217,-274;1257,-259;1298,-259;1338,-237;1379,-237;1419,-225;1460,-225" o:connectangles="0,0,0,0,0,0,0,0,0,0,0,0,0,0,0,0,0,0,0,0,0,0,0,0,0,0,0,0,0,0,0,0,0,0,0,0,0"/>
                </v:shape>
                <v:shape id="AutoShape 1118" o:spid="_x0000_s1054" style="position:absolute;left:2574;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" path="m,1483l,m1460,1483l1460,m,1483r1460,m,l1460,e" filled="f" strokeweight=".09436mm">
                  <v:path arrowok="t" o:connecttype="custom" o:connectlocs="0,361;0,-1122;1460,361;1460,-1122;0,361;1460,361;0,-1122;1460,-1122" o:connectangles="0,0,0,0,0,0,0,0"/>
                </v:shape>
                <v:shape id="AutoShape 1117" o:spid="_x0000_s1055" style="position:absolute;left:2955;top:-43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" path="m,23r47,m24,47l24,e" filled="f" strokeweight=".14153mm">
                  <v:path arrowok="t" o:connecttype="custom" o:connectlocs="0,-406;47,-406;24,-382;24,-429" o:connectangles="0,0,0,0"/>
                </v:shape>
                <w10:wrap anchorx="page"/>
              </v:group>
            </w:pict>
          </mc:Fallback>
        </mc:AlternateContent>
      </w:r>
      <w:r>
        <w:rPr>
          <w:noProof/>
        </w:rPr>
        <mc:AlternateContent>
          <mc:Choice Requires="wpg">
            <w:drawing>
              <wp:anchor distT="0" distB="0" distL="114300" distR="114300" simplePos="0" relativeHeight="15753216" behindDoc="0" locked="0" layoutInCell="1" allowOverlap="1" wp14:anchorId="15E2A002" wp14:editId="433F6263">
                <wp:simplePos x="0" y="0"/>
                <wp:positionH relativeFrom="page">
                  <wp:posOffset>2732405</wp:posOffset>
                </wp:positionH>
                <wp:positionV relativeFrom="paragraph">
                  <wp:posOffset>-713740</wp:posOffset>
                </wp:positionV>
                <wp:extent cx="944245" cy="958215"/>
                <wp:effectExtent l="0" t="0" r="0" b="0"/>
                <wp:wrapNone/>
                <wp:docPr id="1090" name="Group 1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958215"/>
                          <a:chOff x="4303" y="-1124"/>
                          <a:chExt cx="1487" cy="1509"/>
                        </a:xfrm>
                      </wpg:grpSpPr>
                      <wps:wsp>
                        <wps:cNvPr id="1091" name="AutoShape 1115"/>
                        <wps:cNvSpPr>
                          <a:spLocks/>
                        </wps:cNvSpPr>
                        <wps:spPr bwMode="auto">
                          <a:xfrm>
                            <a:off x="4326" y="-1122"/>
                            <a:ext cx="1460" cy="1483"/>
                          </a:xfrm>
                          <a:custGeom>
                            <a:avLst/>
                            <a:gdLst>
                              <a:gd name="T0" fmla="+- 0 4732 4326"/>
                              <a:gd name="T1" fmla="*/ T0 w 1460"/>
                              <a:gd name="T2" fmla="+- 0 361 -1122"/>
                              <a:gd name="T3" fmla="*/ 361 h 1483"/>
                              <a:gd name="T4" fmla="+- 0 4732 4326"/>
                              <a:gd name="T5" fmla="*/ T4 w 1460"/>
                              <a:gd name="T6" fmla="+- 0 -1122 -1122"/>
                              <a:gd name="T7" fmla="*/ -1122 h 1483"/>
                              <a:gd name="T8" fmla="+- 0 4326 4326"/>
                              <a:gd name="T9" fmla="*/ T8 w 1460"/>
                              <a:gd name="T10" fmla="+- 0 -406 -1122"/>
                              <a:gd name="T11" fmla="*/ -406 h 1483"/>
                              <a:gd name="T12" fmla="+- 0 5786 4326"/>
                              <a:gd name="T13" fmla="*/ T12 w 1460"/>
                              <a:gd name="T14" fmla="+- 0 -406 -1122"/>
                              <a:gd name="T15" fmla="*/ -406 h 1483"/>
                            </a:gdLst>
                            <a:ahLst/>
                            <a:cxnLst>
                              <a:cxn ang="0">
                                <a:pos x="T1" y="T3"/>
                              </a:cxn>
                              <a:cxn ang="0">
                                <a:pos x="T5" y="T7"/>
                              </a:cxn>
                              <a:cxn ang="0">
                                <a:pos x="T9" y="T11"/>
                              </a:cxn>
                              <a:cxn ang="0">
                                <a:pos x="T13" y="T15"/>
                              </a:cxn>
                            </a:cxnLst>
                            <a:rect l="0" t="0" r="r" b="b"/>
                            <a:pathLst>
                              <a:path w="1460" h="1483">
                                <a:moveTo>
                                  <a:pt x="406" y="1483"/>
                                </a:moveTo>
                                <a:lnTo>
                                  <a:pt x="406"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 name="Freeform 1114"/>
                        <wps:cNvSpPr>
                          <a:spLocks/>
                        </wps:cNvSpPr>
                        <wps:spPr bwMode="auto">
                          <a:xfrm>
                            <a:off x="4569"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3" name="Line 1113"/>
                        <wps:cNvCnPr>
                          <a:cxnSpLocks noChangeShapeType="1"/>
                        </wps:cNvCnPr>
                        <wps:spPr bwMode="auto">
                          <a:xfrm>
                            <a:off x="4569"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4" name="Freeform 1112"/>
                        <wps:cNvSpPr>
                          <a:spLocks/>
                        </wps:cNvSpPr>
                        <wps:spPr bwMode="auto">
                          <a:xfrm>
                            <a:off x="4893"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 name="Line 1111"/>
                        <wps:cNvCnPr>
                          <a:cxnSpLocks noChangeShapeType="1"/>
                        </wps:cNvCnPr>
                        <wps:spPr bwMode="auto">
                          <a:xfrm>
                            <a:off x="4894"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6" name="Freeform 1110"/>
                        <wps:cNvSpPr>
                          <a:spLocks/>
                        </wps:cNvSpPr>
                        <wps:spPr bwMode="auto">
                          <a:xfrm>
                            <a:off x="5218"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 name="Line 1109"/>
                        <wps:cNvCnPr>
                          <a:cxnSpLocks noChangeShapeType="1"/>
                        </wps:cNvCnPr>
                        <wps:spPr bwMode="auto">
                          <a:xfrm>
                            <a:off x="5218"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8" name="Freeform 1108"/>
                        <wps:cNvSpPr>
                          <a:spLocks/>
                        </wps:cNvSpPr>
                        <wps:spPr bwMode="auto">
                          <a:xfrm>
                            <a:off x="5542"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 name="Line 1107"/>
                        <wps:cNvCnPr>
                          <a:cxnSpLocks noChangeShapeType="1"/>
                        </wps:cNvCnPr>
                        <wps:spPr bwMode="auto">
                          <a:xfrm>
                            <a:off x="5543"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0" name="Freeform 1106"/>
                        <wps:cNvSpPr>
                          <a:spLocks/>
                        </wps:cNvSpPr>
                        <wps:spPr bwMode="auto">
                          <a:xfrm>
                            <a:off x="4302" y="332"/>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 name="Line 1105"/>
                        <wps:cNvCnPr>
                          <a:cxnSpLocks noChangeShapeType="1"/>
                        </wps:cNvCnPr>
                        <wps:spPr bwMode="auto">
                          <a:xfrm>
                            <a:off x="4326"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2" name="Freeform 1104"/>
                        <wps:cNvSpPr>
                          <a:spLocks/>
                        </wps:cNvSpPr>
                        <wps:spPr bwMode="auto">
                          <a:xfrm>
                            <a:off x="4302" y="47"/>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Line 1103"/>
                        <wps:cNvCnPr>
                          <a:cxnSpLocks noChangeShapeType="1"/>
                        </wps:cNvCnPr>
                        <wps:spPr bwMode="auto">
                          <a:xfrm>
                            <a:off x="4326"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4" name="Freeform 1102"/>
                        <wps:cNvSpPr>
                          <a:spLocks/>
                        </wps:cNvSpPr>
                        <wps:spPr bwMode="auto">
                          <a:xfrm>
                            <a:off x="4302" y="-238"/>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 name="Line 1101"/>
                        <wps:cNvCnPr>
                          <a:cxnSpLocks noChangeShapeType="1"/>
                        </wps:cNvCnPr>
                        <wps:spPr bwMode="auto">
                          <a:xfrm>
                            <a:off x="4326"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6" name="Freeform 1100"/>
                        <wps:cNvSpPr>
                          <a:spLocks/>
                        </wps:cNvSpPr>
                        <wps:spPr bwMode="auto">
                          <a:xfrm>
                            <a:off x="4302" y="-523"/>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 name="Line 1099"/>
                        <wps:cNvCnPr>
                          <a:cxnSpLocks noChangeShapeType="1"/>
                        </wps:cNvCnPr>
                        <wps:spPr bwMode="auto">
                          <a:xfrm>
                            <a:off x="4326"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8" name="Freeform 1098"/>
                        <wps:cNvSpPr>
                          <a:spLocks/>
                        </wps:cNvSpPr>
                        <wps:spPr bwMode="auto">
                          <a:xfrm>
                            <a:off x="4302" y="-809"/>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 name="Line 1097"/>
                        <wps:cNvCnPr>
                          <a:cxnSpLocks noChangeShapeType="1"/>
                        </wps:cNvCnPr>
                        <wps:spPr bwMode="auto">
                          <a:xfrm>
                            <a:off x="4326"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0" name="Freeform 1096"/>
                        <wps:cNvSpPr>
                          <a:spLocks/>
                        </wps:cNvSpPr>
                        <wps:spPr bwMode="auto">
                          <a:xfrm>
                            <a:off x="4302" y="-1094"/>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 name="Line 1095"/>
                        <wps:cNvCnPr>
                          <a:cxnSpLocks noChangeShapeType="1"/>
                        </wps:cNvCnPr>
                        <wps:spPr bwMode="auto">
                          <a:xfrm>
                            <a:off x="4326"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2" name="Freeform 1094"/>
                        <wps:cNvSpPr>
                          <a:spLocks/>
                        </wps:cNvSpPr>
                        <wps:spPr bwMode="auto">
                          <a:xfrm>
                            <a:off x="4326" y="-83"/>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1093"/>
                        <wps:cNvSpPr>
                          <a:spLocks/>
                        </wps:cNvSpPr>
                        <wps:spPr bwMode="auto">
                          <a:xfrm>
                            <a:off x="4326" y="-263"/>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Freeform 1092"/>
                        <wps:cNvSpPr>
                          <a:spLocks/>
                        </wps:cNvSpPr>
                        <wps:spPr bwMode="auto">
                          <a:xfrm>
                            <a:off x="4326" y="-277"/>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Freeform 1091"/>
                        <wps:cNvSpPr>
                          <a:spLocks/>
                        </wps:cNvSpPr>
                        <wps:spPr bwMode="auto">
                          <a:xfrm>
                            <a:off x="4326" y="-307"/>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Freeform 1090"/>
                        <wps:cNvSpPr>
                          <a:spLocks/>
                        </wps:cNvSpPr>
                        <wps:spPr bwMode="auto">
                          <a:xfrm>
                            <a:off x="4326" y="-342"/>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Freeform 1089"/>
                        <wps:cNvSpPr>
                          <a:spLocks/>
                        </wps:cNvSpPr>
                        <wps:spPr bwMode="auto">
                          <a:xfrm>
                            <a:off x="4326" y="-348"/>
                            <a:ext cx="1460" cy="2"/>
                          </a:xfrm>
                          <a:custGeom>
                            <a:avLst/>
                            <a:gdLst>
                              <a:gd name="T0" fmla="+- 0 4326 4326"/>
                              <a:gd name="T1" fmla="*/ T0 w 1460"/>
                              <a:gd name="T2" fmla="+- 0 4326 4326"/>
                              <a:gd name="T3" fmla="*/ T2 w 1460"/>
                              <a:gd name="T4" fmla="+- 0 5745 4326"/>
                              <a:gd name="T5" fmla="*/ T4 w 1460"/>
                              <a:gd name="T6" fmla="+- 0 5786 4326"/>
                              <a:gd name="T7" fmla="*/ T6 w 1460"/>
                            </a:gdLst>
                            <a:ahLst/>
                            <a:cxnLst>
                              <a:cxn ang="0">
                                <a:pos x="T1" y="0"/>
                              </a:cxn>
                              <a:cxn ang="0">
                                <a:pos x="T3" y="0"/>
                              </a:cxn>
                              <a:cxn ang="0">
                                <a:pos x="T5" y="0"/>
                              </a:cxn>
                              <a:cxn ang="0">
                                <a:pos x="T7" y="0"/>
                              </a:cxn>
                            </a:cxnLst>
                            <a:rect l="0" t="0" r="r" b="b"/>
                            <a:pathLst>
                              <a:path w="1460">
                                <a:moveTo>
                                  <a:pt x="0" y="0"/>
                                </a:moveTo>
                                <a:lnTo>
                                  <a:pt x="0" y="0"/>
                                </a:lnTo>
                                <a:lnTo>
                                  <a:pt x="1419" y="0"/>
                                </a:lnTo>
                                <a:lnTo>
                                  <a:pt x="1460" y="0"/>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AutoShape 1088"/>
                        <wps:cNvSpPr>
                          <a:spLocks/>
                        </wps:cNvSpPr>
                        <wps:spPr bwMode="auto">
                          <a:xfrm>
                            <a:off x="4326" y="-1122"/>
                            <a:ext cx="1460" cy="1483"/>
                          </a:xfrm>
                          <a:custGeom>
                            <a:avLst/>
                            <a:gdLst>
                              <a:gd name="T0" fmla="+- 0 4326 4326"/>
                              <a:gd name="T1" fmla="*/ T0 w 1460"/>
                              <a:gd name="T2" fmla="+- 0 361 -1122"/>
                              <a:gd name="T3" fmla="*/ 361 h 1483"/>
                              <a:gd name="T4" fmla="+- 0 4326 4326"/>
                              <a:gd name="T5" fmla="*/ T4 w 1460"/>
                              <a:gd name="T6" fmla="+- 0 -1122 -1122"/>
                              <a:gd name="T7" fmla="*/ -1122 h 1483"/>
                              <a:gd name="T8" fmla="+- 0 5786 4326"/>
                              <a:gd name="T9" fmla="*/ T8 w 1460"/>
                              <a:gd name="T10" fmla="+- 0 361 -1122"/>
                              <a:gd name="T11" fmla="*/ 361 h 1483"/>
                              <a:gd name="T12" fmla="+- 0 5786 4326"/>
                              <a:gd name="T13" fmla="*/ T12 w 1460"/>
                              <a:gd name="T14" fmla="+- 0 -1122 -1122"/>
                              <a:gd name="T15" fmla="*/ -1122 h 1483"/>
                              <a:gd name="T16" fmla="+- 0 4326 4326"/>
                              <a:gd name="T17" fmla="*/ T16 w 1460"/>
                              <a:gd name="T18" fmla="+- 0 361 -1122"/>
                              <a:gd name="T19" fmla="*/ 361 h 1483"/>
                              <a:gd name="T20" fmla="+- 0 5786 4326"/>
                              <a:gd name="T21" fmla="*/ T20 w 1460"/>
                              <a:gd name="T22" fmla="+- 0 361 -1122"/>
                              <a:gd name="T23" fmla="*/ 361 h 1483"/>
                              <a:gd name="T24" fmla="+- 0 4326 4326"/>
                              <a:gd name="T25" fmla="*/ T24 w 1460"/>
                              <a:gd name="T26" fmla="+- 0 -1122 -1122"/>
                              <a:gd name="T27" fmla="*/ -1122 h 1483"/>
                              <a:gd name="T28" fmla="+- 0 5786 4326"/>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AutoShape 1087"/>
                        <wps:cNvSpPr>
                          <a:spLocks/>
                        </wps:cNvSpPr>
                        <wps:spPr bwMode="auto">
                          <a:xfrm>
                            <a:off x="4707" y="-430"/>
                            <a:ext cx="48" cy="48"/>
                          </a:xfrm>
                          <a:custGeom>
                            <a:avLst/>
                            <a:gdLst>
                              <a:gd name="T0" fmla="+- 0 4708 4708"/>
                              <a:gd name="T1" fmla="*/ T0 w 48"/>
                              <a:gd name="T2" fmla="+- 0 -406 -429"/>
                              <a:gd name="T3" fmla="*/ -406 h 48"/>
                              <a:gd name="T4" fmla="+- 0 4755 4708"/>
                              <a:gd name="T5" fmla="*/ T4 w 48"/>
                              <a:gd name="T6" fmla="+- 0 -406 -429"/>
                              <a:gd name="T7" fmla="*/ -406 h 48"/>
                              <a:gd name="T8" fmla="+- 0 4732 4708"/>
                              <a:gd name="T9" fmla="*/ T8 w 48"/>
                              <a:gd name="T10" fmla="+- 0 -382 -429"/>
                              <a:gd name="T11" fmla="*/ -382 h 48"/>
                              <a:gd name="T12" fmla="+- 0 4732 4708"/>
                              <a:gd name="T13" fmla="*/ T12 w 48"/>
                              <a:gd name="T14" fmla="+- 0 -429 -429"/>
                              <a:gd name="T15" fmla="*/ -429 h 48"/>
                            </a:gdLst>
                            <a:ahLst/>
                            <a:cxnLst>
                              <a:cxn ang="0">
                                <a:pos x="T1" y="T3"/>
                              </a:cxn>
                              <a:cxn ang="0">
                                <a:pos x="T5" y="T7"/>
                              </a:cxn>
                              <a:cxn ang="0">
                                <a:pos x="T9" y="T11"/>
                              </a:cxn>
                              <a:cxn ang="0">
                                <a:pos x="T13" y="T15"/>
                              </a:cxn>
                            </a:cxnLst>
                            <a:rect l="0" t="0" r="r" b="b"/>
                            <a:pathLst>
                              <a:path w="48" h="48">
                                <a:moveTo>
                                  <a:pt x="0" y="23"/>
                                </a:moveTo>
                                <a:lnTo>
                                  <a:pt x="47" y="23"/>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42B39" id="Group 1086" o:spid="_x0000_s1026" style="position:absolute;margin-left:215.15pt;margin-top:-56.2pt;width:74.35pt;height:75.45pt;z-index:15753216;mso-position-horizontal-relative:page" coordorigin="4303,-1124" coordsize="1487,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">
                <v:shape id="AutoShape 1115" o:spid="_x0000_s1027"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" path="m406,1483l406,m,716r1460,e" filled="f" strokeweight=".07078mm">
                  <v:stroke dashstyle="1 1"/>
                  <v:path arrowok="t" o:connecttype="custom" o:connectlocs="406,361;406,-1122;0,-406;1460,-406" o:connectangles="0,0,0,0"/>
                </v:shape>
                <v:shape id="Freeform 1114" o:spid="_x0000_s1028" style="position:absolute;left:4569;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" path="m,l,23e" fillcolor="black" stroked="f">
                  <v:path arrowok="t" o:connecttype="custom" o:connectlocs="0,361;0,384" o:connectangles="0,0"/>
                </v:shape>
                <v:line id="Line 1113" o:spid="_x0000_s1029" style="position:absolute;visibility:visible;mso-wrap-style:square" from="4569,361" to="456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" strokeweight=".09436mm"/>
                <v:shape id="Freeform 1112" o:spid="_x0000_s1030" style="position:absolute;left:4893;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" path="m,l,23e" fillcolor="black" stroked="f">
                  <v:path arrowok="t" o:connecttype="custom" o:connectlocs="0,361;0,384" o:connectangles="0,0"/>
                </v:shape>
                <v:line id="Line 1111" o:spid="_x0000_s1031" style="position:absolute;visibility:visible;mso-wrap-style:square" from="4894,361" to="489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" strokeweight=".09436mm"/>
                <v:shape id="Freeform 1110" o:spid="_x0000_s1032" style="position:absolute;left:5218;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" path="m,l,23e" fillcolor="black" stroked="f">
                  <v:path arrowok="t" o:connecttype="custom" o:connectlocs="0,361;0,384" o:connectangles="0,0"/>
                </v:shape>
                <v:line id="Line 1109" o:spid="_x0000_s1033" style="position:absolute;visibility:visible;mso-wrap-style:square" from="5218,361" to="521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" strokeweight=".09436mm"/>
                <v:shape id="Freeform 1108" o:spid="_x0000_s1034" style="position:absolute;left:5542;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" path="m,l,23e" fillcolor="black" stroked="f">
                  <v:path arrowok="t" o:connecttype="custom" o:connectlocs="0,361;0,384" o:connectangles="0,0"/>
                </v:shape>
                <v:line id="Line 1107" o:spid="_x0000_s1035" style="position:absolute;visibility:visible;mso-wrap-style:square" from="5543,361" to="554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" strokeweight=".09436mm"/>
                <v:shape id="Freeform 1106" o:spid="_x0000_s1036" style="position:absolute;left:4302;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" path="m23,l,e" fillcolor="black" stroked="f">
                  <v:path arrowok="t" o:connecttype="custom" o:connectlocs="23,0;0,0" o:connectangles="0,0"/>
                </v:shape>
                <v:line id="Line 1105" o:spid="_x0000_s1037" style="position:absolute;visibility:visible;mso-wrap-style:square" from="4326,333" to="432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" strokeweight=".09436mm"/>
                <v:shape id="Freeform 1104" o:spid="_x0000_s1038" style="position:absolute;left:4302;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" path="m23,l,e" fillcolor="black" stroked="f">
                  <v:path arrowok="t" o:connecttype="custom" o:connectlocs="23,0;0,0" o:connectangles="0,0"/>
                </v:shape>
                <v:line id="Line 1103" o:spid="_x0000_s1039" style="position:absolute;visibility:visible;mso-wrap-style:square" from="4326,47" to="43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" strokeweight=".09436mm"/>
                <v:shape id="Freeform 1102" o:spid="_x0000_s1040" style="position:absolute;left:4302;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" path="m23,l,e" fillcolor="black" stroked="f">
                  <v:path arrowok="t" o:connecttype="custom" o:connectlocs="23,0;0,0" o:connectangles="0,0"/>
                </v:shape>
                <v:line id="Line 1101" o:spid="_x0000_s1041" style="position:absolute;visibility:visible;mso-wrap-style:square" from="4326,-238" to="432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" strokeweight=".09436mm"/>
                <v:shape id="Freeform 1100" o:spid="_x0000_s1042" style="position:absolute;left:4302;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" path="m23,l,e" fillcolor="black" stroked="f">
                  <v:path arrowok="t" o:connecttype="custom" o:connectlocs="23,0;0,0" o:connectangles="0,0"/>
                </v:shape>
                <v:line id="Line 1099" o:spid="_x0000_s1043" style="position:absolute;visibility:visible;mso-wrap-style:square" from="4326,-523" to="432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" strokeweight=".09436mm"/>
                <v:shape id="Freeform 1098" o:spid="_x0000_s1044" style="position:absolute;left:4302;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" path="m23,l,e" fillcolor="black" stroked="f">
                  <v:path arrowok="t" o:connecttype="custom" o:connectlocs="23,0;0,0" o:connectangles="0,0"/>
                </v:shape>
                <v:line id="Line 1097" o:spid="_x0000_s1045" style="position:absolute;visibility:visible;mso-wrap-style:square" from="4326,-808" to="432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" strokeweight=".09436mm"/>
                <v:shape id="Freeform 1096" o:spid="_x0000_s1046" style="position:absolute;left:4302;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" path="m23,l,e" fillcolor="black" stroked="f">
                  <v:path arrowok="t" o:connecttype="custom" o:connectlocs="23,0;0,0" o:connectangles="0,0"/>
                </v:shape>
                <v:line id="Line 1095" o:spid="_x0000_s1047" style="position:absolute;visibility:visible;mso-wrap-style:square" from="4326,-1093" to="4326,-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" strokeweight=".09436mm"/>
                <v:shape id="Freeform 1094" o:spid="_x0000_s1048" style="position:absolute;left:4326;top:-83;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" path="m,l,,1419,r41,e" filled="f" strokecolor="#c34001" strokeweight=".14153mm">
                  <v:path arrowok="t" o:connecttype="custom" o:connectlocs="0,0;0,0;1419,0;1460,0" o:connectangles="0,0,0,0"/>
                </v:shape>
                <v:shape id="Freeform 1093" o:spid="_x0000_s1049" style="position:absolute;left:4326;top:-263;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" path="m,l,,1419,r41,e" filled="f" strokecolor="#fc8e3d" strokeweight=".14153mm">
                  <v:path arrowok="t" o:connecttype="custom" o:connectlocs="0,0;0,0;1419,0;1460,0" o:connectangles="0,0,0,0"/>
                </v:shape>
                <v:shape id="Freeform 1092" o:spid="_x0000_s1050" style="position:absolute;left:4326;top:-277;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" path="m,l,,1419,r41,e" filled="f" strokecolor="#fdd9b4" strokeweight=".14153mm">
                  <v:path arrowok="t" o:connecttype="custom" o:connectlocs="0,0;0,0;1419,0;1460,0" o:connectangles="0,0,0,0"/>
                </v:shape>
                <v:shape id="Freeform 1091" o:spid="_x0000_s1051" style="position:absolute;left:4326;top:-307;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" path="m,l,,1419,r41,e" filled="f" strokecolor="#d0e1f2" strokeweight=".14153mm">
                  <v:path arrowok="t" o:connecttype="custom" o:connectlocs="0,0;0,0;1419,0;1460,0" o:connectangles="0,0,0,0"/>
                </v:shape>
                <v:shape id="Freeform 1090" o:spid="_x0000_s1052" style="position:absolute;left:4326;top:-342;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" path="m,l,,1419,r41,e" filled="f" strokecolor="#6caed6" strokeweight=".14153mm">
                  <v:path arrowok="t" o:connecttype="custom" o:connectlocs="0,0;0,0;1419,0;1460,0" o:connectangles="0,0,0,0"/>
                </v:shape>
                <v:shape id="Freeform 1089" o:spid="_x0000_s1053" style="position:absolute;left:4326;top:-348;width:1460;height:2;visibility:visible;mso-wrap-style:square;v-text-anchor:top" coordsize="14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" path="m,l,,1419,r41,e" filled="f" strokecolor="#1663aa" strokeweight=".14153mm">
                  <v:path arrowok="t" o:connecttype="custom" o:connectlocs="0,0;0,0;1419,0;1460,0" o:connectangles="0,0,0,0"/>
                </v:shape>
                <v:shape id="AutoShape 1088" o:spid="_x0000_s1054"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" path="m,1483l,m1460,1483l1460,m,1483r1460,m,l1460,e" filled="f" strokeweight=".09436mm">
                  <v:path arrowok="t" o:connecttype="custom" o:connectlocs="0,361;0,-1122;1460,361;1460,-1122;0,361;1460,361;0,-1122;1460,-1122" o:connectangles="0,0,0,0,0,0,0,0"/>
                </v:shape>
                <v:shape id="AutoShape 1087" o:spid="_x0000_s1055" style="position:absolute;left:4707;top:-43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" path="m,23r47,m24,47l24,e" filled="f" strokeweight=".14153mm">
                  <v:path arrowok="t" o:connecttype="custom" o:connectlocs="0,-406;47,-406;24,-382;24,-429" o:connectangles="0,0,0,0"/>
                </v:shape>
                <w10:wrap anchorx="page"/>
              </v:group>
            </w:pict>
          </mc:Fallback>
        </mc:AlternateContent>
      </w:r>
      <w:r>
        <w:rPr>
          <w:noProof/>
        </w:rPr>
        <mc:AlternateContent>
          <mc:Choice Requires="wpg">
            <w:drawing>
              <wp:anchor distT="0" distB="0" distL="114300" distR="114300" simplePos="0" relativeHeight="15753728" behindDoc="0" locked="0" layoutInCell="1" allowOverlap="1" wp14:anchorId="322139D4" wp14:editId="2B345F82">
                <wp:simplePos x="0" y="0"/>
                <wp:positionH relativeFrom="page">
                  <wp:posOffset>3844925</wp:posOffset>
                </wp:positionH>
                <wp:positionV relativeFrom="paragraph">
                  <wp:posOffset>-713740</wp:posOffset>
                </wp:positionV>
                <wp:extent cx="944880" cy="958215"/>
                <wp:effectExtent l="0" t="0" r="0" b="0"/>
                <wp:wrapNone/>
                <wp:docPr id="1060"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6055" y="-1124"/>
                          <a:chExt cx="1488" cy="1509"/>
                        </a:xfrm>
                      </wpg:grpSpPr>
                      <wps:wsp>
                        <wps:cNvPr id="1061" name="AutoShape 1085"/>
                        <wps:cNvSpPr>
                          <a:spLocks/>
                        </wps:cNvSpPr>
                        <wps:spPr bwMode="auto">
                          <a:xfrm>
                            <a:off x="6077" y="-1122"/>
                            <a:ext cx="1460" cy="1483"/>
                          </a:xfrm>
                          <a:custGeom>
                            <a:avLst/>
                            <a:gdLst>
                              <a:gd name="T0" fmla="+- 0 6484 6078"/>
                              <a:gd name="T1" fmla="*/ T0 w 1460"/>
                              <a:gd name="T2" fmla="+- 0 361 -1122"/>
                              <a:gd name="T3" fmla="*/ 361 h 1483"/>
                              <a:gd name="T4" fmla="+- 0 6484 6078"/>
                              <a:gd name="T5" fmla="*/ T4 w 1460"/>
                              <a:gd name="T6" fmla="+- 0 -1122 -1122"/>
                              <a:gd name="T7" fmla="*/ -1122 h 1483"/>
                              <a:gd name="T8" fmla="+- 0 6078 6078"/>
                              <a:gd name="T9" fmla="*/ T8 w 1460"/>
                              <a:gd name="T10" fmla="+- 0 -406 -1122"/>
                              <a:gd name="T11" fmla="*/ -406 h 1483"/>
                              <a:gd name="T12" fmla="+- 0 7538 6078"/>
                              <a:gd name="T13" fmla="*/ T12 w 1460"/>
                              <a:gd name="T14" fmla="+- 0 -406 -1122"/>
                              <a:gd name="T15" fmla="*/ -406 h 1483"/>
                            </a:gdLst>
                            <a:ahLst/>
                            <a:cxnLst>
                              <a:cxn ang="0">
                                <a:pos x="T1" y="T3"/>
                              </a:cxn>
                              <a:cxn ang="0">
                                <a:pos x="T5" y="T7"/>
                              </a:cxn>
                              <a:cxn ang="0">
                                <a:pos x="T9" y="T11"/>
                              </a:cxn>
                              <a:cxn ang="0">
                                <a:pos x="T13" y="T15"/>
                              </a:cxn>
                            </a:cxnLst>
                            <a:rect l="0" t="0" r="r" b="b"/>
                            <a:pathLst>
                              <a:path w="1460" h="1483">
                                <a:moveTo>
                                  <a:pt x="406" y="1483"/>
                                </a:moveTo>
                                <a:lnTo>
                                  <a:pt x="406" y="0"/>
                                </a:lnTo>
                                <a:moveTo>
                                  <a:pt x="0" y="716"/>
                                </a:moveTo>
                                <a:lnTo>
                                  <a:pt x="1460" y="716"/>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Freeform 1084"/>
                        <wps:cNvSpPr>
                          <a:spLocks/>
                        </wps:cNvSpPr>
                        <wps:spPr bwMode="auto">
                          <a:xfrm>
                            <a:off x="6321"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Line 1083"/>
                        <wps:cNvCnPr>
                          <a:cxnSpLocks noChangeShapeType="1"/>
                        </wps:cNvCnPr>
                        <wps:spPr bwMode="auto">
                          <a:xfrm>
                            <a:off x="6321"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4" name="Freeform 1082"/>
                        <wps:cNvSpPr>
                          <a:spLocks/>
                        </wps:cNvSpPr>
                        <wps:spPr bwMode="auto">
                          <a:xfrm>
                            <a:off x="6645"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5" name="Line 1081"/>
                        <wps:cNvCnPr>
                          <a:cxnSpLocks noChangeShapeType="1"/>
                        </wps:cNvCnPr>
                        <wps:spPr bwMode="auto">
                          <a:xfrm>
                            <a:off x="6646"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6" name="Freeform 1080"/>
                        <wps:cNvSpPr>
                          <a:spLocks/>
                        </wps:cNvSpPr>
                        <wps:spPr bwMode="auto">
                          <a:xfrm>
                            <a:off x="6970"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Line 1079"/>
                        <wps:cNvCnPr>
                          <a:cxnSpLocks noChangeShapeType="1"/>
                        </wps:cNvCnPr>
                        <wps:spPr bwMode="auto">
                          <a:xfrm>
                            <a:off x="6970"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8" name="Freeform 1078"/>
                        <wps:cNvSpPr>
                          <a:spLocks/>
                        </wps:cNvSpPr>
                        <wps:spPr bwMode="auto">
                          <a:xfrm>
                            <a:off x="7294"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Line 1077"/>
                        <wps:cNvCnPr>
                          <a:cxnSpLocks noChangeShapeType="1"/>
                        </wps:cNvCnPr>
                        <wps:spPr bwMode="auto">
                          <a:xfrm>
                            <a:off x="7295"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0" name="Freeform 1076"/>
                        <wps:cNvSpPr>
                          <a:spLocks/>
                        </wps:cNvSpPr>
                        <wps:spPr bwMode="auto">
                          <a:xfrm>
                            <a:off x="6054" y="332"/>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1" name="Line 1075"/>
                        <wps:cNvCnPr>
                          <a:cxnSpLocks noChangeShapeType="1"/>
                        </wps:cNvCnPr>
                        <wps:spPr bwMode="auto">
                          <a:xfrm>
                            <a:off x="6078"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2" name="Freeform 1074"/>
                        <wps:cNvSpPr>
                          <a:spLocks/>
                        </wps:cNvSpPr>
                        <wps:spPr bwMode="auto">
                          <a:xfrm>
                            <a:off x="6054" y="47"/>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 name="Line 1073"/>
                        <wps:cNvCnPr>
                          <a:cxnSpLocks noChangeShapeType="1"/>
                        </wps:cNvCnPr>
                        <wps:spPr bwMode="auto">
                          <a:xfrm>
                            <a:off x="6078"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4" name="Freeform 1072"/>
                        <wps:cNvSpPr>
                          <a:spLocks/>
                        </wps:cNvSpPr>
                        <wps:spPr bwMode="auto">
                          <a:xfrm>
                            <a:off x="6054" y="-238"/>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Line 1071"/>
                        <wps:cNvCnPr>
                          <a:cxnSpLocks noChangeShapeType="1"/>
                        </wps:cNvCnPr>
                        <wps:spPr bwMode="auto">
                          <a:xfrm>
                            <a:off x="6078"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6" name="Freeform 1070"/>
                        <wps:cNvSpPr>
                          <a:spLocks/>
                        </wps:cNvSpPr>
                        <wps:spPr bwMode="auto">
                          <a:xfrm>
                            <a:off x="6054" y="-523"/>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Line 1069"/>
                        <wps:cNvCnPr>
                          <a:cxnSpLocks noChangeShapeType="1"/>
                        </wps:cNvCnPr>
                        <wps:spPr bwMode="auto">
                          <a:xfrm>
                            <a:off x="6078"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8" name="Freeform 1068"/>
                        <wps:cNvSpPr>
                          <a:spLocks/>
                        </wps:cNvSpPr>
                        <wps:spPr bwMode="auto">
                          <a:xfrm>
                            <a:off x="6054" y="-809"/>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Line 1067"/>
                        <wps:cNvCnPr>
                          <a:cxnSpLocks noChangeShapeType="1"/>
                        </wps:cNvCnPr>
                        <wps:spPr bwMode="auto">
                          <a:xfrm>
                            <a:off x="6078"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0" name="Freeform 1066"/>
                        <wps:cNvSpPr>
                          <a:spLocks/>
                        </wps:cNvSpPr>
                        <wps:spPr bwMode="auto">
                          <a:xfrm>
                            <a:off x="6054" y="-1094"/>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 name="Line 1065"/>
                        <wps:cNvCnPr>
                          <a:cxnSpLocks noChangeShapeType="1"/>
                        </wps:cNvCnPr>
                        <wps:spPr bwMode="auto">
                          <a:xfrm>
                            <a:off x="6078"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2" name="Freeform 1064"/>
                        <wps:cNvSpPr>
                          <a:spLocks/>
                        </wps:cNvSpPr>
                        <wps:spPr bwMode="auto">
                          <a:xfrm>
                            <a:off x="6077" y="-470"/>
                            <a:ext cx="1460" cy="484"/>
                          </a:xfrm>
                          <a:custGeom>
                            <a:avLst/>
                            <a:gdLst>
                              <a:gd name="T0" fmla="+- 0 6078 6078"/>
                              <a:gd name="T1" fmla="*/ T0 w 1460"/>
                              <a:gd name="T2" fmla="+- 0 14 -469"/>
                              <a:gd name="T3" fmla="*/ 14 h 484"/>
                              <a:gd name="T4" fmla="+- 0 6119 6078"/>
                              <a:gd name="T5" fmla="*/ T4 w 1460"/>
                              <a:gd name="T6" fmla="+- 0 -74 -469"/>
                              <a:gd name="T7" fmla="*/ -74 h 484"/>
                              <a:gd name="T8" fmla="+- 0 6159 6078"/>
                              <a:gd name="T9" fmla="*/ T8 w 1460"/>
                              <a:gd name="T10" fmla="+- 0 -199 -469"/>
                              <a:gd name="T11" fmla="*/ -199 h 484"/>
                              <a:gd name="T12" fmla="+- 0 6200 6078"/>
                              <a:gd name="T13" fmla="*/ T12 w 1460"/>
                              <a:gd name="T14" fmla="+- 0 -229 -469"/>
                              <a:gd name="T15" fmla="*/ -229 h 484"/>
                              <a:gd name="T16" fmla="+- 0 6240 6078"/>
                              <a:gd name="T17" fmla="*/ T16 w 1460"/>
                              <a:gd name="T18" fmla="+- 0 -263 -469"/>
                              <a:gd name="T19" fmla="*/ -263 h 484"/>
                              <a:gd name="T20" fmla="+- 0 6281 6078"/>
                              <a:gd name="T21" fmla="*/ T20 w 1460"/>
                              <a:gd name="T22" fmla="+- 0 -300 -469"/>
                              <a:gd name="T23" fmla="*/ -300 h 484"/>
                              <a:gd name="T24" fmla="+- 0 6321 6078"/>
                              <a:gd name="T25" fmla="*/ T24 w 1460"/>
                              <a:gd name="T26" fmla="+- 0 -359 -469"/>
                              <a:gd name="T27" fmla="*/ -359 h 484"/>
                              <a:gd name="T28" fmla="+- 0 6362 6078"/>
                              <a:gd name="T29" fmla="*/ T28 w 1460"/>
                              <a:gd name="T30" fmla="+- 0 -379 -469"/>
                              <a:gd name="T31" fmla="*/ -379 h 484"/>
                              <a:gd name="T32" fmla="+- 0 6402 6078"/>
                              <a:gd name="T33" fmla="*/ T32 w 1460"/>
                              <a:gd name="T34" fmla="+- 0 -401 -469"/>
                              <a:gd name="T35" fmla="*/ -401 h 484"/>
                              <a:gd name="T36" fmla="+- 0 6443 6078"/>
                              <a:gd name="T37" fmla="*/ T36 w 1460"/>
                              <a:gd name="T38" fmla="+- 0 -413 -469"/>
                              <a:gd name="T39" fmla="*/ -413 h 484"/>
                              <a:gd name="T40" fmla="+- 0 6484 6078"/>
                              <a:gd name="T41" fmla="*/ T40 w 1460"/>
                              <a:gd name="T42" fmla="+- 0 -423 -469"/>
                              <a:gd name="T43" fmla="*/ -423 h 484"/>
                              <a:gd name="T44" fmla="+- 0 6524 6078"/>
                              <a:gd name="T45" fmla="*/ T44 w 1460"/>
                              <a:gd name="T46" fmla="+- 0 -427 -469"/>
                              <a:gd name="T47" fmla="*/ -427 h 484"/>
                              <a:gd name="T48" fmla="+- 0 6565 6078"/>
                              <a:gd name="T49" fmla="*/ T48 w 1460"/>
                              <a:gd name="T50" fmla="+- 0 -438 -469"/>
                              <a:gd name="T51" fmla="*/ -438 h 484"/>
                              <a:gd name="T52" fmla="+- 0 6605 6078"/>
                              <a:gd name="T53" fmla="*/ T52 w 1460"/>
                              <a:gd name="T54" fmla="+- 0 -448 -469"/>
                              <a:gd name="T55" fmla="*/ -448 h 484"/>
                              <a:gd name="T56" fmla="+- 0 6646 6078"/>
                              <a:gd name="T57" fmla="*/ T56 w 1460"/>
                              <a:gd name="T58" fmla="+- 0 -456 -469"/>
                              <a:gd name="T59" fmla="*/ -456 h 484"/>
                              <a:gd name="T60" fmla="+- 0 6686 6078"/>
                              <a:gd name="T61" fmla="*/ T60 w 1460"/>
                              <a:gd name="T62" fmla="+- 0 -455 -469"/>
                              <a:gd name="T63" fmla="*/ -455 h 484"/>
                              <a:gd name="T64" fmla="+- 0 6727 6078"/>
                              <a:gd name="T65" fmla="*/ T64 w 1460"/>
                              <a:gd name="T66" fmla="+- 0 -458 -469"/>
                              <a:gd name="T67" fmla="*/ -458 h 484"/>
                              <a:gd name="T68" fmla="+- 0 6767 6078"/>
                              <a:gd name="T69" fmla="*/ T68 w 1460"/>
                              <a:gd name="T70" fmla="+- 0 -459 -469"/>
                              <a:gd name="T71" fmla="*/ -459 h 484"/>
                              <a:gd name="T72" fmla="+- 0 6808 6078"/>
                              <a:gd name="T73" fmla="*/ T72 w 1460"/>
                              <a:gd name="T74" fmla="+- 0 -462 -469"/>
                              <a:gd name="T75" fmla="*/ -462 h 484"/>
                              <a:gd name="T76" fmla="+- 0 6848 6078"/>
                              <a:gd name="T77" fmla="*/ T76 w 1460"/>
                              <a:gd name="T78" fmla="+- 0 -464 -469"/>
                              <a:gd name="T79" fmla="*/ -464 h 484"/>
                              <a:gd name="T80" fmla="+- 0 6889 6078"/>
                              <a:gd name="T81" fmla="*/ T80 w 1460"/>
                              <a:gd name="T82" fmla="+- 0 -468 -469"/>
                              <a:gd name="T83" fmla="*/ -468 h 484"/>
                              <a:gd name="T84" fmla="+- 0 6930 6078"/>
                              <a:gd name="T85" fmla="*/ T84 w 1460"/>
                              <a:gd name="T86" fmla="+- 0 -467 -469"/>
                              <a:gd name="T87" fmla="*/ -467 h 484"/>
                              <a:gd name="T88" fmla="+- 0 6970 6078"/>
                              <a:gd name="T89" fmla="*/ T88 w 1460"/>
                              <a:gd name="T90" fmla="+- 0 -463 -469"/>
                              <a:gd name="T91" fmla="*/ -463 h 484"/>
                              <a:gd name="T92" fmla="+- 0 7011 6078"/>
                              <a:gd name="T93" fmla="*/ T92 w 1460"/>
                              <a:gd name="T94" fmla="+- 0 -465 -469"/>
                              <a:gd name="T95" fmla="*/ -465 h 484"/>
                              <a:gd name="T96" fmla="+- 0 7051 6078"/>
                              <a:gd name="T97" fmla="*/ T96 w 1460"/>
                              <a:gd name="T98" fmla="+- 0 -469 -469"/>
                              <a:gd name="T99" fmla="*/ -469 h 484"/>
                              <a:gd name="T100" fmla="+- 0 7092 6078"/>
                              <a:gd name="T101" fmla="*/ T100 w 1460"/>
                              <a:gd name="T102" fmla="+- 0 -468 -469"/>
                              <a:gd name="T103" fmla="*/ -468 h 484"/>
                              <a:gd name="T104" fmla="+- 0 7132 6078"/>
                              <a:gd name="T105" fmla="*/ T104 w 1460"/>
                              <a:gd name="T106" fmla="+- 0 -466 -469"/>
                              <a:gd name="T107" fmla="*/ -466 h 484"/>
                              <a:gd name="T108" fmla="+- 0 7173 6078"/>
                              <a:gd name="T109" fmla="*/ T108 w 1460"/>
                              <a:gd name="T110" fmla="+- 0 -465 -469"/>
                              <a:gd name="T111" fmla="*/ -465 h 484"/>
                              <a:gd name="T112" fmla="+- 0 7213 6078"/>
                              <a:gd name="T113" fmla="*/ T112 w 1460"/>
                              <a:gd name="T114" fmla="+- 0 -468 -469"/>
                              <a:gd name="T115" fmla="*/ -468 h 484"/>
                              <a:gd name="T116" fmla="+- 0 7254 6078"/>
                              <a:gd name="T117" fmla="*/ T116 w 1460"/>
                              <a:gd name="T118" fmla="+- 0 -458 -469"/>
                              <a:gd name="T119" fmla="*/ -458 h 484"/>
                              <a:gd name="T120" fmla="+- 0 7295 6078"/>
                              <a:gd name="T121" fmla="*/ T120 w 1460"/>
                              <a:gd name="T122" fmla="+- 0 -458 -469"/>
                              <a:gd name="T123" fmla="*/ -458 h 484"/>
                              <a:gd name="T124" fmla="+- 0 7335 6078"/>
                              <a:gd name="T125" fmla="*/ T124 w 1460"/>
                              <a:gd name="T126" fmla="+- 0 -455 -469"/>
                              <a:gd name="T127" fmla="*/ -455 h 484"/>
                              <a:gd name="T128" fmla="+- 0 7376 6078"/>
                              <a:gd name="T129" fmla="*/ T128 w 1460"/>
                              <a:gd name="T130" fmla="+- 0 -448 -469"/>
                              <a:gd name="T131" fmla="*/ -448 h 484"/>
                              <a:gd name="T132" fmla="+- 0 7416 6078"/>
                              <a:gd name="T133" fmla="*/ T132 w 1460"/>
                              <a:gd name="T134" fmla="+- 0 -453 -469"/>
                              <a:gd name="T135" fmla="*/ -453 h 484"/>
                              <a:gd name="T136" fmla="+- 0 7457 6078"/>
                              <a:gd name="T137" fmla="*/ T136 w 1460"/>
                              <a:gd name="T138" fmla="+- 0 -447 -469"/>
                              <a:gd name="T139" fmla="*/ -447 h 484"/>
                              <a:gd name="T140" fmla="+- 0 7497 6078"/>
                              <a:gd name="T141" fmla="*/ T140 w 1460"/>
                              <a:gd name="T142" fmla="+- 0 -416 -469"/>
                              <a:gd name="T143" fmla="*/ -416 h 484"/>
                              <a:gd name="T144" fmla="+- 0 7538 6078"/>
                              <a:gd name="T145" fmla="*/ T144 w 1460"/>
                              <a:gd name="T146" fmla="+- 0 -409 -469"/>
                              <a:gd name="T147" fmla="*/ -409 h 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84">
                                <a:moveTo>
                                  <a:pt x="0" y="483"/>
                                </a:moveTo>
                                <a:lnTo>
                                  <a:pt x="41" y="395"/>
                                </a:lnTo>
                                <a:lnTo>
                                  <a:pt x="81" y="270"/>
                                </a:lnTo>
                                <a:lnTo>
                                  <a:pt x="122" y="240"/>
                                </a:lnTo>
                                <a:lnTo>
                                  <a:pt x="162" y="206"/>
                                </a:lnTo>
                                <a:lnTo>
                                  <a:pt x="203" y="169"/>
                                </a:lnTo>
                                <a:lnTo>
                                  <a:pt x="243" y="110"/>
                                </a:lnTo>
                                <a:lnTo>
                                  <a:pt x="284" y="90"/>
                                </a:lnTo>
                                <a:lnTo>
                                  <a:pt x="324" y="68"/>
                                </a:lnTo>
                                <a:lnTo>
                                  <a:pt x="365" y="56"/>
                                </a:lnTo>
                                <a:lnTo>
                                  <a:pt x="406" y="46"/>
                                </a:lnTo>
                                <a:lnTo>
                                  <a:pt x="446" y="42"/>
                                </a:lnTo>
                                <a:lnTo>
                                  <a:pt x="487" y="31"/>
                                </a:lnTo>
                                <a:lnTo>
                                  <a:pt x="527" y="21"/>
                                </a:lnTo>
                                <a:lnTo>
                                  <a:pt x="568" y="13"/>
                                </a:lnTo>
                                <a:lnTo>
                                  <a:pt x="608" y="14"/>
                                </a:lnTo>
                                <a:lnTo>
                                  <a:pt x="649" y="11"/>
                                </a:lnTo>
                                <a:lnTo>
                                  <a:pt x="689" y="10"/>
                                </a:lnTo>
                                <a:lnTo>
                                  <a:pt x="730" y="7"/>
                                </a:lnTo>
                                <a:lnTo>
                                  <a:pt x="770" y="5"/>
                                </a:lnTo>
                                <a:lnTo>
                                  <a:pt x="811" y="1"/>
                                </a:lnTo>
                                <a:lnTo>
                                  <a:pt x="852" y="2"/>
                                </a:lnTo>
                                <a:lnTo>
                                  <a:pt x="892" y="6"/>
                                </a:lnTo>
                                <a:lnTo>
                                  <a:pt x="933" y="4"/>
                                </a:lnTo>
                                <a:lnTo>
                                  <a:pt x="973" y="0"/>
                                </a:lnTo>
                                <a:lnTo>
                                  <a:pt x="1014" y="1"/>
                                </a:lnTo>
                                <a:lnTo>
                                  <a:pt x="1054" y="3"/>
                                </a:lnTo>
                                <a:lnTo>
                                  <a:pt x="1095" y="4"/>
                                </a:lnTo>
                                <a:lnTo>
                                  <a:pt x="1135" y="1"/>
                                </a:lnTo>
                                <a:lnTo>
                                  <a:pt x="1176" y="11"/>
                                </a:lnTo>
                                <a:lnTo>
                                  <a:pt x="1217" y="11"/>
                                </a:lnTo>
                                <a:lnTo>
                                  <a:pt x="1257" y="14"/>
                                </a:lnTo>
                                <a:lnTo>
                                  <a:pt x="1298" y="21"/>
                                </a:lnTo>
                                <a:lnTo>
                                  <a:pt x="1338" y="16"/>
                                </a:lnTo>
                                <a:lnTo>
                                  <a:pt x="1379" y="22"/>
                                </a:lnTo>
                                <a:lnTo>
                                  <a:pt x="1419" y="53"/>
                                </a:lnTo>
                                <a:lnTo>
                                  <a:pt x="1460" y="60"/>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Freeform 1063"/>
                        <wps:cNvSpPr>
                          <a:spLocks/>
                        </wps:cNvSpPr>
                        <wps:spPr bwMode="auto">
                          <a:xfrm>
                            <a:off x="6077" y="-449"/>
                            <a:ext cx="1460" cy="355"/>
                          </a:xfrm>
                          <a:custGeom>
                            <a:avLst/>
                            <a:gdLst>
                              <a:gd name="T0" fmla="+- 0 6078 6078"/>
                              <a:gd name="T1" fmla="*/ T0 w 1460"/>
                              <a:gd name="T2" fmla="+- 0 -95 -449"/>
                              <a:gd name="T3" fmla="*/ -95 h 355"/>
                              <a:gd name="T4" fmla="+- 0 6119 6078"/>
                              <a:gd name="T5" fmla="*/ T4 w 1460"/>
                              <a:gd name="T6" fmla="+- 0 -169 -449"/>
                              <a:gd name="T7" fmla="*/ -169 h 355"/>
                              <a:gd name="T8" fmla="+- 0 6159 6078"/>
                              <a:gd name="T9" fmla="*/ T8 w 1460"/>
                              <a:gd name="T10" fmla="+- 0 -278 -449"/>
                              <a:gd name="T11" fmla="*/ -278 h 355"/>
                              <a:gd name="T12" fmla="+- 0 6200 6078"/>
                              <a:gd name="T13" fmla="*/ T12 w 1460"/>
                              <a:gd name="T14" fmla="+- 0 -315 -449"/>
                              <a:gd name="T15" fmla="*/ -315 h 355"/>
                              <a:gd name="T16" fmla="+- 0 6240 6078"/>
                              <a:gd name="T17" fmla="*/ T16 w 1460"/>
                              <a:gd name="T18" fmla="+- 0 -350 -449"/>
                              <a:gd name="T19" fmla="*/ -350 h 355"/>
                              <a:gd name="T20" fmla="+- 0 6281 6078"/>
                              <a:gd name="T21" fmla="*/ T20 w 1460"/>
                              <a:gd name="T22" fmla="+- 0 -362 -449"/>
                              <a:gd name="T23" fmla="*/ -362 h 355"/>
                              <a:gd name="T24" fmla="+- 0 6321 6078"/>
                              <a:gd name="T25" fmla="*/ T24 w 1460"/>
                              <a:gd name="T26" fmla="+- 0 -397 -449"/>
                              <a:gd name="T27" fmla="*/ -397 h 355"/>
                              <a:gd name="T28" fmla="+- 0 6362 6078"/>
                              <a:gd name="T29" fmla="*/ T28 w 1460"/>
                              <a:gd name="T30" fmla="+- 0 -405 -449"/>
                              <a:gd name="T31" fmla="*/ -405 h 355"/>
                              <a:gd name="T32" fmla="+- 0 6402 6078"/>
                              <a:gd name="T33" fmla="*/ T32 w 1460"/>
                              <a:gd name="T34" fmla="+- 0 -413 -449"/>
                              <a:gd name="T35" fmla="*/ -413 h 355"/>
                              <a:gd name="T36" fmla="+- 0 6443 6078"/>
                              <a:gd name="T37" fmla="*/ T36 w 1460"/>
                              <a:gd name="T38" fmla="+- 0 -405 -449"/>
                              <a:gd name="T39" fmla="*/ -405 h 355"/>
                              <a:gd name="T40" fmla="+- 0 6484 6078"/>
                              <a:gd name="T41" fmla="*/ T40 w 1460"/>
                              <a:gd name="T42" fmla="+- 0 -410 -449"/>
                              <a:gd name="T43" fmla="*/ -410 h 355"/>
                              <a:gd name="T44" fmla="+- 0 6524 6078"/>
                              <a:gd name="T45" fmla="*/ T44 w 1460"/>
                              <a:gd name="T46" fmla="+- 0 -416 -449"/>
                              <a:gd name="T47" fmla="*/ -416 h 355"/>
                              <a:gd name="T48" fmla="+- 0 6565 6078"/>
                              <a:gd name="T49" fmla="*/ T48 w 1460"/>
                              <a:gd name="T50" fmla="+- 0 -420 -449"/>
                              <a:gd name="T51" fmla="*/ -420 h 355"/>
                              <a:gd name="T52" fmla="+- 0 6605 6078"/>
                              <a:gd name="T53" fmla="*/ T52 w 1460"/>
                              <a:gd name="T54" fmla="+- 0 -420 -449"/>
                              <a:gd name="T55" fmla="*/ -420 h 355"/>
                              <a:gd name="T56" fmla="+- 0 6646 6078"/>
                              <a:gd name="T57" fmla="*/ T56 w 1460"/>
                              <a:gd name="T58" fmla="+- 0 -415 -449"/>
                              <a:gd name="T59" fmla="*/ -415 h 355"/>
                              <a:gd name="T60" fmla="+- 0 6686 6078"/>
                              <a:gd name="T61" fmla="*/ T60 w 1460"/>
                              <a:gd name="T62" fmla="+- 0 -414 -449"/>
                              <a:gd name="T63" fmla="*/ -414 h 355"/>
                              <a:gd name="T64" fmla="+- 0 6727 6078"/>
                              <a:gd name="T65" fmla="*/ T64 w 1460"/>
                              <a:gd name="T66" fmla="+- 0 -418 -449"/>
                              <a:gd name="T67" fmla="*/ -418 h 355"/>
                              <a:gd name="T68" fmla="+- 0 6767 6078"/>
                              <a:gd name="T69" fmla="*/ T68 w 1460"/>
                              <a:gd name="T70" fmla="+- 0 -441 -449"/>
                              <a:gd name="T71" fmla="*/ -441 h 355"/>
                              <a:gd name="T72" fmla="+- 0 6808 6078"/>
                              <a:gd name="T73" fmla="*/ T72 w 1460"/>
                              <a:gd name="T74" fmla="+- 0 -449 -449"/>
                              <a:gd name="T75" fmla="*/ -449 h 355"/>
                              <a:gd name="T76" fmla="+- 0 6848 6078"/>
                              <a:gd name="T77" fmla="*/ T76 w 1460"/>
                              <a:gd name="T78" fmla="+- 0 -447 -449"/>
                              <a:gd name="T79" fmla="*/ -447 h 355"/>
                              <a:gd name="T80" fmla="+- 0 6889 6078"/>
                              <a:gd name="T81" fmla="*/ T80 w 1460"/>
                              <a:gd name="T82" fmla="+- 0 -438 -449"/>
                              <a:gd name="T83" fmla="*/ -438 h 355"/>
                              <a:gd name="T84" fmla="+- 0 6930 6078"/>
                              <a:gd name="T85" fmla="*/ T84 w 1460"/>
                              <a:gd name="T86" fmla="+- 0 -431 -449"/>
                              <a:gd name="T87" fmla="*/ -431 h 355"/>
                              <a:gd name="T88" fmla="+- 0 6970 6078"/>
                              <a:gd name="T89" fmla="*/ T88 w 1460"/>
                              <a:gd name="T90" fmla="+- 0 -435 -449"/>
                              <a:gd name="T91" fmla="*/ -435 h 355"/>
                              <a:gd name="T92" fmla="+- 0 7011 6078"/>
                              <a:gd name="T93" fmla="*/ T92 w 1460"/>
                              <a:gd name="T94" fmla="+- 0 -433 -449"/>
                              <a:gd name="T95" fmla="*/ -433 h 355"/>
                              <a:gd name="T96" fmla="+- 0 7051 6078"/>
                              <a:gd name="T97" fmla="*/ T96 w 1460"/>
                              <a:gd name="T98" fmla="+- 0 -421 -449"/>
                              <a:gd name="T99" fmla="*/ -421 h 355"/>
                              <a:gd name="T100" fmla="+- 0 7092 6078"/>
                              <a:gd name="T101" fmla="*/ T100 w 1460"/>
                              <a:gd name="T102" fmla="+- 0 -417 -449"/>
                              <a:gd name="T103" fmla="*/ -417 h 355"/>
                              <a:gd name="T104" fmla="+- 0 7132 6078"/>
                              <a:gd name="T105" fmla="*/ T104 w 1460"/>
                              <a:gd name="T106" fmla="+- 0 -415 -449"/>
                              <a:gd name="T107" fmla="*/ -415 h 355"/>
                              <a:gd name="T108" fmla="+- 0 7173 6078"/>
                              <a:gd name="T109" fmla="*/ T108 w 1460"/>
                              <a:gd name="T110" fmla="+- 0 -402 -449"/>
                              <a:gd name="T111" fmla="*/ -402 h 355"/>
                              <a:gd name="T112" fmla="+- 0 7213 6078"/>
                              <a:gd name="T113" fmla="*/ T112 w 1460"/>
                              <a:gd name="T114" fmla="+- 0 -400 -449"/>
                              <a:gd name="T115" fmla="*/ -400 h 355"/>
                              <a:gd name="T116" fmla="+- 0 7254 6078"/>
                              <a:gd name="T117" fmla="*/ T116 w 1460"/>
                              <a:gd name="T118" fmla="+- 0 -393 -449"/>
                              <a:gd name="T119" fmla="*/ -393 h 355"/>
                              <a:gd name="T120" fmla="+- 0 7295 6078"/>
                              <a:gd name="T121" fmla="*/ T120 w 1460"/>
                              <a:gd name="T122" fmla="+- 0 -385 -449"/>
                              <a:gd name="T123" fmla="*/ -385 h 355"/>
                              <a:gd name="T124" fmla="+- 0 7335 6078"/>
                              <a:gd name="T125" fmla="*/ T124 w 1460"/>
                              <a:gd name="T126" fmla="+- 0 -373 -449"/>
                              <a:gd name="T127" fmla="*/ -373 h 355"/>
                              <a:gd name="T128" fmla="+- 0 7376 6078"/>
                              <a:gd name="T129" fmla="*/ T128 w 1460"/>
                              <a:gd name="T130" fmla="+- 0 -363 -449"/>
                              <a:gd name="T131" fmla="*/ -363 h 355"/>
                              <a:gd name="T132" fmla="+- 0 7416 6078"/>
                              <a:gd name="T133" fmla="*/ T132 w 1460"/>
                              <a:gd name="T134" fmla="+- 0 -360 -449"/>
                              <a:gd name="T135" fmla="*/ -360 h 355"/>
                              <a:gd name="T136" fmla="+- 0 7457 6078"/>
                              <a:gd name="T137" fmla="*/ T136 w 1460"/>
                              <a:gd name="T138" fmla="+- 0 -360 -449"/>
                              <a:gd name="T139" fmla="*/ -360 h 355"/>
                              <a:gd name="T140" fmla="+- 0 7497 6078"/>
                              <a:gd name="T141" fmla="*/ T140 w 1460"/>
                              <a:gd name="T142" fmla="+- 0 -352 -449"/>
                              <a:gd name="T143" fmla="*/ -352 h 355"/>
                              <a:gd name="T144" fmla="+- 0 7538 6078"/>
                              <a:gd name="T145" fmla="*/ T144 w 1460"/>
                              <a:gd name="T146" fmla="+- 0 -351 -449"/>
                              <a:gd name="T147" fmla="*/ -351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55">
                                <a:moveTo>
                                  <a:pt x="0" y="354"/>
                                </a:moveTo>
                                <a:lnTo>
                                  <a:pt x="41" y="280"/>
                                </a:lnTo>
                                <a:lnTo>
                                  <a:pt x="81" y="171"/>
                                </a:lnTo>
                                <a:lnTo>
                                  <a:pt x="122" y="134"/>
                                </a:lnTo>
                                <a:lnTo>
                                  <a:pt x="162" y="99"/>
                                </a:lnTo>
                                <a:lnTo>
                                  <a:pt x="203" y="87"/>
                                </a:lnTo>
                                <a:lnTo>
                                  <a:pt x="243" y="52"/>
                                </a:lnTo>
                                <a:lnTo>
                                  <a:pt x="284" y="44"/>
                                </a:lnTo>
                                <a:lnTo>
                                  <a:pt x="324" y="36"/>
                                </a:lnTo>
                                <a:lnTo>
                                  <a:pt x="365" y="44"/>
                                </a:lnTo>
                                <a:lnTo>
                                  <a:pt x="406" y="39"/>
                                </a:lnTo>
                                <a:lnTo>
                                  <a:pt x="446" y="33"/>
                                </a:lnTo>
                                <a:lnTo>
                                  <a:pt x="487" y="29"/>
                                </a:lnTo>
                                <a:lnTo>
                                  <a:pt x="527" y="29"/>
                                </a:lnTo>
                                <a:lnTo>
                                  <a:pt x="568" y="34"/>
                                </a:lnTo>
                                <a:lnTo>
                                  <a:pt x="608" y="35"/>
                                </a:lnTo>
                                <a:lnTo>
                                  <a:pt x="649" y="31"/>
                                </a:lnTo>
                                <a:lnTo>
                                  <a:pt x="689" y="8"/>
                                </a:lnTo>
                                <a:lnTo>
                                  <a:pt x="730" y="0"/>
                                </a:lnTo>
                                <a:lnTo>
                                  <a:pt x="770" y="2"/>
                                </a:lnTo>
                                <a:lnTo>
                                  <a:pt x="811" y="11"/>
                                </a:lnTo>
                                <a:lnTo>
                                  <a:pt x="852" y="18"/>
                                </a:lnTo>
                                <a:lnTo>
                                  <a:pt x="892" y="14"/>
                                </a:lnTo>
                                <a:lnTo>
                                  <a:pt x="933" y="16"/>
                                </a:lnTo>
                                <a:lnTo>
                                  <a:pt x="973" y="28"/>
                                </a:lnTo>
                                <a:lnTo>
                                  <a:pt x="1014" y="32"/>
                                </a:lnTo>
                                <a:lnTo>
                                  <a:pt x="1054" y="34"/>
                                </a:lnTo>
                                <a:lnTo>
                                  <a:pt x="1095" y="47"/>
                                </a:lnTo>
                                <a:lnTo>
                                  <a:pt x="1135" y="49"/>
                                </a:lnTo>
                                <a:lnTo>
                                  <a:pt x="1176" y="56"/>
                                </a:lnTo>
                                <a:lnTo>
                                  <a:pt x="1217" y="64"/>
                                </a:lnTo>
                                <a:lnTo>
                                  <a:pt x="1257" y="76"/>
                                </a:lnTo>
                                <a:lnTo>
                                  <a:pt x="1298" y="86"/>
                                </a:lnTo>
                                <a:lnTo>
                                  <a:pt x="1338" y="89"/>
                                </a:lnTo>
                                <a:lnTo>
                                  <a:pt x="1379" y="89"/>
                                </a:lnTo>
                                <a:lnTo>
                                  <a:pt x="1419" y="97"/>
                                </a:lnTo>
                                <a:lnTo>
                                  <a:pt x="1460" y="98"/>
                                </a:lnTo>
                              </a:path>
                            </a:pathLst>
                          </a:custGeom>
                          <a:noFill/>
                          <a:ln w="5095">
                            <a:solidFill>
                              <a:srgbClr val="FC8E3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Freeform 1062"/>
                        <wps:cNvSpPr>
                          <a:spLocks/>
                        </wps:cNvSpPr>
                        <wps:spPr bwMode="auto">
                          <a:xfrm>
                            <a:off x="6077" y="-449"/>
                            <a:ext cx="1460" cy="344"/>
                          </a:xfrm>
                          <a:custGeom>
                            <a:avLst/>
                            <a:gdLst>
                              <a:gd name="T0" fmla="+- 0 6078 6078"/>
                              <a:gd name="T1" fmla="*/ T0 w 1460"/>
                              <a:gd name="T2" fmla="+- 0 -104 -448"/>
                              <a:gd name="T3" fmla="*/ -104 h 344"/>
                              <a:gd name="T4" fmla="+- 0 6119 6078"/>
                              <a:gd name="T5" fmla="*/ T4 w 1460"/>
                              <a:gd name="T6" fmla="+- 0 -185 -448"/>
                              <a:gd name="T7" fmla="*/ -185 h 344"/>
                              <a:gd name="T8" fmla="+- 0 6159 6078"/>
                              <a:gd name="T9" fmla="*/ T8 w 1460"/>
                              <a:gd name="T10" fmla="+- 0 -281 -448"/>
                              <a:gd name="T11" fmla="*/ -281 h 344"/>
                              <a:gd name="T12" fmla="+- 0 6200 6078"/>
                              <a:gd name="T13" fmla="*/ T12 w 1460"/>
                              <a:gd name="T14" fmla="+- 0 -316 -448"/>
                              <a:gd name="T15" fmla="*/ -316 h 344"/>
                              <a:gd name="T16" fmla="+- 0 6240 6078"/>
                              <a:gd name="T17" fmla="*/ T16 w 1460"/>
                              <a:gd name="T18" fmla="+- 0 -356 -448"/>
                              <a:gd name="T19" fmla="*/ -356 h 344"/>
                              <a:gd name="T20" fmla="+- 0 6281 6078"/>
                              <a:gd name="T21" fmla="*/ T20 w 1460"/>
                              <a:gd name="T22" fmla="+- 0 -369 -448"/>
                              <a:gd name="T23" fmla="*/ -369 h 344"/>
                              <a:gd name="T24" fmla="+- 0 6321 6078"/>
                              <a:gd name="T25" fmla="*/ T24 w 1460"/>
                              <a:gd name="T26" fmla="+- 0 -393 -448"/>
                              <a:gd name="T27" fmla="*/ -393 h 344"/>
                              <a:gd name="T28" fmla="+- 0 6362 6078"/>
                              <a:gd name="T29" fmla="*/ T28 w 1460"/>
                              <a:gd name="T30" fmla="+- 0 -400 -448"/>
                              <a:gd name="T31" fmla="*/ -400 h 344"/>
                              <a:gd name="T32" fmla="+- 0 6402 6078"/>
                              <a:gd name="T33" fmla="*/ T32 w 1460"/>
                              <a:gd name="T34" fmla="+- 0 -408 -448"/>
                              <a:gd name="T35" fmla="*/ -408 h 344"/>
                              <a:gd name="T36" fmla="+- 0 6443 6078"/>
                              <a:gd name="T37" fmla="*/ T36 w 1460"/>
                              <a:gd name="T38" fmla="+- 0 -404 -448"/>
                              <a:gd name="T39" fmla="*/ -404 h 344"/>
                              <a:gd name="T40" fmla="+- 0 6484 6078"/>
                              <a:gd name="T41" fmla="*/ T40 w 1460"/>
                              <a:gd name="T42" fmla="+- 0 -413 -448"/>
                              <a:gd name="T43" fmla="*/ -413 h 344"/>
                              <a:gd name="T44" fmla="+- 0 6524 6078"/>
                              <a:gd name="T45" fmla="*/ T44 w 1460"/>
                              <a:gd name="T46" fmla="+- 0 -421 -448"/>
                              <a:gd name="T47" fmla="*/ -421 h 344"/>
                              <a:gd name="T48" fmla="+- 0 6565 6078"/>
                              <a:gd name="T49" fmla="*/ T48 w 1460"/>
                              <a:gd name="T50" fmla="+- 0 -421 -448"/>
                              <a:gd name="T51" fmla="*/ -421 h 344"/>
                              <a:gd name="T52" fmla="+- 0 6605 6078"/>
                              <a:gd name="T53" fmla="*/ T52 w 1460"/>
                              <a:gd name="T54" fmla="+- 0 -418 -448"/>
                              <a:gd name="T55" fmla="*/ -418 h 344"/>
                              <a:gd name="T56" fmla="+- 0 6646 6078"/>
                              <a:gd name="T57" fmla="*/ T56 w 1460"/>
                              <a:gd name="T58" fmla="+- 0 -417 -448"/>
                              <a:gd name="T59" fmla="*/ -417 h 344"/>
                              <a:gd name="T60" fmla="+- 0 6686 6078"/>
                              <a:gd name="T61" fmla="*/ T60 w 1460"/>
                              <a:gd name="T62" fmla="+- 0 -420 -448"/>
                              <a:gd name="T63" fmla="*/ -420 h 344"/>
                              <a:gd name="T64" fmla="+- 0 6727 6078"/>
                              <a:gd name="T65" fmla="*/ T64 w 1460"/>
                              <a:gd name="T66" fmla="+- 0 -420 -448"/>
                              <a:gd name="T67" fmla="*/ -420 h 344"/>
                              <a:gd name="T68" fmla="+- 0 6767 6078"/>
                              <a:gd name="T69" fmla="*/ T68 w 1460"/>
                              <a:gd name="T70" fmla="+- 0 -438 -448"/>
                              <a:gd name="T71" fmla="*/ -438 h 344"/>
                              <a:gd name="T72" fmla="+- 0 6808 6078"/>
                              <a:gd name="T73" fmla="*/ T72 w 1460"/>
                              <a:gd name="T74" fmla="+- 0 -448 -448"/>
                              <a:gd name="T75" fmla="*/ -448 h 344"/>
                              <a:gd name="T76" fmla="+- 0 6848 6078"/>
                              <a:gd name="T77" fmla="*/ T76 w 1460"/>
                              <a:gd name="T78" fmla="+- 0 -445 -448"/>
                              <a:gd name="T79" fmla="*/ -445 h 344"/>
                              <a:gd name="T80" fmla="+- 0 6889 6078"/>
                              <a:gd name="T81" fmla="*/ T80 w 1460"/>
                              <a:gd name="T82" fmla="+- 0 -436 -448"/>
                              <a:gd name="T83" fmla="*/ -436 h 344"/>
                              <a:gd name="T84" fmla="+- 0 6930 6078"/>
                              <a:gd name="T85" fmla="*/ T84 w 1460"/>
                              <a:gd name="T86" fmla="+- 0 -423 -448"/>
                              <a:gd name="T87" fmla="*/ -423 h 344"/>
                              <a:gd name="T88" fmla="+- 0 6970 6078"/>
                              <a:gd name="T89" fmla="*/ T88 w 1460"/>
                              <a:gd name="T90" fmla="+- 0 -429 -448"/>
                              <a:gd name="T91" fmla="*/ -429 h 344"/>
                              <a:gd name="T92" fmla="+- 0 7011 6078"/>
                              <a:gd name="T93" fmla="*/ T92 w 1460"/>
                              <a:gd name="T94" fmla="+- 0 -430 -448"/>
                              <a:gd name="T95" fmla="*/ -430 h 344"/>
                              <a:gd name="T96" fmla="+- 0 7051 6078"/>
                              <a:gd name="T97" fmla="*/ T96 w 1460"/>
                              <a:gd name="T98" fmla="+- 0 -421 -448"/>
                              <a:gd name="T99" fmla="*/ -421 h 344"/>
                              <a:gd name="T100" fmla="+- 0 7092 6078"/>
                              <a:gd name="T101" fmla="*/ T100 w 1460"/>
                              <a:gd name="T102" fmla="+- 0 -416 -448"/>
                              <a:gd name="T103" fmla="*/ -416 h 344"/>
                              <a:gd name="T104" fmla="+- 0 7132 6078"/>
                              <a:gd name="T105" fmla="*/ T104 w 1460"/>
                              <a:gd name="T106" fmla="+- 0 -414 -448"/>
                              <a:gd name="T107" fmla="*/ -414 h 344"/>
                              <a:gd name="T108" fmla="+- 0 7173 6078"/>
                              <a:gd name="T109" fmla="*/ T108 w 1460"/>
                              <a:gd name="T110" fmla="+- 0 -401 -448"/>
                              <a:gd name="T111" fmla="*/ -401 h 344"/>
                              <a:gd name="T112" fmla="+- 0 7213 6078"/>
                              <a:gd name="T113" fmla="*/ T112 w 1460"/>
                              <a:gd name="T114" fmla="+- 0 -399 -448"/>
                              <a:gd name="T115" fmla="*/ -399 h 344"/>
                              <a:gd name="T116" fmla="+- 0 7254 6078"/>
                              <a:gd name="T117" fmla="*/ T116 w 1460"/>
                              <a:gd name="T118" fmla="+- 0 -392 -448"/>
                              <a:gd name="T119" fmla="*/ -392 h 344"/>
                              <a:gd name="T120" fmla="+- 0 7295 6078"/>
                              <a:gd name="T121" fmla="*/ T120 w 1460"/>
                              <a:gd name="T122" fmla="+- 0 -386 -448"/>
                              <a:gd name="T123" fmla="*/ -386 h 344"/>
                              <a:gd name="T124" fmla="+- 0 7335 6078"/>
                              <a:gd name="T125" fmla="*/ T124 w 1460"/>
                              <a:gd name="T126" fmla="+- 0 -373 -448"/>
                              <a:gd name="T127" fmla="*/ -373 h 344"/>
                              <a:gd name="T128" fmla="+- 0 7376 6078"/>
                              <a:gd name="T129" fmla="*/ T128 w 1460"/>
                              <a:gd name="T130" fmla="+- 0 -361 -448"/>
                              <a:gd name="T131" fmla="*/ -361 h 344"/>
                              <a:gd name="T132" fmla="+- 0 7416 6078"/>
                              <a:gd name="T133" fmla="*/ T132 w 1460"/>
                              <a:gd name="T134" fmla="+- 0 -360 -448"/>
                              <a:gd name="T135" fmla="*/ -360 h 344"/>
                              <a:gd name="T136" fmla="+- 0 7457 6078"/>
                              <a:gd name="T137" fmla="*/ T136 w 1460"/>
                              <a:gd name="T138" fmla="+- 0 -360 -448"/>
                              <a:gd name="T139" fmla="*/ -360 h 344"/>
                              <a:gd name="T140" fmla="+- 0 7497 6078"/>
                              <a:gd name="T141" fmla="*/ T140 w 1460"/>
                              <a:gd name="T142" fmla="+- 0 -353 -448"/>
                              <a:gd name="T143" fmla="*/ -353 h 344"/>
                              <a:gd name="T144" fmla="+- 0 7538 6078"/>
                              <a:gd name="T145" fmla="*/ T144 w 1460"/>
                              <a:gd name="T146" fmla="+- 0 -351 -448"/>
                              <a:gd name="T147" fmla="*/ -351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44">
                                <a:moveTo>
                                  <a:pt x="0" y="344"/>
                                </a:moveTo>
                                <a:lnTo>
                                  <a:pt x="41" y="263"/>
                                </a:lnTo>
                                <a:lnTo>
                                  <a:pt x="81" y="167"/>
                                </a:lnTo>
                                <a:lnTo>
                                  <a:pt x="122" y="132"/>
                                </a:lnTo>
                                <a:lnTo>
                                  <a:pt x="162" y="92"/>
                                </a:lnTo>
                                <a:lnTo>
                                  <a:pt x="203" y="79"/>
                                </a:lnTo>
                                <a:lnTo>
                                  <a:pt x="243" y="55"/>
                                </a:lnTo>
                                <a:lnTo>
                                  <a:pt x="284" y="48"/>
                                </a:lnTo>
                                <a:lnTo>
                                  <a:pt x="324" y="40"/>
                                </a:lnTo>
                                <a:lnTo>
                                  <a:pt x="365" y="44"/>
                                </a:lnTo>
                                <a:lnTo>
                                  <a:pt x="406" y="35"/>
                                </a:lnTo>
                                <a:lnTo>
                                  <a:pt x="446" y="27"/>
                                </a:lnTo>
                                <a:lnTo>
                                  <a:pt x="487" y="27"/>
                                </a:lnTo>
                                <a:lnTo>
                                  <a:pt x="527" y="30"/>
                                </a:lnTo>
                                <a:lnTo>
                                  <a:pt x="568" y="31"/>
                                </a:lnTo>
                                <a:lnTo>
                                  <a:pt x="608" y="28"/>
                                </a:lnTo>
                                <a:lnTo>
                                  <a:pt x="649" y="28"/>
                                </a:lnTo>
                                <a:lnTo>
                                  <a:pt x="689" y="10"/>
                                </a:lnTo>
                                <a:lnTo>
                                  <a:pt x="730" y="0"/>
                                </a:lnTo>
                                <a:lnTo>
                                  <a:pt x="770" y="3"/>
                                </a:lnTo>
                                <a:lnTo>
                                  <a:pt x="811" y="12"/>
                                </a:lnTo>
                                <a:lnTo>
                                  <a:pt x="852" y="25"/>
                                </a:lnTo>
                                <a:lnTo>
                                  <a:pt x="892" y="19"/>
                                </a:lnTo>
                                <a:lnTo>
                                  <a:pt x="933" y="18"/>
                                </a:lnTo>
                                <a:lnTo>
                                  <a:pt x="973" y="27"/>
                                </a:lnTo>
                                <a:lnTo>
                                  <a:pt x="1014" y="32"/>
                                </a:lnTo>
                                <a:lnTo>
                                  <a:pt x="1054" y="34"/>
                                </a:lnTo>
                                <a:lnTo>
                                  <a:pt x="1095" y="47"/>
                                </a:lnTo>
                                <a:lnTo>
                                  <a:pt x="1135" y="49"/>
                                </a:lnTo>
                                <a:lnTo>
                                  <a:pt x="1176" y="56"/>
                                </a:lnTo>
                                <a:lnTo>
                                  <a:pt x="1217" y="62"/>
                                </a:lnTo>
                                <a:lnTo>
                                  <a:pt x="1257" y="75"/>
                                </a:lnTo>
                                <a:lnTo>
                                  <a:pt x="1298" y="87"/>
                                </a:lnTo>
                                <a:lnTo>
                                  <a:pt x="1338" y="88"/>
                                </a:lnTo>
                                <a:lnTo>
                                  <a:pt x="1379" y="88"/>
                                </a:lnTo>
                                <a:lnTo>
                                  <a:pt x="1419" y="95"/>
                                </a:lnTo>
                                <a:lnTo>
                                  <a:pt x="1460" y="97"/>
                                </a:lnTo>
                              </a:path>
                            </a:pathLst>
                          </a:custGeom>
                          <a:noFill/>
                          <a:ln w="5095">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Freeform 1061"/>
                        <wps:cNvSpPr>
                          <a:spLocks/>
                        </wps:cNvSpPr>
                        <wps:spPr bwMode="auto">
                          <a:xfrm>
                            <a:off x="6077" y="-438"/>
                            <a:ext cx="1460" cy="306"/>
                          </a:xfrm>
                          <a:custGeom>
                            <a:avLst/>
                            <a:gdLst>
                              <a:gd name="T0" fmla="+- 0 6078 6078"/>
                              <a:gd name="T1" fmla="*/ T0 w 1460"/>
                              <a:gd name="T2" fmla="+- 0 -132 -438"/>
                              <a:gd name="T3" fmla="*/ -132 h 306"/>
                              <a:gd name="T4" fmla="+- 0 6119 6078"/>
                              <a:gd name="T5" fmla="*/ T4 w 1460"/>
                              <a:gd name="T6" fmla="+- 0 -198 -438"/>
                              <a:gd name="T7" fmla="*/ -198 h 306"/>
                              <a:gd name="T8" fmla="+- 0 6159 6078"/>
                              <a:gd name="T9" fmla="*/ T8 w 1460"/>
                              <a:gd name="T10" fmla="+- 0 -295 -438"/>
                              <a:gd name="T11" fmla="*/ -295 h 306"/>
                              <a:gd name="T12" fmla="+- 0 6200 6078"/>
                              <a:gd name="T13" fmla="*/ T12 w 1460"/>
                              <a:gd name="T14" fmla="+- 0 -332 -438"/>
                              <a:gd name="T15" fmla="*/ -332 h 306"/>
                              <a:gd name="T16" fmla="+- 0 6240 6078"/>
                              <a:gd name="T17" fmla="*/ T16 w 1460"/>
                              <a:gd name="T18" fmla="+- 0 -366 -438"/>
                              <a:gd name="T19" fmla="*/ -366 h 306"/>
                              <a:gd name="T20" fmla="+- 0 6281 6078"/>
                              <a:gd name="T21" fmla="*/ T20 w 1460"/>
                              <a:gd name="T22" fmla="+- 0 -375 -438"/>
                              <a:gd name="T23" fmla="*/ -375 h 306"/>
                              <a:gd name="T24" fmla="+- 0 6321 6078"/>
                              <a:gd name="T25" fmla="*/ T24 w 1460"/>
                              <a:gd name="T26" fmla="+- 0 -402 -438"/>
                              <a:gd name="T27" fmla="*/ -402 h 306"/>
                              <a:gd name="T28" fmla="+- 0 6362 6078"/>
                              <a:gd name="T29" fmla="*/ T28 w 1460"/>
                              <a:gd name="T30" fmla="+- 0 -407 -438"/>
                              <a:gd name="T31" fmla="*/ -407 h 306"/>
                              <a:gd name="T32" fmla="+- 0 6402 6078"/>
                              <a:gd name="T33" fmla="*/ T32 w 1460"/>
                              <a:gd name="T34" fmla="+- 0 -409 -438"/>
                              <a:gd name="T35" fmla="*/ -409 h 306"/>
                              <a:gd name="T36" fmla="+- 0 6443 6078"/>
                              <a:gd name="T37" fmla="*/ T36 w 1460"/>
                              <a:gd name="T38" fmla="+- 0 -410 -438"/>
                              <a:gd name="T39" fmla="*/ -410 h 306"/>
                              <a:gd name="T40" fmla="+- 0 6484 6078"/>
                              <a:gd name="T41" fmla="*/ T40 w 1460"/>
                              <a:gd name="T42" fmla="+- 0 -420 -438"/>
                              <a:gd name="T43" fmla="*/ -420 h 306"/>
                              <a:gd name="T44" fmla="+- 0 6524 6078"/>
                              <a:gd name="T45" fmla="*/ T44 w 1460"/>
                              <a:gd name="T46" fmla="+- 0 -419 -438"/>
                              <a:gd name="T47" fmla="*/ -419 h 306"/>
                              <a:gd name="T48" fmla="+- 0 6565 6078"/>
                              <a:gd name="T49" fmla="*/ T48 w 1460"/>
                              <a:gd name="T50" fmla="+- 0 -427 -438"/>
                              <a:gd name="T51" fmla="*/ -427 h 306"/>
                              <a:gd name="T52" fmla="+- 0 6605 6078"/>
                              <a:gd name="T53" fmla="*/ T52 w 1460"/>
                              <a:gd name="T54" fmla="+- 0 -419 -438"/>
                              <a:gd name="T55" fmla="*/ -419 h 306"/>
                              <a:gd name="T56" fmla="+- 0 6646 6078"/>
                              <a:gd name="T57" fmla="*/ T56 w 1460"/>
                              <a:gd name="T58" fmla="+- 0 -424 -438"/>
                              <a:gd name="T59" fmla="*/ -424 h 306"/>
                              <a:gd name="T60" fmla="+- 0 6686 6078"/>
                              <a:gd name="T61" fmla="*/ T60 w 1460"/>
                              <a:gd name="T62" fmla="+- 0 -425 -438"/>
                              <a:gd name="T63" fmla="*/ -425 h 306"/>
                              <a:gd name="T64" fmla="+- 0 6727 6078"/>
                              <a:gd name="T65" fmla="*/ T64 w 1460"/>
                              <a:gd name="T66" fmla="+- 0 -430 -438"/>
                              <a:gd name="T67" fmla="*/ -430 h 306"/>
                              <a:gd name="T68" fmla="+- 0 6767 6078"/>
                              <a:gd name="T69" fmla="*/ T68 w 1460"/>
                              <a:gd name="T70" fmla="+- 0 -432 -438"/>
                              <a:gd name="T71" fmla="*/ -432 h 306"/>
                              <a:gd name="T72" fmla="+- 0 6808 6078"/>
                              <a:gd name="T73" fmla="*/ T72 w 1460"/>
                              <a:gd name="T74" fmla="+- 0 -437 -438"/>
                              <a:gd name="T75" fmla="*/ -437 h 306"/>
                              <a:gd name="T76" fmla="+- 0 6848 6078"/>
                              <a:gd name="T77" fmla="*/ T76 w 1460"/>
                              <a:gd name="T78" fmla="+- 0 -437 -438"/>
                              <a:gd name="T79" fmla="*/ -437 h 306"/>
                              <a:gd name="T80" fmla="+- 0 6889 6078"/>
                              <a:gd name="T81" fmla="*/ T80 w 1460"/>
                              <a:gd name="T82" fmla="+- 0 -435 -438"/>
                              <a:gd name="T83" fmla="*/ -435 h 306"/>
                              <a:gd name="T84" fmla="+- 0 6930 6078"/>
                              <a:gd name="T85" fmla="*/ T84 w 1460"/>
                              <a:gd name="T86" fmla="+- 0 -431 -438"/>
                              <a:gd name="T87" fmla="*/ -431 h 306"/>
                              <a:gd name="T88" fmla="+- 0 6970 6078"/>
                              <a:gd name="T89" fmla="*/ T88 w 1460"/>
                              <a:gd name="T90" fmla="+- 0 -438 -438"/>
                              <a:gd name="T91" fmla="*/ -438 h 306"/>
                              <a:gd name="T92" fmla="+- 0 7011 6078"/>
                              <a:gd name="T93" fmla="*/ T92 w 1460"/>
                              <a:gd name="T94" fmla="+- 0 -433 -438"/>
                              <a:gd name="T95" fmla="*/ -433 h 306"/>
                              <a:gd name="T96" fmla="+- 0 7051 6078"/>
                              <a:gd name="T97" fmla="*/ T96 w 1460"/>
                              <a:gd name="T98" fmla="+- 0 -421 -438"/>
                              <a:gd name="T99" fmla="*/ -421 h 306"/>
                              <a:gd name="T100" fmla="+- 0 7092 6078"/>
                              <a:gd name="T101" fmla="*/ T100 w 1460"/>
                              <a:gd name="T102" fmla="+- 0 -419 -438"/>
                              <a:gd name="T103" fmla="*/ -419 h 306"/>
                              <a:gd name="T104" fmla="+- 0 7132 6078"/>
                              <a:gd name="T105" fmla="*/ T104 w 1460"/>
                              <a:gd name="T106" fmla="+- 0 -413 -438"/>
                              <a:gd name="T107" fmla="*/ -413 h 306"/>
                              <a:gd name="T108" fmla="+- 0 7173 6078"/>
                              <a:gd name="T109" fmla="*/ T108 w 1460"/>
                              <a:gd name="T110" fmla="+- 0 -400 -438"/>
                              <a:gd name="T111" fmla="*/ -400 h 306"/>
                              <a:gd name="T112" fmla="+- 0 7213 6078"/>
                              <a:gd name="T113" fmla="*/ T112 w 1460"/>
                              <a:gd name="T114" fmla="+- 0 -391 -438"/>
                              <a:gd name="T115" fmla="*/ -391 h 306"/>
                              <a:gd name="T116" fmla="+- 0 7254 6078"/>
                              <a:gd name="T117" fmla="*/ T116 w 1460"/>
                              <a:gd name="T118" fmla="+- 0 -383 -438"/>
                              <a:gd name="T119" fmla="*/ -383 h 306"/>
                              <a:gd name="T120" fmla="+- 0 7295 6078"/>
                              <a:gd name="T121" fmla="*/ T120 w 1460"/>
                              <a:gd name="T122" fmla="+- 0 -377 -438"/>
                              <a:gd name="T123" fmla="*/ -377 h 306"/>
                              <a:gd name="T124" fmla="+- 0 7335 6078"/>
                              <a:gd name="T125" fmla="*/ T124 w 1460"/>
                              <a:gd name="T126" fmla="+- 0 -365 -438"/>
                              <a:gd name="T127" fmla="*/ -365 h 306"/>
                              <a:gd name="T128" fmla="+- 0 7376 6078"/>
                              <a:gd name="T129" fmla="*/ T128 w 1460"/>
                              <a:gd name="T130" fmla="+- 0 -357 -438"/>
                              <a:gd name="T131" fmla="*/ -357 h 306"/>
                              <a:gd name="T132" fmla="+- 0 7416 6078"/>
                              <a:gd name="T133" fmla="*/ T132 w 1460"/>
                              <a:gd name="T134" fmla="+- 0 -356 -438"/>
                              <a:gd name="T135" fmla="*/ -356 h 306"/>
                              <a:gd name="T136" fmla="+- 0 7457 6078"/>
                              <a:gd name="T137" fmla="*/ T136 w 1460"/>
                              <a:gd name="T138" fmla="+- 0 -353 -438"/>
                              <a:gd name="T139" fmla="*/ -353 h 306"/>
                              <a:gd name="T140" fmla="+- 0 7497 6078"/>
                              <a:gd name="T141" fmla="*/ T140 w 1460"/>
                              <a:gd name="T142" fmla="+- 0 -343 -438"/>
                              <a:gd name="T143" fmla="*/ -343 h 306"/>
                              <a:gd name="T144" fmla="+- 0 7538 6078"/>
                              <a:gd name="T145" fmla="*/ T144 w 1460"/>
                              <a:gd name="T146" fmla="+- 0 -348 -438"/>
                              <a:gd name="T147" fmla="*/ -348 h 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06">
                                <a:moveTo>
                                  <a:pt x="0" y="306"/>
                                </a:moveTo>
                                <a:lnTo>
                                  <a:pt x="41" y="240"/>
                                </a:lnTo>
                                <a:lnTo>
                                  <a:pt x="81" y="143"/>
                                </a:lnTo>
                                <a:lnTo>
                                  <a:pt x="122" y="106"/>
                                </a:lnTo>
                                <a:lnTo>
                                  <a:pt x="162" y="72"/>
                                </a:lnTo>
                                <a:lnTo>
                                  <a:pt x="203" y="63"/>
                                </a:lnTo>
                                <a:lnTo>
                                  <a:pt x="243" y="36"/>
                                </a:lnTo>
                                <a:lnTo>
                                  <a:pt x="284" y="31"/>
                                </a:lnTo>
                                <a:lnTo>
                                  <a:pt x="324" y="29"/>
                                </a:lnTo>
                                <a:lnTo>
                                  <a:pt x="365" y="28"/>
                                </a:lnTo>
                                <a:lnTo>
                                  <a:pt x="406" y="18"/>
                                </a:lnTo>
                                <a:lnTo>
                                  <a:pt x="446" y="19"/>
                                </a:lnTo>
                                <a:lnTo>
                                  <a:pt x="487" y="11"/>
                                </a:lnTo>
                                <a:lnTo>
                                  <a:pt x="527" y="19"/>
                                </a:lnTo>
                                <a:lnTo>
                                  <a:pt x="568" y="14"/>
                                </a:lnTo>
                                <a:lnTo>
                                  <a:pt x="608" y="13"/>
                                </a:lnTo>
                                <a:lnTo>
                                  <a:pt x="649" y="8"/>
                                </a:lnTo>
                                <a:lnTo>
                                  <a:pt x="689" y="6"/>
                                </a:lnTo>
                                <a:lnTo>
                                  <a:pt x="730" y="1"/>
                                </a:lnTo>
                                <a:lnTo>
                                  <a:pt x="770" y="1"/>
                                </a:lnTo>
                                <a:lnTo>
                                  <a:pt x="811" y="3"/>
                                </a:lnTo>
                                <a:lnTo>
                                  <a:pt x="852" y="7"/>
                                </a:lnTo>
                                <a:lnTo>
                                  <a:pt x="892" y="0"/>
                                </a:lnTo>
                                <a:lnTo>
                                  <a:pt x="933" y="5"/>
                                </a:lnTo>
                                <a:lnTo>
                                  <a:pt x="973" y="17"/>
                                </a:lnTo>
                                <a:lnTo>
                                  <a:pt x="1014" y="19"/>
                                </a:lnTo>
                                <a:lnTo>
                                  <a:pt x="1054" y="25"/>
                                </a:lnTo>
                                <a:lnTo>
                                  <a:pt x="1095" y="38"/>
                                </a:lnTo>
                                <a:lnTo>
                                  <a:pt x="1135" y="47"/>
                                </a:lnTo>
                                <a:lnTo>
                                  <a:pt x="1176" y="55"/>
                                </a:lnTo>
                                <a:lnTo>
                                  <a:pt x="1217" y="61"/>
                                </a:lnTo>
                                <a:lnTo>
                                  <a:pt x="1257" y="73"/>
                                </a:lnTo>
                                <a:lnTo>
                                  <a:pt x="1298" y="81"/>
                                </a:lnTo>
                                <a:lnTo>
                                  <a:pt x="1338" y="82"/>
                                </a:lnTo>
                                <a:lnTo>
                                  <a:pt x="1379" y="85"/>
                                </a:lnTo>
                                <a:lnTo>
                                  <a:pt x="1419" y="95"/>
                                </a:lnTo>
                                <a:lnTo>
                                  <a:pt x="1460" y="90"/>
                                </a:lnTo>
                              </a:path>
                            </a:pathLst>
                          </a:custGeom>
                          <a:noFill/>
                          <a:ln w="5095">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1060"/>
                        <wps:cNvSpPr>
                          <a:spLocks/>
                        </wps:cNvSpPr>
                        <wps:spPr bwMode="auto">
                          <a:xfrm>
                            <a:off x="6077" y="-429"/>
                            <a:ext cx="1460" cy="257"/>
                          </a:xfrm>
                          <a:custGeom>
                            <a:avLst/>
                            <a:gdLst>
                              <a:gd name="T0" fmla="+- 0 6078 6078"/>
                              <a:gd name="T1" fmla="*/ T0 w 1460"/>
                              <a:gd name="T2" fmla="+- 0 -172 -428"/>
                              <a:gd name="T3" fmla="*/ -172 h 257"/>
                              <a:gd name="T4" fmla="+- 0 6119 6078"/>
                              <a:gd name="T5" fmla="*/ T4 w 1460"/>
                              <a:gd name="T6" fmla="+- 0 -241 -428"/>
                              <a:gd name="T7" fmla="*/ -241 h 257"/>
                              <a:gd name="T8" fmla="+- 0 6159 6078"/>
                              <a:gd name="T9" fmla="*/ T8 w 1460"/>
                              <a:gd name="T10" fmla="+- 0 -319 -428"/>
                              <a:gd name="T11" fmla="*/ -319 h 257"/>
                              <a:gd name="T12" fmla="+- 0 6200 6078"/>
                              <a:gd name="T13" fmla="*/ T12 w 1460"/>
                              <a:gd name="T14" fmla="+- 0 -351 -428"/>
                              <a:gd name="T15" fmla="*/ -351 h 257"/>
                              <a:gd name="T16" fmla="+- 0 6240 6078"/>
                              <a:gd name="T17" fmla="*/ T16 w 1460"/>
                              <a:gd name="T18" fmla="+- 0 -380 -428"/>
                              <a:gd name="T19" fmla="*/ -380 h 257"/>
                              <a:gd name="T20" fmla="+- 0 6281 6078"/>
                              <a:gd name="T21" fmla="*/ T20 w 1460"/>
                              <a:gd name="T22" fmla="+- 0 -386 -428"/>
                              <a:gd name="T23" fmla="*/ -386 h 257"/>
                              <a:gd name="T24" fmla="+- 0 6321 6078"/>
                              <a:gd name="T25" fmla="*/ T24 w 1460"/>
                              <a:gd name="T26" fmla="+- 0 -392 -428"/>
                              <a:gd name="T27" fmla="*/ -392 h 257"/>
                              <a:gd name="T28" fmla="+- 0 6362 6078"/>
                              <a:gd name="T29" fmla="*/ T28 w 1460"/>
                              <a:gd name="T30" fmla="+- 0 -382 -428"/>
                              <a:gd name="T31" fmla="*/ -382 h 257"/>
                              <a:gd name="T32" fmla="+- 0 6402 6078"/>
                              <a:gd name="T33" fmla="*/ T32 w 1460"/>
                              <a:gd name="T34" fmla="+- 0 -397 -428"/>
                              <a:gd name="T35" fmla="*/ -397 h 257"/>
                              <a:gd name="T36" fmla="+- 0 6443 6078"/>
                              <a:gd name="T37" fmla="*/ T36 w 1460"/>
                              <a:gd name="T38" fmla="+- 0 -391 -428"/>
                              <a:gd name="T39" fmla="*/ -391 h 257"/>
                              <a:gd name="T40" fmla="+- 0 6484 6078"/>
                              <a:gd name="T41" fmla="*/ T40 w 1460"/>
                              <a:gd name="T42" fmla="+- 0 -395 -428"/>
                              <a:gd name="T43" fmla="*/ -395 h 257"/>
                              <a:gd name="T44" fmla="+- 0 6524 6078"/>
                              <a:gd name="T45" fmla="*/ T44 w 1460"/>
                              <a:gd name="T46" fmla="+- 0 -393 -428"/>
                              <a:gd name="T47" fmla="*/ -393 h 257"/>
                              <a:gd name="T48" fmla="+- 0 6565 6078"/>
                              <a:gd name="T49" fmla="*/ T48 w 1460"/>
                              <a:gd name="T50" fmla="+- 0 -401 -428"/>
                              <a:gd name="T51" fmla="*/ -401 h 257"/>
                              <a:gd name="T52" fmla="+- 0 6605 6078"/>
                              <a:gd name="T53" fmla="*/ T52 w 1460"/>
                              <a:gd name="T54" fmla="+- 0 -411 -428"/>
                              <a:gd name="T55" fmla="*/ -411 h 257"/>
                              <a:gd name="T56" fmla="+- 0 6646 6078"/>
                              <a:gd name="T57" fmla="*/ T56 w 1460"/>
                              <a:gd name="T58" fmla="+- 0 -422 -428"/>
                              <a:gd name="T59" fmla="*/ -422 h 257"/>
                              <a:gd name="T60" fmla="+- 0 6686 6078"/>
                              <a:gd name="T61" fmla="*/ T60 w 1460"/>
                              <a:gd name="T62" fmla="+- 0 -428 -428"/>
                              <a:gd name="T63" fmla="*/ -428 h 257"/>
                              <a:gd name="T64" fmla="+- 0 6727 6078"/>
                              <a:gd name="T65" fmla="*/ T64 w 1460"/>
                              <a:gd name="T66" fmla="+- 0 -424 -428"/>
                              <a:gd name="T67" fmla="*/ -424 h 257"/>
                              <a:gd name="T68" fmla="+- 0 6767 6078"/>
                              <a:gd name="T69" fmla="*/ T68 w 1460"/>
                              <a:gd name="T70" fmla="+- 0 -398 -428"/>
                              <a:gd name="T71" fmla="*/ -398 h 257"/>
                              <a:gd name="T72" fmla="+- 0 6808 6078"/>
                              <a:gd name="T73" fmla="*/ T72 w 1460"/>
                              <a:gd name="T74" fmla="+- 0 -402 -428"/>
                              <a:gd name="T75" fmla="*/ -402 h 257"/>
                              <a:gd name="T76" fmla="+- 0 6848 6078"/>
                              <a:gd name="T77" fmla="*/ T76 w 1460"/>
                              <a:gd name="T78" fmla="+- 0 -407 -428"/>
                              <a:gd name="T79" fmla="*/ -407 h 257"/>
                              <a:gd name="T80" fmla="+- 0 6889 6078"/>
                              <a:gd name="T81" fmla="*/ T80 w 1460"/>
                              <a:gd name="T82" fmla="+- 0 -397 -428"/>
                              <a:gd name="T83" fmla="*/ -397 h 257"/>
                              <a:gd name="T84" fmla="+- 0 6930 6078"/>
                              <a:gd name="T85" fmla="*/ T84 w 1460"/>
                              <a:gd name="T86" fmla="+- 0 -400 -428"/>
                              <a:gd name="T87" fmla="*/ -400 h 257"/>
                              <a:gd name="T88" fmla="+- 0 6970 6078"/>
                              <a:gd name="T89" fmla="*/ T88 w 1460"/>
                              <a:gd name="T90" fmla="+- 0 -399 -428"/>
                              <a:gd name="T91" fmla="*/ -399 h 257"/>
                              <a:gd name="T92" fmla="+- 0 7011 6078"/>
                              <a:gd name="T93" fmla="*/ T92 w 1460"/>
                              <a:gd name="T94" fmla="+- 0 -383 -428"/>
                              <a:gd name="T95" fmla="*/ -383 h 257"/>
                              <a:gd name="T96" fmla="+- 0 7051 6078"/>
                              <a:gd name="T97" fmla="*/ T96 w 1460"/>
                              <a:gd name="T98" fmla="+- 0 -376 -428"/>
                              <a:gd name="T99" fmla="*/ -376 h 257"/>
                              <a:gd name="T100" fmla="+- 0 7092 6078"/>
                              <a:gd name="T101" fmla="*/ T100 w 1460"/>
                              <a:gd name="T102" fmla="+- 0 -377 -428"/>
                              <a:gd name="T103" fmla="*/ -377 h 257"/>
                              <a:gd name="T104" fmla="+- 0 7132 6078"/>
                              <a:gd name="T105" fmla="*/ T104 w 1460"/>
                              <a:gd name="T106" fmla="+- 0 -373 -428"/>
                              <a:gd name="T107" fmla="*/ -373 h 257"/>
                              <a:gd name="T108" fmla="+- 0 7173 6078"/>
                              <a:gd name="T109" fmla="*/ T108 w 1460"/>
                              <a:gd name="T110" fmla="+- 0 -368 -428"/>
                              <a:gd name="T111" fmla="*/ -368 h 257"/>
                              <a:gd name="T112" fmla="+- 0 7213 6078"/>
                              <a:gd name="T113" fmla="*/ T112 w 1460"/>
                              <a:gd name="T114" fmla="+- 0 -350 -428"/>
                              <a:gd name="T115" fmla="*/ -350 h 257"/>
                              <a:gd name="T116" fmla="+- 0 7254 6078"/>
                              <a:gd name="T117" fmla="*/ T116 w 1460"/>
                              <a:gd name="T118" fmla="+- 0 -342 -428"/>
                              <a:gd name="T119" fmla="*/ -342 h 257"/>
                              <a:gd name="T120" fmla="+- 0 7295 6078"/>
                              <a:gd name="T121" fmla="*/ T120 w 1460"/>
                              <a:gd name="T122" fmla="+- 0 -335 -428"/>
                              <a:gd name="T123" fmla="*/ -335 h 257"/>
                              <a:gd name="T124" fmla="+- 0 7335 6078"/>
                              <a:gd name="T125" fmla="*/ T124 w 1460"/>
                              <a:gd name="T126" fmla="+- 0 -322 -428"/>
                              <a:gd name="T127" fmla="*/ -322 h 257"/>
                              <a:gd name="T128" fmla="+- 0 7376 6078"/>
                              <a:gd name="T129" fmla="*/ T128 w 1460"/>
                              <a:gd name="T130" fmla="+- 0 -315 -428"/>
                              <a:gd name="T131" fmla="*/ -315 h 257"/>
                              <a:gd name="T132" fmla="+- 0 7416 6078"/>
                              <a:gd name="T133" fmla="*/ T132 w 1460"/>
                              <a:gd name="T134" fmla="+- 0 -307 -428"/>
                              <a:gd name="T135" fmla="*/ -307 h 257"/>
                              <a:gd name="T136" fmla="+- 0 7457 6078"/>
                              <a:gd name="T137" fmla="*/ T136 w 1460"/>
                              <a:gd name="T138" fmla="+- 0 -299 -428"/>
                              <a:gd name="T139" fmla="*/ -299 h 257"/>
                              <a:gd name="T140" fmla="+- 0 7497 6078"/>
                              <a:gd name="T141" fmla="*/ T140 w 1460"/>
                              <a:gd name="T142" fmla="+- 0 -280 -428"/>
                              <a:gd name="T143" fmla="*/ -280 h 257"/>
                              <a:gd name="T144" fmla="+- 0 7538 6078"/>
                              <a:gd name="T145" fmla="*/ T144 w 1460"/>
                              <a:gd name="T146" fmla="+- 0 -265 -428"/>
                              <a:gd name="T147" fmla="*/ -265 h 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57">
                                <a:moveTo>
                                  <a:pt x="0" y="256"/>
                                </a:moveTo>
                                <a:lnTo>
                                  <a:pt x="41" y="187"/>
                                </a:lnTo>
                                <a:lnTo>
                                  <a:pt x="81" y="109"/>
                                </a:lnTo>
                                <a:lnTo>
                                  <a:pt x="122" y="77"/>
                                </a:lnTo>
                                <a:lnTo>
                                  <a:pt x="162" y="48"/>
                                </a:lnTo>
                                <a:lnTo>
                                  <a:pt x="203" y="42"/>
                                </a:lnTo>
                                <a:lnTo>
                                  <a:pt x="243" y="36"/>
                                </a:lnTo>
                                <a:lnTo>
                                  <a:pt x="284" y="46"/>
                                </a:lnTo>
                                <a:lnTo>
                                  <a:pt x="324" y="31"/>
                                </a:lnTo>
                                <a:lnTo>
                                  <a:pt x="365" y="37"/>
                                </a:lnTo>
                                <a:lnTo>
                                  <a:pt x="406" y="33"/>
                                </a:lnTo>
                                <a:lnTo>
                                  <a:pt x="446" y="35"/>
                                </a:lnTo>
                                <a:lnTo>
                                  <a:pt x="487" y="27"/>
                                </a:lnTo>
                                <a:lnTo>
                                  <a:pt x="527" y="17"/>
                                </a:lnTo>
                                <a:lnTo>
                                  <a:pt x="568" y="6"/>
                                </a:lnTo>
                                <a:lnTo>
                                  <a:pt x="608" y="0"/>
                                </a:lnTo>
                                <a:lnTo>
                                  <a:pt x="649" y="4"/>
                                </a:lnTo>
                                <a:lnTo>
                                  <a:pt x="689" y="30"/>
                                </a:lnTo>
                                <a:lnTo>
                                  <a:pt x="730" y="26"/>
                                </a:lnTo>
                                <a:lnTo>
                                  <a:pt x="770" y="21"/>
                                </a:lnTo>
                                <a:lnTo>
                                  <a:pt x="811" y="31"/>
                                </a:lnTo>
                                <a:lnTo>
                                  <a:pt x="852" y="28"/>
                                </a:lnTo>
                                <a:lnTo>
                                  <a:pt x="892" y="29"/>
                                </a:lnTo>
                                <a:lnTo>
                                  <a:pt x="933" y="45"/>
                                </a:lnTo>
                                <a:lnTo>
                                  <a:pt x="973" y="52"/>
                                </a:lnTo>
                                <a:lnTo>
                                  <a:pt x="1014" y="51"/>
                                </a:lnTo>
                                <a:lnTo>
                                  <a:pt x="1054" y="55"/>
                                </a:lnTo>
                                <a:lnTo>
                                  <a:pt x="1095" y="60"/>
                                </a:lnTo>
                                <a:lnTo>
                                  <a:pt x="1135" y="78"/>
                                </a:lnTo>
                                <a:lnTo>
                                  <a:pt x="1176" y="86"/>
                                </a:lnTo>
                                <a:lnTo>
                                  <a:pt x="1217" y="93"/>
                                </a:lnTo>
                                <a:lnTo>
                                  <a:pt x="1257" y="106"/>
                                </a:lnTo>
                                <a:lnTo>
                                  <a:pt x="1298" y="113"/>
                                </a:lnTo>
                                <a:lnTo>
                                  <a:pt x="1338" y="121"/>
                                </a:lnTo>
                                <a:lnTo>
                                  <a:pt x="1379" y="129"/>
                                </a:lnTo>
                                <a:lnTo>
                                  <a:pt x="1419" y="148"/>
                                </a:lnTo>
                                <a:lnTo>
                                  <a:pt x="1460" y="163"/>
                                </a:lnTo>
                              </a:path>
                            </a:pathLst>
                          </a:custGeom>
                          <a:noFill/>
                          <a:ln w="5095">
                            <a:solidFill>
                              <a:srgbClr val="6CAED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Freeform 1059"/>
                        <wps:cNvSpPr>
                          <a:spLocks/>
                        </wps:cNvSpPr>
                        <wps:spPr bwMode="auto">
                          <a:xfrm>
                            <a:off x="6077" y="-426"/>
                            <a:ext cx="1460" cy="223"/>
                          </a:xfrm>
                          <a:custGeom>
                            <a:avLst/>
                            <a:gdLst>
                              <a:gd name="T0" fmla="+- 0 6078 6078"/>
                              <a:gd name="T1" fmla="*/ T0 w 1460"/>
                              <a:gd name="T2" fmla="+- 0 -203 -426"/>
                              <a:gd name="T3" fmla="*/ -203 h 223"/>
                              <a:gd name="T4" fmla="+- 0 6119 6078"/>
                              <a:gd name="T5" fmla="*/ T4 w 1460"/>
                              <a:gd name="T6" fmla="+- 0 -266 -426"/>
                              <a:gd name="T7" fmla="*/ -266 h 223"/>
                              <a:gd name="T8" fmla="+- 0 6159 6078"/>
                              <a:gd name="T9" fmla="*/ T8 w 1460"/>
                              <a:gd name="T10" fmla="+- 0 -337 -426"/>
                              <a:gd name="T11" fmla="*/ -337 h 223"/>
                              <a:gd name="T12" fmla="+- 0 6200 6078"/>
                              <a:gd name="T13" fmla="*/ T12 w 1460"/>
                              <a:gd name="T14" fmla="+- 0 -362 -426"/>
                              <a:gd name="T15" fmla="*/ -362 h 223"/>
                              <a:gd name="T16" fmla="+- 0 6240 6078"/>
                              <a:gd name="T17" fmla="*/ T16 w 1460"/>
                              <a:gd name="T18" fmla="+- 0 -387 -426"/>
                              <a:gd name="T19" fmla="*/ -387 h 223"/>
                              <a:gd name="T20" fmla="+- 0 6281 6078"/>
                              <a:gd name="T21" fmla="*/ T20 w 1460"/>
                              <a:gd name="T22" fmla="+- 0 -400 -426"/>
                              <a:gd name="T23" fmla="*/ -400 h 223"/>
                              <a:gd name="T24" fmla="+- 0 6321 6078"/>
                              <a:gd name="T25" fmla="*/ T24 w 1460"/>
                              <a:gd name="T26" fmla="+- 0 -391 -426"/>
                              <a:gd name="T27" fmla="*/ -391 h 223"/>
                              <a:gd name="T28" fmla="+- 0 6362 6078"/>
                              <a:gd name="T29" fmla="*/ T28 w 1460"/>
                              <a:gd name="T30" fmla="+- 0 -385 -426"/>
                              <a:gd name="T31" fmla="*/ -385 h 223"/>
                              <a:gd name="T32" fmla="+- 0 6402 6078"/>
                              <a:gd name="T33" fmla="*/ T32 w 1460"/>
                              <a:gd name="T34" fmla="+- 0 -392 -426"/>
                              <a:gd name="T35" fmla="*/ -392 h 223"/>
                              <a:gd name="T36" fmla="+- 0 6443 6078"/>
                              <a:gd name="T37" fmla="*/ T36 w 1460"/>
                              <a:gd name="T38" fmla="+- 0 -387 -426"/>
                              <a:gd name="T39" fmla="*/ -387 h 223"/>
                              <a:gd name="T40" fmla="+- 0 6484 6078"/>
                              <a:gd name="T41" fmla="*/ T40 w 1460"/>
                              <a:gd name="T42" fmla="+- 0 -389 -426"/>
                              <a:gd name="T43" fmla="*/ -389 h 223"/>
                              <a:gd name="T44" fmla="+- 0 6524 6078"/>
                              <a:gd name="T45" fmla="*/ T44 w 1460"/>
                              <a:gd name="T46" fmla="+- 0 -386 -426"/>
                              <a:gd name="T47" fmla="*/ -386 h 223"/>
                              <a:gd name="T48" fmla="+- 0 6565 6078"/>
                              <a:gd name="T49" fmla="*/ T48 w 1460"/>
                              <a:gd name="T50" fmla="+- 0 -391 -426"/>
                              <a:gd name="T51" fmla="*/ -391 h 223"/>
                              <a:gd name="T52" fmla="+- 0 6605 6078"/>
                              <a:gd name="T53" fmla="*/ T52 w 1460"/>
                              <a:gd name="T54" fmla="+- 0 -408 -426"/>
                              <a:gd name="T55" fmla="*/ -408 h 223"/>
                              <a:gd name="T56" fmla="+- 0 6646 6078"/>
                              <a:gd name="T57" fmla="*/ T56 w 1460"/>
                              <a:gd name="T58" fmla="+- 0 -420 -426"/>
                              <a:gd name="T59" fmla="*/ -420 h 223"/>
                              <a:gd name="T60" fmla="+- 0 6686 6078"/>
                              <a:gd name="T61" fmla="*/ T60 w 1460"/>
                              <a:gd name="T62" fmla="+- 0 -426 -426"/>
                              <a:gd name="T63" fmla="*/ -426 h 223"/>
                              <a:gd name="T64" fmla="+- 0 6727 6078"/>
                              <a:gd name="T65" fmla="*/ T64 w 1460"/>
                              <a:gd name="T66" fmla="+- 0 -420 -426"/>
                              <a:gd name="T67" fmla="*/ -420 h 223"/>
                              <a:gd name="T68" fmla="+- 0 6767 6078"/>
                              <a:gd name="T69" fmla="*/ T68 w 1460"/>
                              <a:gd name="T70" fmla="+- 0 -399 -426"/>
                              <a:gd name="T71" fmla="*/ -399 h 223"/>
                              <a:gd name="T72" fmla="+- 0 6808 6078"/>
                              <a:gd name="T73" fmla="*/ T72 w 1460"/>
                              <a:gd name="T74" fmla="+- 0 -397 -426"/>
                              <a:gd name="T75" fmla="*/ -397 h 223"/>
                              <a:gd name="T76" fmla="+- 0 6848 6078"/>
                              <a:gd name="T77" fmla="*/ T76 w 1460"/>
                              <a:gd name="T78" fmla="+- 0 -395 -426"/>
                              <a:gd name="T79" fmla="*/ -395 h 223"/>
                              <a:gd name="T80" fmla="+- 0 6889 6078"/>
                              <a:gd name="T81" fmla="*/ T80 w 1460"/>
                              <a:gd name="T82" fmla="+- 0 -384 -426"/>
                              <a:gd name="T83" fmla="*/ -384 h 223"/>
                              <a:gd name="T84" fmla="+- 0 6930 6078"/>
                              <a:gd name="T85" fmla="*/ T84 w 1460"/>
                              <a:gd name="T86" fmla="+- 0 -384 -426"/>
                              <a:gd name="T87" fmla="*/ -384 h 223"/>
                              <a:gd name="T88" fmla="+- 0 6970 6078"/>
                              <a:gd name="T89" fmla="*/ T88 w 1460"/>
                              <a:gd name="T90" fmla="+- 0 -383 -426"/>
                              <a:gd name="T91" fmla="*/ -383 h 223"/>
                              <a:gd name="T92" fmla="+- 0 7011 6078"/>
                              <a:gd name="T93" fmla="*/ T92 w 1460"/>
                              <a:gd name="T94" fmla="+- 0 -373 -426"/>
                              <a:gd name="T95" fmla="*/ -373 h 223"/>
                              <a:gd name="T96" fmla="+- 0 7051 6078"/>
                              <a:gd name="T97" fmla="*/ T96 w 1460"/>
                              <a:gd name="T98" fmla="+- 0 -366 -426"/>
                              <a:gd name="T99" fmla="*/ -366 h 223"/>
                              <a:gd name="T100" fmla="+- 0 7092 6078"/>
                              <a:gd name="T101" fmla="*/ T100 w 1460"/>
                              <a:gd name="T102" fmla="+- 0 -365 -426"/>
                              <a:gd name="T103" fmla="*/ -365 h 223"/>
                              <a:gd name="T104" fmla="+- 0 7132 6078"/>
                              <a:gd name="T105" fmla="*/ T104 w 1460"/>
                              <a:gd name="T106" fmla="+- 0 -362 -426"/>
                              <a:gd name="T107" fmla="*/ -362 h 223"/>
                              <a:gd name="T108" fmla="+- 0 7173 6078"/>
                              <a:gd name="T109" fmla="*/ T108 w 1460"/>
                              <a:gd name="T110" fmla="+- 0 -351 -426"/>
                              <a:gd name="T111" fmla="*/ -351 h 223"/>
                              <a:gd name="T112" fmla="+- 0 7213 6078"/>
                              <a:gd name="T113" fmla="*/ T112 w 1460"/>
                              <a:gd name="T114" fmla="+- 0 -339 -426"/>
                              <a:gd name="T115" fmla="*/ -339 h 223"/>
                              <a:gd name="T116" fmla="+- 0 7254 6078"/>
                              <a:gd name="T117" fmla="*/ T116 w 1460"/>
                              <a:gd name="T118" fmla="+- 0 -328 -426"/>
                              <a:gd name="T119" fmla="*/ -328 h 223"/>
                              <a:gd name="T120" fmla="+- 0 7295 6078"/>
                              <a:gd name="T121" fmla="*/ T120 w 1460"/>
                              <a:gd name="T122" fmla="+- 0 -319 -426"/>
                              <a:gd name="T123" fmla="*/ -319 h 223"/>
                              <a:gd name="T124" fmla="+- 0 7335 6078"/>
                              <a:gd name="T125" fmla="*/ T124 w 1460"/>
                              <a:gd name="T126" fmla="+- 0 -317 -426"/>
                              <a:gd name="T127" fmla="*/ -317 h 223"/>
                              <a:gd name="T128" fmla="+- 0 7376 6078"/>
                              <a:gd name="T129" fmla="*/ T128 w 1460"/>
                              <a:gd name="T130" fmla="+- 0 -314 -426"/>
                              <a:gd name="T131" fmla="*/ -314 h 223"/>
                              <a:gd name="T132" fmla="+- 0 7416 6078"/>
                              <a:gd name="T133" fmla="*/ T132 w 1460"/>
                              <a:gd name="T134" fmla="+- 0 -305 -426"/>
                              <a:gd name="T135" fmla="*/ -305 h 223"/>
                              <a:gd name="T136" fmla="+- 0 7457 6078"/>
                              <a:gd name="T137" fmla="*/ T136 w 1460"/>
                              <a:gd name="T138" fmla="+- 0 -298 -426"/>
                              <a:gd name="T139" fmla="*/ -298 h 223"/>
                              <a:gd name="T140" fmla="+- 0 7497 6078"/>
                              <a:gd name="T141" fmla="*/ T140 w 1460"/>
                              <a:gd name="T142" fmla="+- 0 -280 -426"/>
                              <a:gd name="T143" fmla="*/ -280 h 223"/>
                              <a:gd name="T144" fmla="+- 0 7538 6078"/>
                              <a:gd name="T145" fmla="*/ T144 w 1460"/>
                              <a:gd name="T146" fmla="+- 0 -264 -426"/>
                              <a:gd name="T147" fmla="*/ -264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23">
                                <a:moveTo>
                                  <a:pt x="0" y="223"/>
                                </a:moveTo>
                                <a:lnTo>
                                  <a:pt x="41" y="160"/>
                                </a:lnTo>
                                <a:lnTo>
                                  <a:pt x="81" y="89"/>
                                </a:lnTo>
                                <a:lnTo>
                                  <a:pt x="122" y="64"/>
                                </a:lnTo>
                                <a:lnTo>
                                  <a:pt x="162" y="39"/>
                                </a:lnTo>
                                <a:lnTo>
                                  <a:pt x="203" y="26"/>
                                </a:lnTo>
                                <a:lnTo>
                                  <a:pt x="243" y="35"/>
                                </a:lnTo>
                                <a:lnTo>
                                  <a:pt x="284" y="41"/>
                                </a:lnTo>
                                <a:lnTo>
                                  <a:pt x="324" y="34"/>
                                </a:lnTo>
                                <a:lnTo>
                                  <a:pt x="365" y="39"/>
                                </a:lnTo>
                                <a:lnTo>
                                  <a:pt x="406" y="37"/>
                                </a:lnTo>
                                <a:lnTo>
                                  <a:pt x="446" y="40"/>
                                </a:lnTo>
                                <a:lnTo>
                                  <a:pt x="487" y="35"/>
                                </a:lnTo>
                                <a:lnTo>
                                  <a:pt x="527" y="18"/>
                                </a:lnTo>
                                <a:lnTo>
                                  <a:pt x="568" y="6"/>
                                </a:lnTo>
                                <a:lnTo>
                                  <a:pt x="608" y="0"/>
                                </a:lnTo>
                                <a:lnTo>
                                  <a:pt x="649" y="6"/>
                                </a:lnTo>
                                <a:lnTo>
                                  <a:pt x="689" y="27"/>
                                </a:lnTo>
                                <a:lnTo>
                                  <a:pt x="730" y="29"/>
                                </a:lnTo>
                                <a:lnTo>
                                  <a:pt x="770" y="31"/>
                                </a:lnTo>
                                <a:lnTo>
                                  <a:pt x="811" y="42"/>
                                </a:lnTo>
                                <a:lnTo>
                                  <a:pt x="852" y="42"/>
                                </a:lnTo>
                                <a:lnTo>
                                  <a:pt x="892" y="43"/>
                                </a:lnTo>
                                <a:lnTo>
                                  <a:pt x="933" y="53"/>
                                </a:lnTo>
                                <a:lnTo>
                                  <a:pt x="973" y="60"/>
                                </a:lnTo>
                                <a:lnTo>
                                  <a:pt x="1014" y="61"/>
                                </a:lnTo>
                                <a:lnTo>
                                  <a:pt x="1054" y="64"/>
                                </a:lnTo>
                                <a:lnTo>
                                  <a:pt x="1095" y="75"/>
                                </a:lnTo>
                                <a:lnTo>
                                  <a:pt x="1135" y="87"/>
                                </a:lnTo>
                                <a:lnTo>
                                  <a:pt x="1176" y="98"/>
                                </a:lnTo>
                                <a:lnTo>
                                  <a:pt x="1217" y="107"/>
                                </a:lnTo>
                                <a:lnTo>
                                  <a:pt x="1257" y="109"/>
                                </a:lnTo>
                                <a:lnTo>
                                  <a:pt x="1298" y="112"/>
                                </a:lnTo>
                                <a:lnTo>
                                  <a:pt x="1338" y="121"/>
                                </a:lnTo>
                                <a:lnTo>
                                  <a:pt x="1379" y="128"/>
                                </a:lnTo>
                                <a:lnTo>
                                  <a:pt x="1419" y="146"/>
                                </a:lnTo>
                                <a:lnTo>
                                  <a:pt x="1460" y="162"/>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AutoShape 1058"/>
                        <wps:cNvSpPr>
                          <a:spLocks/>
                        </wps:cNvSpPr>
                        <wps:spPr bwMode="auto">
                          <a:xfrm>
                            <a:off x="6077" y="-1122"/>
                            <a:ext cx="1460" cy="1483"/>
                          </a:xfrm>
                          <a:custGeom>
                            <a:avLst/>
                            <a:gdLst>
                              <a:gd name="T0" fmla="+- 0 6078 6078"/>
                              <a:gd name="T1" fmla="*/ T0 w 1460"/>
                              <a:gd name="T2" fmla="+- 0 361 -1122"/>
                              <a:gd name="T3" fmla="*/ 361 h 1483"/>
                              <a:gd name="T4" fmla="+- 0 6078 6078"/>
                              <a:gd name="T5" fmla="*/ T4 w 1460"/>
                              <a:gd name="T6" fmla="+- 0 -1122 -1122"/>
                              <a:gd name="T7" fmla="*/ -1122 h 1483"/>
                              <a:gd name="T8" fmla="+- 0 7538 6078"/>
                              <a:gd name="T9" fmla="*/ T8 w 1460"/>
                              <a:gd name="T10" fmla="+- 0 361 -1122"/>
                              <a:gd name="T11" fmla="*/ 361 h 1483"/>
                              <a:gd name="T12" fmla="+- 0 7538 6078"/>
                              <a:gd name="T13" fmla="*/ T12 w 1460"/>
                              <a:gd name="T14" fmla="+- 0 -1122 -1122"/>
                              <a:gd name="T15" fmla="*/ -1122 h 1483"/>
                              <a:gd name="T16" fmla="+- 0 6078 6078"/>
                              <a:gd name="T17" fmla="*/ T16 w 1460"/>
                              <a:gd name="T18" fmla="+- 0 361 -1122"/>
                              <a:gd name="T19" fmla="*/ 361 h 1483"/>
                              <a:gd name="T20" fmla="+- 0 7538 6078"/>
                              <a:gd name="T21" fmla="*/ T20 w 1460"/>
                              <a:gd name="T22" fmla="+- 0 361 -1122"/>
                              <a:gd name="T23" fmla="*/ 361 h 1483"/>
                              <a:gd name="T24" fmla="+- 0 6078 6078"/>
                              <a:gd name="T25" fmla="*/ T24 w 1460"/>
                              <a:gd name="T26" fmla="+- 0 -1122 -1122"/>
                              <a:gd name="T27" fmla="*/ -1122 h 1483"/>
                              <a:gd name="T28" fmla="+- 0 7538 6078"/>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AutoShape 1057"/>
                        <wps:cNvSpPr>
                          <a:spLocks/>
                        </wps:cNvSpPr>
                        <wps:spPr bwMode="auto">
                          <a:xfrm>
                            <a:off x="6459" y="-430"/>
                            <a:ext cx="48" cy="48"/>
                          </a:xfrm>
                          <a:custGeom>
                            <a:avLst/>
                            <a:gdLst>
                              <a:gd name="T0" fmla="+- 0 6460 6460"/>
                              <a:gd name="T1" fmla="*/ T0 w 48"/>
                              <a:gd name="T2" fmla="+- 0 -406 -429"/>
                              <a:gd name="T3" fmla="*/ -406 h 48"/>
                              <a:gd name="T4" fmla="+- 0 6507 6460"/>
                              <a:gd name="T5" fmla="*/ T4 w 48"/>
                              <a:gd name="T6" fmla="+- 0 -406 -429"/>
                              <a:gd name="T7" fmla="*/ -406 h 48"/>
                              <a:gd name="T8" fmla="+- 0 6484 6460"/>
                              <a:gd name="T9" fmla="*/ T8 w 48"/>
                              <a:gd name="T10" fmla="+- 0 -382 -429"/>
                              <a:gd name="T11" fmla="*/ -382 h 48"/>
                              <a:gd name="T12" fmla="+- 0 6484 6460"/>
                              <a:gd name="T13" fmla="*/ T12 w 48"/>
                              <a:gd name="T14" fmla="+- 0 -429 -429"/>
                              <a:gd name="T15" fmla="*/ -429 h 48"/>
                            </a:gdLst>
                            <a:ahLst/>
                            <a:cxnLst>
                              <a:cxn ang="0">
                                <a:pos x="T1" y="T3"/>
                              </a:cxn>
                              <a:cxn ang="0">
                                <a:pos x="T5" y="T7"/>
                              </a:cxn>
                              <a:cxn ang="0">
                                <a:pos x="T9" y="T11"/>
                              </a:cxn>
                              <a:cxn ang="0">
                                <a:pos x="T13" y="T15"/>
                              </a:cxn>
                            </a:cxnLst>
                            <a:rect l="0" t="0" r="r" b="b"/>
                            <a:pathLst>
                              <a:path w="48" h="48">
                                <a:moveTo>
                                  <a:pt x="0" y="23"/>
                                </a:moveTo>
                                <a:lnTo>
                                  <a:pt x="47" y="23"/>
                                </a:lnTo>
                                <a:moveTo>
                                  <a:pt x="24" y="47"/>
                                </a:moveTo>
                                <a:lnTo>
                                  <a:pt x="24"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8E544" id="Group 1056" o:spid="_x0000_s1026" style="position:absolute;margin-left:302.75pt;margin-top:-56.2pt;width:74.4pt;height:75.45pt;z-index:15753728;mso-position-horizontal-relative:page" coordorigin="6055,-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">
                <v:shape id="AutoShape 1085" o:spid="_x0000_s1027"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" path="m406,1483l406,m,716r1460,e" filled="f" strokeweight=".07078mm">
                  <v:stroke dashstyle="1 1"/>
                  <v:path arrowok="t" o:connecttype="custom" o:connectlocs="406,361;406,-1122;0,-406;1460,-406" o:connectangles="0,0,0,0"/>
                </v:shape>
                <v:shape id="Freeform 1084" o:spid="_x0000_s1028" style="position:absolute;left:6321;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" path="m,l,23e" fillcolor="black" stroked="f">
                  <v:path arrowok="t" o:connecttype="custom" o:connectlocs="0,361;0,384" o:connectangles="0,0"/>
                </v:shape>
                <v:line id="Line 1083" o:spid="_x0000_s1029" style="position:absolute;visibility:visible;mso-wrap-style:square" from="6321,361" to="6321,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" strokeweight=".09436mm"/>
                <v:shape id="Freeform 1082" o:spid="_x0000_s1030" style="position:absolute;left:6645;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" path="m,l,23e" fillcolor="black" stroked="f">
                  <v:path arrowok="t" o:connecttype="custom" o:connectlocs="0,361;0,384" o:connectangles="0,0"/>
                </v:shape>
                <v:line id="Line 1081" o:spid="_x0000_s1031" style="position:absolute;visibility:visible;mso-wrap-style:square" from="6646,361" to="664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" strokeweight=".09436mm"/>
                <v:shape id="Freeform 1080" o:spid="_x0000_s1032" style="position:absolute;left:6970;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" path="m,l,23e" fillcolor="black" stroked="f">
                  <v:path arrowok="t" o:connecttype="custom" o:connectlocs="0,361;0,384" o:connectangles="0,0"/>
                </v:shape>
                <v:line id="Line 1079" o:spid="_x0000_s1033" style="position:absolute;visibility:visible;mso-wrap-style:square" from="6970,361" to="697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" strokeweight=".09436mm"/>
                <v:shape id="Freeform 1078" o:spid="_x0000_s1034" style="position:absolute;left:7294;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" path="m,l,23e" fillcolor="black" stroked="f">
                  <v:path arrowok="t" o:connecttype="custom" o:connectlocs="0,361;0,384" o:connectangles="0,0"/>
                </v:shape>
                <v:line id="Line 1077" o:spid="_x0000_s1035" style="position:absolute;visibility:visible;mso-wrap-style:square" from="7295,361" to="729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" strokeweight=".09436mm"/>
                <v:shape id="Freeform 1076" o:spid="_x0000_s1036" style="position:absolute;left:6054;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" path="m23,l,e" fillcolor="black" stroked="f">
                  <v:path arrowok="t" o:connecttype="custom" o:connectlocs="23,0;0,0" o:connectangles="0,0"/>
                </v:shape>
                <v:line id="Line 1075" o:spid="_x0000_s1037" style="position:absolute;visibility:visible;mso-wrap-style:square" from="6078,333" to="607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" strokeweight=".09436mm"/>
                <v:shape id="Freeform 1074" o:spid="_x0000_s1038" style="position:absolute;left:6054;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" path="m23,l,e" fillcolor="black" stroked="f">
                  <v:path arrowok="t" o:connecttype="custom" o:connectlocs="23,0;0,0" o:connectangles="0,0"/>
                </v:shape>
                <v:line id="Line 1073" o:spid="_x0000_s1039" style="position:absolute;visibility:visible;mso-wrap-style:square" from="6078,47" to="60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" strokeweight=".09436mm"/>
                <v:shape id="Freeform 1072" o:spid="_x0000_s1040" style="position:absolute;left:6054;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" path="m23,l,e" fillcolor="black" stroked="f">
                  <v:path arrowok="t" o:connecttype="custom" o:connectlocs="23,0;0,0" o:connectangles="0,0"/>
                </v:shape>
                <v:line id="Line 1071" o:spid="_x0000_s1041" style="position:absolute;visibility:visible;mso-wrap-style:square" from="6078,-238" to="607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" strokeweight=".09436mm"/>
                <v:shape id="Freeform 1070" o:spid="_x0000_s1042" style="position:absolute;left:6054;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" path="m23,l,e" fillcolor="black" stroked="f">
                  <v:path arrowok="t" o:connecttype="custom" o:connectlocs="23,0;0,0" o:connectangles="0,0"/>
                </v:shape>
                <v:line id="Line 1069" o:spid="_x0000_s1043" style="position:absolute;visibility:visible;mso-wrap-style:square" from="6078,-523" to="607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" strokeweight=".09436mm"/>
                <v:shape id="Freeform 1068" o:spid="_x0000_s1044" style="position:absolute;left:6054;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" path="m23,l,e" fillcolor="black" stroked="f">
                  <v:path arrowok="t" o:connecttype="custom" o:connectlocs="23,0;0,0" o:connectangles="0,0"/>
                </v:shape>
                <v:line id="Line 1067" o:spid="_x0000_s1045" style="position:absolute;visibility:visible;mso-wrap-style:square" from="6078,-808" to="607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" strokeweight=".09436mm"/>
                <v:shape id="Freeform 1066" o:spid="_x0000_s1046" style="position:absolute;left:6054;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" path="m23,l,e" fillcolor="black" stroked="f">
                  <v:path arrowok="t" o:connecttype="custom" o:connectlocs="23,0;0,0" o:connectangles="0,0"/>
                </v:shape>
                <v:line id="Line 1065" o:spid="_x0000_s1047" style="position:absolute;visibility:visible;mso-wrap-style:square" from="6078,-1093" to="6078,-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" strokeweight=".09436mm"/>
                <v:shape id="Freeform 1064" o:spid="_x0000_s1048" style="position:absolute;left:6077;top:-470;width:1460;height:484;visibility:visible;mso-wrap-style:square;v-text-anchor:top" coordsize="146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" path="m,483l41,395,81,270r41,-30l162,206r41,-37l243,110,284,90,324,68,365,56,406,46r40,-4l487,31,527,21r41,-8l608,14r41,-3l689,10,730,7,770,5,811,1r41,1l892,6,933,4,973,r41,1l1054,3r41,1l1135,1r41,10l1217,11r40,3l1298,21r40,-5l1379,22r40,31l1460,60e" filled="f" strokecolor="#c34001" strokeweight=".14153mm">
                  <v:path arrowok="t" o:connecttype="custom" o:connectlocs="0,14;41,-74;81,-199;122,-229;162,-263;203,-300;243,-359;284,-379;324,-401;365,-413;406,-423;446,-427;487,-438;527,-448;568,-456;608,-455;649,-458;689,-459;730,-462;770,-464;811,-468;852,-467;892,-463;933,-465;973,-469;1014,-468;1054,-466;1095,-465;1135,-468;1176,-458;1217,-458;1257,-455;1298,-448;1338,-453;1379,-447;1419,-416;1460,-409" o:connectangles="0,0,0,0,0,0,0,0,0,0,0,0,0,0,0,0,0,0,0,0,0,0,0,0,0,0,0,0,0,0,0,0,0,0,0,0,0"/>
                </v:shape>
                <v:shape id="Freeform 1063" o:spid="_x0000_s1049" style="position:absolute;left:6077;top:-449;width:1460;height:355;visibility:visible;mso-wrap-style:square;v-text-anchor:top" coordsize="146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" path="m,354l41,280,81,171r41,-37l162,99,203,87,243,52r41,-8l324,36r41,8l406,39r40,-6l487,29r40,l568,34r40,1l649,31,689,8,730,r40,2l811,11r41,7l892,14r41,2l973,28r41,4l1054,34r41,13l1135,49r41,7l1217,64r40,12l1298,86r40,3l1379,89r40,8l1460,98e" filled="f" strokecolor="#fc8e3d" strokeweight=".14153mm">
                  <v:path arrowok="t" o:connecttype="custom" o:connectlocs="0,-95;41,-169;81,-278;122,-315;162,-350;203,-362;243,-397;284,-405;324,-413;365,-405;406,-410;446,-416;487,-420;527,-420;568,-415;608,-414;649,-418;689,-441;730,-449;770,-447;811,-438;852,-431;892,-435;933,-433;973,-421;1014,-417;1054,-415;1095,-402;1135,-400;1176,-393;1217,-385;1257,-373;1298,-363;1338,-360;1379,-360;1419,-352;1460,-351" o:connectangles="0,0,0,0,0,0,0,0,0,0,0,0,0,0,0,0,0,0,0,0,0,0,0,0,0,0,0,0,0,0,0,0,0,0,0,0,0"/>
                </v:shape>
                <v:shape id="Freeform 1062" o:spid="_x0000_s1050" style="position:absolute;left:6077;top:-449;width:1460;height:344;visibility:visible;mso-wrap-style:square;v-text-anchor:top" coordsize="146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" path="m,344l41,263,81,167r41,-35l162,92,203,79,243,55r41,-7l324,40r41,4l406,35r40,-8l487,27r40,3l568,31r40,-3l649,28,689,10,730,r40,3l811,12r41,13l892,19r41,-1l973,27r41,5l1054,34r41,13l1135,49r41,7l1217,62r40,13l1298,87r40,1l1379,88r40,7l1460,97e" filled="f" strokecolor="#fdd9b4" strokeweight=".14153mm">
                  <v:path arrowok="t" o:connecttype="custom" o:connectlocs="0,-104;41,-185;81,-281;122,-316;162,-356;203,-369;243,-393;284,-400;324,-408;365,-404;406,-413;446,-421;487,-421;527,-418;568,-417;608,-420;649,-420;689,-438;730,-448;770,-445;811,-436;852,-423;892,-429;933,-430;973,-421;1014,-416;1054,-414;1095,-401;1135,-399;1176,-392;1217,-386;1257,-373;1298,-361;1338,-360;1379,-360;1419,-353;1460,-351" o:connectangles="0,0,0,0,0,0,0,0,0,0,0,0,0,0,0,0,0,0,0,0,0,0,0,0,0,0,0,0,0,0,0,0,0,0,0,0,0"/>
                </v:shape>
                <v:shape id="Freeform 1061" o:spid="_x0000_s1051" style="position:absolute;left:6077;top:-438;width:1460;height:306;visibility:visible;mso-wrap-style:square;v-text-anchor:top" coordsize="1460,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" path="m,306l41,240,81,143r41,-37l162,72r41,-9l243,36r41,-5l324,29r41,-1l406,18r40,1l487,11r40,8l568,14r40,-1l649,8,689,6,730,1r40,l811,3r41,4l892,r41,5l973,17r41,2l1054,25r41,13l1135,47r41,8l1217,61r40,12l1298,81r40,1l1379,85r40,10l1460,90e" filled="f" strokecolor="#d0e1f2" strokeweight=".14153mm">
                  <v:path arrowok="t" o:connecttype="custom" o:connectlocs="0,-132;41,-198;81,-295;122,-332;162,-366;203,-375;243,-402;284,-407;324,-409;365,-410;406,-420;446,-419;487,-427;527,-419;568,-424;608,-425;649,-430;689,-432;730,-437;770,-437;811,-435;852,-431;892,-438;933,-433;973,-421;1014,-419;1054,-413;1095,-400;1135,-391;1176,-383;1217,-377;1257,-365;1298,-357;1338,-356;1379,-353;1419,-343;1460,-348" o:connectangles="0,0,0,0,0,0,0,0,0,0,0,0,0,0,0,0,0,0,0,0,0,0,0,0,0,0,0,0,0,0,0,0,0,0,0,0,0"/>
                </v:shape>
                <v:shape id="Freeform 1060" o:spid="_x0000_s1052" style="position:absolute;left:6077;top:-429;width:1460;height:257;visibility:visible;mso-wrap-style:square;v-text-anchor:top" coordsize="146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" path="m,256l41,187,81,109,122,77,162,48r41,-6l243,36r41,10l324,31r41,6l406,33r40,2l487,27,527,17,568,6,608,r41,4l689,30r41,-4l770,21r41,10l852,28r40,1l933,45r40,7l1014,51r40,4l1095,60r40,18l1176,86r41,7l1257,106r41,7l1338,121r41,8l1419,148r41,15e" filled="f" strokecolor="#6caed6" strokeweight=".14153mm">
                  <v:path arrowok="t" o:connecttype="custom" o:connectlocs="0,-172;41,-241;81,-319;122,-351;162,-380;203,-386;243,-392;284,-382;324,-397;365,-391;406,-395;446,-393;487,-401;527,-411;568,-422;608,-428;649,-424;689,-398;730,-402;770,-407;811,-397;852,-400;892,-399;933,-383;973,-376;1014,-377;1054,-373;1095,-368;1135,-350;1176,-342;1217,-335;1257,-322;1298,-315;1338,-307;1379,-299;1419,-280;1460,-265" o:connectangles="0,0,0,0,0,0,0,0,0,0,0,0,0,0,0,0,0,0,0,0,0,0,0,0,0,0,0,0,0,0,0,0,0,0,0,0,0"/>
                </v:shape>
                <v:shape id="Freeform 1059" o:spid="_x0000_s1053" style="position:absolute;left:6077;top:-426;width:1460;height:223;visibility:visible;mso-wrap-style:square;v-text-anchor:top" coordsize="146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" path="m,223l41,160,81,89,122,64,162,39,203,26r40,9l284,41r40,-7l365,39r41,-2l446,40r41,-5l527,18,568,6,608,r41,6l689,27r41,2l770,31r41,11l852,42r40,1l933,53r40,7l1014,61r40,3l1095,75r40,12l1176,98r41,9l1257,109r41,3l1338,121r41,7l1419,146r41,16e" filled="f" strokecolor="#1663aa" strokeweight=".14153mm">
                  <v:path arrowok="t" o:connecttype="custom" o:connectlocs="0,-203;41,-266;81,-337;122,-362;162,-387;203,-400;243,-391;284,-385;324,-392;365,-387;406,-389;446,-386;487,-391;527,-408;568,-420;608,-426;649,-420;689,-399;730,-397;770,-395;811,-384;852,-384;892,-383;933,-373;973,-366;1014,-365;1054,-362;1095,-351;1135,-339;1176,-328;1217,-319;1257,-317;1298,-314;1338,-305;1379,-298;1419,-280;1460,-264" o:connectangles="0,0,0,0,0,0,0,0,0,0,0,0,0,0,0,0,0,0,0,0,0,0,0,0,0,0,0,0,0,0,0,0,0,0,0,0,0"/>
                </v:shape>
                <v:shape id="AutoShape 1058" o:spid="_x0000_s1054"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" path="m,1483l,m1460,1483l1460,m,1483r1460,m,l1460,e" filled="f" strokeweight=".09436mm">
                  <v:path arrowok="t" o:connecttype="custom" o:connectlocs="0,361;0,-1122;1460,361;1460,-1122;0,361;1460,361;0,-1122;1460,-1122" o:connectangles="0,0,0,0,0,0,0,0"/>
                </v:shape>
                <v:shape id="AutoShape 1057" o:spid="_x0000_s1055" style="position:absolute;left:6459;top:-430;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" path="m,23r47,m24,47l24,e" filled="f" strokeweight=".14153mm">
                  <v:path arrowok="t" o:connecttype="custom" o:connectlocs="0,-406;47,-406;24,-382;24,-429" o:connectangles="0,0,0,0"/>
                </v:shape>
                <w10:wrap anchorx="page"/>
              </v:group>
            </w:pict>
          </mc:Fallback>
        </mc:AlternateContent>
      </w:r>
      <w:r w:rsidR="00462487">
        <w:rPr>
          <w:rFonts w:ascii="Verdana"/>
          <w:w w:val="105"/>
          <w:sz w:val="8"/>
        </w:rPr>
        <w:t>0.2</w:t>
      </w:r>
    </w:p>
    <w:p w14:paraId="51FEFF49" w14:textId="77777777" w:rsidR="00E2709D" w:rsidRDefault="00E2709D">
      <w:pPr>
        <w:pStyle w:val="BodyText"/>
        <w:spacing w:before="5"/>
        <w:rPr>
          <w:rFonts w:ascii="Verdana"/>
          <w:sz w:val="8"/>
        </w:rPr>
      </w:pPr>
    </w:p>
    <w:p w14:paraId="3E946A96" w14:textId="77777777" w:rsidR="00E2709D" w:rsidRDefault="00E2709D">
      <w:pPr>
        <w:rPr>
          <w:rFonts w:ascii="Verdana"/>
          <w:sz w:val="8"/>
        </w:rPr>
        <w:sectPr w:rsidR="00E2709D">
          <w:type w:val="continuous"/>
          <w:pgSz w:w="12240" w:h="15840"/>
          <w:pgMar w:top="1500" w:right="1720" w:bottom="280" w:left="1600" w:header="720" w:footer="720" w:gutter="0"/>
          <w:cols w:space="720"/>
        </w:sectPr>
      </w:pPr>
    </w:p>
    <w:p w14:paraId="5EC9D8E1" w14:textId="77777777" w:rsidR="00E2709D" w:rsidRDefault="00E2709D">
      <w:pPr>
        <w:pStyle w:val="BodyText"/>
        <w:spacing w:before="1"/>
        <w:rPr>
          <w:rFonts w:ascii="Verdana"/>
          <w:sz w:val="7"/>
        </w:rPr>
      </w:pPr>
    </w:p>
    <w:p w14:paraId="00920828" w14:textId="77777777" w:rsidR="00E2709D" w:rsidRDefault="00462487">
      <w:pPr>
        <w:jc w:val="right"/>
        <w:rPr>
          <w:rFonts w:ascii="Verdana"/>
          <w:sz w:val="8"/>
        </w:rPr>
      </w:pPr>
      <w:r>
        <w:rPr>
          <w:rFonts w:ascii="Verdana"/>
          <w:w w:val="105"/>
          <w:sz w:val="8"/>
        </w:rPr>
        <w:t>0.0</w:t>
      </w:r>
    </w:p>
    <w:p w14:paraId="7D4FA6E4" w14:textId="77777777" w:rsidR="00E2709D" w:rsidRDefault="00462487">
      <w:pPr>
        <w:pStyle w:val="BodyText"/>
        <w:rPr>
          <w:rFonts w:ascii="Verdana"/>
          <w:sz w:val="8"/>
        </w:rPr>
      </w:pPr>
      <w:r>
        <w:br w:type="column"/>
      </w:r>
    </w:p>
    <w:p w14:paraId="73C27A27" w14:textId="77777777" w:rsidR="00E2709D" w:rsidRDefault="00E2709D">
      <w:pPr>
        <w:pStyle w:val="BodyText"/>
        <w:rPr>
          <w:rFonts w:ascii="Verdana"/>
          <w:sz w:val="8"/>
        </w:rPr>
      </w:pPr>
    </w:p>
    <w:p w14:paraId="06D5232E" w14:textId="77777777" w:rsidR="00E2709D" w:rsidRDefault="00462487">
      <w:pPr>
        <w:ind w:left="181"/>
        <w:rPr>
          <w:rFonts w:ascii="Verdana"/>
          <w:sz w:val="8"/>
        </w:rPr>
      </w:pPr>
      <w:r>
        <w:rPr>
          <w:rFonts w:ascii="Verdana"/>
          <w:w w:val="105"/>
          <w:sz w:val="8"/>
        </w:rPr>
        <w:t>0.2</w:t>
      </w:r>
    </w:p>
    <w:p w14:paraId="39B35CAD" w14:textId="77777777" w:rsidR="00E2709D" w:rsidRDefault="00462487">
      <w:pPr>
        <w:pStyle w:val="BodyText"/>
        <w:rPr>
          <w:rFonts w:ascii="Verdana"/>
          <w:sz w:val="8"/>
        </w:rPr>
      </w:pPr>
      <w:r>
        <w:br w:type="column"/>
      </w:r>
    </w:p>
    <w:p w14:paraId="30F71ED5" w14:textId="77777777" w:rsidR="00E2709D" w:rsidRDefault="00E2709D">
      <w:pPr>
        <w:pStyle w:val="BodyText"/>
        <w:rPr>
          <w:rFonts w:ascii="Verdana"/>
          <w:sz w:val="8"/>
        </w:rPr>
      </w:pPr>
    </w:p>
    <w:p w14:paraId="13669DE2"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spacing w:val="-2"/>
          <w:w w:val="105"/>
          <w:sz w:val="8"/>
        </w:rPr>
        <w:t>0.8</w:t>
      </w:r>
    </w:p>
    <w:p w14:paraId="62C3AC09" w14:textId="77777777" w:rsidR="00E2709D" w:rsidRDefault="00462487">
      <w:pPr>
        <w:spacing w:before="14"/>
        <w:ind w:left="110"/>
        <w:rPr>
          <w:rFonts w:ascii="Verdana"/>
          <w:sz w:val="9"/>
        </w:rPr>
      </w:pPr>
      <w:r>
        <w:rPr>
          <w:rFonts w:ascii="Verdana"/>
          <w:w w:val="110"/>
          <w:sz w:val="9"/>
        </w:rPr>
        <w:t>probability</w:t>
      </w:r>
    </w:p>
    <w:p w14:paraId="07ABB34F" w14:textId="77777777" w:rsidR="00E2709D" w:rsidRDefault="00462487">
      <w:pPr>
        <w:pStyle w:val="BodyText"/>
        <w:rPr>
          <w:rFonts w:ascii="Verdana"/>
          <w:sz w:val="8"/>
        </w:rPr>
      </w:pPr>
      <w:r>
        <w:br w:type="column"/>
      </w:r>
    </w:p>
    <w:p w14:paraId="610A8F9A" w14:textId="77777777" w:rsidR="00E2709D" w:rsidRDefault="00E2709D">
      <w:pPr>
        <w:pStyle w:val="BodyText"/>
        <w:rPr>
          <w:rFonts w:ascii="Verdana"/>
          <w:sz w:val="8"/>
        </w:rPr>
      </w:pPr>
    </w:p>
    <w:p w14:paraId="6D33DFBC" w14:textId="77777777" w:rsidR="00E2709D" w:rsidRDefault="00462487">
      <w:pPr>
        <w:jc w:val="right"/>
        <w:rPr>
          <w:rFonts w:ascii="Verdana"/>
          <w:sz w:val="8"/>
        </w:rPr>
      </w:pPr>
      <w:r>
        <w:rPr>
          <w:rFonts w:ascii="Verdana"/>
          <w:w w:val="105"/>
          <w:sz w:val="8"/>
        </w:rPr>
        <w:t>0.2</w:t>
      </w:r>
    </w:p>
    <w:p w14:paraId="7A1B1280" w14:textId="77777777" w:rsidR="00E2709D" w:rsidRDefault="00462487">
      <w:pPr>
        <w:pStyle w:val="BodyText"/>
        <w:rPr>
          <w:rFonts w:ascii="Verdana"/>
          <w:sz w:val="8"/>
        </w:rPr>
      </w:pPr>
      <w:r>
        <w:br w:type="column"/>
      </w:r>
    </w:p>
    <w:p w14:paraId="7BA1A538" w14:textId="77777777" w:rsidR="00E2709D" w:rsidRDefault="00E2709D">
      <w:pPr>
        <w:pStyle w:val="BodyText"/>
        <w:rPr>
          <w:rFonts w:ascii="Verdana"/>
          <w:sz w:val="8"/>
        </w:rPr>
      </w:pPr>
    </w:p>
    <w:p w14:paraId="034C44C4"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spacing w:val="-2"/>
          <w:w w:val="105"/>
          <w:sz w:val="8"/>
        </w:rPr>
        <w:t>0.8</w:t>
      </w:r>
    </w:p>
    <w:p w14:paraId="1FF6CA94" w14:textId="77777777" w:rsidR="00E2709D" w:rsidRDefault="00462487">
      <w:pPr>
        <w:spacing w:before="14"/>
        <w:ind w:left="110"/>
        <w:rPr>
          <w:rFonts w:ascii="Verdana"/>
          <w:sz w:val="9"/>
        </w:rPr>
      </w:pPr>
      <w:r>
        <w:rPr>
          <w:rFonts w:ascii="Verdana"/>
          <w:w w:val="110"/>
          <w:sz w:val="9"/>
        </w:rPr>
        <w:t>probability</w:t>
      </w:r>
    </w:p>
    <w:p w14:paraId="59C64C29" w14:textId="77777777" w:rsidR="00E2709D" w:rsidRDefault="00462487">
      <w:pPr>
        <w:pStyle w:val="BodyText"/>
        <w:rPr>
          <w:rFonts w:ascii="Verdana"/>
          <w:sz w:val="8"/>
        </w:rPr>
      </w:pPr>
      <w:r>
        <w:br w:type="column"/>
      </w:r>
    </w:p>
    <w:p w14:paraId="27649ACF" w14:textId="77777777" w:rsidR="00E2709D" w:rsidRDefault="00E2709D">
      <w:pPr>
        <w:pStyle w:val="BodyText"/>
        <w:rPr>
          <w:rFonts w:ascii="Verdana"/>
          <w:sz w:val="8"/>
        </w:rPr>
      </w:pPr>
    </w:p>
    <w:p w14:paraId="5993CFD7" w14:textId="77777777" w:rsidR="00E2709D" w:rsidRDefault="00462487">
      <w:pPr>
        <w:jc w:val="right"/>
        <w:rPr>
          <w:rFonts w:ascii="Verdana"/>
          <w:sz w:val="8"/>
        </w:rPr>
      </w:pPr>
      <w:r>
        <w:rPr>
          <w:rFonts w:ascii="Verdana"/>
          <w:w w:val="105"/>
          <w:sz w:val="8"/>
        </w:rPr>
        <w:t>0.2</w:t>
      </w:r>
    </w:p>
    <w:p w14:paraId="16994060" w14:textId="77777777" w:rsidR="00E2709D" w:rsidRDefault="00462487">
      <w:pPr>
        <w:pStyle w:val="BodyText"/>
        <w:rPr>
          <w:rFonts w:ascii="Verdana"/>
          <w:sz w:val="8"/>
        </w:rPr>
      </w:pPr>
      <w:r>
        <w:br w:type="column"/>
      </w:r>
    </w:p>
    <w:p w14:paraId="1047717A" w14:textId="77777777" w:rsidR="00E2709D" w:rsidRDefault="00E2709D">
      <w:pPr>
        <w:pStyle w:val="BodyText"/>
        <w:rPr>
          <w:rFonts w:ascii="Verdana"/>
          <w:sz w:val="8"/>
        </w:rPr>
      </w:pPr>
    </w:p>
    <w:p w14:paraId="1FD91D8E"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spacing w:val="-2"/>
          <w:w w:val="105"/>
          <w:sz w:val="8"/>
        </w:rPr>
        <w:t>0.8</w:t>
      </w:r>
    </w:p>
    <w:p w14:paraId="674F87F5" w14:textId="77777777" w:rsidR="00E2709D" w:rsidRDefault="00462487">
      <w:pPr>
        <w:spacing w:before="14"/>
        <w:ind w:left="110"/>
        <w:rPr>
          <w:rFonts w:ascii="Verdana"/>
          <w:sz w:val="9"/>
        </w:rPr>
      </w:pPr>
      <w:r>
        <w:rPr>
          <w:rFonts w:ascii="Verdana"/>
          <w:w w:val="110"/>
          <w:sz w:val="9"/>
        </w:rPr>
        <w:t>probability</w:t>
      </w:r>
    </w:p>
    <w:p w14:paraId="711FA4C2" w14:textId="77777777" w:rsidR="00E2709D" w:rsidRDefault="00462487">
      <w:pPr>
        <w:pStyle w:val="BodyText"/>
        <w:rPr>
          <w:rFonts w:ascii="Verdana"/>
          <w:sz w:val="8"/>
        </w:rPr>
      </w:pPr>
      <w:r>
        <w:br w:type="column"/>
      </w:r>
    </w:p>
    <w:p w14:paraId="66008FC0" w14:textId="77777777" w:rsidR="00E2709D" w:rsidRDefault="00E2709D">
      <w:pPr>
        <w:pStyle w:val="BodyText"/>
        <w:rPr>
          <w:rFonts w:ascii="Verdana"/>
          <w:sz w:val="8"/>
        </w:rPr>
      </w:pPr>
    </w:p>
    <w:p w14:paraId="3E979A88" w14:textId="77777777" w:rsidR="00E2709D" w:rsidRDefault="00462487">
      <w:pPr>
        <w:jc w:val="right"/>
        <w:rPr>
          <w:rFonts w:ascii="Verdana"/>
          <w:sz w:val="8"/>
        </w:rPr>
      </w:pPr>
      <w:r>
        <w:rPr>
          <w:rFonts w:ascii="Verdana"/>
          <w:w w:val="105"/>
          <w:sz w:val="8"/>
        </w:rPr>
        <w:t>0.2</w:t>
      </w:r>
    </w:p>
    <w:p w14:paraId="59102ED1" w14:textId="77777777" w:rsidR="00E2709D" w:rsidRDefault="00462487">
      <w:pPr>
        <w:pStyle w:val="BodyText"/>
        <w:rPr>
          <w:rFonts w:ascii="Verdana"/>
          <w:sz w:val="8"/>
        </w:rPr>
      </w:pPr>
      <w:r>
        <w:br w:type="column"/>
      </w:r>
    </w:p>
    <w:p w14:paraId="5CE0F8D7" w14:textId="77777777" w:rsidR="00E2709D" w:rsidRDefault="00E2709D">
      <w:pPr>
        <w:pStyle w:val="BodyText"/>
        <w:rPr>
          <w:rFonts w:ascii="Verdana"/>
          <w:sz w:val="8"/>
        </w:rPr>
      </w:pPr>
    </w:p>
    <w:p w14:paraId="3DB7460B" w14:textId="77777777" w:rsidR="00E2709D" w:rsidRDefault="00462487">
      <w:pPr>
        <w:ind w:left="146"/>
        <w:rPr>
          <w:rFonts w:ascii="Verdana"/>
          <w:sz w:val="8"/>
        </w:rPr>
      </w:pPr>
      <w:r>
        <w:rPr>
          <w:rFonts w:ascii="Verdana"/>
          <w:w w:val="105"/>
          <w:sz w:val="8"/>
        </w:rPr>
        <w:t xml:space="preserve">0.4     </w:t>
      </w:r>
      <w:r>
        <w:rPr>
          <w:rFonts w:ascii="Verdana"/>
          <w:spacing w:val="9"/>
          <w:w w:val="105"/>
          <w:sz w:val="8"/>
        </w:rPr>
        <w:t xml:space="preserve"> </w:t>
      </w:r>
      <w:r>
        <w:rPr>
          <w:rFonts w:ascii="Verdana"/>
          <w:w w:val="105"/>
          <w:sz w:val="8"/>
        </w:rPr>
        <w:t xml:space="preserve">0.6     </w:t>
      </w:r>
      <w:r>
        <w:rPr>
          <w:rFonts w:ascii="Verdana"/>
          <w:spacing w:val="10"/>
          <w:w w:val="105"/>
          <w:sz w:val="8"/>
        </w:rPr>
        <w:t xml:space="preserve"> </w:t>
      </w:r>
      <w:r>
        <w:rPr>
          <w:rFonts w:ascii="Verdana"/>
          <w:w w:val="105"/>
          <w:sz w:val="8"/>
        </w:rPr>
        <w:t>0.8</w:t>
      </w:r>
    </w:p>
    <w:p w14:paraId="3B06EA17" w14:textId="77777777" w:rsidR="00E2709D" w:rsidRDefault="00462487">
      <w:pPr>
        <w:spacing w:before="14"/>
        <w:ind w:left="110"/>
        <w:rPr>
          <w:rFonts w:ascii="Verdana"/>
          <w:sz w:val="9"/>
        </w:rPr>
      </w:pPr>
      <w:r>
        <w:rPr>
          <w:rFonts w:ascii="Verdana"/>
          <w:w w:val="110"/>
          <w:sz w:val="9"/>
        </w:rPr>
        <w:t>probability</w:t>
      </w:r>
    </w:p>
    <w:p w14:paraId="134F42E2" w14:textId="77777777" w:rsidR="00E2709D" w:rsidRDefault="00E2709D">
      <w:pPr>
        <w:rPr>
          <w:rFonts w:ascii="Verdana"/>
          <w:sz w:val="9"/>
        </w:rPr>
        <w:sectPr w:rsidR="00E2709D">
          <w:type w:val="continuous"/>
          <w:pgSz w:w="12240" w:h="15840"/>
          <w:pgMar w:top="1500" w:right="1720" w:bottom="280" w:left="1600" w:header="720" w:footer="720" w:gutter="0"/>
          <w:cols w:num="9" w:space="720" w:equalWidth="0">
            <w:col w:w="928" w:space="40"/>
            <w:col w:w="320" w:space="39"/>
            <w:col w:w="934" w:space="39"/>
            <w:col w:w="739" w:space="39"/>
            <w:col w:w="934" w:space="40"/>
            <w:col w:w="739" w:space="39"/>
            <w:col w:w="934" w:space="40"/>
            <w:col w:w="739" w:space="39"/>
            <w:col w:w="2338"/>
          </w:cols>
        </w:sectPr>
      </w:pPr>
    </w:p>
    <w:p w14:paraId="62C5995D" w14:textId="77777777" w:rsidR="00E2709D" w:rsidRDefault="00E2709D">
      <w:pPr>
        <w:pStyle w:val="BodyText"/>
        <w:spacing w:before="9"/>
        <w:rPr>
          <w:rFonts w:ascii="Verdana"/>
          <w:sz w:val="13"/>
        </w:rPr>
      </w:pPr>
    </w:p>
    <w:p w14:paraId="519966A4" w14:textId="77777777" w:rsidR="00E2709D" w:rsidRDefault="00462487">
      <w:pPr>
        <w:spacing w:before="63" w:line="235" w:lineRule="auto"/>
        <w:ind w:left="617" w:right="528"/>
        <w:jc w:val="both"/>
        <w:rPr>
          <w:sz w:val="20"/>
        </w:rPr>
      </w:pPr>
      <w:r>
        <w:rPr>
          <w:spacing w:val="-1"/>
          <w:w w:val="110"/>
          <w:sz w:val="20"/>
        </w:rPr>
        <w:t>Figure</w:t>
      </w:r>
      <w:r>
        <w:rPr>
          <w:spacing w:val="-10"/>
          <w:w w:val="110"/>
          <w:sz w:val="20"/>
        </w:rPr>
        <w:t xml:space="preserve"> </w:t>
      </w:r>
      <w:r>
        <w:rPr>
          <w:spacing w:val="-1"/>
          <w:w w:val="110"/>
          <w:sz w:val="20"/>
        </w:rPr>
        <w:t>6:</w:t>
      </w:r>
      <w:r>
        <w:rPr>
          <w:spacing w:val="7"/>
          <w:w w:val="110"/>
          <w:sz w:val="20"/>
        </w:rPr>
        <w:t xml:space="preserve"> </w:t>
      </w:r>
      <w:r>
        <w:rPr>
          <w:w w:val="110"/>
          <w:sz w:val="20"/>
        </w:rPr>
        <w:t>Evolution</w:t>
      </w:r>
      <w:r>
        <w:rPr>
          <w:spacing w:val="-10"/>
          <w:w w:val="110"/>
          <w:sz w:val="20"/>
        </w:rPr>
        <w:t xml:space="preserve"> </w:t>
      </w:r>
      <w:r>
        <w:rPr>
          <w:w w:val="110"/>
          <w:sz w:val="20"/>
        </w:rPr>
        <w:t>of</w:t>
      </w:r>
      <w:r>
        <w:rPr>
          <w:spacing w:val="-9"/>
          <w:w w:val="110"/>
          <w:sz w:val="20"/>
        </w:rPr>
        <w:t xml:space="preserve"> </w:t>
      </w:r>
      <w:r>
        <w:rPr>
          <w:w w:val="110"/>
          <w:sz w:val="20"/>
        </w:rPr>
        <w:t>the</w:t>
      </w:r>
      <w:r>
        <w:rPr>
          <w:spacing w:val="-9"/>
          <w:w w:val="110"/>
          <w:sz w:val="20"/>
        </w:rPr>
        <w:t xml:space="preserve"> </w:t>
      </w:r>
      <w:r>
        <w:rPr>
          <w:w w:val="110"/>
          <w:sz w:val="20"/>
        </w:rPr>
        <w:t>notification</w:t>
      </w:r>
      <w:r>
        <w:rPr>
          <w:spacing w:val="-9"/>
          <w:w w:val="110"/>
          <w:sz w:val="20"/>
        </w:rPr>
        <w:t xml:space="preserve"> </w:t>
      </w:r>
      <w:r>
        <w:rPr>
          <w:w w:val="110"/>
          <w:sz w:val="20"/>
        </w:rPr>
        <w:t>skill</w:t>
      </w:r>
      <w:r>
        <w:rPr>
          <w:spacing w:val="-10"/>
          <w:w w:val="110"/>
          <w:sz w:val="20"/>
        </w:rPr>
        <w:t xml:space="preserve"> </w:t>
      </w:r>
      <w:r>
        <w:rPr>
          <w:w w:val="110"/>
          <w:sz w:val="20"/>
        </w:rPr>
        <w:t>with</w:t>
      </w:r>
      <w:r>
        <w:rPr>
          <w:spacing w:val="-9"/>
          <w:w w:val="110"/>
          <w:sz w:val="20"/>
        </w:rPr>
        <w:t xml:space="preserve"> </w:t>
      </w:r>
      <w:r>
        <w:rPr>
          <w:w w:val="110"/>
          <w:sz w:val="20"/>
        </w:rPr>
        <w:t>probability</w:t>
      </w:r>
      <w:r>
        <w:rPr>
          <w:spacing w:val="-9"/>
          <w:w w:val="110"/>
          <w:sz w:val="20"/>
        </w:rPr>
        <w:t xml:space="preserve"> </w:t>
      </w:r>
      <w:r>
        <w:rPr>
          <w:w w:val="110"/>
          <w:sz w:val="20"/>
        </w:rPr>
        <w:t>threshold</w:t>
      </w:r>
      <w:r>
        <w:rPr>
          <w:spacing w:val="-9"/>
          <w:w w:val="110"/>
          <w:sz w:val="20"/>
        </w:rPr>
        <w:t xml:space="preserve"> </w:t>
      </w:r>
      <w:r>
        <w:rPr>
          <w:w w:val="110"/>
          <w:sz w:val="20"/>
        </w:rPr>
        <w:t>and</w:t>
      </w:r>
      <w:r>
        <w:rPr>
          <w:spacing w:val="-10"/>
          <w:w w:val="110"/>
          <w:sz w:val="20"/>
        </w:rPr>
        <w:t xml:space="preserve"> </w:t>
      </w:r>
      <w:r>
        <w:rPr>
          <w:w w:val="110"/>
          <w:sz w:val="20"/>
        </w:rPr>
        <w:t>persistence</w:t>
      </w:r>
      <w:r>
        <w:rPr>
          <w:spacing w:val="-9"/>
          <w:w w:val="110"/>
          <w:sz w:val="20"/>
        </w:rPr>
        <w:t xml:space="preserve"> </w:t>
      </w:r>
      <w:r>
        <w:rPr>
          <w:w w:val="110"/>
          <w:sz w:val="20"/>
        </w:rPr>
        <w:t>for</w:t>
      </w:r>
      <w:r>
        <w:rPr>
          <w:spacing w:val="-47"/>
          <w:w w:val="110"/>
          <w:sz w:val="20"/>
        </w:rPr>
        <w:t xml:space="preserve"> </w:t>
      </w:r>
      <w:r>
        <w:rPr>
          <w:w w:val="110"/>
          <w:sz w:val="20"/>
        </w:rPr>
        <w:t>each NWP model at a fixed lead time range (from 2 to 5.5 days). Each plot represents a</w:t>
      </w:r>
      <w:r>
        <w:rPr>
          <w:spacing w:val="-47"/>
          <w:w w:val="110"/>
          <w:sz w:val="20"/>
        </w:rPr>
        <w:t xml:space="preserve"> </w:t>
      </w:r>
      <w:r>
        <w:rPr>
          <w:spacing w:val="-1"/>
          <w:w w:val="110"/>
          <w:sz w:val="20"/>
        </w:rPr>
        <w:t>different</w:t>
      </w:r>
      <w:r>
        <w:rPr>
          <w:spacing w:val="-6"/>
          <w:w w:val="110"/>
          <w:sz w:val="20"/>
        </w:rPr>
        <w:t xml:space="preserve"> </w:t>
      </w:r>
      <w:r>
        <w:rPr>
          <w:spacing w:val="-1"/>
          <w:w w:val="110"/>
          <w:sz w:val="20"/>
        </w:rPr>
        <w:t>NWP</w:t>
      </w:r>
      <w:r>
        <w:rPr>
          <w:spacing w:val="-6"/>
          <w:w w:val="110"/>
          <w:sz w:val="20"/>
        </w:rPr>
        <w:t xml:space="preserve"> </w:t>
      </w:r>
      <w:r>
        <w:rPr>
          <w:spacing w:val="-1"/>
          <w:w w:val="110"/>
          <w:sz w:val="20"/>
        </w:rPr>
        <w:t>model.</w:t>
      </w:r>
      <w:r>
        <w:rPr>
          <w:spacing w:val="11"/>
          <w:w w:val="110"/>
          <w:sz w:val="20"/>
        </w:rPr>
        <w:t xml:space="preserve"> </w:t>
      </w:r>
      <w:r>
        <w:rPr>
          <w:spacing w:val="-1"/>
          <w:w w:val="110"/>
          <w:sz w:val="20"/>
        </w:rPr>
        <w:t>As</w:t>
      </w:r>
      <w:r>
        <w:rPr>
          <w:spacing w:val="-6"/>
          <w:w w:val="110"/>
          <w:sz w:val="20"/>
        </w:rPr>
        <w:t xml:space="preserve"> </w:t>
      </w:r>
      <w:r>
        <w:rPr>
          <w:spacing w:val="-1"/>
          <w:w w:val="110"/>
          <w:sz w:val="20"/>
        </w:rPr>
        <w:t>a</w:t>
      </w:r>
      <w:r>
        <w:rPr>
          <w:spacing w:val="-6"/>
          <w:w w:val="110"/>
          <w:sz w:val="20"/>
        </w:rPr>
        <w:t xml:space="preserve"> </w:t>
      </w:r>
      <w:r>
        <w:rPr>
          <w:w w:val="110"/>
          <w:sz w:val="20"/>
        </w:rPr>
        <w:t>benchmark,</w:t>
      </w:r>
      <w:r>
        <w:rPr>
          <w:spacing w:val="-5"/>
          <w:w w:val="110"/>
          <w:sz w:val="20"/>
        </w:rPr>
        <w:t xml:space="preserve"> </w:t>
      </w:r>
      <w:r>
        <w:rPr>
          <w:w w:val="110"/>
          <w:sz w:val="20"/>
        </w:rPr>
        <w:t>the</w:t>
      </w:r>
      <w:r>
        <w:rPr>
          <w:spacing w:val="-6"/>
          <w:w w:val="110"/>
          <w:sz w:val="20"/>
        </w:rPr>
        <w:t xml:space="preserve"> </w:t>
      </w:r>
      <w:r>
        <w:rPr>
          <w:w w:val="110"/>
          <w:sz w:val="20"/>
        </w:rPr>
        <w:t>black</w:t>
      </w:r>
      <w:r>
        <w:rPr>
          <w:spacing w:val="-6"/>
          <w:w w:val="110"/>
          <w:sz w:val="20"/>
        </w:rPr>
        <w:t xml:space="preserve"> </w:t>
      </w:r>
      <w:r>
        <w:rPr>
          <w:w w:val="110"/>
          <w:sz w:val="20"/>
        </w:rPr>
        <w:t>cross</w:t>
      </w:r>
      <w:r>
        <w:rPr>
          <w:spacing w:val="-6"/>
          <w:w w:val="110"/>
          <w:sz w:val="20"/>
        </w:rPr>
        <w:t xml:space="preserve"> </w:t>
      </w:r>
      <w:r>
        <w:rPr>
          <w:w w:val="110"/>
          <w:sz w:val="20"/>
        </w:rPr>
        <w:t>represents</w:t>
      </w:r>
      <w:r>
        <w:rPr>
          <w:spacing w:val="-6"/>
          <w:w w:val="110"/>
          <w:sz w:val="20"/>
        </w:rPr>
        <w:t xml:space="preserve"> </w:t>
      </w:r>
      <w:r>
        <w:rPr>
          <w:w w:val="110"/>
          <w:sz w:val="20"/>
        </w:rPr>
        <w:t>the</w:t>
      </w:r>
      <w:r>
        <w:rPr>
          <w:spacing w:val="-6"/>
          <w:w w:val="110"/>
          <w:sz w:val="20"/>
        </w:rPr>
        <w:t xml:space="preserve"> </w:t>
      </w:r>
      <w:r>
        <w:rPr>
          <w:w w:val="110"/>
          <w:sz w:val="20"/>
        </w:rPr>
        <w:t>current</w:t>
      </w:r>
      <w:r>
        <w:rPr>
          <w:spacing w:val="-5"/>
          <w:w w:val="110"/>
          <w:sz w:val="20"/>
        </w:rPr>
        <w:t xml:space="preserve"> </w:t>
      </w:r>
      <w:r>
        <w:rPr>
          <w:w w:val="110"/>
          <w:sz w:val="20"/>
        </w:rPr>
        <w:t>criteria</w:t>
      </w:r>
      <w:r>
        <w:rPr>
          <w:spacing w:val="-6"/>
          <w:w w:val="110"/>
          <w:sz w:val="20"/>
        </w:rPr>
        <w:t xml:space="preserve"> </w:t>
      </w:r>
      <w:r>
        <w:rPr>
          <w:w w:val="110"/>
          <w:sz w:val="20"/>
        </w:rPr>
        <w:t>(1</w:t>
      </w:r>
      <w:r>
        <w:rPr>
          <w:spacing w:val="-48"/>
          <w:w w:val="110"/>
          <w:sz w:val="20"/>
        </w:rPr>
        <w:t xml:space="preserve"> </w:t>
      </w:r>
      <w:r>
        <w:rPr>
          <w:w w:val="110"/>
          <w:sz w:val="20"/>
        </w:rPr>
        <w:t>deterministic</w:t>
      </w:r>
      <w:r>
        <w:rPr>
          <w:spacing w:val="3"/>
          <w:w w:val="110"/>
          <w:sz w:val="20"/>
        </w:rPr>
        <w:t xml:space="preserve"> </w:t>
      </w:r>
      <w:r>
        <w:rPr>
          <w:w w:val="125"/>
          <w:sz w:val="20"/>
        </w:rPr>
        <w:t>+</w:t>
      </w:r>
      <w:r>
        <w:rPr>
          <w:spacing w:val="-3"/>
          <w:w w:val="125"/>
          <w:sz w:val="20"/>
        </w:rPr>
        <w:t xml:space="preserve"> </w:t>
      </w:r>
      <w:r>
        <w:rPr>
          <w:w w:val="110"/>
          <w:sz w:val="20"/>
        </w:rPr>
        <w:t>1</w:t>
      </w:r>
      <w:r>
        <w:rPr>
          <w:spacing w:val="3"/>
          <w:w w:val="110"/>
          <w:sz w:val="20"/>
        </w:rPr>
        <w:t xml:space="preserve"> </w:t>
      </w:r>
      <w:r>
        <w:rPr>
          <w:w w:val="110"/>
          <w:sz w:val="20"/>
        </w:rPr>
        <w:t>probabilistic,</w:t>
      </w:r>
      <w:r>
        <w:rPr>
          <w:spacing w:val="4"/>
          <w:w w:val="110"/>
          <w:sz w:val="20"/>
        </w:rPr>
        <w:t xml:space="preserve"> </w:t>
      </w:r>
      <w:r>
        <w:rPr>
          <w:w w:val="110"/>
          <w:sz w:val="20"/>
        </w:rPr>
        <w:t>30%</w:t>
      </w:r>
      <w:r>
        <w:rPr>
          <w:spacing w:val="3"/>
          <w:w w:val="110"/>
          <w:sz w:val="20"/>
        </w:rPr>
        <w:t xml:space="preserve"> </w:t>
      </w:r>
      <w:r>
        <w:rPr>
          <w:w w:val="110"/>
          <w:sz w:val="20"/>
        </w:rPr>
        <w:t>probability</w:t>
      </w:r>
      <w:r>
        <w:rPr>
          <w:spacing w:val="4"/>
          <w:w w:val="110"/>
          <w:sz w:val="20"/>
        </w:rPr>
        <w:t xml:space="preserve"> </w:t>
      </w:r>
      <w:r>
        <w:rPr>
          <w:w w:val="110"/>
          <w:sz w:val="20"/>
        </w:rPr>
        <w:t>and</w:t>
      </w:r>
      <w:r>
        <w:rPr>
          <w:spacing w:val="3"/>
          <w:w w:val="110"/>
          <w:sz w:val="20"/>
        </w:rPr>
        <w:t xml:space="preserve"> </w:t>
      </w:r>
      <w:r>
        <w:rPr>
          <w:w w:val="110"/>
          <w:sz w:val="20"/>
        </w:rPr>
        <w:t>a</w:t>
      </w:r>
      <w:r>
        <w:rPr>
          <w:spacing w:val="4"/>
          <w:w w:val="110"/>
          <w:sz w:val="20"/>
        </w:rPr>
        <w:t xml:space="preserve"> </w:t>
      </w:r>
      <w:r>
        <w:rPr>
          <w:w w:val="110"/>
          <w:sz w:val="20"/>
        </w:rPr>
        <w:t>persistence</w:t>
      </w:r>
      <w:r>
        <w:rPr>
          <w:spacing w:val="3"/>
          <w:w w:val="110"/>
          <w:sz w:val="20"/>
        </w:rPr>
        <w:t xml:space="preserve"> </w:t>
      </w:r>
      <w:r>
        <w:rPr>
          <w:w w:val="110"/>
          <w:sz w:val="20"/>
        </w:rPr>
        <w:t>of</w:t>
      </w:r>
      <w:r>
        <w:rPr>
          <w:spacing w:val="4"/>
          <w:w w:val="110"/>
          <w:sz w:val="20"/>
        </w:rPr>
        <w:t xml:space="preserve"> </w:t>
      </w:r>
      <w:r>
        <w:rPr>
          <w:w w:val="110"/>
          <w:sz w:val="20"/>
        </w:rPr>
        <w:t>3</w:t>
      </w:r>
      <w:r>
        <w:rPr>
          <w:spacing w:val="3"/>
          <w:w w:val="110"/>
          <w:sz w:val="20"/>
        </w:rPr>
        <w:t xml:space="preserve"> </w:t>
      </w:r>
      <w:r>
        <w:rPr>
          <w:w w:val="110"/>
          <w:sz w:val="20"/>
        </w:rPr>
        <w:t>forecasts).</w:t>
      </w:r>
    </w:p>
    <w:p w14:paraId="050383F7" w14:textId="77777777" w:rsidR="00E2709D" w:rsidRDefault="00E2709D">
      <w:pPr>
        <w:pStyle w:val="BodyText"/>
        <w:rPr>
          <w:sz w:val="20"/>
        </w:rPr>
      </w:pPr>
    </w:p>
    <w:p w14:paraId="72EA3ACC" w14:textId="77777777" w:rsidR="00E2709D" w:rsidRDefault="00462487">
      <w:pPr>
        <w:pStyle w:val="BodyText"/>
        <w:spacing w:before="183" w:line="291" w:lineRule="exact"/>
        <w:ind w:left="227"/>
      </w:pPr>
      <w:r>
        <w:rPr>
          <w:rFonts w:ascii="Trebuchet MS"/>
          <w:sz w:val="12"/>
        </w:rPr>
        <w:t xml:space="preserve">465    </w:t>
      </w:r>
      <w:r>
        <w:rPr>
          <w:rFonts w:ascii="Trebuchet MS"/>
          <w:spacing w:val="19"/>
          <w:sz w:val="12"/>
        </w:rPr>
        <w:t xml:space="preserve"> </w:t>
      </w:r>
      <w:r>
        <w:rPr>
          <w:w w:val="105"/>
        </w:rPr>
        <w:t>optimal</w:t>
      </w:r>
      <w:r>
        <w:rPr>
          <w:spacing w:val="15"/>
          <w:w w:val="105"/>
        </w:rPr>
        <w:t xml:space="preserve"> </w:t>
      </w:r>
      <w:r>
        <w:rPr>
          <w:w w:val="105"/>
        </w:rPr>
        <w:t>criteria</w:t>
      </w:r>
      <w:r>
        <w:rPr>
          <w:spacing w:val="14"/>
          <w:w w:val="105"/>
        </w:rPr>
        <w:t xml:space="preserve"> </w:t>
      </w:r>
      <w:r>
        <w:rPr>
          <w:w w:val="105"/>
        </w:rPr>
        <w:t>will</w:t>
      </w:r>
      <w:r>
        <w:rPr>
          <w:spacing w:val="15"/>
          <w:w w:val="105"/>
        </w:rPr>
        <w:t xml:space="preserve"> </w:t>
      </w:r>
      <w:r>
        <w:rPr>
          <w:w w:val="105"/>
        </w:rPr>
        <w:t>prioritize</w:t>
      </w:r>
      <w:r>
        <w:rPr>
          <w:spacing w:val="14"/>
          <w:w w:val="105"/>
        </w:rPr>
        <w:t xml:space="preserve"> </w:t>
      </w:r>
      <w:r>
        <w:rPr>
          <w:w w:val="105"/>
        </w:rPr>
        <w:t>a</w:t>
      </w:r>
      <w:r>
        <w:rPr>
          <w:spacing w:val="14"/>
          <w:w w:val="105"/>
        </w:rPr>
        <w:t xml:space="preserve"> </w:t>
      </w:r>
      <w:r>
        <w:rPr>
          <w:w w:val="105"/>
        </w:rPr>
        <w:t>lead</w:t>
      </w:r>
      <w:r>
        <w:rPr>
          <w:spacing w:val="15"/>
          <w:w w:val="105"/>
        </w:rPr>
        <w:t xml:space="preserve"> </w:t>
      </w:r>
      <w:r>
        <w:rPr>
          <w:w w:val="105"/>
        </w:rPr>
        <w:t>time</w:t>
      </w:r>
      <w:r>
        <w:rPr>
          <w:spacing w:val="14"/>
          <w:w w:val="105"/>
        </w:rPr>
        <w:t xml:space="preserve"> </w:t>
      </w:r>
      <w:r>
        <w:rPr>
          <w:w w:val="105"/>
        </w:rPr>
        <w:t>range</w:t>
      </w:r>
      <w:r>
        <w:rPr>
          <w:spacing w:val="14"/>
          <w:w w:val="105"/>
        </w:rPr>
        <w:t xml:space="preserve"> </w:t>
      </w:r>
      <w:r>
        <w:rPr>
          <w:w w:val="105"/>
        </w:rPr>
        <w:t>from</w:t>
      </w:r>
      <w:r>
        <w:rPr>
          <w:spacing w:val="15"/>
          <w:w w:val="105"/>
        </w:rPr>
        <w:t xml:space="preserve"> </w:t>
      </w:r>
      <w:r>
        <w:rPr>
          <w:w w:val="105"/>
        </w:rPr>
        <w:t>2</w:t>
      </w:r>
      <w:r>
        <w:rPr>
          <w:spacing w:val="14"/>
          <w:w w:val="105"/>
        </w:rPr>
        <w:t xml:space="preserve"> </w:t>
      </w:r>
      <w:r>
        <w:rPr>
          <w:w w:val="105"/>
        </w:rPr>
        <w:t>days</w:t>
      </w:r>
      <w:r>
        <w:rPr>
          <w:spacing w:val="15"/>
          <w:w w:val="105"/>
        </w:rPr>
        <w:t xml:space="preserve"> </w:t>
      </w:r>
      <w:r>
        <w:rPr>
          <w:w w:val="105"/>
        </w:rPr>
        <w:t>(the</w:t>
      </w:r>
      <w:r>
        <w:rPr>
          <w:spacing w:val="14"/>
          <w:w w:val="105"/>
        </w:rPr>
        <w:t xml:space="preserve"> </w:t>
      </w:r>
      <w:r>
        <w:rPr>
          <w:w w:val="105"/>
        </w:rPr>
        <w:t>minimum</w:t>
      </w:r>
    </w:p>
    <w:p w14:paraId="1EDE9A6C" w14:textId="77777777" w:rsidR="00E2709D" w:rsidRDefault="00462487">
      <w:pPr>
        <w:pStyle w:val="BodyText"/>
        <w:spacing w:line="289" w:lineRule="exact"/>
        <w:ind w:left="227"/>
      </w:pPr>
      <w:r>
        <w:rPr>
          <w:rFonts w:ascii="Trebuchet MS"/>
          <w:sz w:val="12"/>
        </w:rPr>
        <w:t xml:space="preserve">466    </w:t>
      </w:r>
      <w:r>
        <w:rPr>
          <w:rFonts w:ascii="Trebuchet MS"/>
          <w:spacing w:val="19"/>
          <w:sz w:val="12"/>
        </w:rPr>
        <w:t xml:space="preserve"> </w:t>
      </w:r>
      <w:r>
        <w:rPr>
          <w:w w:val="105"/>
        </w:rPr>
        <w:t>formal</w:t>
      </w:r>
      <w:r>
        <w:rPr>
          <w:spacing w:val="12"/>
          <w:w w:val="105"/>
        </w:rPr>
        <w:t xml:space="preserve"> </w:t>
      </w:r>
      <w:r>
        <w:rPr>
          <w:w w:val="105"/>
        </w:rPr>
        <w:t>notification</w:t>
      </w:r>
      <w:r>
        <w:rPr>
          <w:spacing w:val="11"/>
          <w:w w:val="105"/>
        </w:rPr>
        <w:t xml:space="preserve"> </w:t>
      </w:r>
      <w:r>
        <w:rPr>
          <w:w w:val="105"/>
        </w:rPr>
        <w:t>lead</w:t>
      </w:r>
      <w:r>
        <w:rPr>
          <w:spacing w:val="12"/>
          <w:w w:val="105"/>
        </w:rPr>
        <w:t xml:space="preserve"> </w:t>
      </w:r>
      <w:r>
        <w:rPr>
          <w:w w:val="105"/>
        </w:rPr>
        <w:t>time)</w:t>
      </w:r>
      <w:r>
        <w:rPr>
          <w:spacing w:val="11"/>
          <w:w w:val="105"/>
        </w:rPr>
        <w:t xml:space="preserve"> </w:t>
      </w:r>
      <w:r>
        <w:rPr>
          <w:w w:val="105"/>
        </w:rPr>
        <w:t>to</w:t>
      </w:r>
      <w:r>
        <w:rPr>
          <w:spacing w:val="12"/>
          <w:w w:val="105"/>
        </w:rPr>
        <w:t xml:space="preserve"> </w:t>
      </w:r>
      <w:r>
        <w:rPr>
          <w:w w:val="105"/>
        </w:rPr>
        <w:t>5.5</w:t>
      </w:r>
      <w:r>
        <w:rPr>
          <w:spacing w:val="11"/>
          <w:w w:val="105"/>
        </w:rPr>
        <w:t xml:space="preserve"> </w:t>
      </w:r>
      <w:r>
        <w:rPr>
          <w:w w:val="105"/>
        </w:rPr>
        <w:t>days</w:t>
      </w:r>
      <w:r>
        <w:rPr>
          <w:spacing w:val="12"/>
          <w:w w:val="105"/>
        </w:rPr>
        <w:t xml:space="preserve"> </w:t>
      </w:r>
      <w:r>
        <w:rPr>
          <w:w w:val="105"/>
        </w:rPr>
        <w:t>(the</w:t>
      </w:r>
      <w:r>
        <w:rPr>
          <w:spacing w:val="11"/>
          <w:w w:val="105"/>
        </w:rPr>
        <w:t xml:space="preserve"> </w:t>
      </w:r>
      <w:r>
        <w:rPr>
          <w:w w:val="105"/>
        </w:rPr>
        <w:t>maximum</w:t>
      </w:r>
      <w:r>
        <w:rPr>
          <w:spacing w:val="11"/>
          <w:w w:val="105"/>
        </w:rPr>
        <w:t xml:space="preserve"> </w:t>
      </w:r>
      <w:r>
        <w:rPr>
          <w:w w:val="105"/>
        </w:rPr>
        <w:t>lead</w:t>
      </w:r>
      <w:r>
        <w:rPr>
          <w:spacing w:val="12"/>
          <w:w w:val="105"/>
        </w:rPr>
        <w:t xml:space="preserve"> </w:t>
      </w:r>
      <w:r>
        <w:rPr>
          <w:w w:val="105"/>
        </w:rPr>
        <w:t>time</w:t>
      </w:r>
      <w:r>
        <w:rPr>
          <w:spacing w:val="11"/>
          <w:w w:val="105"/>
        </w:rPr>
        <w:t xml:space="preserve"> </w:t>
      </w:r>
      <w:r>
        <w:rPr>
          <w:w w:val="105"/>
        </w:rPr>
        <w:t>in</w:t>
      </w:r>
      <w:r>
        <w:rPr>
          <w:spacing w:val="12"/>
          <w:w w:val="105"/>
        </w:rPr>
        <w:t xml:space="preserve"> </w:t>
      </w:r>
      <w:r>
        <w:rPr>
          <w:w w:val="105"/>
        </w:rPr>
        <w:t>COS).</w:t>
      </w:r>
    </w:p>
    <w:p w14:paraId="5CD6F3E1" w14:textId="77777777" w:rsidR="00E2709D" w:rsidRDefault="00462487">
      <w:pPr>
        <w:pStyle w:val="BodyText"/>
        <w:spacing w:line="289" w:lineRule="exact"/>
        <w:ind w:left="227"/>
      </w:pPr>
      <w:r>
        <w:rPr>
          <w:rFonts w:ascii="Trebuchet MS"/>
          <w:sz w:val="12"/>
        </w:rPr>
        <w:t xml:space="preserve">467    </w:t>
      </w:r>
      <w:r>
        <w:rPr>
          <w:rFonts w:ascii="Trebuchet MS"/>
          <w:spacing w:val="19"/>
          <w:sz w:val="12"/>
        </w:rPr>
        <w:t xml:space="preserve"> </w:t>
      </w:r>
      <w:r>
        <w:rPr>
          <w:w w:val="105"/>
        </w:rPr>
        <w:t>This</w:t>
      </w:r>
      <w:r>
        <w:rPr>
          <w:spacing w:val="22"/>
          <w:w w:val="105"/>
        </w:rPr>
        <w:t xml:space="preserve"> </w:t>
      </w:r>
      <w:r>
        <w:rPr>
          <w:w w:val="105"/>
        </w:rPr>
        <w:t>approach</w:t>
      </w:r>
      <w:r>
        <w:rPr>
          <w:spacing w:val="22"/>
          <w:w w:val="105"/>
        </w:rPr>
        <w:t xml:space="preserve"> </w:t>
      </w:r>
      <w:r>
        <w:rPr>
          <w:w w:val="105"/>
        </w:rPr>
        <w:t>allows</w:t>
      </w:r>
      <w:r>
        <w:rPr>
          <w:spacing w:val="21"/>
          <w:w w:val="105"/>
        </w:rPr>
        <w:t xml:space="preserve"> </w:t>
      </w:r>
      <w:r>
        <w:rPr>
          <w:w w:val="105"/>
        </w:rPr>
        <w:t>us</w:t>
      </w:r>
      <w:r>
        <w:rPr>
          <w:spacing w:val="22"/>
          <w:w w:val="105"/>
        </w:rPr>
        <w:t xml:space="preserve"> </w:t>
      </w:r>
      <w:r>
        <w:rPr>
          <w:w w:val="105"/>
        </w:rPr>
        <w:t>to</w:t>
      </w:r>
      <w:r>
        <w:rPr>
          <w:spacing w:val="22"/>
          <w:w w:val="105"/>
        </w:rPr>
        <w:t xml:space="preserve"> </w:t>
      </w:r>
      <w:r>
        <w:rPr>
          <w:w w:val="105"/>
        </w:rPr>
        <w:t>mitigate</w:t>
      </w:r>
      <w:r>
        <w:rPr>
          <w:spacing w:val="21"/>
          <w:w w:val="105"/>
        </w:rPr>
        <w:t xml:space="preserve"> </w:t>
      </w:r>
      <w:r>
        <w:rPr>
          <w:w w:val="105"/>
        </w:rPr>
        <w:t>the</w:t>
      </w:r>
      <w:r>
        <w:rPr>
          <w:spacing w:val="23"/>
          <w:w w:val="105"/>
        </w:rPr>
        <w:t xml:space="preserve"> </w:t>
      </w:r>
      <w:r>
        <w:rPr>
          <w:w w:val="105"/>
        </w:rPr>
        <w:t>substantial</w:t>
      </w:r>
      <w:r>
        <w:rPr>
          <w:spacing w:val="22"/>
          <w:w w:val="105"/>
        </w:rPr>
        <w:t xml:space="preserve"> </w:t>
      </w:r>
      <w:r>
        <w:rPr>
          <w:w w:val="105"/>
        </w:rPr>
        <w:t>uncertainty</w:t>
      </w:r>
      <w:r>
        <w:rPr>
          <w:spacing w:val="22"/>
          <w:w w:val="105"/>
        </w:rPr>
        <w:t xml:space="preserve"> </w:t>
      </w:r>
      <w:r>
        <w:rPr>
          <w:w w:val="105"/>
        </w:rPr>
        <w:t>associated</w:t>
      </w:r>
    </w:p>
    <w:p w14:paraId="3D56E5FD" w14:textId="77777777" w:rsidR="00E2709D" w:rsidRDefault="00462487">
      <w:pPr>
        <w:pStyle w:val="BodyText"/>
        <w:spacing w:line="289" w:lineRule="exact"/>
        <w:ind w:left="227"/>
      </w:pPr>
      <w:r>
        <w:rPr>
          <w:rFonts w:ascii="Trebuchet MS"/>
          <w:sz w:val="12"/>
        </w:rPr>
        <w:t xml:space="preserve">468    </w:t>
      </w:r>
      <w:r>
        <w:rPr>
          <w:rFonts w:ascii="Trebuchet MS"/>
          <w:spacing w:val="19"/>
          <w:sz w:val="12"/>
        </w:rPr>
        <w:t xml:space="preserve"> </w:t>
      </w:r>
      <w:r>
        <w:t>with</w:t>
      </w:r>
      <w:r>
        <w:rPr>
          <w:spacing w:val="27"/>
        </w:rPr>
        <w:t xml:space="preserve"> </w:t>
      </w:r>
      <w:r>
        <w:t>longer</w:t>
      </w:r>
      <w:r>
        <w:rPr>
          <w:spacing w:val="27"/>
        </w:rPr>
        <w:t xml:space="preserve"> </w:t>
      </w:r>
      <w:r>
        <w:t>lead</w:t>
      </w:r>
      <w:r>
        <w:rPr>
          <w:spacing w:val="26"/>
        </w:rPr>
        <w:t xml:space="preserve"> </w:t>
      </w:r>
      <w:r>
        <w:t>times,</w:t>
      </w:r>
      <w:r>
        <w:rPr>
          <w:spacing w:val="28"/>
        </w:rPr>
        <w:t xml:space="preserve"> </w:t>
      </w:r>
      <w:r>
        <w:t>and</w:t>
      </w:r>
      <w:r>
        <w:rPr>
          <w:spacing w:val="26"/>
        </w:rPr>
        <w:t xml:space="preserve"> </w:t>
      </w:r>
      <w:r>
        <w:t>focus</w:t>
      </w:r>
      <w:r>
        <w:rPr>
          <w:spacing w:val="27"/>
        </w:rPr>
        <w:t xml:space="preserve"> </w:t>
      </w:r>
      <w:r>
        <w:t>on</w:t>
      </w:r>
      <w:r>
        <w:rPr>
          <w:spacing w:val="27"/>
        </w:rPr>
        <w:t xml:space="preserve"> </w:t>
      </w:r>
      <w:r>
        <w:t>the</w:t>
      </w:r>
      <w:r>
        <w:rPr>
          <w:spacing w:val="26"/>
        </w:rPr>
        <w:t xml:space="preserve"> </w:t>
      </w:r>
      <w:r>
        <w:t>lead</w:t>
      </w:r>
      <w:r>
        <w:rPr>
          <w:spacing w:val="27"/>
        </w:rPr>
        <w:t xml:space="preserve"> </w:t>
      </w:r>
      <w:r>
        <w:t>times</w:t>
      </w:r>
      <w:r>
        <w:rPr>
          <w:spacing w:val="27"/>
        </w:rPr>
        <w:t xml:space="preserve"> </w:t>
      </w:r>
      <w:r>
        <w:t>at</w:t>
      </w:r>
      <w:r>
        <w:rPr>
          <w:spacing w:val="27"/>
        </w:rPr>
        <w:t xml:space="preserve"> </w:t>
      </w:r>
      <w:r>
        <w:t>which</w:t>
      </w:r>
      <w:r>
        <w:rPr>
          <w:spacing w:val="28"/>
        </w:rPr>
        <w:t xml:space="preserve"> </w:t>
      </w:r>
      <w:r>
        <w:t>the</w:t>
      </w:r>
      <w:r>
        <w:rPr>
          <w:spacing w:val="28"/>
        </w:rPr>
        <w:t xml:space="preserve"> </w:t>
      </w:r>
      <w:r>
        <w:t>majority</w:t>
      </w:r>
      <w:r>
        <w:rPr>
          <w:spacing w:val="26"/>
        </w:rPr>
        <w:t xml:space="preserve"> </w:t>
      </w:r>
      <w:r>
        <w:t>of</w:t>
      </w:r>
    </w:p>
    <w:p w14:paraId="49C2004A" w14:textId="52CD94AA" w:rsidR="00E2709D" w:rsidRDefault="00462487">
      <w:pPr>
        <w:pStyle w:val="BodyText"/>
        <w:spacing w:line="289" w:lineRule="exact"/>
        <w:ind w:left="227"/>
        <w:rPr>
          <w:ins w:id="299" w:author="Pechlivanidis Ilias" w:date="2024-02-10T13:02:00Z"/>
        </w:rPr>
      </w:pPr>
      <w:r>
        <w:rPr>
          <w:rFonts w:ascii="Trebuchet MS"/>
          <w:sz w:val="12"/>
        </w:rPr>
        <w:t xml:space="preserve">469    </w:t>
      </w:r>
      <w:r>
        <w:rPr>
          <w:rFonts w:ascii="Trebuchet MS"/>
          <w:spacing w:val="19"/>
          <w:sz w:val="12"/>
        </w:rPr>
        <w:t xml:space="preserve"> </w:t>
      </w:r>
      <w:r>
        <w:t>formal</w:t>
      </w:r>
      <w:r>
        <w:rPr>
          <w:spacing w:val="35"/>
        </w:rPr>
        <w:t xml:space="preserve"> </w:t>
      </w:r>
      <w:r>
        <w:t>notifications</w:t>
      </w:r>
      <w:r>
        <w:rPr>
          <w:spacing w:val="34"/>
        </w:rPr>
        <w:t xml:space="preserve"> </w:t>
      </w:r>
      <w:r>
        <w:t>are</w:t>
      </w:r>
      <w:r>
        <w:rPr>
          <w:spacing w:val="36"/>
        </w:rPr>
        <w:t xml:space="preserve"> </w:t>
      </w:r>
      <w:r>
        <w:t>issued</w:t>
      </w:r>
      <w:ins w:id="300" w:author="Pechlivanidis Ilias" w:date="2024-02-10T13:02:00Z">
        <w:r w:rsidR="00B534A9">
          <w:t xml:space="preserve"> and actions </w:t>
        </w:r>
        <w:r w:rsidR="00C62B43">
          <w:t>are taken from first responders</w:t>
        </w:r>
      </w:ins>
      <w:r>
        <w:t>.</w:t>
      </w:r>
    </w:p>
    <w:p w14:paraId="33CD1C65" w14:textId="5EC711FA" w:rsidR="00C62B43" w:rsidRDefault="00C62B43">
      <w:pPr>
        <w:pStyle w:val="BodyText"/>
        <w:spacing w:line="289" w:lineRule="exact"/>
        <w:ind w:left="227"/>
        <w:rPr>
          <w:ins w:id="301" w:author="Pechlivanidis Ilias" w:date="2024-02-10T13:02:00Z"/>
        </w:rPr>
      </w:pPr>
    </w:p>
    <w:p w14:paraId="16098202" w14:textId="68E51632" w:rsidR="00C62B43" w:rsidRDefault="00C62B43">
      <w:pPr>
        <w:pStyle w:val="BodyText"/>
        <w:spacing w:line="289" w:lineRule="exact"/>
        <w:ind w:left="227"/>
      </w:pPr>
      <w:ins w:id="302" w:author="Pechlivanidis Ilias" w:date="2024-02-10T13:02:00Z">
        <w:r w:rsidRPr="00C62B43">
          <w:rPr>
            <w:highlight w:val="yellow"/>
            <w:rPrChange w:id="303" w:author="Pechlivanidis Ilias" w:date="2024-02-10T13:02:00Z">
              <w:rPr/>
            </w:rPrChange>
          </w:rPr>
          <w:t>HERE WE NEED A NEW SUB-SUBSECTIO</w:t>
        </w:r>
        <w:r>
          <w:rPr>
            <w:highlight w:val="yellow"/>
          </w:rPr>
          <w:t>N TO MAKE IT EASIER TO R</w:t>
        </w:r>
      </w:ins>
      <w:ins w:id="304" w:author="Pechlivanidis Ilias" w:date="2024-02-10T13:03:00Z">
        <w:r>
          <w:rPr>
            <w:highlight w:val="yellow"/>
          </w:rPr>
          <w:t>EAD</w:t>
        </w:r>
      </w:ins>
    </w:p>
    <w:p w14:paraId="3291E782" w14:textId="77777777" w:rsidR="00E2709D" w:rsidRDefault="00462487">
      <w:pPr>
        <w:pStyle w:val="BodyText"/>
        <w:tabs>
          <w:tab w:val="left" w:pos="968"/>
        </w:tabs>
        <w:spacing w:line="289" w:lineRule="exact"/>
        <w:ind w:left="227"/>
      </w:pPr>
      <w:r>
        <w:rPr>
          <w:rFonts w:ascii="Trebuchet MS"/>
          <w:sz w:val="12"/>
        </w:rPr>
        <w:t>470</w:t>
      </w:r>
      <w:r>
        <w:rPr>
          <w:rFonts w:ascii="Trebuchet MS"/>
          <w:sz w:val="12"/>
        </w:rPr>
        <w:tab/>
      </w:r>
      <w:r>
        <w:t>Up</w:t>
      </w:r>
      <w:r>
        <w:rPr>
          <w:spacing w:val="32"/>
        </w:rPr>
        <w:t xml:space="preserve"> </w:t>
      </w:r>
      <w:r>
        <w:t>to</w:t>
      </w:r>
      <w:r>
        <w:rPr>
          <w:spacing w:val="33"/>
        </w:rPr>
        <w:t xml:space="preserve"> </w:t>
      </w:r>
      <w:r>
        <w:t>this</w:t>
      </w:r>
      <w:r>
        <w:rPr>
          <w:spacing w:val="33"/>
        </w:rPr>
        <w:t xml:space="preserve"> </w:t>
      </w:r>
      <w:r>
        <w:t>point,</w:t>
      </w:r>
      <w:r>
        <w:rPr>
          <w:spacing w:val="34"/>
        </w:rPr>
        <w:t xml:space="preserve"> </w:t>
      </w:r>
      <w:r>
        <w:t>we</w:t>
      </w:r>
      <w:r>
        <w:rPr>
          <w:spacing w:val="33"/>
        </w:rPr>
        <w:t xml:space="preserve"> </w:t>
      </w:r>
      <w:r>
        <w:t>have</w:t>
      </w:r>
      <w:r>
        <w:rPr>
          <w:spacing w:val="32"/>
        </w:rPr>
        <w:t xml:space="preserve"> </w:t>
      </w:r>
      <w:r>
        <w:t>not</w:t>
      </w:r>
      <w:r>
        <w:rPr>
          <w:spacing w:val="33"/>
        </w:rPr>
        <w:t xml:space="preserve"> </w:t>
      </w:r>
      <w:r>
        <w:t>yet</w:t>
      </w:r>
      <w:r>
        <w:rPr>
          <w:spacing w:val="33"/>
        </w:rPr>
        <w:t xml:space="preserve"> </w:t>
      </w:r>
      <w:r>
        <w:t>considered</w:t>
      </w:r>
      <w:r>
        <w:rPr>
          <w:spacing w:val="33"/>
        </w:rPr>
        <w:t xml:space="preserve"> </w:t>
      </w:r>
      <w:r>
        <w:t>persistence</w:t>
      </w:r>
      <w:r>
        <w:rPr>
          <w:spacing w:val="33"/>
        </w:rPr>
        <w:t xml:space="preserve"> </w:t>
      </w:r>
      <w:r>
        <w:t>in</w:t>
      </w:r>
      <w:r>
        <w:rPr>
          <w:spacing w:val="33"/>
        </w:rPr>
        <w:t xml:space="preserve"> </w:t>
      </w:r>
      <w:r>
        <w:t>our</w:t>
      </w:r>
      <w:r>
        <w:rPr>
          <w:spacing w:val="33"/>
        </w:rPr>
        <w:t xml:space="preserve"> </w:t>
      </w:r>
      <w:r>
        <w:t>analysis.</w:t>
      </w:r>
    </w:p>
    <w:p w14:paraId="226B2ACA" w14:textId="33C68012" w:rsidR="00E2709D" w:rsidRDefault="00462487">
      <w:pPr>
        <w:pStyle w:val="BodyText"/>
        <w:spacing w:line="289" w:lineRule="exact"/>
        <w:ind w:left="227"/>
      </w:pPr>
      <w:r>
        <w:rPr>
          <w:rFonts w:ascii="Trebuchet MS"/>
          <w:sz w:val="12"/>
        </w:rPr>
        <w:t xml:space="preserve">471    </w:t>
      </w:r>
      <w:r>
        <w:rPr>
          <w:rFonts w:ascii="Trebuchet MS"/>
          <w:spacing w:val="19"/>
          <w:sz w:val="12"/>
        </w:rPr>
        <w:t xml:space="preserve"> </w:t>
      </w:r>
      <w:r>
        <w:t>In</w:t>
      </w:r>
      <w:r>
        <w:rPr>
          <w:spacing w:val="28"/>
        </w:rPr>
        <w:t xml:space="preserve"> </w:t>
      </w:r>
      <w:r>
        <w:t>order</w:t>
      </w:r>
      <w:r>
        <w:rPr>
          <w:spacing w:val="28"/>
        </w:rPr>
        <w:t xml:space="preserve"> </w:t>
      </w:r>
      <w:r>
        <w:t>to</w:t>
      </w:r>
      <w:r>
        <w:rPr>
          <w:spacing w:val="28"/>
        </w:rPr>
        <w:t xml:space="preserve"> </w:t>
      </w:r>
      <w:r>
        <w:t>assess</w:t>
      </w:r>
      <w:r>
        <w:rPr>
          <w:spacing w:val="28"/>
        </w:rPr>
        <w:t xml:space="preserve"> </w:t>
      </w:r>
      <w:r>
        <w:t>the</w:t>
      </w:r>
      <w:r>
        <w:rPr>
          <w:spacing w:val="28"/>
        </w:rPr>
        <w:t xml:space="preserve"> </w:t>
      </w:r>
      <w:r>
        <w:t>impact</w:t>
      </w:r>
      <w:r>
        <w:rPr>
          <w:spacing w:val="28"/>
        </w:rPr>
        <w:t xml:space="preserve"> </w:t>
      </w:r>
      <w:r>
        <w:t>of</w:t>
      </w:r>
      <w:r>
        <w:rPr>
          <w:spacing w:val="28"/>
        </w:rPr>
        <w:t xml:space="preserve"> </w:t>
      </w:r>
      <w:r>
        <w:t>persistence</w:t>
      </w:r>
      <w:r>
        <w:rPr>
          <w:spacing w:val="27"/>
        </w:rPr>
        <w:t xml:space="preserve"> </w:t>
      </w:r>
      <w:r>
        <w:t>on</w:t>
      </w:r>
      <w:r>
        <w:rPr>
          <w:spacing w:val="28"/>
        </w:rPr>
        <w:t xml:space="preserve"> </w:t>
      </w:r>
      <w:r>
        <w:t>the</w:t>
      </w:r>
      <w:r>
        <w:rPr>
          <w:spacing w:val="28"/>
        </w:rPr>
        <w:t xml:space="preserve"> </w:t>
      </w:r>
      <w:r>
        <w:t>notification</w:t>
      </w:r>
      <w:r>
        <w:rPr>
          <w:spacing w:val="28"/>
        </w:rPr>
        <w:t xml:space="preserve"> </w:t>
      </w:r>
      <w:r>
        <w:t>skill</w:t>
      </w:r>
      <w:ins w:id="305" w:author="Pechlivanidis Ilias" w:date="2024-02-10T13:03:00Z">
        <w:r w:rsidR="00C62B43">
          <w:t>,</w:t>
        </w:r>
      </w:ins>
      <w:del w:id="306" w:author="Pechlivanidis Ilias" w:date="2024-02-10T13:03:00Z">
        <w:r w:rsidDel="00C62B43">
          <w:rPr>
            <w:spacing w:val="28"/>
          </w:rPr>
          <w:delText xml:space="preserve"> </w:delText>
        </w:r>
        <w:r w:rsidDel="00C62B43">
          <w:delText>we</w:delText>
        </w:r>
        <w:r w:rsidDel="00C62B43">
          <w:rPr>
            <w:spacing w:val="28"/>
          </w:rPr>
          <w:delText xml:space="preserve"> </w:delText>
        </w:r>
        <w:r w:rsidDel="00C62B43">
          <w:delText>have</w:delText>
        </w:r>
      </w:del>
    </w:p>
    <w:p w14:paraId="04554295" w14:textId="4C7F8321" w:rsidR="00E2709D" w:rsidRDefault="00462487">
      <w:pPr>
        <w:pStyle w:val="BodyText"/>
        <w:spacing w:line="289" w:lineRule="exact"/>
        <w:ind w:left="227"/>
      </w:pPr>
      <w:r>
        <w:rPr>
          <w:rFonts w:ascii="Trebuchet MS"/>
          <w:sz w:val="12"/>
        </w:rPr>
        <w:t xml:space="preserve">472    </w:t>
      </w:r>
      <w:r>
        <w:rPr>
          <w:rFonts w:ascii="Trebuchet MS"/>
          <w:spacing w:val="19"/>
          <w:sz w:val="12"/>
        </w:rPr>
        <w:t xml:space="preserve"> </w:t>
      </w:r>
      <w:del w:id="307" w:author="Pechlivanidis Ilias" w:date="2024-02-10T13:03:00Z">
        <w:r w:rsidDel="00C62B43">
          <w:rPr>
            <w:w w:val="105"/>
          </w:rPr>
          <w:delText>produced</w:delText>
        </w:r>
        <w:r w:rsidDel="00C62B43">
          <w:rPr>
            <w:spacing w:val="43"/>
            <w:w w:val="105"/>
          </w:rPr>
          <w:delText xml:space="preserve"> </w:delText>
        </w:r>
        <w:r w:rsidDel="00C62B43">
          <w:rPr>
            <w:w w:val="105"/>
          </w:rPr>
          <w:delText>the</w:delText>
        </w:r>
        <w:r w:rsidDel="00C62B43">
          <w:rPr>
            <w:spacing w:val="44"/>
            <w:w w:val="105"/>
          </w:rPr>
          <w:delText xml:space="preserve"> </w:delText>
        </w:r>
        <w:r w:rsidDel="00C62B43">
          <w:rPr>
            <w:w w:val="105"/>
          </w:rPr>
          <w:delText>plot</w:delText>
        </w:r>
        <w:r w:rsidDel="00C62B43">
          <w:rPr>
            <w:spacing w:val="43"/>
            <w:w w:val="105"/>
          </w:rPr>
          <w:delText xml:space="preserve"> </w:delText>
        </w:r>
        <w:r w:rsidDel="00C62B43">
          <w:rPr>
            <w:w w:val="105"/>
          </w:rPr>
          <w:delText>in</w:delText>
        </w:r>
        <w:r w:rsidDel="00C62B43">
          <w:rPr>
            <w:spacing w:val="43"/>
            <w:w w:val="105"/>
          </w:rPr>
          <w:delText xml:space="preserve"> </w:delText>
        </w:r>
      </w:del>
      <w:r>
        <w:rPr>
          <w:w w:val="105"/>
        </w:rPr>
        <w:t>Figure</w:t>
      </w:r>
      <w:r>
        <w:rPr>
          <w:spacing w:val="43"/>
          <w:w w:val="105"/>
        </w:rPr>
        <w:t xml:space="preserve"> </w:t>
      </w:r>
      <w:hyperlink w:anchor="_bookmark20" w:history="1">
        <w:r>
          <w:rPr>
            <w:w w:val="105"/>
          </w:rPr>
          <w:t>6</w:t>
        </w:r>
      </w:hyperlink>
      <w:del w:id="308" w:author="Pechlivanidis Ilias" w:date="2024-02-10T13:03:00Z">
        <w:r w:rsidDel="00C62B43">
          <w:rPr>
            <w:w w:val="105"/>
          </w:rPr>
          <w:delText>,</w:delText>
        </w:r>
      </w:del>
      <w:r>
        <w:rPr>
          <w:spacing w:val="50"/>
          <w:w w:val="105"/>
        </w:rPr>
        <w:t xml:space="preserve"> </w:t>
      </w:r>
      <w:r>
        <w:rPr>
          <w:w w:val="105"/>
        </w:rPr>
        <w:t>illustrat</w:t>
      </w:r>
      <w:ins w:id="309" w:author="Pechlivanidis Ilias" w:date="2024-02-10T13:03:00Z">
        <w:r w:rsidR="00C62B43">
          <w:rPr>
            <w:w w:val="105"/>
          </w:rPr>
          <w:t>es</w:t>
        </w:r>
      </w:ins>
      <w:del w:id="310" w:author="Pechlivanidis Ilias" w:date="2024-02-10T13:03:00Z">
        <w:r w:rsidDel="00C62B43">
          <w:rPr>
            <w:w w:val="105"/>
          </w:rPr>
          <w:delText>ing</w:delText>
        </w:r>
      </w:del>
      <w:r>
        <w:rPr>
          <w:spacing w:val="43"/>
          <w:w w:val="105"/>
        </w:rPr>
        <w:t xml:space="preserve"> </w:t>
      </w:r>
      <w:r>
        <w:rPr>
          <w:w w:val="105"/>
        </w:rPr>
        <w:t>the</w:t>
      </w:r>
      <w:r>
        <w:rPr>
          <w:spacing w:val="43"/>
          <w:w w:val="105"/>
        </w:rPr>
        <w:t xml:space="preserve"> </w:t>
      </w:r>
      <w:r>
        <w:rPr>
          <w:w w:val="105"/>
        </w:rPr>
        <w:t>evolution</w:t>
      </w:r>
      <w:r>
        <w:rPr>
          <w:spacing w:val="43"/>
          <w:w w:val="105"/>
        </w:rPr>
        <w:t xml:space="preserve"> </w:t>
      </w:r>
      <w:r>
        <w:rPr>
          <w:w w:val="105"/>
        </w:rPr>
        <w:t>of</w:t>
      </w:r>
      <w:r>
        <w:rPr>
          <w:spacing w:val="43"/>
          <w:w w:val="105"/>
        </w:rPr>
        <w:t xml:space="preserve"> </w:t>
      </w:r>
      <w:r>
        <w:rPr>
          <w:w w:val="105"/>
        </w:rPr>
        <w:t>skill</w:t>
      </w:r>
      <w:r>
        <w:rPr>
          <w:spacing w:val="43"/>
          <w:w w:val="105"/>
        </w:rPr>
        <w:t xml:space="preserve"> </w:t>
      </w:r>
      <w:r>
        <w:rPr>
          <w:w w:val="105"/>
        </w:rPr>
        <w:t>with</w:t>
      </w:r>
      <w:r>
        <w:rPr>
          <w:spacing w:val="43"/>
          <w:w w:val="105"/>
        </w:rPr>
        <w:t xml:space="preserve"> </w:t>
      </w:r>
      <w:r>
        <w:rPr>
          <w:w w:val="105"/>
        </w:rPr>
        <w:t>the</w:t>
      </w:r>
    </w:p>
    <w:p w14:paraId="55E7EE46" w14:textId="77777777" w:rsidR="00E2709D" w:rsidRDefault="00462487">
      <w:pPr>
        <w:pStyle w:val="BodyText"/>
        <w:spacing w:line="289" w:lineRule="exact"/>
        <w:ind w:left="227"/>
      </w:pPr>
      <w:r>
        <w:rPr>
          <w:rFonts w:ascii="Trebuchet MS"/>
          <w:sz w:val="12"/>
        </w:rPr>
        <w:t xml:space="preserve">473    </w:t>
      </w:r>
      <w:r>
        <w:rPr>
          <w:rFonts w:ascii="Trebuchet MS"/>
          <w:spacing w:val="19"/>
          <w:sz w:val="12"/>
        </w:rPr>
        <w:t xml:space="preserve"> </w:t>
      </w:r>
      <w:r>
        <w:t>probability</w:t>
      </w:r>
      <w:r>
        <w:rPr>
          <w:spacing w:val="22"/>
        </w:rPr>
        <w:t xml:space="preserve"> </w:t>
      </w:r>
      <w:r>
        <w:t>threshold</w:t>
      </w:r>
      <w:r>
        <w:rPr>
          <w:spacing w:val="21"/>
        </w:rPr>
        <w:t xml:space="preserve"> </w:t>
      </w:r>
      <w:r>
        <w:t>and</w:t>
      </w:r>
      <w:r>
        <w:rPr>
          <w:spacing w:val="21"/>
        </w:rPr>
        <w:t xml:space="preserve"> </w:t>
      </w:r>
      <w:r>
        <w:t>persistence</w:t>
      </w:r>
      <w:r>
        <w:rPr>
          <w:spacing w:val="22"/>
        </w:rPr>
        <w:t xml:space="preserve"> </w:t>
      </w:r>
      <w:r>
        <w:t>for</w:t>
      </w:r>
      <w:r>
        <w:rPr>
          <w:spacing w:val="21"/>
        </w:rPr>
        <w:t xml:space="preserve"> </w:t>
      </w:r>
      <w:r>
        <w:t>a</w:t>
      </w:r>
      <w:r>
        <w:rPr>
          <w:spacing w:val="21"/>
        </w:rPr>
        <w:t xml:space="preserve"> </w:t>
      </w:r>
      <w:r>
        <w:t>fixed</w:t>
      </w:r>
      <w:r>
        <w:rPr>
          <w:spacing w:val="22"/>
        </w:rPr>
        <w:t xml:space="preserve"> </w:t>
      </w:r>
      <w:r>
        <w:t>lead</w:t>
      </w:r>
      <w:r>
        <w:rPr>
          <w:spacing w:val="21"/>
        </w:rPr>
        <w:t xml:space="preserve"> </w:t>
      </w:r>
      <w:r>
        <w:t>time</w:t>
      </w:r>
      <w:r>
        <w:rPr>
          <w:spacing w:val="21"/>
        </w:rPr>
        <w:t xml:space="preserve"> </w:t>
      </w:r>
      <w:r>
        <w:t>range</w:t>
      </w:r>
      <w:r>
        <w:rPr>
          <w:spacing w:val="22"/>
        </w:rPr>
        <w:t xml:space="preserve"> </w:t>
      </w:r>
      <w:r>
        <w:t>(2-5.5</w:t>
      </w:r>
      <w:r>
        <w:rPr>
          <w:spacing w:val="21"/>
        </w:rPr>
        <w:t xml:space="preserve"> </w:t>
      </w:r>
      <w:r>
        <w:t>days).</w:t>
      </w:r>
    </w:p>
    <w:p w14:paraId="3DACCA59" w14:textId="77777777" w:rsidR="00E2709D" w:rsidRDefault="00462487">
      <w:pPr>
        <w:pStyle w:val="BodyText"/>
        <w:spacing w:line="289" w:lineRule="exact"/>
        <w:ind w:left="227"/>
      </w:pPr>
      <w:r>
        <w:rPr>
          <w:rFonts w:ascii="Trebuchet MS"/>
          <w:sz w:val="12"/>
        </w:rPr>
        <w:t xml:space="preserve">474    </w:t>
      </w:r>
      <w:r>
        <w:rPr>
          <w:rFonts w:ascii="Trebuchet MS"/>
          <w:spacing w:val="19"/>
          <w:sz w:val="12"/>
        </w:rPr>
        <w:t xml:space="preserve"> </w:t>
      </w:r>
      <w:r>
        <w:rPr>
          <w:w w:val="105"/>
        </w:rPr>
        <w:t>The</w:t>
      </w:r>
      <w:r>
        <w:rPr>
          <w:spacing w:val="2"/>
          <w:w w:val="105"/>
        </w:rPr>
        <w:t xml:space="preserve"> </w:t>
      </w:r>
      <w:r>
        <w:rPr>
          <w:w w:val="105"/>
        </w:rPr>
        <w:t>benchmark</w:t>
      </w:r>
      <w:r>
        <w:rPr>
          <w:spacing w:val="1"/>
          <w:w w:val="105"/>
        </w:rPr>
        <w:t xml:space="preserve"> </w:t>
      </w:r>
      <w:r>
        <w:rPr>
          <w:w w:val="105"/>
        </w:rPr>
        <w:t>(current</w:t>
      </w:r>
      <w:r>
        <w:rPr>
          <w:spacing w:val="2"/>
          <w:w w:val="105"/>
        </w:rPr>
        <w:t xml:space="preserve"> </w:t>
      </w:r>
      <w:r>
        <w:rPr>
          <w:w w:val="105"/>
        </w:rPr>
        <w:t>notification</w:t>
      </w:r>
      <w:r>
        <w:rPr>
          <w:spacing w:val="1"/>
          <w:w w:val="105"/>
        </w:rPr>
        <w:t xml:space="preserve"> </w:t>
      </w:r>
      <w:r>
        <w:rPr>
          <w:w w:val="105"/>
        </w:rPr>
        <w:t>criteria)</w:t>
      </w:r>
      <w:r>
        <w:rPr>
          <w:spacing w:val="2"/>
          <w:w w:val="105"/>
        </w:rPr>
        <w:t xml:space="preserve"> </w:t>
      </w:r>
      <w:r>
        <w:rPr>
          <w:w w:val="105"/>
        </w:rPr>
        <w:t>is</w:t>
      </w:r>
      <w:r>
        <w:rPr>
          <w:spacing w:val="1"/>
          <w:w w:val="105"/>
        </w:rPr>
        <w:t xml:space="preserve"> </w:t>
      </w:r>
      <w:r>
        <w:rPr>
          <w:w w:val="105"/>
        </w:rPr>
        <w:t>now</w:t>
      </w:r>
      <w:r>
        <w:rPr>
          <w:spacing w:val="2"/>
          <w:w w:val="105"/>
        </w:rPr>
        <w:t xml:space="preserve"> </w:t>
      </w:r>
      <w:r>
        <w:rPr>
          <w:w w:val="105"/>
        </w:rPr>
        <w:t>represented</w:t>
      </w:r>
      <w:r>
        <w:rPr>
          <w:spacing w:val="1"/>
          <w:w w:val="105"/>
        </w:rPr>
        <w:t xml:space="preserve"> </w:t>
      </w:r>
      <w:r>
        <w:rPr>
          <w:w w:val="105"/>
        </w:rPr>
        <w:t>by</w:t>
      </w:r>
      <w:r>
        <w:rPr>
          <w:spacing w:val="2"/>
          <w:w w:val="105"/>
        </w:rPr>
        <w:t xml:space="preserve"> </w:t>
      </w:r>
      <w:r>
        <w:rPr>
          <w:w w:val="105"/>
        </w:rPr>
        <w:t>a</w:t>
      </w:r>
      <w:r>
        <w:rPr>
          <w:spacing w:val="1"/>
          <w:w w:val="105"/>
        </w:rPr>
        <w:t xml:space="preserve"> </w:t>
      </w:r>
      <w:r>
        <w:rPr>
          <w:w w:val="105"/>
        </w:rPr>
        <w:t>single</w:t>
      </w:r>
    </w:p>
    <w:p w14:paraId="28DB86C9" w14:textId="3012C2DD" w:rsidR="00E2709D" w:rsidRDefault="00462487">
      <w:pPr>
        <w:pStyle w:val="BodyText"/>
        <w:spacing w:line="289" w:lineRule="exact"/>
        <w:ind w:left="227"/>
      </w:pPr>
      <w:r>
        <w:rPr>
          <w:rFonts w:ascii="Trebuchet MS"/>
          <w:sz w:val="12"/>
        </w:rPr>
        <w:t xml:space="preserve">475    </w:t>
      </w:r>
      <w:r>
        <w:rPr>
          <w:rFonts w:ascii="Trebuchet MS"/>
          <w:spacing w:val="19"/>
          <w:sz w:val="12"/>
        </w:rPr>
        <w:t xml:space="preserve"> </w:t>
      </w:r>
      <w:r>
        <w:t>point</w:t>
      </w:r>
      <w:r>
        <w:rPr>
          <w:spacing w:val="40"/>
        </w:rPr>
        <w:t xml:space="preserve"> </w:t>
      </w:r>
      <w:r>
        <w:t>corresponding</w:t>
      </w:r>
      <w:r>
        <w:rPr>
          <w:spacing w:val="39"/>
        </w:rPr>
        <w:t xml:space="preserve"> </w:t>
      </w:r>
      <w:del w:id="311" w:author="Pechlivanidis Ilias" w:date="2024-02-10T13:03:00Z">
        <w:r w:rsidDel="00C62B43">
          <w:delText>the</w:delText>
        </w:r>
        <w:r w:rsidDel="00C62B43">
          <w:rPr>
            <w:spacing w:val="40"/>
          </w:rPr>
          <w:delText xml:space="preserve"> </w:delText>
        </w:r>
      </w:del>
      <w:ins w:id="312" w:author="Pechlivanidis Ilias" w:date="2024-02-10T13:03:00Z">
        <w:r w:rsidR="00C62B43">
          <w:t>to</w:t>
        </w:r>
        <w:r w:rsidR="00C62B43">
          <w:rPr>
            <w:spacing w:val="40"/>
          </w:rPr>
          <w:t xml:space="preserve"> </w:t>
        </w:r>
      </w:ins>
      <w:r>
        <w:t>a</w:t>
      </w:r>
      <w:r>
        <w:rPr>
          <w:spacing w:val="39"/>
        </w:rPr>
        <w:t xml:space="preserve"> </w:t>
      </w:r>
      <w:r>
        <w:t>30%</w:t>
      </w:r>
      <w:r>
        <w:rPr>
          <w:spacing w:val="40"/>
        </w:rPr>
        <w:t xml:space="preserve"> </w:t>
      </w:r>
      <w:r>
        <w:t>probability</w:t>
      </w:r>
      <w:r>
        <w:rPr>
          <w:spacing w:val="39"/>
        </w:rPr>
        <w:t xml:space="preserve"> </w:t>
      </w:r>
      <w:r>
        <w:t>and</w:t>
      </w:r>
      <w:r>
        <w:rPr>
          <w:spacing w:val="40"/>
        </w:rPr>
        <w:t xml:space="preserve"> </w:t>
      </w:r>
      <w:r>
        <w:t>a</w:t>
      </w:r>
      <w:r>
        <w:rPr>
          <w:spacing w:val="39"/>
        </w:rPr>
        <w:t xml:space="preserve"> </w:t>
      </w:r>
      <w:r>
        <w:t>persistence</w:t>
      </w:r>
      <w:r>
        <w:rPr>
          <w:spacing w:val="40"/>
        </w:rPr>
        <w:t xml:space="preserve"> </w:t>
      </w:r>
      <w:r>
        <w:t>of</w:t>
      </w:r>
      <w:r>
        <w:rPr>
          <w:spacing w:val="39"/>
        </w:rPr>
        <w:t xml:space="preserve"> </w:t>
      </w:r>
      <w:r>
        <w:t>3/3.</w:t>
      </w:r>
      <w:r>
        <w:rPr>
          <w:spacing w:val="78"/>
        </w:rPr>
        <w:t xml:space="preserve"> </w:t>
      </w:r>
      <w:r>
        <w:t>As</w:t>
      </w:r>
      <w:r>
        <w:rPr>
          <w:spacing w:val="39"/>
        </w:rPr>
        <w:t xml:space="preserve"> </w:t>
      </w:r>
      <w:r>
        <w:t>the</w:t>
      </w:r>
    </w:p>
    <w:p w14:paraId="08CE8751" w14:textId="77777777" w:rsidR="00E2709D" w:rsidRDefault="00462487">
      <w:pPr>
        <w:pStyle w:val="BodyText"/>
        <w:spacing w:line="289" w:lineRule="exact"/>
        <w:ind w:left="227"/>
      </w:pPr>
      <w:r>
        <w:rPr>
          <w:rFonts w:ascii="Trebuchet MS"/>
          <w:sz w:val="12"/>
        </w:rPr>
        <w:t xml:space="preserve">476    </w:t>
      </w:r>
      <w:r>
        <w:rPr>
          <w:rFonts w:ascii="Trebuchet MS"/>
          <w:spacing w:val="19"/>
          <w:sz w:val="12"/>
        </w:rPr>
        <w:t xml:space="preserve"> </w:t>
      </w:r>
      <w:r>
        <w:t>probability</w:t>
      </w:r>
      <w:r>
        <w:rPr>
          <w:spacing w:val="23"/>
        </w:rPr>
        <w:t xml:space="preserve"> </w:t>
      </w:r>
      <w:proofErr w:type="gramStart"/>
      <w:r>
        <w:t>threshold</w:t>
      </w:r>
      <w:proofErr w:type="gramEnd"/>
      <w:r>
        <w:rPr>
          <w:spacing w:val="24"/>
        </w:rPr>
        <w:t xml:space="preserve"> </w:t>
      </w:r>
      <w:r>
        <w:t>does</w:t>
      </w:r>
      <w:r>
        <w:rPr>
          <w:spacing w:val="23"/>
        </w:rPr>
        <w:t xml:space="preserve"> </w:t>
      </w:r>
      <w:r>
        <w:t>not</w:t>
      </w:r>
      <w:r>
        <w:rPr>
          <w:spacing w:val="24"/>
        </w:rPr>
        <w:t xml:space="preserve"> </w:t>
      </w:r>
      <w:r>
        <w:t>affect</w:t>
      </w:r>
      <w:r>
        <w:rPr>
          <w:spacing w:val="23"/>
        </w:rPr>
        <w:t xml:space="preserve"> </w:t>
      </w:r>
      <w:r>
        <w:t>deterministic</w:t>
      </w:r>
      <w:r>
        <w:rPr>
          <w:spacing w:val="23"/>
        </w:rPr>
        <w:t xml:space="preserve"> </w:t>
      </w:r>
      <w:r>
        <w:t>forecasts,</w:t>
      </w:r>
      <w:r>
        <w:rPr>
          <w:spacing w:val="26"/>
        </w:rPr>
        <w:t xml:space="preserve"> </w:t>
      </w:r>
      <w:r>
        <w:t>the</w:t>
      </w:r>
      <w:r>
        <w:rPr>
          <w:spacing w:val="23"/>
        </w:rPr>
        <w:t xml:space="preserve"> </w:t>
      </w:r>
      <w:r>
        <w:t>lines</w:t>
      </w:r>
      <w:r>
        <w:rPr>
          <w:spacing w:val="23"/>
        </w:rPr>
        <w:t xml:space="preserve"> </w:t>
      </w:r>
      <w:r>
        <w:t>for</w:t>
      </w:r>
      <w:r>
        <w:rPr>
          <w:spacing w:val="23"/>
        </w:rPr>
        <w:t xml:space="preserve"> </w:t>
      </w:r>
      <w:r>
        <w:t>the</w:t>
      </w:r>
    </w:p>
    <w:p w14:paraId="7629EE09" w14:textId="77777777" w:rsidR="00E2709D" w:rsidRDefault="00462487">
      <w:pPr>
        <w:pStyle w:val="BodyText"/>
        <w:spacing w:line="289" w:lineRule="exact"/>
        <w:ind w:left="227"/>
      </w:pPr>
      <w:r>
        <w:rPr>
          <w:rFonts w:ascii="Trebuchet MS"/>
          <w:sz w:val="12"/>
        </w:rPr>
        <w:t xml:space="preserve">477    </w:t>
      </w:r>
      <w:r>
        <w:rPr>
          <w:rFonts w:ascii="Trebuchet MS"/>
          <w:spacing w:val="19"/>
          <w:sz w:val="12"/>
        </w:rPr>
        <w:t xml:space="preserve"> </w:t>
      </w:r>
      <w:r>
        <w:rPr>
          <w:spacing w:val="-1"/>
          <w:w w:val="110"/>
        </w:rPr>
        <w:t>two</w:t>
      </w:r>
      <w:r>
        <w:rPr>
          <w:spacing w:val="-9"/>
          <w:w w:val="110"/>
        </w:rPr>
        <w:t xml:space="preserve"> </w:t>
      </w:r>
      <w:r>
        <w:rPr>
          <w:spacing w:val="-1"/>
          <w:w w:val="110"/>
        </w:rPr>
        <w:t>deterministic</w:t>
      </w:r>
      <w:r>
        <w:rPr>
          <w:spacing w:val="-9"/>
          <w:w w:val="110"/>
        </w:rPr>
        <w:t xml:space="preserve"> </w:t>
      </w:r>
      <w:r>
        <w:rPr>
          <w:spacing w:val="-1"/>
          <w:w w:val="110"/>
        </w:rPr>
        <w:t>models</w:t>
      </w:r>
      <w:r>
        <w:rPr>
          <w:spacing w:val="-9"/>
          <w:w w:val="110"/>
        </w:rPr>
        <w:t xml:space="preserve"> </w:t>
      </w:r>
      <w:r>
        <w:rPr>
          <w:w w:val="110"/>
        </w:rPr>
        <w:t>(DWD</w:t>
      </w:r>
      <w:r>
        <w:rPr>
          <w:spacing w:val="-9"/>
          <w:w w:val="110"/>
        </w:rPr>
        <w:t xml:space="preserve"> </w:t>
      </w:r>
      <w:r>
        <w:rPr>
          <w:w w:val="110"/>
        </w:rPr>
        <w:t>and</w:t>
      </w:r>
      <w:r>
        <w:rPr>
          <w:spacing w:val="-10"/>
          <w:w w:val="110"/>
        </w:rPr>
        <w:t xml:space="preserve"> </w:t>
      </w:r>
      <w:r>
        <w:rPr>
          <w:w w:val="110"/>
        </w:rPr>
        <w:t>HRES)</w:t>
      </w:r>
      <w:r>
        <w:rPr>
          <w:spacing w:val="-9"/>
          <w:w w:val="110"/>
        </w:rPr>
        <w:t xml:space="preserve"> </w:t>
      </w:r>
      <w:r>
        <w:rPr>
          <w:w w:val="110"/>
        </w:rPr>
        <w:t>are</w:t>
      </w:r>
      <w:r>
        <w:rPr>
          <w:spacing w:val="-9"/>
          <w:w w:val="110"/>
        </w:rPr>
        <w:t xml:space="preserve"> </w:t>
      </w:r>
      <w:r>
        <w:rPr>
          <w:w w:val="110"/>
        </w:rPr>
        <w:t>horizontal.</w:t>
      </w:r>
    </w:p>
    <w:p w14:paraId="419DD7A4" w14:textId="77777777" w:rsidR="00E2709D" w:rsidRDefault="00462487">
      <w:pPr>
        <w:pStyle w:val="BodyText"/>
        <w:tabs>
          <w:tab w:val="left" w:pos="968"/>
        </w:tabs>
        <w:spacing w:line="289" w:lineRule="exact"/>
        <w:ind w:left="227"/>
      </w:pPr>
      <w:r>
        <w:rPr>
          <w:rFonts w:ascii="Trebuchet MS"/>
          <w:sz w:val="12"/>
        </w:rPr>
        <w:t>478</w:t>
      </w:r>
      <w:r>
        <w:rPr>
          <w:rFonts w:ascii="Trebuchet MS"/>
          <w:sz w:val="12"/>
        </w:rPr>
        <w:tab/>
      </w:r>
      <w:r>
        <w:t>Three</w:t>
      </w:r>
      <w:r>
        <w:rPr>
          <w:spacing w:val="36"/>
        </w:rPr>
        <w:t xml:space="preserve"> </w:t>
      </w:r>
      <w:r>
        <w:t>out</w:t>
      </w:r>
      <w:r>
        <w:rPr>
          <w:spacing w:val="37"/>
        </w:rPr>
        <w:t xml:space="preserve"> </w:t>
      </w:r>
      <w:r>
        <w:t>of</w:t>
      </w:r>
      <w:r>
        <w:rPr>
          <w:spacing w:val="36"/>
        </w:rPr>
        <w:t xml:space="preserve"> </w:t>
      </w:r>
      <w:r>
        <w:t>four</w:t>
      </w:r>
      <w:r>
        <w:rPr>
          <w:spacing w:val="37"/>
        </w:rPr>
        <w:t xml:space="preserve"> </w:t>
      </w:r>
      <w:r>
        <w:t>NWP</w:t>
      </w:r>
      <w:r>
        <w:rPr>
          <w:spacing w:val="37"/>
        </w:rPr>
        <w:t xml:space="preserve"> </w:t>
      </w:r>
      <w:r>
        <w:t>models</w:t>
      </w:r>
      <w:r>
        <w:rPr>
          <w:spacing w:val="36"/>
        </w:rPr>
        <w:t xml:space="preserve"> </w:t>
      </w:r>
      <w:r>
        <w:t>are</w:t>
      </w:r>
      <w:r>
        <w:rPr>
          <w:spacing w:val="37"/>
        </w:rPr>
        <w:t xml:space="preserve"> </w:t>
      </w:r>
      <w:r>
        <w:t>able</w:t>
      </w:r>
      <w:r>
        <w:rPr>
          <w:spacing w:val="36"/>
        </w:rPr>
        <w:t xml:space="preserve"> </w:t>
      </w:r>
      <w:r>
        <w:t>to</w:t>
      </w:r>
      <w:r>
        <w:rPr>
          <w:spacing w:val="37"/>
        </w:rPr>
        <w:t xml:space="preserve"> </w:t>
      </w:r>
      <w:r>
        <w:t>replicate</w:t>
      </w:r>
      <w:r>
        <w:rPr>
          <w:spacing w:val="36"/>
        </w:rPr>
        <w:t xml:space="preserve"> </w:t>
      </w:r>
      <w:r>
        <w:t>or</w:t>
      </w:r>
      <w:r>
        <w:rPr>
          <w:spacing w:val="37"/>
        </w:rPr>
        <w:t xml:space="preserve"> </w:t>
      </w:r>
      <w:r>
        <w:t>improve</w:t>
      </w:r>
      <w:r>
        <w:rPr>
          <w:spacing w:val="37"/>
        </w:rPr>
        <w:t xml:space="preserve"> </w:t>
      </w:r>
      <w:r>
        <w:t>the</w:t>
      </w:r>
      <w:r>
        <w:rPr>
          <w:spacing w:val="36"/>
        </w:rPr>
        <w:t xml:space="preserve"> </w:t>
      </w:r>
      <w:r>
        <w:t>skill</w:t>
      </w:r>
    </w:p>
    <w:p w14:paraId="5F667888" w14:textId="77777777" w:rsidR="00E2709D" w:rsidRDefault="00462487">
      <w:pPr>
        <w:pStyle w:val="BodyText"/>
        <w:spacing w:line="289" w:lineRule="exact"/>
        <w:ind w:left="227"/>
      </w:pPr>
      <w:r>
        <w:rPr>
          <w:rFonts w:ascii="Trebuchet MS"/>
          <w:sz w:val="12"/>
        </w:rPr>
        <w:t xml:space="preserve">479    </w:t>
      </w:r>
      <w:r>
        <w:rPr>
          <w:rFonts w:ascii="Trebuchet MS"/>
          <w:spacing w:val="19"/>
          <w:sz w:val="12"/>
        </w:rPr>
        <w:t xml:space="preserve"> </w:t>
      </w:r>
      <w:r>
        <w:t>of</w:t>
      </w:r>
      <w:r>
        <w:rPr>
          <w:spacing w:val="27"/>
        </w:rPr>
        <w:t xml:space="preserve"> </w:t>
      </w:r>
      <w:r>
        <w:t>the</w:t>
      </w:r>
      <w:r>
        <w:rPr>
          <w:spacing w:val="26"/>
        </w:rPr>
        <w:t xml:space="preserve"> </w:t>
      </w:r>
      <w:r>
        <w:t>current</w:t>
      </w:r>
      <w:r>
        <w:rPr>
          <w:spacing w:val="26"/>
        </w:rPr>
        <w:t xml:space="preserve"> </w:t>
      </w:r>
      <w:r>
        <w:t>notification</w:t>
      </w:r>
      <w:r>
        <w:rPr>
          <w:spacing w:val="26"/>
        </w:rPr>
        <w:t xml:space="preserve"> </w:t>
      </w:r>
      <w:r>
        <w:t>criteria</w:t>
      </w:r>
      <w:r>
        <w:rPr>
          <w:spacing w:val="27"/>
        </w:rPr>
        <w:t xml:space="preserve"> </w:t>
      </w:r>
      <w:r>
        <w:t>at</w:t>
      </w:r>
      <w:r>
        <w:rPr>
          <w:spacing w:val="26"/>
        </w:rPr>
        <w:t xml:space="preserve"> </w:t>
      </w:r>
      <w:r>
        <w:t>certain</w:t>
      </w:r>
      <w:r>
        <w:rPr>
          <w:spacing w:val="26"/>
        </w:rPr>
        <w:t xml:space="preserve"> </w:t>
      </w:r>
      <w:r>
        <w:t>combinations</w:t>
      </w:r>
      <w:r>
        <w:rPr>
          <w:spacing w:val="26"/>
        </w:rPr>
        <w:t xml:space="preserve"> </w:t>
      </w:r>
      <w:r>
        <w:t>of</w:t>
      </w:r>
      <w:r>
        <w:rPr>
          <w:spacing w:val="26"/>
        </w:rPr>
        <w:t xml:space="preserve"> </w:t>
      </w:r>
      <w:r>
        <w:t>persistence</w:t>
      </w:r>
      <w:r>
        <w:rPr>
          <w:spacing w:val="27"/>
        </w:rPr>
        <w:t xml:space="preserve"> </w:t>
      </w:r>
      <w:r>
        <w:t>and</w:t>
      </w:r>
    </w:p>
    <w:p w14:paraId="792ADDF5" w14:textId="77777777" w:rsidR="00E2709D" w:rsidRDefault="00462487">
      <w:pPr>
        <w:pStyle w:val="BodyText"/>
        <w:spacing w:line="289" w:lineRule="exact"/>
        <w:ind w:left="227"/>
      </w:pPr>
      <w:r>
        <w:rPr>
          <w:rFonts w:ascii="Trebuchet MS"/>
          <w:sz w:val="12"/>
        </w:rPr>
        <w:t xml:space="preserve">480    </w:t>
      </w:r>
      <w:r>
        <w:rPr>
          <w:rFonts w:ascii="Trebuchet MS"/>
          <w:spacing w:val="19"/>
          <w:sz w:val="12"/>
        </w:rPr>
        <w:t xml:space="preserve"> </w:t>
      </w:r>
      <w:r>
        <w:rPr>
          <w:w w:val="105"/>
        </w:rPr>
        <w:t xml:space="preserve">probability.  </w:t>
      </w:r>
      <w:r>
        <w:rPr>
          <w:spacing w:val="25"/>
          <w:w w:val="105"/>
        </w:rPr>
        <w:t xml:space="preserve"> </w:t>
      </w:r>
      <w:r>
        <w:rPr>
          <w:w w:val="105"/>
        </w:rPr>
        <w:t>Only</w:t>
      </w:r>
      <w:r>
        <w:rPr>
          <w:spacing w:val="53"/>
          <w:w w:val="105"/>
        </w:rPr>
        <w:t xml:space="preserve"> </w:t>
      </w:r>
      <w:r>
        <w:rPr>
          <w:w w:val="105"/>
        </w:rPr>
        <w:t>DWD</w:t>
      </w:r>
      <w:r>
        <w:rPr>
          <w:spacing w:val="53"/>
          <w:w w:val="105"/>
        </w:rPr>
        <w:t xml:space="preserve"> </w:t>
      </w:r>
      <w:r>
        <w:rPr>
          <w:w w:val="105"/>
        </w:rPr>
        <w:t>is</w:t>
      </w:r>
      <w:r>
        <w:rPr>
          <w:spacing w:val="53"/>
          <w:w w:val="105"/>
        </w:rPr>
        <w:t xml:space="preserve"> </w:t>
      </w:r>
      <w:r>
        <w:rPr>
          <w:w w:val="105"/>
        </w:rPr>
        <w:t>less</w:t>
      </w:r>
      <w:r>
        <w:rPr>
          <w:spacing w:val="53"/>
          <w:w w:val="105"/>
        </w:rPr>
        <w:t xml:space="preserve"> </w:t>
      </w:r>
      <w:r>
        <w:rPr>
          <w:w w:val="105"/>
        </w:rPr>
        <w:t>skillful</w:t>
      </w:r>
      <w:r>
        <w:rPr>
          <w:spacing w:val="53"/>
          <w:w w:val="105"/>
        </w:rPr>
        <w:t xml:space="preserve"> </w:t>
      </w:r>
      <w:r>
        <w:rPr>
          <w:w w:val="105"/>
        </w:rPr>
        <w:t>than</w:t>
      </w:r>
      <w:r>
        <w:rPr>
          <w:spacing w:val="53"/>
          <w:w w:val="105"/>
        </w:rPr>
        <w:t xml:space="preserve"> </w:t>
      </w:r>
      <w:r>
        <w:rPr>
          <w:w w:val="105"/>
        </w:rPr>
        <w:t>the</w:t>
      </w:r>
      <w:r>
        <w:rPr>
          <w:spacing w:val="53"/>
          <w:w w:val="105"/>
        </w:rPr>
        <w:t xml:space="preserve"> </w:t>
      </w:r>
      <w:r>
        <w:rPr>
          <w:w w:val="105"/>
        </w:rPr>
        <w:t xml:space="preserve">benchmark.  </w:t>
      </w:r>
      <w:r>
        <w:rPr>
          <w:spacing w:val="25"/>
          <w:w w:val="105"/>
        </w:rPr>
        <w:t xml:space="preserve"> </w:t>
      </w:r>
      <w:r>
        <w:rPr>
          <w:w w:val="105"/>
        </w:rPr>
        <w:t>The</w:t>
      </w:r>
      <w:r>
        <w:rPr>
          <w:spacing w:val="53"/>
          <w:w w:val="105"/>
        </w:rPr>
        <w:t xml:space="preserve"> </w:t>
      </w:r>
      <w:r>
        <w:rPr>
          <w:w w:val="105"/>
        </w:rPr>
        <w:t>skill</w:t>
      </w:r>
      <w:r>
        <w:rPr>
          <w:spacing w:val="53"/>
          <w:w w:val="105"/>
        </w:rPr>
        <w:t xml:space="preserve"> </w:t>
      </w:r>
      <w:r>
        <w:rPr>
          <w:w w:val="105"/>
        </w:rPr>
        <w:t>of</w:t>
      </w:r>
    </w:p>
    <w:p w14:paraId="7C91F710" w14:textId="77777777" w:rsidR="00E2709D" w:rsidRDefault="00462487">
      <w:pPr>
        <w:pStyle w:val="BodyText"/>
        <w:spacing w:line="289" w:lineRule="exact"/>
        <w:ind w:left="227"/>
      </w:pPr>
      <w:r>
        <w:rPr>
          <w:rFonts w:ascii="Trebuchet MS"/>
          <w:sz w:val="12"/>
        </w:rPr>
        <w:t xml:space="preserve">481    </w:t>
      </w:r>
      <w:r>
        <w:rPr>
          <w:rFonts w:ascii="Trebuchet MS"/>
          <w:spacing w:val="19"/>
          <w:sz w:val="12"/>
        </w:rPr>
        <w:t xml:space="preserve"> </w:t>
      </w:r>
      <w:r>
        <w:t>the</w:t>
      </w:r>
      <w:r>
        <w:rPr>
          <w:spacing w:val="23"/>
        </w:rPr>
        <w:t xml:space="preserve"> </w:t>
      </w:r>
      <w:r>
        <w:t>probabilistic</w:t>
      </w:r>
      <w:r>
        <w:rPr>
          <w:spacing w:val="23"/>
        </w:rPr>
        <w:t xml:space="preserve"> </w:t>
      </w:r>
      <w:r>
        <w:t>models</w:t>
      </w:r>
      <w:r>
        <w:rPr>
          <w:spacing w:val="24"/>
        </w:rPr>
        <w:t xml:space="preserve"> </w:t>
      </w:r>
      <w:proofErr w:type="gramStart"/>
      <w:r>
        <w:t>shows</w:t>
      </w:r>
      <w:proofErr w:type="gramEnd"/>
      <w:r>
        <w:rPr>
          <w:spacing w:val="23"/>
        </w:rPr>
        <w:t xml:space="preserve"> </w:t>
      </w:r>
      <w:r>
        <w:t>a</w:t>
      </w:r>
      <w:r>
        <w:rPr>
          <w:spacing w:val="23"/>
        </w:rPr>
        <w:t xml:space="preserve"> </w:t>
      </w:r>
      <w:r>
        <w:t>trade-off</w:t>
      </w:r>
      <w:r>
        <w:rPr>
          <w:spacing w:val="23"/>
        </w:rPr>
        <w:t xml:space="preserve"> </w:t>
      </w:r>
      <w:r>
        <w:t>between</w:t>
      </w:r>
      <w:r>
        <w:rPr>
          <w:spacing w:val="23"/>
        </w:rPr>
        <w:t xml:space="preserve"> </w:t>
      </w:r>
      <w:r>
        <w:t>probability</w:t>
      </w:r>
      <w:r>
        <w:rPr>
          <w:spacing w:val="23"/>
        </w:rPr>
        <w:t xml:space="preserve"> </w:t>
      </w:r>
      <w:r>
        <w:t>threshold</w:t>
      </w:r>
      <w:r>
        <w:rPr>
          <w:spacing w:val="23"/>
        </w:rPr>
        <w:t xml:space="preserve"> </w:t>
      </w:r>
      <w:r>
        <w:t>and</w:t>
      </w:r>
    </w:p>
    <w:p w14:paraId="06C012C8" w14:textId="77777777" w:rsidR="00E2709D" w:rsidRDefault="00462487">
      <w:pPr>
        <w:pStyle w:val="BodyText"/>
        <w:spacing w:line="289" w:lineRule="exact"/>
        <w:ind w:left="227"/>
      </w:pPr>
      <w:r>
        <w:rPr>
          <w:rFonts w:ascii="Trebuchet MS"/>
          <w:sz w:val="12"/>
        </w:rPr>
        <w:t xml:space="preserve">482    </w:t>
      </w:r>
      <w:r>
        <w:rPr>
          <w:rFonts w:ascii="Trebuchet MS"/>
          <w:spacing w:val="19"/>
          <w:sz w:val="12"/>
        </w:rPr>
        <w:t xml:space="preserve"> </w:t>
      </w:r>
      <w:r>
        <w:t>persistence.</w:t>
      </w:r>
      <w:r>
        <w:rPr>
          <w:spacing w:val="80"/>
        </w:rPr>
        <w:t xml:space="preserve"> </w:t>
      </w:r>
      <w:r>
        <w:t>Both</w:t>
      </w:r>
      <w:r>
        <w:rPr>
          <w:spacing w:val="38"/>
        </w:rPr>
        <w:t xml:space="preserve"> </w:t>
      </w:r>
      <w:r>
        <w:t>criteria</w:t>
      </w:r>
      <w:r>
        <w:rPr>
          <w:spacing w:val="38"/>
        </w:rPr>
        <w:t xml:space="preserve"> </w:t>
      </w:r>
      <w:r>
        <w:t>play</w:t>
      </w:r>
      <w:r>
        <w:rPr>
          <w:spacing w:val="38"/>
        </w:rPr>
        <w:t xml:space="preserve"> </w:t>
      </w:r>
      <w:r>
        <w:t>the</w:t>
      </w:r>
      <w:r>
        <w:rPr>
          <w:spacing w:val="39"/>
        </w:rPr>
        <w:t xml:space="preserve"> </w:t>
      </w:r>
      <w:r>
        <w:t>same</w:t>
      </w:r>
      <w:r>
        <w:rPr>
          <w:spacing w:val="38"/>
        </w:rPr>
        <w:t xml:space="preserve"> </w:t>
      </w:r>
      <w:r>
        <w:t>role</w:t>
      </w:r>
      <w:r>
        <w:rPr>
          <w:spacing w:val="38"/>
        </w:rPr>
        <w:t xml:space="preserve"> </w:t>
      </w:r>
      <w:r>
        <w:t>of</w:t>
      </w:r>
      <w:r>
        <w:rPr>
          <w:spacing w:val="38"/>
        </w:rPr>
        <w:t xml:space="preserve"> </w:t>
      </w:r>
      <w:r>
        <w:t>removing</w:t>
      </w:r>
      <w:r>
        <w:rPr>
          <w:spacing w:val="38"/>
        </w:rPr>
        <w:t xml:space="preserve"> </w:t>
      </w:r>
      <w:r>
        <w:t>false</w:t>
      </w:r>
      <w:r>
        <w:rPr>
          <w:spacing w:val="38"/>
        </w:rPr>
        <w:t xml:space="preserve"> </w:t>
      </w:r>
      <w:r>
        <w:t>positives</w:t>
      </w:r>
      <w:r>
        <w:rPr>
          <w:spacing w:val="38"/>
        </w:rPr>
        <w:t xml:space="preserve"> </w:t>
      </w:r>
      <w:r>
        <w:t>(or</w:t>
      </w:r>
    </w:p>
    <w:p w14:paraId="119D40C6" w14:textId="77777777" w:rsidR="00E2709D" w:rsidRDefault="00462487">
      <w:pPr>
        <w:pStyle w:val="BodyText"/>
        <w:spacing w:line="289" w:lineRule="exact"/>
        <w:ind w:left="227"/>
      </w:pPr>
      <w:r>
        <w:rPr>
          <w:rFonts w:ascii="Trebuchet MS"/>
          <w:sz w:val="12"/>
        </w:rPr>
        <w:t xml:space="preserve">483    </w:t>
      </w:r>
      <w:r>
        <w:rPr>
          <w:rFonts w:ascii="Trebuchet MS"/>
          <w:spacing w:val="19"/>
          <w:sz w:val="12"/>
        </w:rPr>
        <w:t xml:space="preserve"> </w:t>
      </w:r>
      <w:r>
        <w:rPr>
          <w:spacing w:val="-1"/>
          <w:w w:val="105"/>
        </w:rPr>
        <w:t>uncertain</w:t>
      </w:r>
      <w:r>
        <w:rPr>
          <w:spacing w:val="-12"/>
          <w:w w:val="105"/>
        </w:rPr>
        <w:t xml:space="preserve"> </w:t>
      </w:r>
      <w:r>
        <w:rPr>
          <w:spacing w:val="-1"/>
          <w:w w:val="105"/>
        </w:rPr>
        <w:t>events)</w:t>
      </w:r>
      <w:r>
        <w:rPr>
          <w:spacing w:val="-13"/>
          <w:w w:val="105"/>
        </w:rPr>
        <w:t xml:space="preserve"> </w:t>
      </w:r>
      <w:r>
        <w:rPr>
          <w:spacing w:val="-1"/>
          <w:w w:val="105"/>
        </w:rPr>
        <w:t>by</w:t>
      </w:r>
      <w:r>
        <w:rPr>
          <w:spacing w:val="-13"/>
          <w:w w:val="105"/>
        </w:rPr>
        <w:t xml:space="preserve"> </w:t>
      </w:r>
      <w:r>
        <w:rPr>
          <w:spacing w:val="-1"/>
          <w:w w:val="105"/>
        </w:rPr>
        <w:t>taking</w:t>
      </w:r>
      <w:r>
        <w:rPr>
          <w:spacing w:val="-12"/>
          <w:w w:val="105"/>
        </w:rPr>
        <w:t xml:space="preserve"> </w:t>
      </w:r>
      <w:r>
        <w:rPr>
          <w:spacing w:val="-1"/>
          <w:w w:val="105"/>
        </w:rPr>
        <w:t>stricter</w:t>
      </w:r>
      <w:r>
        <w:rPr>
          <w:spacing w:val="-13"/>
          <w:w w:val="105"/>
        </w:rPr>
        <w:t xml:space="preserve"> </w:t>
      </w:r>
      <w:r>
        <w:rPr>
          <w:spacing w:val="-1"/>
          <w:w w:val="105"/>
        </w:rPr>
        <w:t>values.</w:t>
      </w:r>
      <w:r>
        <w:rPr>
          <w:spacing w:val="16"/>
          <w:w w:val="105"/>
        </w:rPr>
        <w:t xml:space="preserve"> </w:t>
      </w:r>
      <w:r>
        <w:rPr>
          <w:spacing w:val="-1"/>
          <w:w w:val="105"/>
        </w:rPr>
        <w:t>Consequently,</w:t>
      </w:r>
      <w:r>
        <w:rPr>
          <w:spacing w:val="-10"/>
          <w:w w:val="105"/>
        </w:rPr>
        <w:t xml:space="preserve"> </w:t>
      </w:r>
      <w:r>
        <w:rPr>
          <w:spacing w:val="-1"/>
          <w:w w:val="105"/>
        </w:rPr>
        <w:t>stricter</w:t>
      </w:r>
      <w:r>
        <w:rPr>
          <w:spacing w:val="-12"/>
          <w:w w:val="105"/>
        </w:rPr>
        <w:t xml:space="preserve"> </w:t>
      </w:r>
      <w:r>
        <w:rPr>
          <w:w w:val="105"/>
        </w:rPr>
        <w:t>persistence</w:t>
      </w:r>
    </w:p>
    <w:p w14:paraId="58CAB5A8" w14:textId="699D2F7C" w:rsidR="00E2709D" w:rsidRDefault="00462487">
      <w:pPr>
        <w:pStyle w:val="BodyText"/>
        <w:spacing w:line="289" w:lineRule="exact"/>
        <w:ind w:left="227"/>
      </w:pPr>
      <w:r>
        <w:rPr>
          <w:rFonts w:ascii="Trebuchet MS"/>
          <w:sz w:val="12"/>
        </w:rPr>
        <w:t xml:space="preserve">484    </w:t>
      </w:r>
      <w:r>
        <w:rPr>
          <w:rFonts w:ascii="Trebuchet MS"/>
          <w:spacing w:val="19"/>
          <w:sz w:val="12"/>
        </w:rPr>
        <w:t xml:space="preserve"> </w:t>
      </w:r>
      <w:r>
        <w:t>necessitates</w:t>
      </w:r>
      <w:r>
        <w:rPr>
          <w:spacing w:val="66"/>
        </w:rPr>
        <w:t xml:space="preserve"> </w:t>
      </w:r>
      <w:r>
        <w:t>lower</w:t>
      </w:r>
      <w:r>
        <w:rPr>
          <w:spacing w:val="67"/>
        </w:rPr>
        <w:t xml:space="preserve"> </w:t>
      </w:r>
      <w:r>
        <w:t>probability</w:t>
      </w:r>
      <w:r>
        <w:rPr>
          <w:spacing w:val="66"/>
        </w:rPr>
        <w:t xml:space="preserve"> </w:t>
      </w:r>
      <w:r>
        <w:t>thresholds</w:t>
      </w:r>
      <w:r>
        <w:rPr>
          <w:spacing w:val="67"/>
        </w:rPr>
        <w:t xml:space="preserve"> </w:t>
      </w:r>
      <w:r>
        <w:t>to</w:t>
      </w:r>
      <w:r>
        <w:rPr>
          <w:spacing w:val="66"/>
        </w:rPr>
        <w:t xml:space="preserve"> </w:t>
      </w:r>
      <w:r>
        <w:t>optimize</w:t>
      </w:r>
      <w:r>
        <w:rPr>
          <w:spacing w:val="66"/>
        </w:rPr>
        <w:t xml:space="preserve"> </w:t>
      </w:r>
      <w:ins w:id="313" w:author="Pechlivanidis Ilias" w:date="2024-02-10T13:03:00Z">
        <w:r w:rsidR="00C62B43">
          <w:rPr>
            <w:spacing w:val="66"/>
          </w:rPr>
          <w:t xml:space="preserve">notification </w:t>
        </w:r>
      </w:ins>
      <w:r>
        <w:t>skill,</w:t>
      </w:r>
      <w:r>
        <w:rPr>
          <w:spacing w:val="75"/>
        </w:rPr>
        <w:t xml:space="preserve"> </w:t>
      </w:r>
      <w:r>
        <w:t>and</w:t>
      </w:r>
      <w:r>
        <w:rPr>
          <w:spacing w:val="66"/>
        </w:rPr>
        <w:t xml:space="preserve"> </w:t>
      </w:r>
      <w:r>
        <w:t>vice</w:t>
      </w:r>
      <w:r>
        <w:rPr>
          <w:spacing w:val="68"/>
        </w:rPr>
        <w:t xml:space="preserve"> </w:t>
      </w:r>
      <w:r>
        <w:t>versa.</w:t>
      </w:r>
    </w:p>
    <w:p w14:paraId="73A7E40A" w14:textId="77777777" w:rsidR="00E2709D" w:rsidRDefault="00462487">
      <w:pPr>
        <w:pStyle w:val="BodyText"/>
        <w:spacing w:line="289" w:lineRule="exact"/>
        <w:ind w:left="227"/>
      </w:pPr>
      <w:r>
        <w:rPr>
          <w:rFonts w:ascii="Trebuchet MS"/>
          <w:sz w:val="12"/>
        </w:rPr>
        <w:t xml:space="preserve">485    </w:t>
      </w:r>
      <w:r>
        <w:rPr>
          <w:rFonts w:ascii="Trebuchet MS"/>
          <w:spacing w:val="19"/>
          <w:sz w:val="12"/>
        </w:rPr>
        <w:t xml:space="preserve"> </w:t>
      </w:r>
      <w:r>
        <w:t>Nevertheless,</w:t>
      </w:r>
      <w:r>
        <w:rPr>
          <w:spacing w:val="27"/>
        </w:rPr>
        <w:t xml:space="preserve"> </w:t>
      </w:r>
      <w:r>
        <w:t>the</w:t>
      </w:r>
      <w:r>
        <w:rPr>
          <w:spacing w:val="25"/>
        </w:rPr>
        <w:t xml:space="preserve"> </w:t>
      </w:r>
      <w:r>
        <w:t>highest</w:t>
      </w:r>
      <w:r>
        <w:rPr>
          <w:spacing w:val="25"/>
        </w:rPr>
        <w:t xml:space="preserve"> </w:t>
      </w:r>
      <w:r>
        <w:t>skill</w:t>
      </w:r>
      <w:r>
        <w:rPr>
          <w:spacing w:val="25"/>
        </w:rPr>
        <w:t xml:space="preserve"> </w:t>
      </w:r>
      <w:proofErr w:type="gramStart"/>
      <w:r>
        <w:t>are</w:t>
      </w:r>
      <w:proofErr w:type="gramEnd"/>
      <w:r>
        <w:rPr>
          <w:spacing w:val="26"/>
        </w:rPr>
        <w:t xml:space="preserve"> </w:t>
      </w:r>
      <w:r>
        <w:t>consistently</w:t>
      </w:r>
      <w:r>
        <w:rPr>
          <w:spacing w:val="25"/>
        </w:rPr>
        <w:t xml:space="preserve"> </w:t>
      </w:r>
      <w:r>
        <w:t>obtained</w:t>
      </w:r>
      <w:r>
        <w:rPr>
          <w:spacing w:val="25"/>
        </w:rPr>
        <w:t xml:space="preserve"> </w:t>
      </w:r>
      <w:r>
        <w:t>in</w:t>
      </w:r>
      <w:r>
        <w:rPr>
          <w:spacing w:val="25"/>
        </w:rPr>
        <w:t xml:space="preserve"> </w:t>
      </w:r>
      <w:r>
        <w:t>the</w:t>
      </w:r>
      <w:r>
        <w:rPr>
          <w:spacing w:val="25"/>
        </w:rPr>
        <w:t xml:space="preserve"> </w:t>
      </w:r>
      <w:r>
        <w:t>scenario</w:t>
      </w:r>
      <w:r>
        <w:rPr>
          <w:spacing w:val="26"/>
        </w:rPr>
        <w:t xml:space="preserve"> </w:t>
      </w:r>
      <w:r>
        <w:t>of</w:t>
      </w:r>
      <w:r>
        <w:rPr>
          <w:spacing w:val="25"/>
        </w:rPr>
        <w:t xml:space="preserve"> </w:t>
      </w:r>
      <w:r>
        <w:t>no</w:t>
      </w:r>
    </w:p>
    <w:p w14:paraId="0AE45710" w14:textId="5412621C" w:rsidR="00E2709D" w:rsidRDefault="00462487">
      <w:pPr>
        <w:pStyle w:val="BodyText"/>
        <w:spacing w:line="289" w:lineRule="exact"/>
        <w:ind w:left="227"/>
      </w:pPr>
      <w:r>
        <w:rPr>
          <w:rFonts w:ascii="Trebuchet MS"/>
          <w:sz w:val="12"/>
        </w:rPr>
        <w:t xml:space="preserve">486    </w:t>
      </w:r>
      <w:r>
        <w:rPr>
          <w:rFonts w:ascii="Trebuchet MS"/>
          <w:spacing w:val="19"/>
          <w:sz w:val="12"/>
        </w:rPr>
        <w:t xml:space="preserve"> </w:t>
      </w:r>
      <w:r>
        <w:t>persistence</w:t>
      </w:r>
      <w:ins w:id="314" w:author="Pechlivanidis Ilias" w:date="2024-02-10T13:03:00Z">
        <w:r w:rsidR="00C62B43">
          <w:t xml:space="preserve"> (1/1)</w:t>
        </w:r>
      </w:ins>
      <w:r>
        <w:t>.</w:t>
      </w:r>
      <w:r>
        <w:rPr>
          <w:spacing w:val="76"/>
        </w:rPr>
        <w:t xml:space="preserve"> </w:t>
      </w:r>
      <w:r>
        <w:t>In</w:t>
      </w:r>
      <w:r>
        <w:rPr>
          <w:spacing w:val="36"/>
        </w:rPr>
        <w:t xml:space="preserve"> </w:t>
      </w:r>
      <w:r>
        <w:t>this</w:t>
      </w:r>
      <w:r>
        <w:rPr>
          <w:spacing w:val="37"/>
        </w:rPr>
        <w:t xml:space="preserve"> </w:t>
      </w:r>
      <w:r>
        <w:t>scenario,</w:t>
      </w:r>
      <w:r>
        <w:rPr>
          <w:spacing w:val="37"/>
        </w:rPr>
        <w:t xml:space="preserve"> </w:t>
      </w:r>
      <w:r>
        <w:t>there</w:t>
      </w:r>
      <w:r>
        <w:rPr>
          <w:spacing w:val="37"/>
        </w:rPr>
        <w:t xml:space="preserve"> </w:t>
      </w:r>
      <w:r>
        <w:t>is</w:t>
      </w:r>
      <w:r>
        <w:rPr>
          <w:spacing w:val="36"/>
        </w:rPr>
        <w:t xml:space="preserve"> </w:t>
      </w:r>
      <w:r>
        <w:t>a</w:t>
      </w:r>
      <w:r>
        <w:rPr>
          <w:spacing w:val="37"/>
        </w:rPr>
        <w:t xml:space="preserve"> </w:t>
      </w:r>
      <w:r>
        <w:t>wide</w:t>
      </w:r>
      <w:r>
        <w:rPr>
          <w:spacing w:val="36"/>
        </w:rPr>
        <w:t xml:space="preserve"> </w:t>
      </w:r>
      <w:r>
        <w:t>range</w:t>
      </w:r>
      <w:r>
        <w:rPr>
          <w:spacing w:val="37"/>
        </w:rPr>
        <w:t xml:space="preserve"> </w:t>
      </w:r>
      <w:r>
        <w:t>of</w:t>
      </w:r>
      <w:r>
        <w:rPr>
          <w:spacing w:val="36"/>
        </w:rPr>
        <w:t xml:space="preserve"> </w:t>
      </w:r>
      <w:r>
        <w:t>probability</w:t>
      </w:r>
      <w:r>
        <w:rPr>
          <w:spacing w:val="37"/>
        </w:rPr>
        <w:t xml:space="preserve"> </w:t>
      </w:r>
      <w:r>
        <w:t>thresholds</w:t>
      </w:r>
    </w:p>
    <w:p w14:paraId="74ECA500" w14:textId="77777777" w:rsidR="00E2709D" w:rsidRDefault="00462487">
      <w:pPr>
        <w:pStyle w:val="BodyText"/>
        <w:spacing w:line="289" w:lineRule="exact"/>
        <w:ind w:left="227"/>
      </w:pPr>
      <w:r>
        <w:rPr>
          <w:rFonts w:ascii="Trebuchet MS"/>
          <w:sz w:val="12"/>
        </w:rPr>
        <w:lastRenderedPageBreak/>
        <w:t xml:space="preserve">487  </w:t>
      </w:r>
      <w:proofErr w:type="gramStart"/>
      <w:r>
        <w:rPr>
          <w:rFonts w:ascii="Trebuchet MS"/>
          <w:sz w:val="12"/>
        </w:rPr>
        <w:t xml:space="preserve">  </w:t>
      </w:r>
      <w:r>
        <w:rPr>
          <w:rFonts w:ascii="Trebuchet MS"/>
          <w:spacing w:val="19"/>
          <w:sz w:val="12"/>
        </w:rPr>
        <w:t xml:space="preserve"> </w:t>
      </w:r>
      <w:r>
        <w:t>(</w:t>
      </w:r>
      <w:proofErr w:type="gramEnd"/>
      <w:r>
        <w:t>from</w:t>
      </w:r>
      <w:r>
        <w:rPr>
          <w:spacing w:val="41"/>
        </w:rPr>
        <w:t xml:space="preserve"> </w:t>
      </w:r>
      <w:r>
        <w:t>40</w:t>
      </w:r>
      <w:r>
        <w:rPr>
          <w:spacing w:val="41"/>
        </w:rPr>
        <w:t xml:space="preserve"> </w:t>
      </w:r>
      <w:r>
        <w:t>to</w:t>
      </w:r>
      <w:r>
        <w:rPr>
          <w:spacing w:val="40"/>
        </w:rPr>
        <w:t xml:space="preserve"> </w:t>
      </w:r>
      <w:r>
        <w:t>90%)</w:t>
      </w:r>
      <w:r>
        <w:rPr>
          <w:spacing w:val="41"/>
        </w:rPr>
        <w:t xml:space="preserve"> </w:t>
      </w:r>
      <w:r>
        <w:t>that</w:t>
      </w:r>
      <w:r>
        <w:rPr>
          <w:spacing w:val="41"/>
        </w:rPr>
        <w:t xml:space="preserve"> </w:t>
      </w:r>
      <w:r>
        <w:t>perform</w:t>
      </w:r>
      <w:r>
        <w:rPr>
          <w:spacing w:val="41"/>
        </w:rPr>
        <w:t xml:space="preserve"> </w:t>
      </w:r>
      <w:r>
        <w:t>similarly</w:t>
      </w:r>
      <w:r>
        <w:rPr>
          <w:spacing w:val="40"/>
        </w:rPr>
        <w:t xml:space="preserve"> </w:t>
      </w:r>
      <w:r>
        <w:t>well.</w:t>
      </w:r>
    </w:p>
    <w:p w14:paraId="3582E6F0" w14:textId="77777777" w:rsidR="00E2709D" w:rsidRDefault="00462487">
      <w:pPr>
        <w:pStyle w:val="BodyText"/>
        <w:tabs>
          <w:tab w:val="left" w:pos="968"/>
        </w:tabs>
        <w:spacing w:line="289" w:lineRule="exact"/>
        <w:ind w:left="227"/>
      </w:pPr>
      <w:r>
        <w:rPr>
          <w:rFonts w:ascii="Trebuchet MS"/>
          <w:sz w:val="12"/>
        </w:rPr>
        <w:t>488</w:t>
      </w:r>
      <w:r>
        <w:rPr>
          <w:rFonts w:ascii="Trebuchet MS"/>
          <w:sz w:val="12"/>
        </w:rPr>
        <w:tab/>
      </w:r>
      <w:r>
        <w:t>Persistence</w:t>
      </w:r>
      <w:r>
        <w:rPr>
          <w:spacing w:val="57"/>
        </w:rPr>
        <w:t xml:space="preserve"> </w:t>
      </w:r>
      <w:r>
        <w:t>does</w:t>
      </w:r>
      <w:r>
        <w:rPr>
          <w:spacing w:val="57"/>
        </w:rPr>
        <w:t xml:space="preserve"> </w:t>
      </w:r>
      <w:r>
        <w:t>have</w:t>
      </w:r>
      <w:r>
        <w:rPr>
          <w:spacing w:val="58"/>
        </w:rPr>
        <w:t xml:space="preserve"> </w:t>
      </w:r>
      <w:r>
        <w:t>a</w:t>
      </w:r>
      <w:r>
        <w:rPr>
          <w:spacing w:val="57"/>
        </w:rPr>
        <w:t xml:space="preserve"> </w:t>
      </w:r>
      <w:r>
        <w:t>significant</w:t>
      </w:r>
      <w:r>
        <w:rPr>
          <w:spacing w:val="58"/>
        </w:rPr>
        <w:t xml:space="preserve"> </w:t>
      </w:r>
      <w:r>
        <w:t>impact</w:t>
      </w:r>
      <w:r>
        <w:rPr>
          <w:spacing w:val="57"/>
        </w:rPr>
        <w:t xml:space="preserve"> </w:t>
      </w:r>
      <w:r>
        <w:t>in</w:t>
      </w:r>
      <w:r>
        <w:rPr>
          <w:spacing w:val="58"/>
        </w:rPr>
        <w:t xml:space="preserve"> </w:t>
      </w:r>
      <w:r>
        <w:t>the</w:t>
      </w:r>
      <w:r>
        <w:rPr>
          <w:spacing w:val="57"/>
        </w:rPr>
        <w:t xml:space="preserve"> </w:t>
      </w:r>
      <w:r>
        <w:t>deterministic</w:t>
      </w:r>
      <w:r>
        <w:rPr>
          <w:spacing w:val="58"/>
        </w:rPr>
        <w:t xml:space="preserve"> </w:t>
      </w:r>
      <w:r>
        <w:t>models.</w:t>
      </w:r>
    </w:p>
    <w:p w14:paraId="79E25B6D" w14:textId="77777777" w:rsidR="00E2709D" w:rsidRDefault="00462487">
      <w:pPr>
        <w:pStyle w:val="BodyText"/>
        <w:spacing w:line="291" w:lineRule="exact"/>
        <w:ind w:left="227"/>
      </w:pPr>
      <w:r>
        <w:rPr>
          <w:rFonts w:ascii="Trebuchet MS"/>
          <w:sz w:val="12"/>
        </w:rPr>
        <w:t xml:space="preserve">489    </w:t>
      </w:r>
      <w:r>
        <w:rPr>
          <w:rFonts w:ascii="Trebuchet MS"/>
          <w:spacing w:val="19"/>
          <w:sz w:val="12"/>
        </w:rPr>
        <w:t xml:space="preserve"> </w:t>
      </w:r>
      <w:r>
        <w:rPr>
          <w:w w:val="105"/>
        </w:rPr>
        <w:t>Their</w:t>
      </w:r>
      <w:r>
        <w:rPr>
          <w:spacing w:val="-4"/>
          <w:w w:val="105"/>
        </w:rPr>
        <w:t xml:space="preserve"> </w:t>
      </w:r>
      <w:r>
        <w:rPr>
          <w:w w:val="105"/>
        </w:rPr>
        <w:t>skill</w:t>
      </w:r>
      <w:r>
        <w:rPr>
          <w:spacing w:val="-4"/>
          <w:w w:val="105"/>
        </w:rPr>
        <w:t xml:space="preserve"> </w:t>
      </w:r>
      <w:r>
        <w:rPr>
          <w:w w:val="105"/>
        </w:rPr>
        <w:t>improves</w:t>
      </w:r>
      <w:r>
        <w:rPr>
          <w:spacing w:val="-5"/>
          <w:w w:val="105"/>
        </w:rPr>
        <w:t xml:space="preserve"> </w:t>
      </w:r>
      <w:r>
        <w:rPr>
          <w:w w:val="105"/>
        </w:rPr>
        <w:t>dramatically</w:t>
      </w:r>
      <w:r>
        <w:rPr>
          <w:spacing w:val="-4"/>
          <w:w w:val="105"/>
        </w:rPr>
        <w:t xml:space="preserve"> </w:t>
      </w:r>
      <w:r>
        <w:rPr>
          <w:w w:val="105"/>
        </w:rPr>
        <w:t>as</w:t>
      </w:r>
      <w:r>
        <w:rPr>
          <w:spacing w:val="-4"/>
          <w:w w:val="105"/>
        </w:rPr>
        <w:t xml:space="preserve"> </w:t>
      </w:r>
      <w:r>
        <w:rPr>
          <w:w w:val="105"/>
        </w:rPr>
        <w:t>soon</w:t>
      </w:r>
      <w:r>
        <w:rPr>
          <w:spacing w:val="-5"/>
          <w:w w:val="105"/>
        </w:rPr>
        <w:t xml:space="preserve"> </w:t>
      </w:r>
      <w:r>
        <w:rPr>
          <w:w w:val="105"/>
        </w:rPr>
        <w:t>as</w:t>
      </w:r>
      <w:r>
        <w:rPr>
          <w:spacing w:val="-4"/>
          <w:w w:val="105"/>
        </w:rPr>
        <w:t xml:space="preserve"> </w:t>
      </w:r>
      <w:r>
        <w:rPr>
          <w:w w:val="105"/>
        </w:rPr>
        <w:t>some</w:t>
      </w:r>
      <w:r>
        <w:rPr>
          <w:spacing w:val="-4"/>
          <w:w w:val="105"/>
        </w:rPr>
        <w:t xml:space="preserve"> </w:t>
      </w:r>
      <w:r>
        <w:rPr>
          <w:w w:val="105"/>
        </w:rPr>
        <w:t>persistence</w:t>
      </w:r>
      <w:r>
        <w:rPr>
          <w:spacing w:val="-5"/>
          <w:w w:val="105"/>
        </w:rPr>
        <w:t xml:space="preserve"> </w:t>
      </w:r>
      <w:r>
        <w:rPr>
          <w:w w:val="105"/>
        </w:rPr>
        <w:t>is</w:t>
      </w:r>
      <w:r>
        <w:rPr>
          <w:spacing w:val="-4"/>
          <w:w w:val="105"/>
        </w:rPr>
        <w:t xml:space="preserve"> </w:t>
      </w:r>
      <w:r>
        <w:rPr>
          <w:w w:val="105"/>
        </w:rPr>
        <w:t>added</w:t>
      </w:r>
      <w:r>
        <w:rPr>
          <w:spacing w:val="-5"/>
          <w:w w:val="105"/>
        </w:rPr>
        <w:t xml:space="preserve"> </w:t>
      </w:r>
      <w:r>
        <w:rPr>
          <w:w w:val="105"/>
        </w:rPr>
        <w:t>in</w:t>
      </w:r>
      <w:r>
        <w:rPr>
          <w:spacing w:val="-4"/>
          <w:w w:val="105"/>
        </w:rPr>
        <w:t xml:space="preserve"> </w:t>
      </w:r>
      <w:r>
        <w:rPr>
          <w:w w:val="105"/>
        </w:rPr>
        <w:t>the</w:t>
      </w:r>
    </w:p>
    <w:p w14:paraId="7BDA676B"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04BE79C6" w14:textId="77777777" w:rsidR="00E2709D" w:rsidRDefault="00E2709D">
      <w:pPr>
        <w:pStyle w:val="BodyText"/>
        <w:rPr>
          <w:sz w:val="20"/>
        </w:rPr>
      </w:pPr>
    </w:p>
    <w:p w14:paraId="1A5244D3" w14:textId="77777777" w:rsidR="00E2709D" w:rsidRDefault="00E2709D">
      <w:pPr>
        <w:pStyle w:val="BodyText"/>
        <w:rPr>
          <w:sz w:val="20"/>
        </w:rPr>
      </w:pPr>
    </w:p>
    <w:p w14:paraId="6127065A" w14:textId="77777777" w:rsidR="00E2709D" w:rsidRDefault="00E2709D">
      <w:pPr>
        <w:pStyle w:val="BodyText"/>
        <w:rPr>
          <w:sz w:val="20"/>
        </w:rPr>
      </w:pPr>
    </w:p>
    <w:p w14:paraId="312B9146" w14:textId="77777777" w:rsidR="00E2709D" w:rsidRDefault="00E2709D">
      <w:pPr>
        <w:pStyle w:val="BodyText"/>
        <w:spacing w:before="6"/>
        <w:rPr>
          <w:sz w:val="16"/>
        </w:rPr>
      </w:pPr>
    </w:p>
    <w:p w14:paraId="6F70F774" w14:textId="03F01CF9" w:rsidR="00E2709D" w:rsidRDefault="00462487">
      <w:pPr>
        <w:spacing w:before="63" w:line="235" w:lineRule="auto"/>
        <w:ind w:left="617" w:right="528"/>
        <w:jc w:val="both"/>
        <w:rPr>
          <w:sz w:val="20"/>
        </w:rPr>
      </w:pPr>
      <w:bookmarkStart w:id="315" w:name="_bookmark21"/>
      <w:bookmarkEnd w:id="315"/>
      <w:r>
        <w:rPr>
          <w:w w:val="105"/>
          <w:sz w:val="20"/>
        </w:rPr>
        <w:t>Table 3:</w:t>
      </w:r>
      <w:r>
        <w:rPr>
          <w:spacing w:val="1"/>
          <w:w w:val="105"/>
          <w:sz w:val="20"/>
        </w:rPr>
        <w:t xml:space="preserve"> </w:t>
      </w:r>
      <w:r>
        <w:rPr>
          <w:w w:val="105"/>
          <w:sz w:val="20"/>
        </w:rPr>
        <w:t>Summary of the optimization of the notification criteria for individual NWP and</w:t>
      </w:r>
      <w:r>
        <w:rPr>
          <w:spacing w:val="1"/>
          <w:w w:val="105"/>
          <w:sz w:val="20"/>
        </w:rPr>
        <w:t xml:space="preserve"> </w:t>
      </w:r>
      <w:r>
        <w:rPr>
          <w:w w:val="105"/>
          <w:sz w:val="20"/>
        </w:rPr>
        <w:t>four lead time ranges.</w:t>
      </w:r>
      <w:r>
        <w:rPr>
          <w:spacing w:val="1"/>
          <w:w w:val="105"/>
          <w:sz w:val="20"/>
        </w:rPr>
        <w:t xml:space="preserve"> </w:t>
      </w:r>
      <w:r>
        <w:rPr>
          <w:w w:val="105"/>
          <w:sz w:val="20"/>
        </w:rPr>
        <w:t>The initial row serves as a benchmark, indicating the skill of the</w:t>
      </w:r>
      <w:r>
        <w:rPr>
          <w:spacing w:val="1"/>
          <w:w w:val="105"/>
          <w:sz w:val="20"/>
        </w:rPr>
        <w:t xml:space="preserve"> </w:t>
      </w:r>
      <w:r>
        <w:rPr>
          <w:w w:val="105"/>
          <w:sz w:val="20"/>
        </w:rPr>
        <w:t xml:space="preserve">current notification criteria. In each lead time range, bold </w:t>
      </w:r>
      <w:del w:id="316" w:author="Pechlivanidis Ilias" w:date="2024-02-10T13:04:00Z">
        <w:r w:rsidDel="00C62B43">
          <w:rPr>
            <w:w w:val="105"/>
            <w:sz w:val="20"/>
          </w:rPr>
          <w:delText xml:space="preserve">figures </w:delText>
        </w:r>
      </w:del>
      <w:ins w:id="317" w:author="Pechlivanidis Ilias" w:date="2024-02-10T13:04:00Z">
        <w:r w:rsidR="00C62B43">
          <w:rPr>
            <w:w w:val="105"/>
            <w:sz w:val="20"/>
          </w:rPr>
          <w:t xml:space="preserve">fonts </w:t>
        </w:r>
      </w:ins>
      <w:r>
        <w:rPr>
          <w:w w:val="105"/>
          <w:sz w:val="20"/>
        </w:rPr>
        <w:t>highlight the maximum</w:t>
      </w:r>
      <w:r>
        <w:rPr>
          <w:spacing w:val="1"/>
          <w:w w:val="105"/>
          <w:sz w:val="20"/>
        </w:rPr>
        <w:t xml:space="preserve"> </w:t>
      </w:r>
      <w:r>
        <w:rPr>
          <w:w w:val="105"/>
          <w:sz w:val="20"/>
        </w:rPr>
        <w:t>obtained</w:t>
      </w:r>
      <w:r>
        <w:rPr>
          <w:spacing w:val="18"/>
          <w:w w:val="105"/>
          <w:sz w:val="20"/>
        </w:rPr>
        <w:t xml:space="preserve"> </w:t>
      </w:r>
      <w:r>
        <w:rPr>
          <w:w w:val="105"/>
          <w:sz w:val="20"/>
        </w:rPr>
        <w:t>skill</w:t>
      </w:r>
      <w:r>
        <w:rPr>
          <w:spacing w:val="19"/>
          <w:w w:val="105"/>
          <w:sz w:val="20"/>
        </w:rPr>
        <w:t xml:space="preserve"> </w:t>
      </w:r>
      <w:r>
        <w:rPr>
          <w:w w:val="105"/>
          <w:sz w:val="20"/>
        </w:rPr>
        <w:t>for</w:t>
      </w:r>
      <w:r>
        <w:rPr>
          <w:spacing w:val="19"/>
          <w:w w:val="105"/>
          <w:sz w:val="20"/>
        </w:rPr>
        <w:t xml:space="preserve"> </w:t>
      </w:r>
      <w:r>
        <w:rPr>
          <w:w w:val="105"/>
          <w:sz w:val="20"/>
        </w:rPr>
        <w:t>a</w:t>
      </w:r>
      <w:r>
        <w:rPr>
          <w:spacing w:val="18"/>
          <w:w w:val="105"/>
          <w:sz w:val="20"/>
        </w:rPr>
        <w:t xml:space="preserve"> </w:t>
      </w:r>
      <w:r>
        <w:rPr>
          <w:w w:val="105"/>
          <w:sz w:val="20"/>
        </w:rPr>
        <w:t>specific</w:t>
      </w:r>
      <w:r>
        <w:rPr>
          <w:spacing w:val="19"/>
          <w:w w:val="105"/>
          <w:sz w:val="20"/>
        </w:rPr>
        <w:t xml:space="preserve"> </w:t>
      </w:r>
      <w:r>
        <w:rPr>
          <w:w w:val="105"/>
          <w:sz w:val="20"/>
        </w:rPr>
        <w:t>metric.</w:t>
      </w:r>
    </w:p>
    <w:p w14:paraId="5BD212DA" w14:textId="77777777" w:rsidR="00E2709D" w:rsidRDefault="00E2709D">
      <w:pPr>
        <w:pStyle w:val="BodyText"/>
        <w:spacing w:before="7"/>
        <w:rPr>
          <w:sz w:val="18"/>
        </w:rPr>
      </w:pPr>
    </w:p>
    <w:tbl>
      <w:tblPr>
        <w:tblW w:w="0" w:type="auto"/>
        <w:tblInd w:w="743" w:type="dxa"/>
        <w:tblLayout w:type="fixed"/>
        <w:tblCellMar>
          <w:left w:w="0" w:type="dxa"/>
          <w:right w:w="0" w:type="dxa"/>
        </w:tblCellMar>
        <w:tblLook w:val="01E0" w:firstRow="1" w:lastRow="1" w:firstColumn="1" w:lastColumn="1" w:noHBand="0" w:noVBand="0"/>
      </w:tblPr>
      <w:tblGrid>
        <w:gridCol w:w="1047"/>
        <w:gridCol w:w="881"/>
        <w:gridCol w:w="1192"/>
        <w:gridCol w:w="1187"/>
        <w:gridCol w:w="760"/>
        <w:gridCol w:w="1003"/>
        <w:gridCol w:w="759"/>
        <w:gridCol w:w="631"/>
      </w:tblGrid>
      <w:tr w:rsidR="00E2709D" w14:paraId="1E13FBE3" w14:textId="77777777">
        <w:trPr>
          <w:trHeight w:val="344"/>
        </w:trPr>
        <w:tc>
          <w:tcPr>
            <w:tcW w:w="1047" w:type="dxa"/>
            <w:tcBorders>
              <w:top w:val="single" w:sz="8" w:space="0" w:color="000000"/>
              <w:bottom w:val="single" w:sz="6" w:space="0" w:color="000000"/>
            </w:tcBorders>
          </w:tcPr>
          <w:p w14:paraId="252A1CD3" w14:textId="77777777" w:rsidR="00E2709D" w:rsidRDefault="00462487">
            <w:pPr>
              <w:pStyle w:val="TableParagraph"/>
              <w:spacing w:before="43" w:line="240" w:lineRule="auto"/>
              <w:ind w:left="97" w:right="97"/>
              <w:rPr>
                <w:sz w:val="20"/>
              </w:rPr>
            </w:pPr>
            <w:r>
              <w:rPr>
                <w:w w:val="105"/>
                <w:sz w:val="20"/>
              </w:rPr>
              <w:t>lead</w:t>
            </w:r>
            <w:r>
              <w:rPr>
                <w:spacing w:val="11"/>
                <w:w w:val="105"/>
                <w:sz w:val="20"/>
              </w:rPr>
              <w:t xml:space="preserve"> </w:t>
            </w:r>
            <w:r>
              <w:rPr>
                <w:w w:val="105"/>
                <w:sz w:val="20"/>
              </w:rPr>
              <w:t>time</w:t>
            </w:r>
          </w:p>
        </w:tc>
        <w:tc>
          <w:tcPr>
            <w:tcW w:w="881" w:type="dxa"/>
            <w:tcBorders>
              <w:top w:val="single" w:sz="8" w:space="0" w:color="000000"/>
              <w:bottom w:val="single" w:sz="6" w:space="0" w:color="000000"/>
            </w:tcBorders>
          </w:tcPr>
          <w:p w14:paraId="5BA08625" w14:textId="77777777" w:rsidR="00E2709D" w:rsidRDefault="00462487">
            <w:pPr>
              <w:pStyle w:val="TableParagraph"/>
              <w:spacing w:before="43" w:line="240" w:lineRule="auto"/>
              <w:ind w:left="103" w:right="102"/>
              <w:rPr>
                <w:sz w:val="20"/>
              </w:rPr>
            </w:pPr>
            <w:r>
              <w:rPr>
                <w:sz w:val="20"/>
              </w:rPr>
              <w:t>model</w:t>
            </w:r>
          </w:p>
        </w:tc>
        <w:tc>
          <w:tcPr>
            <w:tcW w:w="1192" w:type="dxa"/>
            <w:tcBorders>
              <w:top w:val="single" w:sz="8" w:space="0" w:color="000000"/>
              <w:bottom w:val="single" w:sz="6" w:space="0" w:color="000000"/>
            </w:tcBorders>
          </w:tcPr>
          <w:p w14:paraId="38471BD3" w14:textId="77777777" w:rsidR="00E2709D" w:rsidRDefault="00462487">
            <w:pPr>
              <w:pStyle w:val="TableParagraph"/>
              <w:spacing w:before="43" w:line="240" w:lineRule="auto"/>
              <w:ind w:left="90" w:right="89"/>
              <w:rPr>
                <w:sz w:val="20"/>
              </w:rPr>
            </w:pPr>
            <w:r>
              <w:rPr>
                <w:w w:val="110"/>
                <w:sz w:val="20"/>
              </w:rPr>
              <w:t>probability</w:t>
            </w:r>
          </w:p>
        </w:tc>
        <w:tc>
          <w:tcPr>
            <w:tcW w:w="1187" w:type="dxa"/>
            <w:tcBorders>
              <w:top w:val="single" w:sz="8" w:space="0" w:color="000000"/>
              <w:bottom w:val="single" w:sz="6" w:space="0" w:color="000000"/>
            </w:tcBorders>
          </w:tcPr>
          <w:p w14:paraId="1B033416" w14:textId="77777777" w:rsidR="00E2709D" w:rsidRDefault="00462487">
            <w:pPr>
              <w:pStyle w:val="TableParagraph"/>
              <w:spacing w:before="43" w:line="240" w:lineRule="auto"/>
              <w:ind w:left="108" w:right="106"/>
              <w:rPr>
                <w:sz w:val="20"/>
              </w:rPr>
            </w:pPr>
            <w:r>
              <w:rPr>
                <w:sz w:val="20"/>
              </w:rPr>
              <w:t>persistence</w:t>
            </w:r>
          </w:p>
        </w:tc>
        <w:tc>
          <w:tcPr>
            <w:tcW w:w="760" w:type="dxa"/>
            <w:tcBorders>
              <w:top w:val="single" w:sz="8" w:space="0" w:color="000000"/>
              <w:bottom w:val="single" w:sz="6" w:space="0" w:color="000000"/>
            </w:tcBorders>
          </w:tcPr>
          <w:p w14:paraId="64F1FFF0" w14:textId="77777777" w:rsidR="00E2709D" w:rsidRDefault="00462487">
            <w:pPr>
              <w:pStyle w:val="TableParagraph"/>
              <w:spacing w:before="43" w:line="240" w:lineRule="auto"/>
              <w:ind w:left="102" w:right="98"/>
              <w:rPr>
                <w:sz w:val="20"/>
              </w:rPr>
            </w:pPr>
            <w:r>
              <w:rPr>
                <w:w w:val="105"/>
                <w:sz w:val="20"/>
              </w:rPr>
              <w:t>recall</w:t>
            </w:r>
          </w:p>
        </w:tc>
        <w:tc>
          <w:tcPr>
            <w:tcW w:w="1003" w:type="dxa"/>
            <w:tcBorders>
              <w:top w:val="single" w:sz="8" w:space="0" w:color="000000"/>
              <w:bottom w:val="single" w:sz="6" w:space="0" w:color="000000"/>
            </w:tcBorders>
          </w:tcPr>
          <w:p w14:paraId="32F4931F" w14:textId="77777777" w:rsidR="00E2709D" w:rsidRDefault="00462487">
            <w:pPr>
              <w:pStyle w:val="TableParagraph"/>
              <w:spacing w:before="43" w:line="240" w:lineRule="auto"/>
              <w:ind w:left="96" w:right="89"/>
              <w:rPr>
                <w:sz w:val="20"/>
              </w:rPr>
            </w:pPr>
            <w:r>
              <w:rPr>
                <w:w w:val="105"/>
                <w:sz w:val="20"/>
              </w:rPr>
              <w:t>precision</w:t>
            </w:r>
          </w:p>
        </w:tc>
        <w:tc>
          <w:tcPr>
            <w:tcW w:w="759" w:type="dxa"/>
            <w:tcBorders>
              <w:top w:val="single" w:sz="8" w:space="0" w:color="000000"/>
              <w:bottom w:val="single" w:sz="6" w:space="0" w:color="000000"/>
            </w:tcBorders>
          </w:tcPr>
          <w:p w14:paraId="6BBCEC8B" w14:textId="77777777" w:rsidR="00E2709D" w:rsidRDefault="00462487">
            <w:pPr>
              <w:pStyle w:val="TableParagraph"/>
              <w:spacing w:before="43" w:line="240" w:lineRule="auto"/>
              <w:ind w:left="96" w:right="96"/>
              <w:rPr>
                <w:rFonts w:ascii="Roboto"/>
                <w:sz w:val="14"/>
              </w:rPr>
            </w:pPr>
            <w:r>
              <w:rPr>
                <w:w w:val="110"/>
                <w:position w:val="3"/>
                <w:sz w:val="20"/>
              </w:rPr>
              <w:t>f</w:t>
            </w:r>
            <w:r>
              <w:rPr>
                <w:rFonts w:ascii="Roboto"/>
                <w:w w:val="110"/>
                <w:sz w:val="14"/>
              </w:rPr>
              <w:t>0</w:t>
            </w:r>
            <w:r>
              <w:rPr>
                <w:i/>
                <w:w w:val="110"/>
                <w:sz w:val="14"/>
              </w:rPr>
              <w:t>.</w:t>
            </w:r>
            <w:r>
              <w:rPr>
                <w:rFonts w:ascii="Roboto"/>
                <w:w w:val="110"/>
                <w:sz w:val="14"/>
              </w:rPr>
              <w:t>8</w:t>
            </w:r>
          </w:p>
        </w:tc>
        <w:tc>
          <w:tcPr>
            <w:tcW w:w="631" w:type="dxa"/>
            <w:tcBorders>
              <w:top w:val="single" w:sz="8" w:space="0" w:color="000000"/>
              <w:bottom w:val="single" w:sz="6" w:space="0" w:color="000000"/>
            </w:tcBorders>
          </w:tcPr>
          <w:p w14:paraId="49CB79FF" w14:textId="77777777" w:rsidR="00E2709D" w:rsidRDefault="00462487">
            <w:pPr>
              <w:pStyle w:val="TableParagraph"/>
              <w:spacing w:before="43" w:line="240" w:lineRule="auto"/>
              <w:ind w:left="103" w:right="90"/>
              <w:rPr>
                <w:sz w:val="20"/>
              </w:rPr>
            </w:pPr>
            <w:r>
              <w:rPr>
                <w:w w:val="110"/>
                <w:sz w:val="20"/>
              </w:rPr>
              <w:t>rank</w:t>
            </w:r>
          </w:p>
        </w:tc>
      </w:tr>
      <w:tr w:rsidR="00E2709D" w14:paraId="5011F48C" w14:textId="77777777">
        <w:trPr>
          <w:trHeight w:val="302"/>
        </w:trPr>
        <w:tc>
          <w:tcPr>
            <w:tcW w:w="1047" w:type="dxa"/>
            <w:tcBorders>
              <w:top w:val="single" w:sz="6" w:space="0" w:color="000000"/>
            </w:tcBorders>
          </w:tcPr>
          <w:p w14:paraId="7FB2FB8B" w14:textId="77777777" w:rsidR="00E2709D" w:rsidRDefault="00462487">
            <w:pPr>
              <w:pStyle w:val="TableParagraph"/>
              <w:spacing w:before="42" w:line="240" w:lineRule="exact"/>
              <w:ind w:left="97" w:right="97"/>
              <w:rPr>
                <w:sz w:val="20"/>
              </w:rPr>
            </w:pPr>
            <w:r>
              <w:rPr>
                <w:i/>
                <w:w w:val="120"/>
                <w:sz w:val="20"/>
              </w:rPr>
              <w:t>&lt;</w:t>
            </w:r>
            <w:r>
              <w:rPr>
                <w:w w:val="120"/>
                <w:sz w:val="20"/>
              </w:rPr>
              <w:t>2</w:t>
            </w:r>
            <w:r>
              <w:rPr>
                <w:spacing w:val="10"/>
                <w:w w:val="120"/>
                <w:sz w:val="20"/>
              </w:rPr>
              <w:t xml:space="preserve"> </w:t>
            </w:r>
            <w:r>
              <w:rPr>
                <w:w w:val="120"/>
                <w:sz w:val="20"/>
              </w:rPr>
              <w:t>d</w:t>
            </w:r>
          </w:p>
        </w:tc>
        <w:tc>
          <w:tcPr>
            <w:tcW w:w="881" w:type="dxa"/>
            <w:tcBorders>
              <w:top w:val="single" w:sz="6" w:space="0" w:color="000000"/>
            </w:tcBorders>
          </w:tcPr>
          <w:p w14:paraId="1068F9A9"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263E8D1B" w14:textId="77777777" w:rsidR="00E2709D" w:rsidRDefault="00462487">
            <w:pPr>
              <w:pStyle w:val="TableParagraph"/>
              <w:spacing w:before="42" w:line="240" w:lineRule="exact"/>
              <w:ind w:left="90" w:right="90"/>
              <w:rPr>
                <w:sz w:val="20"/>
              </w:rPr>
            </w:pPr>
            <w:r>
              <w:rPr>
                <w:sz w:val="20"/>
              </w:rPr>
              <w:t>0.300</w:t>
            </w:r>
          </w:p>
        </w:tc>
        <w:tc>
          <w:tcPr>
            <w:tcW w:w="1187" w:type="dxa"/>
            <w:tcBorders>
              <w:top w:val="single" w:sz="6" w:space="0" w:color="000000"/>
            </w:tcBorders>
          </w:tcPr>
          <w:p w14:paraId="48B80DF0"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57FB94D1" w14:textId="77777777" w:rsidR="00E2709D" w:rsidRDefault="00462487">
            <w:pPr>
              <w:pStyle w:val="TableParagraph"/>
              <w:spacing w:before="42" w:line="240" w:lineRule="exact"/>
              <w:ind w:left="101" w:right="99"/>
              <w:rPr>
                <w:sz w:val="20"/>
              </w:rPr>
            </w:pPr>
            <w:r>
              <w:rPr>
                <w:sz w:val="20"/>
              </w:rPr>
              <w:t>0.522</w:t>
            </w:r>
          </w:p>
        </w:tc>
        <w:tc>
          <w:tcPr>
            <w:tcW w:w="1003" w:type="dxa"/>
            <w:tcBorders>
              <w:top w:val="single" w:sz="6" w:space="0" w:color="000000"/>
            </w:tcBorders>
          </w:tcPr>
          <w:p w14:paraId="6988ED97" w14:textId="77777777" w:rsidR="00E2709D" w:rsidRDefault="00462487">
            <w:pPr>
              <w:pStyle w:val="TableParagraph"/>
              <w:spacing w:before="42" w:line="240" w:lineRule="exact"/>
              <w:ind w:left="95" w:right="89"/>
              <w:rPr>
                <w:rFonts w:ascii="Roboto"/>
                <w:b/>
                <w:sz w:val="20"/>
              </w:rPr>
            </w:pPr>
            <w:r>
              <w:rPr>
                <w:rFonts w:ascii="Roboto"/>
                <w:b/>
                <w:sz w:val="20"/>
              </w:rPr>
              <w:t>0.735</w:t>
            </w:r>
          </w:p>
        </w:tc>
        <w:tc>
          <w:tcPr>
            <w:tcW w:w="759" w:type="dxa"/>
            <w:tcBorders>
              <w:top w:val="single" w:sz="6" w:space="0" w:color="000000"/>
            </w:tcBorders>
          </w:tcPr>
          <w:p w14:paraId="450FA7A0" w14:textId="77777777" w:rsidR="00E2709D" w:rsidRDefault="00462487">
            <w:pPr>
              <w:pStyle w:val="TableParagraph"/>
              <w:spacing w:before="42" w:line="240" w:lineRule="exact"/>
              <w:ind w:left="105" w:right="96"/>
              <w:rPr>
                <w:sz w:val="20"/>
              </w:rPr>
            </w:pPr>
            <w:r>
              <w:rPr>
                <w:sz w:val="20"/>
              </w:rPr>
              <w:t>0.634</w:t>
            </w:r>
          </w:p>
        </w:tc>
        <w:tc>
          <w:tcPr>
            <w:tcW w:w="631" w:type="dxa"/>
            <w:tcBorders>
              <w:top w:val="single" w:sz="6" w:space="0" w:color="000000"/>
            </w:tcBorders>
          </w:tcPr>
          <w:p w14:paraId="049E82F0" w14:textId="77777777" w:rsidR="00E2709D" w:rsidRDefault="00462487">
            <w:pPr>
              <w:pStyle w:val="TableParagraph"/>
              <w:spacing w:before="42" w:line="240" w:lineRule="exact"/>
              <w:ind w:left="13"/>
              <w:rPr>
                <w:sz w:val="20"/>
              </w:rPr>
            </w:pPr>
            <w:r>
              <w:rPr>
                <w:w w:val="98"/>
                <w:sz w:val="20"/>
              </w:rPr>
              <w:t>3</w:t>
            </w:r>
          </w:p>
        </w:tc>
      </w:tr>
      <w:tr w:rsidR="00E2709D" w14:paraId="45734078" w14:textId="77777777">
        <w:trPr>
          <w:trHeight w:val="239"/>
        </w:trPr>
        <w:tc>
          <w:tcPr>
            <w:tcW w:w="1047" w:type="dxa"/>
          </w:tcPr>
          <w:p w14:paraId="5BDF8403" w14:textId="77777777" w:rsidR="00E2709D" w:rsidRDefault="00E2709D">
            <w:pPr>
              <w:pStyle w:val="TableParagraph"/>
              <w:spacing w:line="240" w:lineRule="auto"/>
              <w:jc w:val="left"/>
              <w:rPr>
                <w:rFonts w:ascii="Times New Roman"/>
                <w:sz w:val="16"/>
              </w:rPr>
            </w:pPr>
          </w:p>
        </w:tc>
        <w:tc>
          <w:tcPr>
            <w:tcW w:w="881" w:type="dxa"/>
          </w:tcPr>
          <w:p w14:paraId="28D8492C" w14:textId="77777777" w:rsidR="00E2709D" w:rsidRDefault="00462487">
            <w:pPr>
              <w:pStyle w:val="TableParagraph"/>
              <w:ind w:left="103" w:right="103"/>
              <w:rPr>
                <w:sz w:val="20"/>
              </w:rPr>
            </w:pPr>
            <w:r>
              <w:rPr>
                <w:w w:val="125"/>
                <w:sz w:val="20"/>
              </w:rPr>
              <w:t>COS</w:t>
            </w:r>
          </w:p>
        </w:tc>
        <w:tc>
          <w:tcPr>
            <w:tcW w:w="1192" w:type="dxa"/>
          </w:tcPr>
          <w:p w14:paraId="0C7BEDE9" w14:textId="77777777" w:rsidR="00E2709D" w:rsidRDefault="00462487">
            <w:pPr>
              <w:pStyle w:val="TableParagraph"/>
              <w:ind w:left="90" w:right="90"/>
              <w:rPr>
                <w:sz w:val="20"/>
              </w:rPr>
            </w:pPr>
            <w:r>
              <w:rPr>
                <w:sz w:val="20"/>
              </w:rPr>
              <w:t>0.875</w:t>
            </w:r>
          </w:p>
        </w:tc>
        <w:tc>
          <w:tcPr>
            <w:tcW w:w="1187" w:type="dxa"/>
          </w:tcPr>
          <w:p w14:paraId="0962BDB8" w14:textId="77777777" w:rsidR="00E2709D" w:rsidRDefault="00462487">
            <w:pPr>
              <w:pStyle w:val="TableParagraph"/>
              <w:ind w:left="106" w:right="106"/>
              <w:rPr>
                <w:sz w:val="20"/>
              </w:rPr>
            </w:pPr>
            <w:r>
              <w:rPr>
                <w:w w:val="105"/>
                <w:sz w:val="20"/>
              </w:rPr>
              <w:t>1/1</w:t>
            </w:r>
          </w:p>
        </w:tc>
        <w:tc>
          <w:tcPr>
            <w:tcW w:w="760" w:type="dxa"/>
          </w:tcPr>
          <w:p w14:paraId="2C14E68E" w14:textId="77777777" w:rsidR="00E2709D" w:rsidRDefault="00462487">
            <w:pPr>
              <w:pStyle w:val="TableParagraph"/>
              <w:ind w:left="101" w:right="99"/>
              <w:rPr>
                <w:sz w:val="20"/>
              </w:rPr>
            </w:pPr>
            <w:r>
              <w:rPr>
                <w:sz w:val="20"/>
              </w:rPr>
              <w:t>0.673</w:t>
            </w:r>
          </w:p>
        </w:tc>
        <w:tc>
          <w:tcPr>
            <w:tcW w:w="1003" w:type="dxa"/>
          </w:tcPr>
          <w:p w14:paraId="38DD9D98" w14:textId="77777777" w:rsidR="00E2709D" w:rsidRDefault="00462487">
            <w:pPr>
              <w:pStyle w:val="TableParagraph"/>
              <w:ind w:left="94" w:right="89"/>
              <w:rPr>
                <w:sz w:val="20"/>
              </w:rPr>
            </w:pPr>
            <w:r>
              <w:rPr>
                <w:sz w:val="20"/>
              </w:rPr>
              <w:t>0.718</w:t>
            </w:r>
          </w:p>
        </w:tc>
        <w:tc>
          <w:tcPr>
            <w:tcW w:w="759" w:type="dxa"/>
          </w:tcPr>
          <w:p w14:paraId="28F3990D" w14:textId="77777777" w:rsidR="00E2709D" w:rsidRDefault="00462487">
            <w:pPr>
              <w:pStyle w:val="TableParagraph"/>
              <w:ind w:left="105" w:right="96"/>
              <w:rPr>
                <w:rFonts w:ascii="Roboto"/>
                <w:b/>
                <w:sz w:val="20"/>
              </w:rPr>
            </w:pPr>
            <w:r>
              <w:rPr>
                <w:rFonts w:ascii="Roboto"/>
                <w:b/>
                <w:sz w:val="20"/>
              </w:rPr>
              <w:t>0.700</w:t>
            </w:r>
          </w:p>
        </w:tc>
        <w:tc>
          <w:tcPr>
            <w:tcW w:w="631" w:type="dxa"/>
          </w:tcPr>
          <w:p w14:paraId="2443507B" w14:textId="77777777" w:rsidR="00E2709D" w:rsidRDefault="00462487">
            <w:pPr>
              <w:pStyle w:val="TableParagraph"/>
              <w:ind w:left="13"/>
              <w:rPr>
                <w:sz w:val="20"/>
              </w:rPr>
            </w:pPr>
            <w:r>
              <w:rPr>
                <w:w w:val="98"/>
                <w:sz w:val="20"/>
              </w:rPr>
              <w:t>1</w:t>
            </w:r>
          </w:p>
        </w:tc>
      </w:tr>
      <w:tr w:rsidR="00E2709D" w14:paraId="25A6B980" w14:textId="77777777">
        <w:trPr>
          <w:trHeight w:val="239"/>
        </w:trPr>
        <w:tc>
          <w:tcPr>
            <w:tcW w:w="1047" w:type="dxa"/>
          </w:tcPr>
          <w:p w14:paraId="717D27DD" w14:textId="77777777" w:rsidR="00E2709D" w:rsidRDefault="00E2709D">
            <w:pPr>
              <w:pStyle w:val="TableParagraph"/>
              <w:spacing w:line="240" w:lineRule="auto"/>
              <w:jc w:val="left"/>
              <w:rPr>
                <w:rFonts w:ascii="Times New Roman"/>
                <w:sz w:val="16"/>
              </w:rPr>
            </w:pPr>
          </w:p>
        </w:tc>
        <w:tc>
          <w:tcPr>
            <w:tcW w:w="881" w:type="dxa"/>
          </w:tcPr>
          <w:p w14:paraId="696F352E" w14:textId="77777777" w:rsidR="00E2709D" w:rsidRDefault="00462487">
            <w:pPr>
              <w:pStyle w:val="TableParagraph"/>
              <w:ind w:left="103" w:right="103"/>
              <w:rPr>
                <w:sz w:val="20"/>
              </w:rPr>
            </w:pPr>
            <w:r>
              <w:rPr>
                <w:w w:val="120"/>
                <w:sz w:val="20"/>
              </w:rPr>
              <w:t>DWD</w:t>
            </w:r>
          </w:p>
        </w:tc>
        <w:tc>
          <w:tcPr>
            <w:tcW w:w="1192" w:type="dxa"/>
          </w:tcPr>
          <w:p w14:paraId="6A581521" w14:textId="77777777" w:rsidR="00E2709D" w:rsidRDefault="00462487">
            <w:pPr>
              <w:pStyle w:val="TableParagraph"/>
              <w:rPr>
                <w:sz w:val="20"/>
              </w:rPr>
            </w:pPr>
            <w:r>
              <w:rPr>
                <w:w w:val="108"/>
                <w:sz w:val="20"/>
              </w:rPr>
              <w:t>-</w:t>
            </w:r>
          </w:p>
        </w:tc>
        <w:tc>
          <w:tcPr>
            <w:tcW w:w="1187" w:type="dxa"/>
          </w:tcPr>
          <w:p w14:paraId="502F70A6" w14:textId="77777777" w:rsidR="00E2709D" w:rsidRDefault="00462487">
            <w:pPr>
              <w:pStyle w:val="TableParagraph"/>
              <w:ind w:left="107" w:right="106"/>
              <w:rPr>
                <w:sz w:val="20"/>
              </w:rPr>
            </w:pPr>
            <w:r>
              <w:rPr>
                <w:w w:val="105"/>
                <w:sz w:val="20"/>
              </w:rPr>
              <w:t>2/2</w:t>
            </w:r>
          </w:p>
        </w:tc>
        <w:tc>
          <w:tcPr>
            <w:tcW w:w="760" w:type="dxa"/>
          </w:tcPr>
          <w:p w14:paraId="47016C17" w14:textId="77777777" w:rsidR="00E2709D" w:rsidRDefault="00462487">
            <w:pPr>
              <w:pStyle w:val="TableParagraph"/>
              <w:ind w:left="102" w:right="99"/>
              <w:rPr>
                <w:sz w:val="20"/>
              </w:rPr>
            </w:pPr>
            <w:r>
              <w:rPr>
                <w:sz w:val="20"/>
              </w:rPr>
              <w:t>0.585</w:t>
            </w:r>
          </w:p>
        </w:tc>
        <w:tc>
          <w:tcPr>
            <w:tcW w:w="1003" w:type="dxa"/>
          </w:tcPr>
          <w:p w14:paraId="1C9C9BC1" w14:textId="77777777" w:rsidR="00E2709D" w:rsidRDefault="00462487">
            <w:pPr>
              <w:pStyle w:val="TableParagraph"/>
              <w:ind w:left="94" w:right="89"/>
              <w:rPr>
                <w:sz w:val="20"/>
              </w:rPr>
            </w:pPr>
            <w:r>
              <w:rPr>
                <w:sz w:val="20"/>
              </w:rPr>
              <w:t>0.583</w:t>
            </w:r>
          </w:p>
        </w:tc>
        <w:tc>
          <w:tcPr>
            <w:tcW w:w="759" w:type="dxa"/>
          </w:tcPr>
          <w:p w14:paraId="3F0FF615" w14:textId="77777777" w:rsidR="00E2709D" w:rsidRDefault="00462487">
            <w:pPr>
              <w:pStyle w:val="TableParagraph"/>
              <w:ind w:left="105" w:right="96"/>
              <w:rPr>
                <w:sz w:val="20"/>
              </w:rPr>
            </w:pPr>
            <w:r>
              <w:rPr>
                <w:sz w:val="20"/>
              </w:rPr>
              <w:t>0.583</w:t>
            </w:r>
          </w:p>
        </w:tc>
        <w:tc>
          <w:tcPr>
            <w:tcW w:w="631" w:type="dxa"/>
          </w:tcPr>
          <w:p w14:paraId="62605B98" w14:textId="77777777" w:rsidR="00E2709D" w:rsidRDefault="00462487">
            <w:pPr>
              <w:pStyle w:val="TableParagraph"/>
              <w:ind w:left="12"/>
              <w:rPr>
                <w:sz w:val="20"/>
              </w:rPr>
            </w:pPr>
            <w:r>
              <w:rPr>
                <w:w w:val="98"/>
                <w:sz w:val="20"/>
              </w:rPr>
              <w:t>5</w:t>
            </w:r>
          </w:p>
        </w:tc>
      </w:tr>
      <w:tr w:rsidR="00E2709D" w14:paraId="221ED7E7" w14:textId="77777777">
        <w:trPr>
          <w:trHeight w:val="239"/>
        </w:trPr>
        <w:tc>
          <w:tcPr>
            <w:tcW w:w="1047" w:type="dxa"/>
          </w:tcPr>
          <w:p w14:paraId="082730D4" w14:textId="77777777" w:rsidR="00E2709D" w:rsidRDefault="00E2709D">
            <w:pPr>
              <w:pStyle w:val="TableParagraph"/>
              <w:spacing w:line="240" w:lineRule="auto"/>
              <w:jc w:val="left"/>
              <w:rPr>
                <w:rFonts w:ascii="Times New Roman"/>
                <w:sz w:val="16"/>
              </w:rPr>
            </w:pPr>
          </w:p>
        </w:tc>
        <w:tc>
          <w:tcPr>
            <w:tcW w:w="881" w:type="dxa"/>
          </w:tcPr>
          <w:p w14:paraId="6288F9DF" w14:textId="77777777" w:rsidR="00E2709D" w:rsidRDefault="00462487">
            <w:pPr>
              <w:pStyle w:val="TableParagraph"/>
              <w:ind w:left="103" w:right="103"/>
              <w:rPr>
                <w:sz w:val="20"/>
              </w:rPr>
            </w:pPr>
            <w:r>
              <w:rPr>
                <w:w w:val="125"/>
                <w:sz w:val="20"/>
              </w:rPr>
              <w:t>ENS</w:t>
            </w:r>
          </w:p>
        </w:tc>
        <w:tc>
          <w:tcPr>
            <w:tcW w:w="1192" w:type="dxa"/>
          </w:tcPr>
          <w:p w14:paraId="3BE6DD71" w14:textId="77777777" w:rsidR="00E2709D" w:rsidRDefault="00462487">
            <w:pPr>
              <w:pStyle w:val="TableParagraph"/>
              <w:ind w:left="90" w:right="90"/>
              <w:rPr>
                <w:sz w:val="20"/>
              </w:rPr>
            </w:pPr>
            <w:r>
              <w:rPr>
                <w:sz w:val="20"/>
              </w:rPr>
              <w:t>0.800</w:t>
            </w:r>
          </w:p>
        </w:tc>
        <w:tc>
          <w:tcPr>
            <w:tcW w:w="1187" w:type="dxa"/>
          </w:tcPr>
          <w:p w14:paraId="22CA1471" w14:textId="77777777" w:rsidR="00E2709D" w:rsidRDefault="00462487">
            <w:pPr>
              <w:pStyle w:val="TableParagraph"/>
              <w:ind w:left="107" w:right="106"/>
              <w:rPr>
                <w:sz w:val="20"/>
              </w:rPr>
            </w:pPr>
            <w:r>
              <w:rPr>
                <w:w w:val="105"/>
                <w:sz w:val="20"/>
              </w:rPr>
              <w:t>1/1</w:t>
            </w:r>
          </w:p>
        </w:tc>
        <w:tc>
          <w:tcPr>
            <w:tcW w:w="760" w:type="dxa"/>
          </w:tcPr>
          <w:p w14:paraId="3D7EE51A" w14:textId="77777777" w:rsidR="00E2709D" w:rsidRDefault="00462487">
            <w:pPr>
              <w:pStyle w:val="TableParagraph"/>
              <w:ind w:left="102" w:right="99"/>
              <w:rPr>
                <w:rFonts w:ascii="Roboto"/>
                <w:b/>
                <w:sz w:val="20"/>
              </w:rPr>
            </w:pPr>
            <w:r>
              <w:rPr>
                <w:rFonts w:ascii="Roboto"/>
                <w:b/>
                <w:sz w:val="20"/>
              </w:rPr>
              <w:t>0.681</w:t>
            </w:r>
          </w:p>
        </w:tc>
        <w:tc>
          <w:tcPr>
            <w:tcW w:w="1003" w:type="dxa"/>
          </w:tcPr>
          <w:p w14:paraId="4827FD2C" w14:textId="77777777" w:rsidR="00E2709D" w:rsidRDefault="00462487">
            <w:pPr>
              <w:pStyle w:val="TableParagraph"/>
              <w:ind w:left="95" w:right="89"/>
              <w:rPr>
                <w:sz w:val="20"/>
              </w:rPr>
            </w:pPr>
            <w:r>
              <w:rPr>
                <w:sz w:val="20"/>
              </w:rPr>
              <w:t>0.711</w:t>
            </w:r>
          </w:p>
        </w:tc>
        <w:tc>
          <w:tcPr>
            <w:tcW w:w="759" w:type="dxa"/>
          </w:tcPr>
          <w:p w14:paraId="41285BF3" w14:textId="77777777" w:rsidR="00E2709D" w:rsidRDefault="00462487">
            <w:pPr>
              <w:pStyle w:val="TableParagraph"/>
              <w:ind w:left="105" w:right="96"/>
              <w:rPr>
                <w:sz w:val="20"/>
              </w:rPr>
            </w:pPr>
            <w:r>
              <w:rPr>
                <w:sz w:val="20"/>
              </w:rPr>
              <w:t>0.699</w:t>
            </w:r>
          </w:p>
        </w:tc>
        <w:tc>
          <w:tcPr>
            <w:tcW w:w="631" w:type="dxa"/>
          </w:tcPr>
          <w:p w14:paraId="445C4062" w14:textId="77777777" w:rsidR="00E2709D" w:rsidRDefault="00462487">
            <w:pPr>
              <w:pStyle w:val="TableParagraph"/>
              <w:ind w:left="12"/>
              <w:rPr>
                <w:sz w:val="20"/>
              </w:rPr>
            </w:pPr>
            <w:r>
              <w:rPr>
                <w:w w:val="98"/>
                <w:sz w:val="20"/>
              </w:rPr>
              <w:t>2</w:t>
            </w:r>
          </w:p>
        </w:tc>
      </w:tr>
      <w:tr w:rsidR="00E2709D" w14:paraId="557DF341" w14:textId="77777777">
        <w:trPr>
          <w:trHeight w:val="280"/>
        </w:trPr>
        <w:tc>
          <w:tcPr>
            <w:tcW w:w="1047" w:type="dxa"/>
            <w:tcBorders>
              <w:bottom w:val="single" w:sz="6" w:space="0" w:color="000000"/>
            </w:tcBorders>
          </w:tcPr>
          <w:p w14:paraId="144D8CC4" w14:textId="77777777" w:rsidR="00E2709D" w:rsidRDefault="00E2709D">
            <w:pPr>
              <w:pStyle w:val="TableParagraph"/>
              <w:spacing w:line="240" w:lineRule="auto"/>
              <w:jc w:val="left"/>
              <w:rPr>
                <w:rFonts w:ascii="Times New Roman"/>
                <w:sz w:val="20"/>
              </w:rPr>
            </w:pPr>
          </w:p>
        </w:tc>
        <w:tc>
          <w:tcPr>
            <w:tcW w:w="881" w:type="dxa"/>
            <w:tcBorders>
              <w:bottom w:val="single" w:sz="6" w:space="0" w:color="000000"/>
            </w:tcBorders>
          </w:tcPr>
          <w:p w14:paraId="7E1DF87E"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6" w:space="0" w:color="000000"/>
            </w:tcBorders>
          </w:tcPr>
          <w:p w14:paraId="5ED2E9F1" w14:textId="77777777" w:rsidR="00E2709D" w:rsidRDefault="00462487">
            <w:pPr>
              <w:pStyle w:val="TableParagraph"/>
              <w:spacing w:line="223" w:lineRule="exact"/>
              <w:rPr>
                <w:sz w:val="20"/>
              </w:rPr>
            </w:pPr>
            <w:r>
              <w:rPr>
                <w:w w:val="108"/>
                <w:sz w:val="20"/>
              </w:rPr>
              <w:t>-</w:t>
            </w:r>
          </w:p>
        </w:tc>
        <w:tc>
          <w:tcPr>
            <w:tcW w:w="1187" w:type="dxa"/>
            <w:tcBorders>
              <w:bottom w:val="single" w:sz="6" w:space="0" w:color="000000"/>
            </w:tcBorders>
          </w:tcPr>
          <w:p w14:paraId="5C65993E" w14:textId="77777777" w:rsidR="00E2709D" w:rsidRDefault="00462487">
            <w:pPr>
              <w:pStyle w:val="TableParagraph"/>
              <w:spacing w:line="223" w:lineRule="exact"/>
              <w:ind w:left="106" w:right="106"/>
              <w:rPr>
                <w:sz w:val="20"/>
              </w:rPr>
            </w:pPr>
            <w:r>
              <w:rPr>
                <w:w w:val="105"/>
                <w:sz w:val="20"/>
              </w:rPr>
              <w:t>2/2</w:t>
            </w:r>
          </w:p>
        </w:tc>
        <w:tc>
          <w:tcPr>
            <w:tcW w:w="760" w:type="dxa"/>
            <w:tcBorders>
              <w:bottom w:val="single" w:sz="6" w:space="0" w:color="000000"/>
            </w:tcBorders>
          </w:tcPr>
          <w:p w14:paraId="40B4BF6F" w14:textId="77777777" w:rsidR="00E2709D" w:rsidRDefault="00462487">
            <w:pPr>
              <w:pStyle w:val="TableParagraph"/>
              <w:spacing w:line="223" w:lineRule="exact"/>
              <w:ind w:left="101" w:right="99"/>
              <w:rPr>
                <w:sz w:val="20"/>
              </w:rPr>
            </w:pPr>
            <w:r>
              <w:rPr>
                <w:sz w:val="20"/>
              </w:rPr>
              <w:t>0.580</w:t>
            </w:r>
          </w:p>
        </w:tc>
        <w:tc>
          <w:tcPr>
            <w:tcW w:w="1003" w:type="dxa"/>
            <w:tcBorders>
              <w:bottom w:val="single" w:sz="6" w:space="0" w:color="000000"/>
            </w:tcBorders>
          </w:tcPr>
          <w:p w14:paraId="7120CBFB" w14:textId="77777777" w:rsidR="00E2709D" w:rsidRDefault="00462487">
            <w:pPr>
              <w:pStyle w:val="TableParagraph"/>
              <w:spacing w:line="223" w:lineRule="exact"/>
              <w:ind w:left="94" w:right="89"/>
              <w:rPr>
                <w:sz w:val="20"/>
              </w:rPr>
            </w:pPr>
            <w:r>
              <w:rPr>
                <w:sz w:val="20"/>
              </w:rPr>
              <w:t>0.671</w:t>
            </w:r>
          </w:p>
        </w:tc>
        <w:tc>
          <w:tcPr>
            <w:tcW w:w="759" w:type="dxa"/>
            <w:tcBorders>
              <w:bottom w:val="single" w:sz="6" w:space="0" w:color="000000"/>
            </w:tcBorders>
          </w:tcPr>
          <w:p w14:paraId="123E410A" w14:textId="77777777" w:rsidR="00E2709D" w:rsidRDefault="00462487">
            <w:pPr>
              <w:pStyle w:val="TableParagraph"/>
              <w:spacing w:line="223" w:lineRule="exact"/>
              <w:ind w:left="104" w:right="96"/>
              <w:rPr>
                <w:sz w:val="20"/>
              </w:rPr>
            </w:pPr>
            <w:r>
              <w:rPr>
                <w:sz w:val="20"/>
              </w:rPr>
              <w:t>0.632</w:t>
            </w:r>
          </w:p>
        </w:tc>
        <w:tc>
          <w:tcPr>
            <w:tcW w:w="631" w:type="dxa"/>
            <w:tcBorders>
              <w:bottom w:val="single" w:sz="6" w:space="0" w:color="000000"/>
            </w:tcBorders>
          </w:tcPr>
          <w:p w14:paraId="7951E2FD" w14:textId="77777777" w:rsidR="00E2709D" w:rsidRDefault="00462487">
            <w:pPr>
              <w:pStyle w:val="TableParagraph"/>
              <w:spacing w:line="223" w:lineRule="exact"/>
              <w:ind w:left="12"/>
              <w:rPr>
                <w:sz w:val="20"/>
              </w:rPr>
            </w:pPr>
            <w:r>
              <w:rPr>
                <w:w w:val="98"/>
                <w:sz w:val="20"/>
              </w:rPr>
              <w:t>4</w:t>
            </w:r>
          </w:p>
        </w:tc>
      </w:tr>
      <w:tr w:rsidR="00E2709D" w14:paraId="23A1A377" w14:textId="77777777">
        <w:trPr>
          <w:trHeight w:val="302"/>
        </w:trPr>
        <w:tc>
          <w:tcPr>
            <w:tcW w:w="1047" w:type="dxa"/>
            <w:tcBorders>
              <w:top w:val="single" w:sz="6" w:space="0" w:color="000000"/>
            </w:tcBorders>
          </w:tcPr>
          <w:p w14:paraId="5BE9DB74" w14:textId="77777777" w:rsidR="00E2709D" w:rsidRDefault="00462487">
            <w:pPr>
              <w:pStyle w:val="TableParagraph"/>
              <w:spacing w:before="42" w:line="240" w:lineRule="exact"/>
              <w:ind w:left="97" w:right="97"/>
              <w:rPr>
                <w:sz w:val="20"/>
              </w:rPr>
            </w:pPr>
            <w:r>
              <w:rPr>
                <w:w w:val="105"/>
                <w:sz w:val="20"/>
              </w:rPr>
              <w:t>2-5.5</w:t>
            </w:r>
            <w:r>
              <w:rPr>
                <w:spacing w:val="10"/>
                <w:w w:val="105"/>
                <w:sz w:val="20"/>
              </w:rPr>
              <w:t xml:space="preserve"> </w:t>
            </w:r>
            <w:r>
              <w:rPr>
                <w:w w:val="105"/>
                <w:sz w:val="20"/>
              </w:rPr>
              <w:t>d</w:t>
            </w:r>
          </w:p>
        </w:tc>
        <w:tc>
          <w:tcPr>
            <w:tcW w:w="881" w:type="dxa"/>
            <w:tcBorders>
              <w:top w:val="single" w:sz="6" w:space="0" w:color="000000"/>
            </w:tcBorders>
          </w:tcPr>
          <w:p w14:paraId="3594DEFD"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2B3B4E54" w14:textId="77777777" w:rsidR="00E2709D" w:rsidRDefault="00462487">
            <w:pPr>
              <w:pStyle w:val="TableParagraph"/>
              <w:spacing w:before="42" w:line="240" w:lineRule="exact"/>
              <w:ind w:left="89" w:right="90"/>
              <w:rPr>
                <w:sz w:val="20"/>
              </w:rPr>
            </w:pPr>
            <w:r>
              <w:rPr>
                <w:sz w:val="20"/>
              </w:rPr>
              <w:t>0.300</w:t>
            </w:r>
          </w:p>
        </w:tc>
        <w:tc>
          <w:tcPr>
            <w:tcW w:w="1187" w:type="dxa"/>
            <w:tcBorders>
              <w:top w:val="single" w:sz="6" w:space="0" w:color="000000"/>
            </w:tcBorders>
          </w:tcPr>
          <w:p w14:paraId="1D38ABC2"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2221F0A5" w14:textId="77777777" w:rsidR="00E2709D" w:rsidRDefault="00462487">
            <w:pPr>
              <w:pStyle w:val="TableParagraph"/>
              <w:spacing w:before="42" w:line="240" w:lineRule="exact"/>
              <w:ind w:left="100" w:right="99"/>
              <w:rPr>
                <w:sz w:val="20"/>
              </w:rPr>
            </w:pPr>
            <w:r>
              <w:rPr>
                <w:sz w:val="20"/>
              </w:rPr>
              <w:t>0.413</w:t>
            </w:r>
          </w:p>
        </w:tc>
        <w:tc>
          <w:tcPr>
            <w:tcW w:w="1003" w:type="dxa"/>
            <w:tcBorders>
              <w:top w:val="single" w:sz="6" w:space="0" w:color="000000"/>
            </w:tcBorders>
          </w:tcPr>
          <w:p w14:paraId="0B19A224" w14:textId="77777777" w:rsidR="00E2709D" w:rsidRDefault="00462487">
            <w:pPr>
              <w:pStyle w:val="TableParagraph"/>
              <w:spacing w:before="42" w:line="240" w:lineRule="exact"/>
              <w:ind w:left="92" w:right="89"/>
              <w:rPr>
                <w:sz w:val="20"/>
              </w:rPr>
            </w:pPr>
            <w:r>
              <w:rPr>
                <w:sz w:val="20"/>
              </w:rPr>
              <w:t>0.618</w:t>
            </w:r>
          </w:p>
        </w:tc>
        <w:tc>
          <w:tcPr>
            <w:tcW w:w="759" w:type="dxa"/>
            <w:tcBorders>
              <w:top w:val="single" w:sz="6" w:space="0" w:color="000000"/>
            </w:tcBorders>
          </w:tcPr>
          <w:p w14:paraId="716DFB65" w14:textId="77777777" w:rsidR="00E2709D" w:rsidRDefault="00462487">
            <w:pPr>
              <w:pStyle w:val="TableParagraph"/>
              <w:spacing w:before="42" w:line="240" w:lineRule="exact"/>
              <w:ind w:left="103" w:right="96"/>
              <w:rPr>
                <w:sz w:val="20"/>
              </w:rPr>
            </w:pPr>
            <w:r>
              <w:rPr>
                <w:sz w:val="20"/>
              </w:rPr>
              <w:t>0.518</w:t>
            </w:r>
          </w:p>
        </w:tc>
        <w:tc>
          <w:tcPr>
            <w:tcW w:w="631" w:type="dxa"/>
            <w:tcBorders>
              <w:top w:val="single" w:sz="6" w:space="0" w:color="000000"/>
            </w:tcBorders>
          </w:tcPr>
          <w:p w14:paraId="23523400" w14:textId="77777777" w:rsidR="00E2709D" w:rsidRDefault="00462487">
            <w:pPr>
              <w:pStyle w:val="TableParagraph"/>
              <w:spacing w:before="42" w:line="240" w:lineRule="exact"/>
              <w:ind w:left="10"/>
              <w:rPr>
                <w:sz w:val="20"/>
              </w:rPr>
            </w:pPr>
            <w:r>
              <w:rPr>
                <w:w w:val="98"/>
                <w:sz w:val="20"/>
              </w:rPr>
              <w:t>3</w:t>
            </w:r>
          </w:p>
        </w:tc>
      </w:tr>
      <w:tr w:rsidR="00E2709D" w14:paraId="3DAC27B8" w14:textId="77777777">
        <w:trPr>
          <w:trHeight w:val="239"/>
        </w:trPr>
        <w:tc>
          <w:tcPr>
            <w:tcW w:w="1047" w:type="dxa"/>
          </w:tcPr>
          <w:p w14:paraId="0B08E04E" w14:textId="77777777" w:rsidR="00E2709D" w:rsidRDefault="00E2709D">
            <w:pPr>
              <w:pStyle w:val="TableParagraph"/>
              <w:spacing w:line="240" w:lineRule="auto"/>
              <w:jc w:val="left"/>
              <w:rPr>
                <w:rFonts w:ascii="Times New Roman"/>
                <w:sz w:val="16"/>
              </w:rPr>
            </w:pPr>
          </w:p>
        </w:tc>
        <w:tc>
          <w:tcPr>
            <w:tcW w:w="881" w:type="dxa"/>
          </w:tcPr>
          <w:p w14:paraId="6E91BC2B" w14:textId="77777777" w:rsidR="00E2709D" w:rsidRDefault="00462487">
            <w:pPr>
              <w:pStyle w:val="TableParagraph"/>
              <w:ind w:left="103" w:right="103"/>
              <w:rPr>
                <w:sz w:val="20"/>
              </w:rPr>
            </w:pPr>
            <w:r>
              <w:rPr>
                <w:w w:val="125"/>
                <w:sz w:val="20"/>
              </w:rPr>
              <w:t>COS</w:t>
            </w:r>
          </w:p>
        </w:tc>
        <w:tc>
          <w:tcPr>
            <w:tcW w:w="1192" w:type="dxa"/>
          </w:tcPr>
          <w:p w14:paraId="67ECA16C" w14:textId="77777777" w:rsidR="00E2709D" w:rsidRDefault="00462487">
            <w:pPr>
              <w:pStyle w:val="TableParagraph"/>
              <w:ind w:left="90" w:right="90"/>
              <w:rPr>
                <w:sz w:val="20"/>
              </w:rPr>
            </w:pPr>
            <w:r>
              <w:rPr>
                <w:sz w:val="20"/>
              </w:rPr>
              <w:t>0.725</w:t>
            </w:r>
          </w:p>
        </w:tc>
        <w:tc>
          <w:tcPr>
            <w:tcW w:w="1187" w:type="dxa"/>
          </w:tcPr>
          <w:p w14:paraId="7BF9AA56" w14:textId="77777777" w:rsidR="00E2709D" w:rsidRDefault="00462487">
            <w:pPr>
              <w:pStyle w:val="TableParagraph"/>
              <w:ind w:left="106" w:right="106"/>
              <w:rPr>
                <w:sz w:val="20"/>
              </w:rPr>
            </w:pPr>
            <w:r>
              <w:rPr>
                <w:w w:val="105"/>
                <w:sz w:val="20"/>
              </w:rPr>
              <w:t>1/1</w:t>
            </w:r>
          </w:p>
        </w:tc>
        <w:tc>
          <w:tcPr>
            <w:tcW w:w="760" w:type="dxa"/>
          </w:tcPr>
          <w:p w14:paraId="340899FB" w14:textId="77777777" w:rsidR="00E2709D" w:rsidRDefault="00462487">
            <w:pPr>
              <w:pStyle w:val="TableParagraph"/>
              <w:ind w:left="101" w:right="99"/>
              <w:rPr>
                <w:sz w:val="20"/>
              </w:rPr>
            </w:pPr>
            <w:r>
              <w:rPr>
                <w:sz w:val="20"/>
              </w:rPr>
              <w:t>0.387</w:t>
            </w:r>
          </w:p>
        </w:tc>
        <w:tc>
          <w:tcPr>
            <w:tcW w:w="1003" w:type="dxa"/>
          </w:tcPr>
          <w:p w14:paraId="49080C06" w14:textId="77777777" w:rsidR="00E2709D" w:rsidRDefault="00462487">
            <w:pPr>
              <w:pStyle w:val="TableParagraph"/>
              <w:ind w:left="94" w:right="89"/>
              <w:rPr>
                <w:sz w:val="20"/>
              </w:rPr>
            </w:pPr>
            <w:r>
              <w:rPr>
                <w:sz w:val="20"/>
              </w:rPr>
              <w:t>0.687</w:t>
            </w:r>
          </w:p>
        </w:tc>
        <w:tc>
          <w:tcPr>
            <w:tcW w:w="759" w:type="dxa"/>
          </w:tcPr>
          <w:p w14:paraId="54C213DA" w14:textId="77777777" w:rsidR="00E2709D" w:rsidRDefault="00462487">
            <w:pPr>
              <w:pStyle w:val="TableParagraph"/>
              <w:ind w:left="104" w:right="96"/>
              <w:rPr>
                <w:sz w:val="20"/>
              </w:rPr>
            </w:pPr>
            <w:r>
              <w:rPr>
                <w:sz w:val="20"/>
              </w:rPr>
              <w:t>0.518</w:t>
            </w:r>
          </w:p>
        </w:tc>
        <w:tc>
          <w:tcPr>
            <w:tcW w:w="631" w:type="dxa"/>
          </w:tcPr>
          <w:p w14:paraId="34806B96" w14:textId="77777777" w:rsidR="00E2709D" w:rsidRDefault="00462487">
            <w:pPr>
              <w:pStyle w:val="TableParagraph"/>
              <w:ind w:left="11"/>
              <w:rPr>
                <w:sz w:val="20"/>
              </w:rPr>
            </w:pPr>
            <w:r>
              <w:rPr>
                <w:w w:val="98"/>
                <w:sz w:val="20"/>
              </w:rPr>
              <w:t>2</w:t>
            </w:r>
          </w:p>
        </w:tc>
      </w:tr>
      <w:tr w:rsidR="00E2709D" w14:paraId="7502EF5C" w14:textId="77777777">
        <w:trPr>
          <w:trHeight w:val="239"/>
        </w:trPr>
        <w:tc>
          <w:tcPr>
            <w:tcW w:w="1047" w:type="dxa"/>
          </w:tcPr>
          <w:p w14:paraId="107C8999" w14:textId="77777777" w:rsidR="00E2709D" w:rsidRDefault="00E2709D">
            <w:pPr>
              <w:pStyle w:val="TableParagraph"/>
              <w:spacing w:line="240" w:lineRule="auto"/>
              <w:jc w:val="left"/>
              <w:rPr>
                <w:rFonts w:ascii="Times New Roman"/>
                <w:sz w:val="16"/>
              </w:rPr>
            </w:pPr>
          </w:p>
        </w:tc>
        <w:tc>
          <w:tcPr>
            <w:tcW w:w="881" w:type="dxa"/>
          </w:tcPr>
          <w:p w14:paraId="14B77E90" w14:textId="77777777" w:rsidR="00E2709D" w:rsidRDefault="00462487">
            <w:pPr>
              <w:pStyle w:val="TableParagraph"/>
              <w:ind w:left="103" w:right="103"/>
              <w:rPr>
                <w:sz w:val="20"/>
              </w:rPr>
            </w:pPr>
            <w:r>
              <w:rPr>
                <w:w w:val="120"/>
                <w:sz w:val="20"/>
              </w:rPr>
              <w:t>DWD</w:t>
            </w:r>
          </w:p>
        </w:tc>
        <w:tc>
          <w:tcPr>
            <w:tcW w:w="1192" w:type="dxa"/>
          </w:tcPr>
          <w:p w14:paraId="5E7F14D4" w14:textId="77777777" w:rsidR="00E2709D" w:rsidRDefault="00462487">
            <w:pPr>
              <w:pStyle w:val="TableParagraph"/>
              <w:rPr>
                <w:sz w:val="20"/>
              </w:rPr>
            </w:pPr>
            <w:r>
              <w:rPr>
                <w:w w:val="108"/>
                <w:sz w:val="20"/>
              </w:rPr>
              <w:t>-</w:t>
            </w:r>
          </w:p>
        </w:tc>
        <w:tc>
          <w:tcPr>
            <w:tcW w:w="1187" w:type="dxa"/>
          </w:tcPr>
          <w:p w14:paraId="4C4F03E6" w14:textId="77777777" w:rsidR="00E2709D" w:rsidRDefault="00462487">
            <w:pPr>
              <w:pStyle w:val="TableParagraph"/>
              <w:ind w:left="107" w:right="106"/>
              <w:rPr>
                <w:sz w:val="20"/>
              </w:rPr>
            </w:pPr>
            <w:r>
              <w:rPr>
                <w:w w:val="105"/>
                <w:sz w:val="20"/>
              </w:rPr>
              <w:t>3/3</w:t>
            </w:r>
          </w:p>
        </w:tc>
        <w:tc>
          <w:tcPr>
            <w:tcW w:w="760" w:type="dxa"/>
          </w:tcPr>
          <w:p w14:paraId="0E556433" w14:textId="77777777" w:rsidR="00E2709D" w:rsidRDefault="00462487">
            <w:pPr>
              <w:pStyle w:val="TableParagraph"/>
              <w:ind w:left="102" w:right="99"/>
              <w:rPr>
                <w:rFonts w:ascii="Roboto"/>
                <w:b/>
                <w:sz w:val="20"/>
              </w:rPr>
            </w:pPr>
            <w:r>
              <w:rPr>
                <w:rFonts w:ascii="Roboto"/>
                <w:b/>
                <w:sz w:val="20"/>
              </w:rPr>
              <w:t>0.420</w:t>
            </w:r>
          </w:p>
        </w:tc>
        <w:tc>
          <w:tcPr>
            <w:tcW w:w="1003" w:type="dxa"/>
          </w:tcPr>
          <w:p w14:paraId="7CF1C39A" w14:textId="77777777" w:rsidR="00E2709D" w:rsidRDefault="00462487">
            <w:pPr>
              <w:pStyle w:val="TableParagraph"/>
              <w:ind w:left="95" w:right="89"/>
              <w:rPr>
                <w:sz w:val="20"/>
              </w:rPr>
            </w:pPr>
            <w:r>
              <w:rPr>
                <w:sz w:val="20"/>
              </w:rPr>
              <w:t>0.522</w:t>
            </w:r>
          </w:p>
        </w:tc>
        <w:tc>
          <w:tcPr>
            <w:tcW w:w="759" w:type="dxa"/>
          </w:tcPr>
          <w:p w14:paraId="61E9EB4C" w14:textId="77777777" w:rsidR="00E2709D" w:rsidRDefault="00462487">
            <w:pPr>
              <w:pStyle w:val="TableParagraph"/>
              <w:ind w:left="105" w:right="96"/>
              <w:rPr>
                <w:sz w:val="20"/>
              </w:rPr>
            </w:pPr>
            <w:r>
              <w:rPr>
                <w:sz w:val="20"/>
              </w:rPr>
              <w:t>0.477</w:t>
            </w:r>
          </w:p>
        </w:tc>
        <w:tc>
          <w:tcPr>
            <w:tcW w:w="631" w:type="dxa"/>
          </w:tcPr>
          <w:p w14:paraId="65F4A24A" w14:textId="77777777" w:rsidR="00E2709D" w:rsidRDefault="00462487">
            <w:pPr>
              <w:pStyle w:val="TableParagraph"/>
              <w:ind w:left="12"/>
              <w:rPr>
                <w:sz w:val="20"/>
              </w:rPr>
            </w:pPr>
            <w:r>
              <w:rPr>
                <w:w w:val="98"/>
                <w:sz w:val="20"/>
              </w:rPr>
              <w:t>5</w:t>
            </w:r>
          </w:p>
        </w:tc>
      </w:tr>
      <w:tr w:rsidR="00E2709D" w14:paraId="34756A7C" w14:textId="77777777">
        <w:trPr>
          <w:trHeight w:val="239"/>
        </w:trPr>
        <w:tc>
          <w:tcPr>
            <w:tcW w:w="1047" w:type="dxa"/>
          </w:tcPr>
          <w:p w14:paraId="0CA58DA4" w14:textId="77777777" w:rsidR="00E2709D" w:rsidRDefault="00E2709D">
            <w:pPr>
              <w:pStyle w:val="TableParagraph"/>
              <w:spacing w:line="240" w:lineRule="auto"/>
              <w:jc w:val="left"/>
              <w:rPr>
                <w:rFonts w:ascii="Times New Roman"/>
                <w:sz w:val="16"/>
              </w:rPr>
            </w:pPr>
          </w:p>
        </w:tc>
        <w:tc>
          <w:tcPr>
            <w:tcW w:w="881" w:type="dxa"/>
          </w:tcPr>
          <w:p w14:paraId="463791BD" w14:textId="77777777" w:rsidR="00E2709D" w:rsidRDefault="00462487">
            <w:pPr>
              <w:pStyle w:val="TableParagraph"/>
              <w:ind w:left="103" w:right="103"/>
              <w:rPr>
                <w:sz w:val="20"/>
              </w:rPr>
            </w:pPr>
            <w:r>
              <w:rPr>
                <w:w w:val="125"/>
                <w:sz w:val="20"/>
              </w:rPr>
              <w:t>ENS</w:t>
            </w:r>
          </w:p>
        </w:tc>
        <w:tc>
          <w:tcPr>
            <w:tcW w:w="1192" w:type="dxa"/>
          </w:tcPr>
          <w:p w14:paraId="5CDECC3C" w14:textId="77777777" w:rsidR="00E2709D" w:rsidRDefault="00462487">
            <w:pPr>
              <w:pStyle w:val="TableParagraph"/>
              <w:ind w:left="90" w:right="90"/>
              <w:rPr>
                <w:sz w:val="20"/>
              </w:rPr>
            </w:pPr>
            <w:r>
              <w:rPr>
                <w:sz w:val="20"/>
              </w:rPr>
              <w:t>0.650</w:t>
            </w:r>
          </w:p>
        </w:tc>
        <w:tc>
          <w:tcPr>
            <w:tcW w:w="1187" w:type="dxa"/>
          </w:tcPr>
          <w:p w14:paraId="6A4E0C0F" w14:textId="77777777" w:rsidR="00E2709D" w:rsidRDefault="00462487">
            <w:pPr>
              <w:pStyle w:val="TableParagraph"/>
              <w:ind w:left="107" w:right="106"/>
              <w:rPr>
                <w:sz w:val="20"/>
              </w:rPr>
            </w:pPr>
            <w:r>
              <w:rPr>
                <w:w w:val="105"/>
                <w:sz w:val="20"/>
              </w:rPr>
              <w:t>1/1</w:t>
            </w:r>
          </w:p>
        </w:tc>
        <w:tc>
          <w:tcPr>
            <w:tcW w:w="760" w:type="dxa"/>
          </w:tcPr>
          <w:p w14:paraId="4F319BBA" w14:textId="77777777" w:rsidR="00E2709D" w:rsidRDefault="00462487">
            <w:pPr>
              <w:pStyle w:val="TableParagraph"/>
              <w:ind w:left="102" w:right="99"/>
              <w:rPr>
                <w:sz w:val="20"/>
              </w:rPr>
            </w:pPr>
            <w:r>
              <w:rPr>
                <w:sz w:val="20"/>
              </w:rPr>
              <w:t>0.416</w:t>
            </w:r>
          </w:p>
        </w:tc>
        <w:tc>
          <w:tcPr>
            <w:tcW w:w="1003" w:type="dxa"/>
          </w:tcPr>
          <w:p w14:paraId="3D300736" w14:textId="77777777" w:rsidR="00E2709D" w:rsidRDefault="00462487">
            <w:pPr>
              <w:pStyle w:val="TableParagraph"/>
              <w:ind w:left="95" w:right="89"/>
              <w:rPr>
                <w:rFonts w:ascii="Roboto"/>
                <w:b/>
                <w:sz w:val="20"/>
              </w:rPr>
            </w:pPr>
            <w:r>
              <w:rPr>
                <w:rFonts w:ascii="Roboto"/>
                <w:b/>
                <w:sz w:val="20"/>
              </w:rPr>
              <w:t>0.725</w:t>
            </w:r>
          </w:p>
        </w:tc>
        <w:tc>
          <w:tcPr>
            <w:tcW w:w="759" w:type="dxa"/>
          </w:tcPr>
          <w:p w14:paraId="769177E2" w14:textId="77777777" w:rsidR="00E2709D" w:rsidRDefault="00462487">
            <w:pPr>
              <w:pStyle w:val="TableParagraph"/>
              <w:ind w:left="105" w:right="96"/>
              <w:rPr>
                <w:rFonts w:ascii="Roboto"/>
                <w:b/>
                <w:sz w:val="20"/>
              </w:rPr>
            </w:pPr>
            <w:r>
              <w:rPr>
                <w:rFonts w:ascii="Roboto"/>
                <w:b/>
                <w:sz w:val="20"/>
              </w:rPr>
              <w:t>0.562</w:t>
            </w:r>
          </w:p>
        </w:tc>
        <w:tc>
          <w:tcPr>
            <w:tcW w:w="631" w:type="dxa"/>
          </w:tcPr>
          <w:p w14:paraId="45B10E11" w14:textId="77777777" w:rsidR="00E2709D" w:rsidRDefault="00462487">
            <w:pPr>
              <w:pStyle w:val="TableParagraph"/>
              <w:ind w:left="13"/>
              <w:rPr>
                <w:sz w:val="20"/>
              </w:rPr>
            </w:pPr>
            <w:r>
              <w:rPr>
                <w:w w:val="98"/>
                <w:sz w:val="20"/>
              </w:rPr>
              <w:t>1</w:t>
            </w:r>
          </w:p>
        </w:tc>
      </w:tr>
      <w:tr w:rsidR="00E2709D" w14:paraId="01615B76" w14:textId="77777777">
        <w:trPr>
          <w:trHeight w:val="280"/>
        </w:trPr>
        <w:tc>
          <w:tcPr>
            <w:tcW w:w="1047" w:type="dxa"/>
            <w:tcBorders>
              <w:bottom w:val="single" w:sz="6" w:space="0" w:color="000000"/>
            </w:tcBorders>
          </w:tcPr>
          <w:p w14:paraId="1782D564" w14:textId="77777777" w:rsidR="00E2709D" w:rsidRDefault="00E2709D">
            <w:pPr>
              <w:pStyle w:val="TableParagraph"/>
              <w:spacing w:line="240" w:lineRule="auto"/>
              <w:jc w:val="left"/>
              <w:rPr>
                <w:rFonts w:ascii="Times New Roman"/>
                <w:sz w:val="20"/>
              </w:rPr>
            </w:pPr>
          </w:p>
        </w:tc>
        <w:tc>
          <w:tcPr>
            <w:tcW w:w="881" w:type="dxa"/>
            <w:tcBorders>
              <w:bottom w:val="single" w:sz="6" w:space="0" w:color="000000"/>
            </w:tcBorders>
          </w:tcPr>
          <w:p w14:paraId="1141159A"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6" w:space="0" w:color="000000"/>
            </w:tcBorders>
          </w:tcPr>
          <w:p w14:paraId="08E6783C" w14:textId="77777777" w:rsidR="00E2709D" w:rsidRDefault="00462487">
            <w:pPr>
              <w:pStyle w:val="TableParagraph"/>
              <w:spacing w:line="223" w:lineRule="exact"/>
              <w:rPr>
                <w:sz w:val="20"/>
              </w:rPr>
            </w:pPr>
            <w:r>
              <w:rPr>
                <w:w w:val="108"/>
                <w:sz w:val="20"/>
              </w:rPr>
              <w:t>-</w:t>
            </w:r>
          </w:p>
        </w:tc>
        <w:tc>
          <w:tcPr>
            <w:tcW w:w="1187" w:type="dxa"/>
            <w:tcBorders>
              <w:bottom w:val="single" w:sz="6" w:space="0" w:color="000000"/>
            </w:tcBorders>
          </w:tcPr>
          <w:p w14:paraId="0C9F4D9F" w14:textId="77777777" w:rsidR="00E2709D" w:rsidRDefault="00462487">
            <w:pPr>
              <w:pStyle w:val="TableParagraph"/>
              <w:spacing w:line="223" w:lineRule="exact"/>
              <w:ind w:left="106" w:right="106"/>
              <w:rPr>
                <w:sz w:val="20"/>
              </w:rPr>
            </w:pPr>
            <w:r>
              <w:rPr>
                <w:w w:val="105"/>
                <w:sz w:val="20"/>
              </w:rPr>
              <w:t>3/3</w:t>
            </w:r>
          </w:p>
        </w:tc>
        <w:tc>
          <w:tcPr>
            <w:tcW w:w="760" w:type="dxa"/>
            <w:tcBorders>
              <w:bottom w:val="single" w:sz="6" w:space="0" w:color="000000"/>
            </w:tcBorders>
          </w:tcPr>
          <w:p w14:paraId="56718C99" w14:textId="77777777" w:rsidR="00E2709D" w:rsidRDefault="00462487">
            <w:pPr>
              <w:pStyle w:val="TableParagraph"/>
              <w:spacing w:line="223" w:lineRule="exact"/>
              <w:ind w:left="101" w:right="99"/>
              <w:rPr>
                <w:sz w:val="20"/>
              </w:rPr>
            </w:pPr>
            <w:r>
              <w:rPr>
                <w:sz w:val="20"/>
              </w:rPr>
              <w:t>0.416</w:t>
            </w:r>
          </w:p>
        </w:tc>
        <w:tc>
          <w:tcPr>
            <w:tcW w:w="1003" w:type="dxa"/>
            <w:tcBorders>
              <w:bottom w:val="single" w:sz="6" w:space="0" w:color="000000"/>
            </w:tcBorders>
          </w:tcPr>
          <w:p w14:paraId="5D2BC07E" w14:textId="77777777" w:rsidR="00E2709D" w:rsidRDefault="00462487">
            <w:pPr>
              <w:pStyle w:val="TableParagraph"/>
              <w:spacing w:line="223" w:lineRule="exact"/>
              <w:ind w:left="94" w:right="89"/>
              <w:rPr>
                <w:sz w:val="20"/>
              </w:rPr>
            </w:pPr>
            <w:r>
              <w:rPr>
                <w:sz w:val="20"/>
              </w:rPr>
              <w:t>0.612</w:t>
            </w:r>
          </w:p>
        </w:tc>
        <w:tc>
          <w:tcPr>
            <w:tcW w:w="759" w:type="dxa"/>
            <w:tcBorders>
              <w:bottom w:val="single" w:sz="6" w:space="0" w:color="000000"/>
            </w:tcBorders>
          </w:tcPr>
          <w:p w14:paraId="728485BA" w14:textId="77777777" w:rsidR="00E2709D" w:rsidRDefault="00462487">
            <w:pPr>
              <w:pStyle w:val="TableParagraph"/>
              <w:spacing w:line="223" w:lineRule="exact"/>
              <w:ind w:left="104" w:right="96"/>
              <w:rPr>
                <w:sz w:val="20"/>
              </w:rPr>
            </w:pPr>
            <w:r>
              <w:rPr>
                <w:sz w:val="20"/>
              </w:rPr>
              <w:t>0.517</w:t>
            </w:r>
          </w:p>
        </w:tc>
        <w:tc>
          <w:tcPr>
            <w:tcW w:w="631" w:type="dxa"/>
            <w:tcBorders>
              <w:bottom w:val="single" w:sz="6" w:space="0" w:color="000000"/>
            </w:tcBorders>
          </w:tcPr>
          <w:p w14:paraId="610B163F" w14:textId="77777777" w:rsidR="00E2709D" w:rsidRDefault="00462487">
            <w:pPr>
              <w:pStyle w:val="TableParagraph"/>
              <w:spacing w:line="223" w:lineRule="exact"/>
              <w:ind w:left="12"/>
              <w:rPr>
                <w:sz w:val="20"/>
              </w:rPr>
            </w:pPr>
            <w:r>
              <w:rPr>
                <w:w w:val="98"/>
                <w:sz w:val="20"/>
              </w:rPr>
              <w:t>4</w:t>
            </w:r>
          </w:p>
        </w:tc>
      </w:tr>
      <w:tr w:rsidR="00E2709D" w14:paraId="60AF0C9A" w14:textId="77777777">
        <w:trPr>
          <w:trHeight w:val="302"/>
        </w:trPr>
        <w:tc>
          <w:tcPr>
            <w:tcW w:w="1047" w:type="dxa"/>
            <w:tcBorders>
              <w:top w:val="single" w:sz="6" w:space="0" w:color="000000"/>
            </w:tcBorders>
          </w:tcPr>
          <w:p w14:paraId="0EFE78EA" w14:textId="77777777" w:rsidR="00E2709D" w:rsidRDefault="00462487">
            <w:pPr>
              <w:pStyle w:val="TableParagraph"/>
              <w:spacing w:before="42" w:line="240" w:lineRule="exact"/>
              <w:ind w:left="97" w:right="97"/>
              <w:rPr>
                <w:sz w:val="20"/>
              </w:rPr>
            </w:pPr>
            <w:r>
              <w:rPr>
                <w:w w:val="105"/>
                <w:sz w:val="20"/>
              </w:rPr>
              <w:t>5.5-7</w:t>
            </w:r>
            <w:r>
              <w:rPr>
                <w:spacing w:val="10"/>
                <w:w w:val="105"/>
                <w:sz w:val="20"/>
              </w:rPr>
              <w:t xml:space="preserve"> </w:t>
            </w:r>
            <w:r>
              <w:rPr>
                <w:w w:val="105"/>
                <w:sz w:val="20"/>
              </w:rPr>
              <w:t>d</w:t>
            </w:r>
          </w:p>
        </w:tc>
        <w:tc>
          <w:tcPr>
            <w:tcW w:w="881" w:type="dxa"/>
            <w:tcBorders>
              <w:top w:val="single" w:sz="6" w:space="0" w:color="000000"/>
            </w:tcBorders>
          </w:tcPr>
          <w:p w14:paraId="53716194"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3FB9556D" w14:textId="77777777" w:rsidR="00E2709D" w:rsidRDefault="00462487">
            <w:pPr>
              <w:pStyle w:val="TableParagraph"/>
              <w:spacing w:before="42" w:line="240" w:lineRule="exact"/>
              <w:ind w:left="89" w:right="90"/>
              <w:rPr>
                <w:sz w:val="20"/>
              </w:rPr>
            </w:pPr>
            <w:r>
              <w:rPr>
                <w:sz w:val="20"/>
              </w:rPr>
              <w:t>0.300</w:t>
            </w:r>
          </w:p>
        </w:tc>
        <w:tc>
          <w:tcPr>
            <w:tcW w:w="1187" w:type="dxa"/>
            <w:tcBorders>
              <w:top w:val="single" w:sz="6" w:space="0" w:color="000000"/>
            </w:tcBorders>
          </w:tcPr>
          <w:p w14:paraId="440F12E9"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11554618" w14:textId="77777777" w:rsidR="00E2709D" w:rsidRDefault="00462487">
            <w:pPr>
              <w:pStyle w:val="TableParagraph"/>
              <w:spacing w:before="42" w:line="240" w:lineRule="exact"/>
              <w:ind w:left="100" w:right="99"/>
              <w:rPr>
                <w:sz w:val="20"/>
              </w:rPr>
            </w:pPr>
            <w:r>
              <w:rPr>
                <w:sz w:val="20"/>
              </w:rPr>
              <w:t>0.215</w:t>
            </w:r>
          </w:p>
        </w:tc>
        <w:tc>
          <w:tcPr>
            <w:tcW w:w="1003" w:type="dxa"/>
            <w:tcBorders>
              <w:top w:val="single" w:sz="6" w:space="0" w:color="000000"/>
            </w:tcBorders>
          </w:tcPr>
          <w:p w14:paraId="0F6ECB35" w14:textId="77777777" w:rsidR="00E2709D" w:rsidRDefault="00462487">
            <w:pPr>
              <w:pStyle w:val="TableParagraph"/>
              <w:spacing w:before="42" w:line="240" w:lineRule="exact"/>
              <w:ind w:left="95" w:right="89"/>
              <w:rPr>
                <w:rFonts w:ascii="Roboto"/>
                <w:b/>
                <w:sz w:val="20"/>
              </w:rPr>
            </w:pPr>
            <w:r>
              <w:rPr>
                <w:rFonts w:ascii="Roboto"/>
                <w:b/>
                <w:sz w:val="20"/>
              </w:rPr>
              <w:t>0.612</w:t>
            </w:r>
          </w:p>
        </w:tc>
        <w:tc>
          <w:tcPr>
            <w:tcW w:w="759" w:type="dxa"/>
            <w:tcBorders>
              <w:top w:val="single" w:sz="6" w:space="0" w:color="000000"/>
            </w:tcBorders>
          </w:tcPr>
          <w:p w14:paraId="2876647B" w14:textId="77777777" w:rsidR="00E2709D" w:rsidRDefault="00462487">
            <w:pPr>
              <w:pStyle w:val="TableParagraph"/>
              <w:spacing w:before="42" w:line="240" w:lineRule="exact"/>
              <w:ind w:left="105" w:right="96"/>
              <w:rPr>
                <w:sz w:val="20"/>
              </w:rPr>
            </w:pPr>
            <w:r>
              <w:rPr>
                <w:sz w:val="20"/>
              </w:rPr>
              <w:t>0.356</w:t>
            </w:r>
          </w:p>
        </w:tc>
        <w:tc>
          <w:tcPr>
            <w:tcW w:w="631" w:type="dxa"/>
            <w:tcBorders>
              <w:top w:val="single" w:sz="6" w:space="0" w:color="000000"/>
            </w:tcBorders>
          </w:tcPr>
          <w:p w14:paraId="60F98D4F" w14:textId="77777777" w:rsidR="00E2709D" w:rsidRDefault="00462487">
            <w:pPr>
              <w:pStyle w:val="TableParagraph"/>
              <w:spacing w:before="42" w:line="240" w:lineRule="exact"/>
              <w:ind w:left="13"/>
              <w:rPr>
                <w:sz w:val="20"/>
              </w:rPr>
            </w:pPr>
            <w:r>
              <w:rPr>
                <w:w w:val="98"/>
                <w:sz w:val="20"/>
              </w:rPr>
              <w:t>2</w:t>
            </w:r>
          </w:p>
        </w:tc>
      </w:tr>
      <w:tr w:rsidR="00E2709D" w14:paraId="2B4F25D9" w14:textId="77777777">
        <w:trPr>
          <w:trHeight w:val="239"/>
        </w:trPr>
        <w:tc>
          <w:tcPr>
            <w:tcW w:w="1047" w:type="dxa"/>
          </w:tcPr>
          <w:p w14:paraId="36836848" w14:textId="77777777" w:rsidR="00E2709D" w:rsidRDefault="00E2709D">
            <w:pPr>
              <w:pStyle w:val="TableParagraph"/>
              <w:spacing w:line="240" w:lineRule="auto"/>
              <w:jc w:val="left"/>
              <w:rPr>
                <w:rFonts w:ascii="Times New Roman"/>
                <w:sz w:val="16"/>
              </w:rPr>
            </w:pPr>
          </w:p>
        </w:tc>
        <w:tc>
          <w:tcPr>
            <w:tcW w:w="881" w:type="dxa"/>
          </w:tcPr>
          <w:p w14:paraId="6A44610E" w14:textId="77777777" w:rsidR="00E2709D" w:rsidRDefault="00462487">
            <w:pPr>
              <w:pStyle w:val="TableParagraph"/>
              <w:ind w:left="103" w:right="103"/>
              <w:rPr>
                <w:sz w:val="20"/>
              </w:rPr>
            </w:pPr>
            <w:r>
              <w:rPr>
                <w:w w:val="120"/>
                <w:sz w:val="20"/>
              </w:rPr>
              <w:t>DWD</w:t>
            </w:r>
          </w:p>
        </w:tc>
        <w:tc>
          <w:tcPr>
            <w:tcW w:w="1192" w:type="dxa"/>
          </w:tcPr>
          <w:p w14:paraId="5C4C3A30" w14:textId="77777777" w:rsidR="00E2709D" w:rsidRDefault="00462487">
            <w:pPr>
              <w:pStyle w:val="TableParagraph"/>
              <w:rPr>
                <w:sz w:val="20"/>
              </w:rPr>
            </w:pPr>
            <w:r>
              <w:rPr>
                <w:w w:val="108"/>
                <w:sz w:val="20"/>
              </w:rPr>
              <w:t>-</w:t>
            </w:r>
          </w:p>
        </w:tc>
        <w:tc>
          <w:tcPr>
            <w:tcW w:w="1187" w:type="dxa"/>
          </w:tcPr>
          <w:p w14:paraId="7361370D" w14:textId="77777777" w:rsidR="00E2709D" w:rsidRDefault="00462487">
            <w:pPr>
              <w:pStyle w:val="TableParagraph"/>
              <w:ind w:left="107" w:right="106"/>
              <w:rPr>
                <w:sz w:val="20"/>
              </w:rPr>
            </w:pPr>
            <w:r>
              <w:rPr>
                <w:w w:val="105"/>
                <w:sz w:val="20"/>
              </w:rPr>
              <w:t>2/2</w:t>
            </w:r>
          </w:p>
        </w:tc>
        <w:tc>
          <w:tcPr>
            <w:tcW w:w="760" w:type="dxa"/>
          </w:tcPr>
          <w:p w14:paraId="7389D1F9" w14:textId="77777777" w:rsidR="00E2709D" w:rsidRDefault="00462487">
            <w:pPr>
              <w:pStyle w:val="TableParagraph"/>
              <w:ind w:left="102" w:right="99"/>
              <w:rPr>
                <w:rFonts w:ascii="Roboto"/>
                <w:b/>
                <w:sz w:val="20"/>
              </w:rPr>
            </w:pPr>
            <w:r>
              <w:rPr>
                <w:rFonts w:ascii="Roboto"/>
                <w:b/>
                <w:sz w:val="20"/>
              </w:rPr>
              <w:t>0.291</w:t>
            </w:r>
          </w:p>
        </w:tc>
        <w:tc>
          <w:tcPr>
            <w:tcW w:w="1003" w:type="dxa"/>
          </w:tcPr>
          <w:p w14:paraId="09493F29" w14:textId="77777777" w:rsidR="00E2709D" w:rsidRDefault="00462487">
            <w:pPr>
              <w:pStyle w:val="TableParagraph"/>
              <w:ind w:left="95" w:right="89"/>
              <w:rPr>
                <w:sz w:val="20"/>
              </w:rPr>
            </w:pPr>
            <w:r>
              <w:rPr>
                <w:sz w:val="20"/>
              </w:rPr>
              <w:t>0.358</w:t>
            </w:r>
          </w:p>
        </w:tc>
        <w:tc>
          <w:tcPr>
            <w:tcW w:w="759" w:type="dxa"/>
          </w:tcPr>
          <w:p w14:paraId="5A08CB8E" w14:textId="77777777" w:rsidR="00E2709D" w:rsidRDefault="00462487">
            <w:pPr>
              <w:pStyle w:val="TableParagraph"/>
              <w:ind w:left="105" w:right="96"/>
              <w:rPr>
                <w:sz w:val="20"/>
              </w:rPr>
            </w:pPr>
            <w:r>
              <w:rPr>
                <w:sz w:val="20"/>
              </w:rPr>
              <w:t>0.328</w:t>
            </w:r>
          </w:p>
        </w:tc>
        <w:tc>
          <w:tcPr>
            <w:tcW w:w="631" w:type="dxa"/>
          </w:tcPr>
          <w:p w14:paraId="1E75E140" w14:textId="77777777" w:rsidR="00E2709D" w:rsidRDefault="00462487">
            <w:pPr>
              <w:pStyle w:val="TableParagraph"/>
              <w:ind w:left="12"/>
              <w:rPr>
                <w:sz w:val="20"/>
              </w:rPr>
            </w:pPr>
            <w:r>
              <w:rPr>
                <w:w w:val="98"/>
                <w:sz w:val="20"/>
              </w:rPr>
              <w:t>4</w:t>
            </w:r>
          </w:p>
        </w:tc>
      </w:tr>
      <w:tr w:rsidR="00E2709D" w14:paraId="19F0A19D" w14:textId="77777777">
        <w:trPr>
          <w:trHeight w:val="239"/>
        </w:trPr>
        <w:tc>
          <w:tcPr>
            <w:tcW w:w="1047" w:type="dxa"/>
          </w:tcPr>
          <w:p w14:paraId="166BC842" w14:textId="77777777" w:rsidR="00E2709D" w:rsidRDefault="00E2709D">
            <w:pPr>
              <w:pStyle w:val="TableParagraph"/>
              <w:spacing w:line="240" w:lineRule="auto"/>
              <w:jc w:val="left"/>
              <w:rPr>
                <w:rFonts w:ascii="Times New Roman"/>
                <w:sz w:val="16"/>
              </w:rPr>
            </w:pPr>
          </w:p>
        </w:tc>
        <w:tc>
          <w:tcPr>
            <w:tcW w:w="881" w:type="dxa"/>
          </w:tcPr>
          <w:p w14:paraId="3FEE37F6" w14:textId="77777777" w:rsidR="00E2709D" w:rsidRDefault="00462487">
            <w:pPr>
              <w:pStyle w:val="TableParagraph"/>
              <w:ind w:left="103" w:right="103"/>
              <w:rPr>
                <w:sz w:val="20"/>
              </w:rPr>
            </w:pPr>
            <w:r>
              <w:rPr>
                <w:w w:val="125"/>
                <w:sz w:val="20"/>
              </w:rPr>
              <w:t>ENS</w:t>
            </w:r>
          </w:p>
        </w:tc>
        <w:tc>
          <w:tcPr>
            <w:tcW w:w="1192" w:type="dxa"/>
          </w:tcPr>
          <w:p w14:paraId="30E5A3BF" w14:textId="77777777" w:rsidR="00E2709D" w:rsidRDefault="00462487">
            <w:pPr>
              <w:pStyle w:val="TableParagraph"/>
              <w:ind w:left="90" w:right="90"/>
              <w:rPr>
                <w:sz w:val="20"/>
              </w:rPr>
            </w:pPr>
            <w:r>
              <w:rPr>
                <w:sz w:val="20"/>
              </w:rPr>
              <w:t>0.450</w:t>
            </w:r>
          </w:p>
        </w:tc>
        <w:tc>
          <w:tcPr>
            <w:tcW w:w="1187" w:type="dxa"/>
          </w:tcPr>
          <w:p w14:paraId="74C7A5E2" w14:textId="77777777" w:rsidR="00E2709D" w:rsidRDefault="00462487">
            <w:pPr>
              <w:pStyle w:val="TableParagraph"/>
              <w:ind w:left="107" w:right="106"/>
              <w:rPr>
                <w:sz w:val="20"/>
              </w:rPr>
            </w:pPr>
            <w:r>
              <w:rPr>
                <w:w w:val="105"/>
                <w:sz w:val="20"/>
              </w:rPr>
              <w:t>1/1</w:t>
            </w:r>
          </w:p>
        </w:tc>
        <w:tc>
          <w:tcPr>
            <w:tcW w:w="760" w:type="dxa"/>
          </w:tcPr>
          <w:p w14:paraId="2A33C497" w14:textId="77777777" w:rsidR="00E2709D" w:rsidRDefault="00462487">
            <w:pPr>
              <w:pStyle w:val="TableParagraph"/>
              <w:ind w:left="102" w:right="99"/>
              <w:rPr>
                <w:sz w:val="20"/>
              </w:rPr>
            </w:pPr>
            <w:r>
              <w:rPr>
                <w:sz w:val="20"/>
              </w:rPr>
              <w:t>0.264</w:t>
            </w:r>
          </w:p>
        </w:tc>
        <w:tc>
          <w:tcPr>
            <w:tcW w:w="1003" w:type="dxa"/>
          </w:tcPr>
          <w:p w14:paraId="1F09A781" w14:textId="77777777" w:rsidR="00E2709D" w:rsidRDefault="00462487">
            <w:pPr>
              <w:pStyle w:val="TableParagraph"/>
              <w:ind w:left="94" w:right="89"/>
              <w:rPr>
                <w:sz w:val="20"/>
              </w:rPr>
            </w:pPr>
            <w:r>
              <w:rPr>
                <w:sz w:val="20"/>
              </w:rPr>
              <w:t>0.605</w:t>
            </w:r>
          </w:p>
        </w:tc>
        <w:tc>
          <w:tcPr>
            <w:tcW w:w="759" w:type="dxa"/>
          </w:tcPr>
          <w:p w14:paraId="506BC0C0" w14:textId="77777777" w:rsidR="00E2709D" w:rsidRDefault="00462487">
            <w:pPr>
              <w:pStyle w:val="TableParagraph"/>
              <w:ind w:left="105" w:right="96"/>
              <w:rPr>
                <w:rFonts w:ascii="Roboto"/>
                <w:b/>
                <w:sz w:val="20"/>
              </w:rPr>
            </w:pPr>
            <w:r>
              <w:rPr>
                <w:rFonts w:ascii="Roboto"/>
                <w:b/>
                <w:sz w:val="20"/>
              </w:rPr>
              <w:t>0.402</w:t>
            </w:r>
          </w:p>
        </w:tc>
        <w:tc>
          <w:tcPr>
            <w:tcW w:w="631" w:type="dxa"/>
          </w:tcPr>
          <w:p w14:paraId="50CE6B21" w14:textId="77777777" w:rsidR="00E2709D" w:rsidRDefault="00462487">
            <w:pPr>
              <w:pStyle w:val="TableParagraph"/>
              <w:ind w:left="13"/>
              <w:rPr>
                <w:sz w:val="20"/>
              </w:rPr>
            </w:pPr>
            <w:r>
              <w:rPr>
                <w:w w:val="98"/>
                <w:sz w:val="20"/>
              </w:rPr>
              <w:t>1</w:t>
            </w:r>
          </w:p>
        </w:tc>
      </w:tr>
      <w:tr w:rsidR="00E2709D" w14:paraId="75F6A29F" w14:textId="77777777">
        <w:trPr>
          <w:trHeight w:val="280"/>
        </w:trPr>
        <w:tc>
          <w:tcPr>
            <w:tcW w:w="1047" w:type="dxa"/>
            <w:tcBorders>
              <w:bottom w:val="single" w:sz="6" w:space="0" w:color="000000"/>
            </w:tcBorders>
          </w:tcPr>
          <w:p w14:paraId="3F74C898" w14:textId="77777777" w:rsidR="00E2709D" w:rsidRDefault="00E2709D">
            <w:pPr>
              <w:pStyle w:val="TableParagraph"/>
              <w:spacing w:line="240" w:lineRule="auto"/>
              <w:jc w:val="left"/>
              <w:rPr>
                <w:rFonts w:ascii="Times New Roman"/>
                <w:sz w:val="20"/>
              </w:rPr>
            </w:pPr>
          </w:p>
        </w:tc>
        <w:tc>
          <w:tcPr>
            <w:tcW w:w="881" w:type="dxa"/>
            <w:tcBorders>
              <w:bottom w:val="single" w:sz="6" w:space="0" w:color="000000"/>
            </w:tcBorders>
          </w:tcPr>
          <w:p w14:paraId="7E4050C6"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6" w:space="0" w:color="000000"/>
            </w:tcBorders>
          </w:tcPr>
          <w:p w14:paraId="0467A8CE" w14:textId="77777777" w:rsidR="00E2709D" w:rsidRDefault="00462487">
            <w:pPr>
              <w:pStyle w:val="TableParagraph"/>
              <w:spacing w:line="223" w:lineRule="exact"/>
              <w:rPr>
                <w:sz w:val="20"/>
              </w:rPr>
            </w:pPr>
            <w:r>
              <w:rPr>
                <w:w w:val="108"/>
                <w:sz w:val="20"/>
              </w:rPr>
              <w:t>-</w:t>
            </w:r>
          </w:p>
        </w:tc>
        <w:tc>
          <w:tcPr>
            <w:tcW w:w="1187" w:type="dxa"/>
            <w:tcBorders>
              <w:bottom w:val="single" w:sz="6" w:space="0" w:color="000000"/>
            </w:tcBorders>
          </w:tcPr>
          <w:p w14:paraId="17C39778" w14:textId="77777777" w:rsidR="00E2709D" w:rsidRDefault="00462487">
            <w:pPr>
              <w:pStyle w:val="TableParagraph"/>
              <w:spacing w:line="223" w:lineRule="exact"/>
              <w:ind w:left="106" w:right="106"/>
              <w:rPr>
                <w:sz w:val="20"/>
              </w:rPr>
            </w:pPr>
            <w:r>
              <w:rPr>
                <w:w w:val="105"/>
                <w:sz w:val="20"/>
              </w:rPr>
              <w:t>2/2</w:t>
            </w:r>
          </w:p>
        </w:tc>
        <w:tc>
          <w:tcPr>
            <w:tcW w:w="760" w:type="dxa"/>
            <w:tcBorders>
              <w:bottom w:val="single" w:sz="6" w:space="0" w:color="000000"/>
            </w:tcBorders>
          </w:tcPr>
          <w:p w14:paraId="459685A6" w14:textId="77777777" w:rsidR="00E2709D" w:rsidRDefault="00462487">
            <w:pPr>
              <w:pStyle w:val="TableParagraph"/>
              <w:spacing w:line="223" w:lineRule="exact"/>
              <w:ind w:left="101" w:right="99"/>
              <w:rPr>
                <w:sz w:val="20"/>
              </w:rPr>
            </w:pPr>
            <w:r>
              <w:rPr>
                <w:sz w:val="20"/>
              </w:rPr>
              <w:t>0.273</w:t>
            </w:r>
          </w:p>
        </w:tc>
        <w:tc>
          <w:tcPr>
            <w:tcW w:w="1003" w:type="dxa"/>
            <w:tcBorders>
              <w:bottom w:val="single" w:sz="6" w:space="0" w:color="000000"/>
            </w:tcBorders>
          </w:tcPr>
          <w:p w14:paraId="3A920DD7" w14:textId="77777777" w:rsidR="00E2709D" w:rsidRDefault="00462487">
            <w:pPr>
              <w:pStyle w:val="TableParagraph"/>
              <w:spacing w:line="223" w:lineRule="exact"/>
              <w:ind w:left="94" w:right="89"/>
              <w:rPr>
                <w:sz w:val="20"/>
              </w:rPr>
            </w:pPr>
            <w:r>
              <w:rPr>
                <w:sz w:val="20"/>
              </w:rPr>
              <w:t>0.429</w:t>
            </w:r>
          </w:p>
        </w:tc>
        <w:tc>
          <w:tcPr>
            <w:tcW w:w="759" w:type="dxa"/>
            <w:tcBorders>
              <w:bottom w:val="single" w:sz="6" w:space="0" w:color="000000"/>
            </w:tcBorders>
          </w:tcPr>
          <w:p w14:paraId="1029D776" w14:textId="77777777" w:rsidR="00E2709D" w:rsidRDefault="00462487">
            <w:pPr>
              <w:pStyle w:val="TableParagraph"/>
              <w:spacing w:line="223" w:lineRule="exact"/>
              <w:ind w:left="104" w:right="96"/>
              <w:rPr>
                <w:sz w:val="20"/>
              </w:rPr>
            </w:pPr>
            <w:r>
              <w:rPr>
                <w:sz w:val="20"/>
              </w:rPr>
              <w:t>0.351</w:t>
            </w:r>
          </w:p>
        </w:tc>
        <w:tc>
          <w:tcPr>
            <w:tcW w:w="631" w:type="dxa"/>
            <w:tcBorders>
              <w:bottom w:val="single" w:sz="6" w:space="0" w:color="000000"/>
            </w:tcBorders>
          </w:tcPr>
          <w:p w14:paraId="303B81FD" w14:textId="77777777" w:rsidR="00E2709D" w:rsidRDefault="00462487">
            <w:pPr>
              <w:pStyle w:val="TableParagraph"/>
              <w:spacing w:line="223" w:lineRule="exact"/>
              <w:ind w:left="12"/>
              <w:rPr>
                <w:sz w:val="20"/>
              </w:rPr>
            </w:pPr>
            <w:r>
              <w:rPr>
                <w:w w:val="98"/>
                <w:sz w:val="20"/>
              </w:rPr>
              <w:t>3</w:t>
            </w:r>
          </w:p>
        </w:tc>
      </w:tr>
      <w:tr w:rsidR="00E2709D" w14:paraId="4B8FFD0C" w14:textId="77777777">
        <w:trPr>
          <w:trHeight w:val="302"/>
        </w:trPr>
        <w:tc>
          <w:tcPr>
            <w:tcW w:w="1047" w:type="dxa"/>
            <w:tcBorders>
              <w:top w:val="single" w:sz="6" w:space="0" w:color="000000"/>
            </w:tcBorders>
          </w:tcPr>
          <w:p w14:paraId="11C99431" w14:textId="77777777" w:rsidR="00E2709D" w:rsidRDefault="00462487">
            <w:pPr>
              <w:pStyle w:val="TableParagraph"/>
              <w:spacing w:before="42" w:line="240" w:lineRule="exact"/>
              <w:ind w:left="97" w:right="97"/>
              <w:rPr>
                <w:sz w:val="20"/>
              </w:rPr>
            </w:pPr>
            <w:r>
              <w:rPr>
                <w:w w:val="105"/>
                <w:sz w:val="20"/>
              </w:rPr>
              <w:t>7-10</w:t>
            </w:r>
            <w:r>
              <w:rPr>
                <w:spacing w:val="9"/>
                <w:w w:val="105"/>
                <w:sz w:val="20"/>
              </w:rPr>
              <w:t xml:space="preserve"> </w:t>
            </w:r>
            <w:r>
              <w:rPr>
                <w:w w:val="105"/>
                <w:sz w:val="20"/>
              </w:rPr>
              <w:t>d</w:t>
            </w:r>
          </w:p>
        </w:tc>
        <w:tc>
          <w:tcPr>
            <w:tcW w:w="881" w:type="dxa"/>
            <w:tcBorders>
              <w:top w:val="single" w:sz="6" w:space="0" w:color="000000"/>
            </w:tcBorders>
          </w:tcPr>
          <w:p w14:paraId="7D46DAF6" w14:textId="77777777" w:rsidR="00E2709D" w:rsidRDefault="00462487">
            <w:pPr>
              <w:pStyle w:val="TableParagraph"/>
              <w:spacing w:before="42" w:line="240" w:lineRule="exact"/>
              <w:ind w:left="103" w:right="103"/>
              <w:rPr>
                <w:sz w:val="20"/>
              </w:rPr>
            </w:pPr>
            <w:r>
              <w:rPr>
                <w:w w:val="120"/>
                <w:sz w:val="20"/>
              </w:rPr>
              <w:t>1D+1P</w:t>
            </w:r>
          </w:p>
        </w:tc>
        <w:tc>
          <w:tcPr>
            <w:tcW w:w="1192" w:type="dxa"/>
            <w:tcBorders>
              <w:top w:val="single" w:sz="6" w:space="0" w:color="000000"/>
            </w:tcBorders>
          </w:tcPr>
          <w:p w14:paraId="224B144B" w14:textId="77777777" w:rsidR="00E2709D" w:rsidRDefault="00462487">
            <w:pPr>
              <w:pStyle w:val="TableParagraph"/>
              <w:spacing w:before="42" w:line="240" w:lineRule="exact"/>
              <w:ind w:left="89" w:right="90"/>
              <w:rPr>
                <w:sz w:val="20"/>
              </w:rPr>
            </w:pPr>
            <w:r>
              <w:rPr>
                <w:sz w:val="20"/>
              </w:rPr>
              <w:t>0.300</w:t>
            </w:r>
          </w:p>
        </w:tc>
        <w:tc>
          <w:tcPr>
            <w:tcW w:w="1187" w:type="dxa"/>
            <w:tcBorders>
              <w:top w:val="single" w:sz="6" w:space="0" w:color="000000"/>
            </w:tcBorders>
          </w:tcPr>
          <w:p w14:paraId="35563DB7" w14:textId="77777777" w:rsidR="00E2709D" w:rsidRDefault="00462487">
            <w:pPr>
              <w:pStyle w:val="TableParagraph"/>
              <w:spacing w:before="42" w:line="240" w:lineRule="exact"/>
              <w:ind w:left="106" w:right="106"/>
              <w:rPr>
                <w:sz w:val="20"/>
              </w:rPr>
            </w:pPr>
            <w:r>
              <w:rPr>
                <w:w w:val="105"/>
                <w:sz w:val="20"/>
              </w:rPr>
              <w:t>3/3</w:t>
            </w:r>
          </w:p>
        </w:tc>
        <w:tc>
          <w:tcPr>
            <w:tcW w:w="760" w:type="dxa"/>
            <w:tcBorders>
              <w:top w:val="single" w:sz="6" w:space="0" w:color="000000"/>
            </w:tcBorders>
          </w:tcPr>
          <w:p w14:paraId="488A5F5C" w14:textId="77777777" w:rsidR="00E2709D" w:rsidRDefault="00462487">
            <w:pPr>
              <w:pStyle w:val="TableParagraph"/>
              <w:spacing w:before="42" w:line="240" w:lineRule="exact"/>
              <w:ind w:left="100" w:right="99"/>
              <w:rPr>
                <w:sz w:val="20"/>
              </w:rPr>
            </w:pPr>
            <w:r>
              <w:rPr>
                <w:sz w:val="20"/>
              </w:rPr>
              <w:t>0.120</w:t>
            </w:r>
          </w:p>
        </w:tc>
        <w:tc>
          <w:tcPr>
            <w:tcW w:w="1003" w:type="dxa"/>
            <w:tcBorders>
              <w:top w:val="single" w:sz="6" w:space="0" w:color="000000"/>
            </w:tcBorders>
          </w:tcPr>
          <w:p w14:paraId="7F792A01" w14:textId="77777777" w:rsidR="00E2709D" w:rsidRDefault="00462487">
            <w:pPr>
              <w:pStyle w:val="TableParagraph"/>
              <w:spacing w:before="42" w:line="240" w:lineRule="exact"/>
              <w:ind w:left="95" w:right="89"/>
              <w:rPr>
                <w:rFonts w:ascii="Roboto"/>
                <w:b/>
                <w:sz w:val="20"/>
              </w:rPr>
            </w:pPr>
            <w:r>
              <w:rPr>
                <w:rFonts w:ascii="Roboto"/>
                <w:b/>
                <w:sz w:val="20"/>
              </w:rPr>
              <w:t>0.625</w:t>
            </w:r>
          </w:p>
        </w:tc>
        <w:tc>
          <w:tcPr>
            <w:tcW w:w="759" w:type="dxa"/>
            <w:tcBorders>
              <w:top w:val="single" w:sz="6" w:space="0" w:color="000000"/>
            </w:tcBorders>
          </w:tcPr>
          <w:p w14:paraId="664D638B" w14:textId="77777777" w:rsidR="00E2709D" w:rsidRDefault="00462487">
            <w:pPr>
              <w:pStyle w:val="TableParagraph"/>
              <w:spacing w:before="42" w:line="240" w:lineRule="exact"/>
              <w:ind w:left="105" w:right="96"/>
              <w:rPr>
                <w:sz w:val="20"/>
              </w:rPr>
            </w:pPr>
            <w:r>
              <w:rPr>
                <w:sz w:val="20"/>
              </w:rPr>
              <w:t>0.237</w:t>
            </w:r>
          </w:p>
        </w:tc>
        <w:tc>
          <w:tcPr>
            <w:tcW w:w="631" w:type="dxa"/>
            <w:tcBorders>
              <w:top w:val="single" w:sz="6" w:space="0" w:color="000000"/>
            </w:tcBorders>
          </w:tcPr>
          <w:p w14:paraId="41F0BD03" w14:textId="77777777" w:rsidR="00E2709D" w:rsidRDefault="00462487">
            <w:pPr>
              <w:pStyle w:val="TableParagraph"/>
              <w:spacing w:before="42" w:line="240" w:lineRule="exact"/>
              <w:ind w:left="13"/>
              <w:rPr>
                <w:sz w:val="20"/>
              </w:rPr>
            </w:pPr>
            <w:r>
              <w:rPr>
                <w:w w:val="98"/>
                <w:sz w:val="20"/>
              </w:rPr>
              <w:t>3</w:t>
            </w:r>
          </w:p>
        </w:tc>
      </w:tr>
      <w:tr w:rsidR="00E2709D" w14:paraId="4220BC66" w14:textId="77777777">
        <w:trPr>
          <w:trHeight w:val="239"/>
        </w:trPr>
        <w:tc>
          <w:tcPr>
            <w:tcW w:w="1047" w:type="dxa"/>
          </w:tcPr>
          <w:p w14:paraId="6DEB90D8" w14:textId="77777777" w:rsidR="00E2709D" w:rsidRDefault="00E2709D">
            <w:pPr>
              <w:pStyle w:val="TableParagraph"/>
              <w:spacing w:line="240" w:lineRule="auto"/>
              <w:jc w:val="left"/>
              <w:rPr>
                <w:rFonts w:ascii="Times New Roman"/>
                <w:sz w:val="16"/>
              </w:rPr>
            </w:pPr>
          </w:p>
        </w:tc>
        <w:tc>
          <w:tcPr>
            <w:tcW w:w="881" w:type="dxa"/>
          </w:tcPr>
          <w:p w14:paraId="0120A65C" w14:textId="77777777" w:rsidR="00E2709D" w:rsidRDefault="00462487">
            <w:pPr>
              <w:pStyle w:val="TableParagraph"/>
              <w:ind w:left="103" w:right="103"/>
              <w:rPr>
                <w:sz w:val="20"/>
              </w:rPr>
            </w:pPr>
            <w:r>
              <w:rPr>
                <w:w w:val="125"/>
                <w:sz w:val="20"/>
              </w:rPr>
              <w:t>ENS</w:t>
            </w:r>
          </w:p>
        </w:tc>
        <w:tc>
          <w:tcPr>
            <w:tcW w:w="1192" w:type="dxa"/>
          </w:tcPr>
          <w:p w14:paraId="5C9ABC83" w14:textId="77777777" w:rsidR="00E2709D" w:rsidRDefault="00462487">
            <w:pPr>
              <w:pStyle w:val="TableParagraph"/>
              <w:ind w:left="90" w:right="90"/>
              <w:rPr>
                <w:sz w:val="20"/>
              </w:rPr>
            </w:pPr>
            <w:r>
              <w:rPr>
                <w:sz w:val="20"/>
              </w:rPr>
              <w:t>0.175</w:t>
            </w:r>
          </w:p>
        </w:tc>
        <w:tc>
          <w:tcPr>
            <w:tcW w:w="1187" w:type="dxa"/>
          </w:tcPr>
          <w:p w14:paraId="373EC40F" w14:textId="77777777" w:rsidR="00E2709D" w:rsidRDefault="00462487">
            <w:pPr>
              <w:pStyle w:val="TableParagraph"/>
              <w:ind w:left="107" w:right="106"/>
              <w:rPr>
                <w:sz w:val="20"/>
              </w:rPr>
            </w:pPr>
            <w:r>
              <w:rPr>
                <w:w w:val="105"/>
                <w:sz w:val="20"/>
              </w:rPr>
              <w:t>2/2</w:t>
            </w:r>
          </w:p>
        </w:tc>
        <w:tc>
          <w:tcPr>
            <w:tcW w:w="760" w:type="dxa"/>
          </w:tcPr>
          <w:p w14:paraId="7DF449EA" w14:textId="77777777" w:rsidR="00E2709D" w:rsidRDefault="00462487">
            <w:pPr>
              <w:pStyle w:val="TableParagraph"/>
              <w:ind w:left="102" w:right="99"/>
              <w:rPr>
                <w:rFonts w:ascii="Roboto"/>
                <w:b/>
                <w:sz w:val="20"/>
              </w:rPr>
            </w:pPr>
            <w:r>
              <w:rPr>
                <w:rFonts w:ascii="Roboto"/>
                <w:b/>
                <w:sz w:val="20"/>
              </w:rPr>
              <w:t>0.287</w:t>
            </w:r>
          </w:p>
        </w:tc>
        <w:tc>
          <w:tcPr>
            <w:tcW w:w="1003" w:type="dxa"/>
          </w:tcPr>
          <w:p w14:paraId="1FC48760" w14:textId="77777777" w:rsidR="00E2709D" w:rsidRDefault="00462487">
            <w:pPr>
              <w:pStyle w:val="TableParagraph"/>
              <w:ind w:left="95" w:right="89"/>
              <w:rPr>
                <w:sz w:val="20"/>
              </w:rPr>
            </w:pPr>
            <w:r>
              <w:rPr>
                <w:sz w:val="20"/>
              </w:rPr>
              <w:t>0.396</w:t>
            </w:r>
          </w:p>
        </w:tc>
        <w:tc>
          <w:tcPr>
            <w:tcW w:w="759" w:type="dxa"/>
          </w:tcPr>
          <w:p w14:paraId="518A40F8" w14:textId="77777777" w:rsidR="00E2709D" w:rsidRDefault="00462487">
            <w:pPr>
              <w:pStyle w:val="TableParagraph"/>
              <w:ind w:left="105" w:right="96"/>
              <w:rPr>
                <w:rFonts w:ascii="Roboto"/>
                <w:b/>
                <w:sz w:val="20"/>
              </w:rPr>
            </w:pPr>
            <w:r>
              <w:rPr>
                <w:rFonts w:ascii="Roboto"/>
                <w:b/>
                <w:sz w:val="20"/>
              </w:rPr>
              <w:t>0.345</w:t>
            </w:r>
          </w:p>
        </w:tc>
        <w:tc>
          <w:tcPr>
            <w:tcW w:w="631" w:type="dxa"/>
          </w:tcPr>
          <w:p w14:paraId="3FEB54CB" w14:textId="77777777" w:rsidR="00E2709D" w:rsidRDefault="00462487">
            <w:pPr>
              <w:pStyle w:val="TableParagraph"/>
              <w:ind w:left="13"/>
              <w:rPr>
                <w:sz w:val="20"/>
              </w:rPr>
            </w:pPr>
            <w:r>
              <w:rPr>
                <w:w w:val="98"/>
                <w:sz w:val="20"/>
              </w:rPr>
              <w:t>1</w:t>
            </w:r>
          </w:p>
        </w:tc>
      </w:tr>
      <w:tr w:rsidR="00E2709D" w14:paraId="3A68AC33" w14:textId="77777777">
        <w:trPr>
          <w:trHeight w:val="281"/>
        </w:trPr>
        <w:tc>
          <w:tcPr>
            <w:tcW w:w="1047" w:type="dxa"/>
            <w:tcBorders>
              <w:bottom w:val="single" w:sz="8" w:space="0" w:color="000000"/>
            </w:tcBorders>
          </w:tcPr>
          <w:p w14:paraId="7CE867EC" w14:textId="77777777" w:rsidR="00E2709D" w:rsidRDefault="00E2709D">
            <w:pPr>
              <w:pStyle w:val="TableParagraph"/>
              <w:spacing w:line="240" w:lineRule="auto"/>
              <w:jc w:val="left"/>
              <w:rPr>
                <w:rFonts w:ascii="Times New Roman"/>
                <w:sz w:val="20"/>
              </w:rPr>
            </w:pPr>
          </w:p>
        </w:tc>
        <w:tc>
          <w:tcPr>
            <w:tcW w:w="881" w:type="dxa"/>
            <w:tcBorders>
              <w:bottom w:val="single" w:sz="8" w:space="0" w:color="000000"/>
            </w:tcBorders>
          </w:tcPr>
          <w:p w14:paraId="7AE7C4E3" w14:textId="77777777" w:rsidR="00E2709D" w:rsidRDefault="00462487">
            <w:pPr>
              <w:pStyle w:val="TableParagraph"/>
              <w:spacing w:line="223" w:lineRule="exact"/>
              <w:ind w:left="103" w:right="103"/>
              <w:rPr>
                <w:sz w:val="20"/>
              </w:rPr>
            </w:pPr>
            <w:r>
              <w:rPr>
                <w:w w:val="130"/>
                <w:sz w:val="20"/>
              </w:rPr>
              <w:t>HRES</w:t>
            </w:r>
          </w:p>
        </w:tc>
        <w:tc>
          <w:tcPr>
            <w:tcW w:w="1192" w:type="dxa"/>
            <w:tcBorders>
              <w:bottom w:val="single" w:sz="8" w:space="0" w:color="000000"/>
            </w:tcBorders>
          </w:tcPr>
          <w:p w14:paraId="287937EB" w14:textId="77777777" w:rsidR="00E2709D" w:rsidRDefault="00462487">
            <w:pPr>
              <w:pStyle w:val="TableParagraph"/>
              <w:spacing w:line="223" w:lineRule="exact"/>
              <w:rPr>
                <w:sz w:val="20"/>
              </w:rPr>
            </w:pPr>
            <w:r>
              <w:rPr>
                <w:w w:val="108"/>
                <w:sz w:val="20"/>
              </w:rPr>
              <w:t>-</w:t>
            </w:r>
          </w:p>
        </w:tc>
        <w:tc>
          <w:tcPr>
            <w:tcW w:w="1187" w:type="dxa"/>
            <w:tcBorders>
              <w:bottom w:val="single" w:sz="8" w:space="0" w:color="000000"/>
            </w:tcBorders>
          </w:tcPr>
          <w:p w14:paraId="4D630B29" w14:textId="77777777" w:rsidR="00E2709D" w:rsidRDefault="00462487">
            <w:pPr>
              <w:pStyle w:val="TableParagraph"/>
              <w:spacing w:line="223" w:lineRule="exact"/>
              <w:ind w:left="106" w:right="106"/>
              <w:rPr>
                <w:sz w:val="20"/>
              </w:rPr>
            </w:pPr>
            <w:r>
              <w:rPr>
                <w:w w:val="105"/>
                <w:sz w:val="20"/>
              </w:rPr>
              <w:t>2/2</w:t>
            </w:r>
          </w:p>
        </w:tc>
        <w:tc>
          <w:tcPr>
            <w:tcW w:w="760" w:type="dxa"/>
            <w:tcBorders>
              <w:bottom w:val="single" w:sz="8" w:space="0" w:color="000000"/>
            </w:tcBorders>
          </w:tcPr>
          <w:p w14:paraId="6BB00719" w14:textId="77777777" w:rsidR="00E2709D" w:rsidRDefault="00462487">
            <w:pPr>
              <w:pStyle w:val="TableParagraph"/>
              <w:spacing w:line="223" w:lineRule="exact"/>
              <w:ind w:left="101" w:right="99"/>
              <w:rPr>
                <w:sz w:val="20"/>
              </w:rPr>
            </w:pPr>
            <w:r>
              <w:rPr>
                <w:sz w:val="20"/>
              </w:rPr>
              <w:t>0.244</w:t>
            </w:r>
          </w:p>
        </w:tc>
        <w:tc>
          <w:tcPr>
            <w:tcW w:w="1003" w:type="dxa"/>
            <w:tcBorders>
              <w:bottom w:val="single" w:sz="8" w:space="0" w:color="000000"/>
            </w:tcBorders>
          </w:tcPr>
          <w:p w14:paraId="5B0D36CD" w14:textId="77777777" w:rsidR="00E2709D" w:rsidRDefault="00462487">
            <w:pPr>
              <w:pStyle w:val="TableParagraph"/>
              <w:spacing w:line="223" w:lineRule="exact"/>
              <w:ind w:left="94" w:right="89"/>
              <w:rPr>
                <w:sz w:val="20"/>
              </w:rPr>
            </w:pPr>
            <w:r>
              <w:rPr>
                <w:sz w:val="20"/>
              </w:rPr>
              <w:t>0.336</w:t>
            </w:r>
          </w:p>
        </w:tc>
        <w:tc>
          <w:tcPr>
            <w:tcW w:w="759" w:type="dxa"/>
            <w:tcBorders>
              <w:bottom w:val="single" w:sz="8" w:space="0" w:color="000000"/>
            </w:tcBorders>
          </w:tcPr>
          <w:p w14:paraId="24FC45E5" w14:textId="77777777" w:rsidR="00E2709D" w:rsidRDefault="00462487">
            <w:pPr>
              <w:pStyle w:val="TableParagraph"/>
              <w:spacing w:line="223" w:lineRule="exact"/>
              <w:ind w:left="104" w:right="96"/>
              <w:rPr>
                <w:sz w:val="20"/>
              </w:rPr>
            </w:pPr>
            <w:r>
              <w:rPr>
                <w:sz w:val="20"/>
              </w:rPr>
              <w:t>0.293</w:t>
            </w:r>
          </w:p>
        </w:tc>
        <w:tc>
          <w:tcPr>
            <w:tcW w:w="631" w:type="dxa"/>
            <w:tcBorders>
              <w:bottom w:val="single" w:sz="8" w:space="0" w:color="000000"/>
            </w:tcBorders>
          </w:tcPr>
          <w:p w14:paraId="7D12197C" w14:textId="77777777" w:rsidR="00E2709D" w:rsidRDefault="00462487">
            <w:pPr>
              <w:pStyle w:val="TableParagraph"/>
              <w:spacing w:line="223" w:lineRule="exact"/>
              <w:ind w:left="12"/>
              <w:rPr>
                <w:sz w:val="20"/>
              </w:rPr>
            </w:pPr>
            <w:r>
              <w:rPr>
                <w:w w:val="98"/>
                <w:sz w:val="20"/>
              </w:rPr>
              <w:t>2</w:t>
            </w:r>
          </w:p>
        </w:tc>
      </w:tr>
    </w:tbl>
    <w:p w14:paraId="5CA2E7A2" w14:textId="77777777" w:rsidR="00E2709D" w:rsidRDefault="00E2709D">
      <w:pPr>
        <w:pStyle w:val="BodyText"/>
        <w:spacing w:before="7"/>
        <w:rPr>
          <w:sz w:val="28"/>
        </w:rPr>
      </w:pPr>
    </w:p>
    <w:p w14:paraId="709D1A26" w14:textId="77777777" w:rsidR="00E2709D" w:rsidRDefault="00462487">
      <w:pPr>
        <w:pStyle w:val="BodyText"/>
        <w:spacing w:before="51" w:line="291" w:lineRule="exact"/>
        <w:ind w:left="227"/>
      </w:pPr>
      <w:r>
        <w:rPr>
          <w:rFonts w:ascii="Trebuchet MS"/>
          <w:sz w:val="12"/>
        </w:rPr>
        <w:t xml:space="preserve">490    </w:t>
      </w:r>
      <w:r>
        <w:rPr>
          <w:rFonts w:ascii="Trebuchet MS"/>
          <w:spacing w:val="19"/>
          <w:sz w:val="12"/>
        </w:rPr>
        <w:t xml:space="preserve"> </w:t>
      </w:r>
      <w:r>
        <w:t>criteria.</w:t>
      </w:r>
      <w:r>
        <w:rPr>
          <w:spacing w:val="89"/>
        </w:rPr>
        <w:t xml:space="preserve"> </w:t>
      </w:r>
      <w:r>
        <w:t>For</w:t>
      </w:r>
      <w:r>
        <w:rPr>
          <w:spacing w:val="44"/>
        </w:rPr>
        <w:t xml:space="preserve"> </w:t>
      </w:r>
      <w:r>
        <w:t>the</w:t>
      </w:r>
      <w:r>
        <w:rPr>
          <w:spacing w:val="44"/>
        </w:rPr>
        <w:t xml:space="preserve"> </w:t>
      </w:r>
      <w:r>
        <w:t>most</w:t>
      </w:r>
      <w:r>
        <w:rPr>
          <w:spacing w:val="45"/>
        </w:rPr>
        <w:t xml:space="preserve"> </w:t>
      </w:r>
      <w:r>
        <w:t>stringent</w:t>
      </w:r>
      <w:r>
        <w:rPr>
          <w:spacing w:val="44"/>
        </w:rPr>
        <w:t xml:space="preserve"> </w:t>
      </w:r>
      <w:r>
        <w:t>persistence</w:t>
      </w:r>
      <w:r>
        <w:rPr>
          <w:spacing w:val="44"/>
        </w:rPr>
        <w:t xml:space="preserve"> </w:t>
      </w:r>
      <w:r>
        <w:t>(3/3),</w:t>
      </w:r>
      <w:r>
        <w:rPr>
          <w:spacing w:val="45"/>
        </w:rPr>
        <w:t xml:space="preserve"> </w:t>
      </w:r>
      <w:r>
        <w:t>the</w:t>
      </w:r>
      <w:r>
        <w:rPr>
          <w:spacing w:val="45"/>
        </w:rPr>
        <w:t xml:space="preserve"> </w:t>
      </w:r>
      <w:r>
        <w:t>skill</w:t>
      </w:r>
      <w:r>
        <w:rPr>
          <w:spacing w:val="43"/>
        </w:rPr>
        <w:t xml:space="preserve"> </w:t>
      </w:r>
      <w:r>
        <w:t>of</w:t>
      </w:r>
      <w:r>
        <w:rPr>
          <w:spacing w:val="44"/>
        </w:rPr>
        <w:t xml:space="preserve"> </w:t>
      </w:r>
      <w:r>
        <w:t>the</w:t>
      </w:r>
      <w:r>
        <w:rPr>
          <w:spacing w:val="45"/>
        </w:rPr>
        <w:t xml:space="preserve"> </w:t>
      </w:r>
      <w:proofErr w:type="spellStart"/>
      <w:r>
        <w:t>determin</w:t>
      </w:r>
      <w:proofErr w:type="spellEnd"/>
      <w:r>
        <w:t>-</w:t>
      </w:r>
    </w:p>
    <w:p w14:paraId="56011E03" w14:textId="77777777" w:rsidR="00E2709D" w:rsidRDefault="00462487">
      <w:pPr>
        <w:pStyle w:val="BodyText"/>
        <w:spacing w:line="289" w:lineRule="exact"/>
        <w:ind w:left="227"/>
      </w:pPr>
      <w:r>
        <w:rPr>
          <w:rFonts w:ascii="Trebuchet MS"/>
          <w:sz w:val="12"/>
        </w:rPr>
        <w:t xml:space="preserve">491    </w:t>
      </w:r>
      <w:r>
        <w:rPr>
          <w:rFonts w:ascii="Trebuchet MS"/>
          <w:spacing w:val="19"/>
          <w:sz w:val="12"/>
        </w:rPr>
        <w:t xml:space="preserve"> </w:t>
      </w:r>
      <w:proofErr w:type="spellStart"/>
      <w:r>
        <w:rPr>
          <w:w w:val="105"/>
        </w:rPr>
        <w:t>istic</w:t>
      </w:r>
      <w:proofErr w:type="spellEnd"/>
      <w:r>
        <w:rPr>
          <w:spacing w:val="16"/>
          <w:w w:val="105"/>
        </w:rPr>
        <w:t xml:space="preserve"> </w:t>
      </w:r>
      <w:r>
        <w:rPr>
          <w:w w:val="105"/>
        </w:rPr>
        <w:t>HRES</w:t>
      </w:r>
      <w:r>
        <w:rPr>
          <w:spacing w:val="15"/>
          <w:w w:val="105"/>
        </w:rPr>
        <w:t xml:space="preserve"> </w:t>
      </w:r>
      <w:r>
        <w:rPr>
          <w:w w:val="105"/>
        </w:rPr>
        <w:t>is</w:t>
      </w:r>
      <w:r>
        <w:rPr>
          <w:spacing w:val="15"/>
          <w:w w:val="105"/>
        </w:rPr>
        <w:t xml:space="preserve"> </w:t>
      </w:r>
      <w:r>
        <w:rPr>
          <w:w w:val="105"/>
        </w:rPr>
        <w:t>as</w:t>
      </w:r>
      <w:r>
        <w:rPr>
          <w:spacing w:val="15"/>
          <w:w w:val="105"/>
        </w:rPr>
        <w:t xml:space="preserve"> </w:t>
      </w:r>
      <w:r>
        <w:rPr>
          <w:w w:val="105"/>
        </w:rPr>
        <w:t>good</w:t>
      </w:r>
      <w:r>
        <w:rPr>
          <w:spacing w:val="15"/>
          <w:w w:val="105"/>
        </w:rPr>
        <w:t xml:space="preserve"> </w:t>
      </w:r>
      <w:r>
        <w:rPr>
          <w:w w:val="105"/>
        </w:rPr>
        <w:t>as</w:t>
      </w:r>
      <w:r>
        <w:rPr>
          <w:spacing w:val="16"/>
          <w:w w:val="105"/>
        </w:rPr>
        <w:t xml:space="preserve"> </w:t>
      </w:r>
      <w:r>
        <w:rPr>
          <w:w w:val="105"/>
        </w:rPr>
        <w:t>that</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probabilistic</w:t>
      </w:r>
      <w:r>
        <w:rPr>
          <w:spacing w:val="17"/>
          <w:w w:val="105"/>
        </w:rPr>
        <w:t xml:space="preserve"> </w:t>
      </w:r>
      <w:r>
        <w:rPr>
          <w:w w:val="105"/>
        </w:rPr>
        <w:t>ENS,</w:t>
      </w:r>
      <w:r>
        <w:rPr>
          <w:spacing w:val="15"/>
          <w:w w:val="105"/>
        </w:rPr>
        <w:t xml:space="preserve"> </w:t>
      </w:r>
      <w:r>
        <w:rPr>
          <w:w w:val="105"/>
        </w:rPr>
        <w:t>and</w:t>
      </w:r>
      <w:r>
        <w:rPr>
          <w:spacing w:val="15"/>
          <w:w w:val="105"/>
        </w:rPr>
        <w:t xml:space="preserve"> </w:t>
      </w:r>
      <w:r>
        <w:rPr>
          <w:w w:val="105"/>
        </w:rPr>
        <w:t>even</w:t>
      </w:r>
      <w:r>
        <w:rPr>
          <w:spacing w:val="15"/>
          <w:w w:val="105"/>
        </w:rPr>
        <w:t xml:space="preserve"> </w:t>
      </w:r>
      <w:r>
        <w:rPr>
          <w:w w:val="105"/>
        </w:rPr>
        <w:t>better</w:t>
      </w:r>
      <w:r>
        <w:rPr>
          <w:spacing w:val="16"/>
          <w:w w:val="105"/>
        </w:rPr>
        <w:t xml:space="preserve"> </w:t>
      </w:r>
      <w:r>
        <w:rPr>
          <w:w w:val="105"/>
        </w:rPr>
        <w:t>than</w:t>
      </w:r>
    </w:p>
    <w:p w14:paraId="03E93CD3" w14:textId="77777777" w:rsidR="00E2709D" w:rsidRDefault="00462487">
      <w:pPr>
        <w:pStyle w:val="BodyText"/>
        <w:spacing w:line="289" w:lineRule="exact"/>
        <w:ind w:left="227"/>
      </w:pPr>
      <w:r>
        <w:rPr>
          <w:rFonts w:ascii="Trebuchet MS"/>
          <w:sz w:val="12"/>
        </w:rPr>
        <w:t xml:space="preserve">492    </w:t>
      </w:r>
      <w:r>
        <w:rPr>
          <w:rFonts w:ascii="Trebuchet MS"/>
          <w:spacing w:val="19"/>
          <w:sz w:val="12"/>
        </w:rPr>
        <w:t xml:space="preserve"> </w:t>
      </w:r>
      <w:r>
        <w:t>COS.</w:t>
      </w:r>
      <w:r>
        <w:rPr>
          <w:spacing w:val="14"/>
        </w:rPr>
        <w:t xml:space="preserve"> </w:t>
      </w:r>
      <w:r>
        <w:t>However,</w:t>
      </w:r>
      <w:r>
        <w:rPr>
          <w:spacing w:val="18"/>
        </w:rPr>
        <w:t xml:space="preserve"> </w:t>
      </w:r>
      <w:r>
        <w:t>as</w:t>
      </w:r>
      <w:r>
        <w:rPr>
          <w:spacing w:val="14"/>
        </w:rPr>
        <w:t xml:space="preserve"> </w:t>
      </w:r>
      <w:r>
        <w:t>mentioned</w:t>
      </w:r>
      <w:r>
        <w:rPr>
          <w:spacing w:val="13"/>
        </w:rPr>
        <w:t xml:space="preserve"> </w:t>
      </w:r>
      <w:r>
        <w:t>earlier,</w:t>
      </w:r>
      <w:r>
        <w:rPr>
          <w:spacing w:val="19"/>
        </w:rPr>
        <w:t xml:space="preserve"> </w:t>
      </w:r>
      <w:r>
        <w:t>this</w:t>
      </w:r>
      <w:r>
        <w:rPr>
          <w:spacing w:val="13"/>
        </w:rPr>
        <w:t xml:space="preserve"> </w:t>
      </w:r>
      <w:r>
        <w:t>is</w:t>
      </w:r>
      <w:r>
        <w:rPr>
          <w:spacing w:val="14"/>
        </w:rPr>
        <w:t xml:space="preserve"> </w:t>
      </w:r>
      <w:r>
        <w:t>a</w:t>
      </w:r>
      <w:r>
        <w:rPr>
          <w:spacing w:val="14"/>
        </w:rPr>
        <w:t xml:space="preserve"> </w:t>
      </w:r>
      <w:r>
        <w:t>sub-optimal</w:t>
      </w:r>
      <w:r>
        <w:rPr>
          <w:spacing w:val="13"/>
        </w:rPr>
        <w:t xml:space="preserve"> </w:t>
      </w:r>
      <w:r>
        <w:t>value</w:t>
      </w:r>
      <w:r>
        <w:rPr>
          <w:spacing w:val="14"/>
        </w:rPr>
        <w:t xml:space="preserve"> </w:t>
      </w:r>
      <w:r>
        <w:t>of</w:t>
      </w:r>
      <w:r>
        <w:rPr>
          <w:spacing w:val="13"/>
        </w:rPr>
        <w:t xml:space="preserve"> </w:t>
      </w:r>
      <w:r>
        <w:t>persistence</w:t>
      </w:r>
    </w:p>
    <w:p w14:paraId="25CF1510" w14:textId="77777777" w:rsidR="00E2709D" w:rsidRDefault="00462487">
      <w:pPr>
        <w:spacing w:line="289" w:lineRule="exact"/>
        <w:ind w:left="227"/>
        <w:rPr>
          <w:sz w:val="24"/>
        </w:rPr>
      </w:pPr>
      <w:r>
        <w:rPr>
          <w:rFonts w:ascii="Trebuchet MS"/>
          <w:sz w:val="12"/>
        </w:rPr>
        <w:t xml:space="preserve">493    </w:t>
      </w:r>
      <w:r>
        <w:rPr>
          <w:rFonts w:ascii="Trebuchet MS"/>
          <w:spacing w:val="19"/>
          <w:sz w:val="12"/>
        </w:rPr>
        <w:t xml:space="preserve"> </w:t>
      </w:r>
      <w:r>
        <w:rPr>
          <w:sz w:val="24"/>
        </w:rPr>
        <w:t>for</w:t>
      </w:r>
      <w:r>
        <w:rPr>
          <w:spacing w:val="39"/>
          <w:sz w:val="24"/>
        </w:rPr>
        <w:t xml:space="preserve"> </w:t>
      </w:r>
      <w:r>
        <w:rPr>
          <w:sz w:val="24"/>
        </w:rPr>
        <w:t>the</w:t>
      </w:r>
      <w:r>
        <w:rPr>
          <w:spacing w:val="40"/>
          <w:sz w:val="24"/>
        </w:rPr>
        <w:t xml:space="preserve"> </w:t>
      </w:r>
      <w:r>
        <w:rPr>
          <w:sz w:val="24"/>
        </w:rPr>
        <w:t>probabilistic</w:t>
      </w:r>
      <w:r>
        <w:rPr>
          <w:spacing w:val="38"/>
          <w:sz w:val="24"/>
        </w:rPr>
        <w:t xml:space="preserve"> </w:t>
      </w:r>
      <w:r>
        <w:rPr>
          <w:sz w:val="24"/>
        </w:rPr>
        <w:t>models.</w:t>
      </w:r>
    </w:p>
    <w:p w14:paraId="1467D950" w14:textId="77777777" w:rsidR="00E2709D" w:rsidRDefault="00462487">
      <w:pPr>
        <w:pStyle w:val="BodyText"/>
        <w:tabs>
          <w:tab w:val="left" w:pos="968"/>
        </w:tabs>
        <w:spacing w:line="289" w:lineRule="exact"/>
        <w:ind w:left="227"/>
      </w:pPr>
      <w:r>
        <w:rPr>
          <w:rFonts w:ascii="Trebuchet MS"/>
          <w:w w:val="105"/>
          <w:sz w:val="12"/>
        </w:rPr>
        <w:t>494</w:t>
      </w:r>
      <w:r>
        <w:rPr>
          <w:rFonts w:ascii="Trebuchet MS"/>
          <w:w w:val="105"/>
          <w:sz w:val="12"/>
        </w:rPr>
        <w:tab/>
      </w:r>
      <w:r>
        <w:rPr>
          <w:w w:val="105"/>
        </w:rPr>
        <w:t>With</w:t>
      </w:r>
      <w:r>
        <w:rPr>
          <w:spacing w:val="-12"/>
          <w:w w:val="105"/>
        </w:rPr>
        <w:t xml:space="preserve"> </w:t>
      </w:r>
      <w:r>
        <w:rPr>
          <w:w w:val="105"/>
        </w:rPr>
        <w:t>the</w:t>
      </w:r>
      <w:r>
        <w:rPr>
          <w:spacing w:val="-11"/>
          <w:w w:val="105"/>
        </w:rPr>
        <w:t xml:space="preserve"> </w:t>
      </w:r>
      <w:r>
        <w:rPr>
          <w:w w:val="105"/>
        </w:rPr>
        <w:t>knowledge</w:t>
      </w:r>
      <w:r>
        <w:rPr>
          <w:spacing w:val="-11"/>
          <w:w w:val="105"/>
        </w:rPr>
        <w:t xml:space="preserve"> </w:t>
      </w:r>
      <w:r>
        <w:rPr>
          <w:w w:val="105"/>
        </w:rPr>
        <w:t>gained</w:t>
      </w:r>
      <w:r>
        <w:rPr>
          <w:spacing w:val="-11"/>
          <w:w w:val="105"/>
        </w:rPr>
        <w:t xml:space="preserve"> </w:t>
      </w:r>
      <w:r>
        <w:rPr>
          <w:w w:val="105"/>
        </w:rPr>
        <w:t>in</w:t>
      </w:r>
      <w:r>
        <w:rPr>
          <w:spacing w:val="-11"/>
          <w:w w:val="105"/>
        </w:rPr>
        <w:t xml:space="preserve"> </w:t>
      </w:r>
      <w:r>
        <w:rPr>
          <w:w w:val="105"/>
        </w:rPr>
        <w:t>the</w:t>
      </w:r>
      <w:r>
        <w:rPr>
          <w:spacing w:val="-11"/>
          <w:w w:val="105"/>
        </w:rPr>
        <w:t xml:space="preserve"> </w:t>
      </w:r>
      <w:r>
        <w:rPr>
          <w:w w:val="105"/>
        </w:rPr>
        <w:t>previous</w:t>
      </w:r>
      <w:r>
        <w:rPr>
          <w:spacing w:val="-11"/>
          <w:w w:val="105"/>
        </w:rPr>
        <w:t xml:space="preserve"> </w:t>
      </w:r>
      <w:r>
        <w:rPr>
          <w:w w:val="105"/>
        </w:rPr>
        <w:t>exploration,</w:t>
      </w:r>
      <w:r>
        <w:rPr>
          <w:spacing w:val="-9"/>
          <w:w w:val="105"/>
        </w:rPr>
        <w:t xml:space="preserve"> </w:t>
      </w:r>
      <w:r>
        <w:rPr>
          <w:w w:val="105"/>
        </w:rPr>
        <w:t>we</w:t>
      </w:r>
      <w:r>
        <w:rPr>
          <w:spacing w:val="-11"/>
          <w:w w:val="105"/>
        </w:rPr>
        <w:t xml:space="preserve"> </w:t>
      </w:r>
      <w:r>
        <w:rPr>
          <w:w w:val="105"/>
        </w:rPr>
        <w:t>were</w:t>
      </w:r>
      <w:r>
        <w:rPr>
          <w:spacing w:val="-11"/>
          <w:w w:val="105"/>
        </w:rPr>
        <w:t xml:space="preserve"> </w:t>
      </w:r>
      <w:r>
        <w:rPr>
          <w:w w:val="105"/>
        </w:rPr>
        <w:t>in</w:t>
      </w:r>
      <w:r>
        <w:rPr>
          <w:spacing w:val="-11"/>
          <w:w w:val="105"/>
        </w:rPr>
        <w:t xml:space="preserve"> </w:t>
      </w:r>
      <w:r>
        <w:rPr>
          <w:w w:val="105"/>
        </w:rPr>
        <w:t>a</w:t>
      </w:r>
      <w:r>
        <w:rPr>
          <w:spacing w:val="-12"/>
          <w:w w:val="105"/>
        </w:rPr>
        <w:t xml:space="preserve"> </w:t>
      </w:r>
      <w:r>
        <w:rPr>
          <w:w w:val="105"/>
        </w:rPr>
        <w:t>bet-</w:t>
      </w:r>
    </w:p>
    <w:p w14:paraId="6F088503" w14:textId="77777777" w:rsidR="00E2709D" w:rsidRDefault="00462487">
      <w:pPr>
        <w:pStyle w:val="BodyText"/>
        <w:spacing w:line="289" w:lineRule="exact"/>
        <w:ind w:left="227"/>
      </w:pPr>
      <w:r>
        <w:rPr>
          <w:rFonts w:ascii="Trebuchet MS"/>
          <w:sz w:val="12"/>
        </w:rPr>
        <w:t xml:space="preserve">495    </w:t>
      </w:r>
      <w:r>
        <w:rPr>
          <w:rFonts w:ascii="Trebuchet MS"/>
          <w:spacing w:val="19"/>
          <w:sz w:val="12"/>
        </w:rPr>
        <w:t xml:space="preserve"> </w:t>
      </w:r>
      <w:proofErr w:type="spellStart"/>
      <w:r>
        <w:t>ter</w:t>
      </w:r>
      <w:proofErr w:type="spellEnd"/>
      <w:r>
        <w:rPr>
          <w:spacing w:val="25"/>
        </w:rPr>
        <w:t xml:space="preserve"> </w:t>
      </w:r>
      <w:r>
        <w:t>position</w:t>
      </w:r>
      <w:r>
        <w:rPr>
          <w:spacing w:val="25"/>
        </w:rPr>
        <w:t xml:space="preserve"> </w:t>
      </w:r>
      <w:r>
        <w:t>to</w:t>
      </w:r>
      <w:r>
        <w:rPr>
          <w:spacing w:val="25"/>
        </w:rPr>
        <w:t xml:space="preserve"> </w:t>
      </w:r>
      <w:r>
        <w:t>understand</w:t>
      </w:r>
      <w:r>
        <w:rPr>
          <w:spacing w:val="25"/>
        </w:rPr>
        <w:t xml:space="preserve"> </w:t>
      </w:r>
      <w:r>
        <w:t>the</w:t>
      </w:r>
      <w:r>
        <w:rPr>
          <w:spacing w:val="24"/>
        </w:rPr>
        <w:t xml:space="preserve"> </w:t>
      </w:r>
      <w:r>
        <w:t>outcome</w:t>
      </w:r>
      <w:r>
        <w:rPr>
          <w:spacing w:val="25"/>
        </w:rPr>
        <w:t xml:space="preserve"> </w:t>
      </w:r>
      <w:r>
        <w:t>of</w:t>
      </w:r>
      <w:r>
        <w:rPr>
          <w:spacing w:val="25"/>
        </w:rPr>
        <w:t xml:space="preserve"> </w:t>
      </w:r>
      <w:r>
        <w:t>optimizing</w:t>
      </w:r>
      <w:r>
        <w:rPr>
          <w:spacing w:val="25"/>
        </w:rPr>
        <w:t xml:space="preserve"> </w:t>
      </w:r>
      <w:r>
        <w:t>the</w:t>
      </w:r>
      <w:r>
        <w:rPr>
          <w:spacing w:val="25"/>
        </w:rPr>
        <w:t xml:space="preserve"> </w:t>
      </w:r>
      <w:r>
        <w:t>notification</w:t>
      </w:r>
      <w:r>
        <w:rPr>
          <w:spacing w:val="24"/>
        </w:rPr>
        <w:t xml:space="preserve"> </w:t>
      </w:r>
      <w:r>
        <w:t>criteria</w:t>
      </w:r>
    </w:p>
    <w:p w14:paraId="34E3B1B6" w14:textId="77777777" w:rsidR="00E2709D" w:rsidRDefault="00462487">
      <w:pPr>
        <w:pStyle w:val="BodyText"/>
        <w:spacing w:line="289" w:lineRule="exact"/>
        <w:ind w:left="227"/>
      </w:pPr>
      <w:r>
        <w:rPr>
          <w:rFonts w:ascii="Trebuchet MS"/>
          <w:sz w:val="12"/>
        </w:rPr>
        <w:t xml:space="preserve">496    </w:t>
      </w:r>
      <w:r>
        <w:rPr>
          <w:rFonts w:ascii="Trebuchet MS"/>
          <w:spacing w:val="19"/>
          <w:sz w:val="12"/>
        </w:rPr>
        <w:t xml:space="preserve"> </w:t>
      </w:r>
      <w:r>
        <w:rPr>
          <w:w w:val="105"/>
        </w:rPr>
        <w:t>individually</w:t>
      </w:r>
      <w:r>
        <w:rPr>
          <w:spacing w:val="-3"/>
          <w:w w:val="105"/>
        </w:rPr>
        <w:t xml:space="preserve"> </w:t>
      </w:r>
      <w:r>
        <w:rPr>
          <w:w w:val="105"/>
        </w:rPr>
        <w:t>for</w:t>
      </w:r>
      <w:r>
        <w:rPr>
          <w:spacing w:val="-3"/>
          <w:w w:val="105"/>
        </w:rPr>
        <w:t xml:space="preserve"> </w:t>
      </w:r>
      <w:r>
        <w:rPr>
          <w:w w:val="105"/>
        </w:rPr>
        <w:t>each</w:t>
      </w:r>
      <w:r>
        <w:rPr>
          <w:spacing w:val="-3"/>
          <w:w w:val="105"/>
        </w:rPr>
        <w:t xml:space="preserve"> </w:t>
      </w:r>
      <w:r>
        <w:rPr>
          <w:w w:val="105"/>
        </w:rPr>
        <w:t>NWP,</w:t>
      </w:r>
      <w:r>
        <w:rPr>
          <w:spacing w:val="-4"/>
          <w:w w:val="105"/>
        </w:rPr>
        <w:t xml:space="preserve"> </w:t>
      </w:r>
      <w:r>
        <w:rPr>
          <w:w w:val="105"/>
        </w:rPr>
        <w:t>summarized</w:t>
      </w:r>
      <w:r>
        <w:rPr>
          <w:spacing w:val="-4"/>
          <w:w w:val="105"/>
        </w:rPr>
        <w:t xml:space="preserve"> </w:t>
      </w:r>
      <w:r>
        <w:rPr>
          <w:w w:val="105"/>
        </w:rPr>
        <w:t>in</w:t>
      </w:r>
      <w:r>
        <w:rPr>
          <w:spacing w:val="-3"/>
          <w:w w:val="105"/>
        </w:rPr>
        <w:t xml:space="preserve"> </w:t>
      </w:r>
      <w:r>
        <w:rPr>
          <w:w w:val="105"/>
        </w:rPr>
        <w:t>Table</w:t>
      </w:r>
      <w:r>
        <w:rPr>
          <w:spacing w:val="-3"/>
          <w:w w:val="105"/>
        </w:rPr>
        <w:t xml:space="preserve"> </w:t>
      </w:r>
      <w:r>
        <w:rPr>
          <w:w w:val="105"/>
        </w:rPr>
        <w:t>1.</w:t>
      </w:r>
      <w:r>
        <w:rPr>
          <w:spacing w:val="30"/>
          <w:w w:val="105"/>
        </w:rPr>
        <w:t xml:space="preserve"> </w:t>
      </w:r>
      <w:r>
        <w:rPr>
          <w:w w:val="105"/>
        </w:rPr>
        <w:t>The</w:t>
      </w:r>
      <w:r>
        <w:rPr>
          <w:spacing w:val="-4"/>
          <w:w w:val="105"/>
        </w:rPr>
        <w:t xml:space="preserve"> </w:t>
      </w:r>
      <w:r>
        <w:rPr>
          <w:w w:val="105"/>
        </w:rPr>
        <w:t>results</w:t>
      </w:r>
      <w:r>
        <w:rPr>
          <w:spacing w:val="-3"/>
          <w:w w:val="105"/>
        </w:rPr>
        <w:t xml:space="preserve"> </w:t>
      </w:r>
      <w:r>
        <w:rPr>
          <w:w w:val="105"/>
        </w:rPr>
        <w:t>are</w:t>
      </w:r>
      <w:r>
        <w:rPr>
          <w:spacing w:val="-4"/>
          <w:w w:val="105"/>
        </w:rPr>
        <w:t xml:space="preserve"> </w:t>
      </w:r>
      <w:proofErr w:type="spellStart"/>
      <w:r>
        <w:rPr>
          <w:w w:val="105"/>
        </w:rPr>
        <w:t>organised</w:t>
      </w:r>
      <w:proofErr w:type="spellEnd"/>
    </w:p>
    <w:p w14:paraId="1E256311" w14:textId="77777777" w:rsidR="00E2709D" w:rsidRDefault="00462487">
      <w:pPr>
        <w:pStyle w:val="BodyText"/>
        <w:spacing w:line="289" w:lineRule="exact"/>
        <w:ind w:left="227"/>
      </w:pPr>
      <w:r>
        <w:rPr>
          <w:rFonts w:ascii="Trebuchet MS"/>
          <w:sz w:val="12"/>
        </w:rPr>
        <w:t xml:space="preserve">497    </w:t>
      </w:r>
      <w:r>
        <w:rPr>
          <w:rFonts w:ascii="Trebuchet MS"/>
          <w:spacing w:val="19"/>
          <w:sz w:val="12"/>
        </w:rPr>
        <w:t xml:space="preserve"> </w:t>
      </w:r>
      <w:r>
        <w:t>by</w:t>
      </w:r>
      <w:r>
        <w:rPr>
          <w:spacing w:val="22"/>
        </w:rPr>
        <w:t xml:space="preserve"> </w:t>
      </w:r>
      <w:r>
        <w:t>lead</w:t>
      </w:r>
      <w:r>
        <w:rPr>
          <w:spacing w:val="22"/>
        </w:rPr>
        <w:t xml:space="preserve"> </w:t>
      </w:r>
      <w:r>
        <w:t>time</w:t>
      </w:r>
      <w:r>
        <w:rPr>
          <w:spacing w:val="22"/>
        </w:rPr>
        <w:t xml:space="preserve"> </w:t>
      </w:r>
      <w:r>
        <w:t>ranges;</w:t>
      </w:r>
      <w:r>
        <w:rPr>
          <w:spacing w:val="24"/>
        </w:rPr>
        <w:t xml:space="preserve"> </w:t>
      </w:r>
      <w:r>
        <w:t>for</w:t>
      </w:r>
      <w:r>
        <w:rPr>
          <w:spacing w:val="22"/>
        </w:rPr>
        <w:t xml:space="preserve"> </w:t>
      </w:r>
      <w:r>
        <w:t>each</w:t>
      </w:r>
      <w:r>
        <w:rPr>
          <w:spacing w:val="21"/>
        </w:rPr>
        <w:t xml:space="preserve"> </w:t>
      </w:r>
      <w:r>
        <w:t>range,</w:t>
      </w:r>
      <w:r>
        <w:rPr>
          <w:spacing w:val="24"/>
        </w:rPr>
        <w:t xml:space="preserve"> </w:t>
      </w:r>
      <w:r>
        <w:t>the</w:t>
      </w:r>
      <w:r>
        <w:rPr>
          <w:spacing w:val="22"/>
        </w:rPr>
        <w:t xml:space="preserve"> </w:t>
      </w:r>
      <w:r>
        <w:t>table</w:t>
      </w:r>
      <w:r>
        <w:rPr>
          <w:spacing w:val="22"/>
        </w:rPr>
        <w:t xml:space="preserve"> </w:t>
      </w:r>
      <w:r>
        <w:t>presents</w:t>
      </w:r>
      <w:r>
        <w:rPr>
          <w:spacing w:val="22"/>
        </w:rPr>
        <w:t xml:space="preserve"> </w:t>
      </w:r>
      <w:r>
        <w:t>the</w:t>
      </w:r>
      <w:r>
        <w:rPr>
          <w:spacing w:val="22"/>
        </w:rPr>
        <w:t xml:space="preserve"> </w:t>
      </w:r>
      <w:r>
        <w:t>optimized</w:t>
      </w:r>
      <w:r>
        <w:rPr>
          <w:spacing w:val="21"/>
        </w:rPr>
        <w:t xml:space="preserve"> </w:t>
      </w:r>
      <w:r>
        <w:t>criteria</w:t>
      </w:r>
    </w:p>
    <w:p w14:paraId="1B5655C0" w14:textId="77777777" w:rsidR="00E2709D" w:rsidRDefault="00462487">
      <w:pPr>
        <w:pStyle w:val="BodyText"/>
        <w:spacing w:line="289" w:lineRule="exact"/>
        <w:ind w:left="227"/>
      </w:pPr>
      <w:r>
        <w:rPr>
          <w:rFonts w:ascii="Trebuchet MS" w:hAnsi="Trebuchet MS"/>
          <w:sz w:val="12"/>
        </w:rPr>
        <w:t xml:space="preserve">498    </w:t>
      </w:r>
      <w:r>
        <w:rPr>
          <w:rFonts w:ascii="Trebuchet MS" w:hAnsi="Trebuchet MS"/>
          <w:spacing w:val="19"/>
          <w:sz w:val="12"/>
        </w:rPr>
        <w:t xml:space="preserve"> </w:t>
      </w:r>
      <w:r>
        <w:t>—probability</w:t>
      </w:r>
      <w:r>
        <w:rPr>
          <w:spacing w:val="50"/>
        </w:rPr>
        <w:t xml:space="preserve"> </w:t>
      </w:r>
      <w:r>
        <w:t>and</w:t>
      </w:r>
      <w:r>
        <w:rPr>
          <w:spacing w:val="49"/>
        </w:rPr>
        <w:t xml:space="preserve"> </w:t>
      </w:r>
      <w:r>
        <w:t>persistence—</w:t>
      </w:r>
      <w:r>
        <w:rPr>
          <w:spacing w:val="48"/>
        </w:rPr>
        <w:t xml:space="preserve"> </w:t>
      </w:r>
      <w:r>
        <w:t>and</w:t>
      </w:r>
      <w:r>
        <w:rPr>
          <w:spacing w:val="49"/>
        </w:rPr>
        <w:t xml:space="preserve"> </w:t>
      </w:r>
      <w:r>
        <w:t>the</w:t>
      </w:r>
      <w:r>
        <w:rPr>
          <w:spacing w:val="49"/>
        </w:rPr>
        <w:t xml:space="preserve"> </w:t>
      </w:r>
      <w:r>
        <w:t>skill</w:t>
      </w:r>
      <w:r>
        <w:rPr>
          <w:spacing w:val="50"/>
        </w:rPr>
        <w:t xml:space="preserve"> </w:t>
      </w:r>
      <w:r>
        <w:t>metrics</w:t>
      </w:r>
      <w:r>
        <w:rPr>
          <w:spacing w:val="49"/>
        </w:rPr>
        <w:t xml:space="preserve"> </w:t>
      </w:r>
      <w:r>
        <w:t>—recall,</w:t>
      </w:r>
      <w:r>
        <w:rPr>
          <w:spacing w:val="49"/>
        </w:rPr>
        <w:t xml:space="preserve"> </w:t>
      </w:r>
      <w:r>
        <w:t>precision</w:t>
      </w:r>
      <w:r>
        <w:rPr>
          <w:spacing w:val="50"/>
        </w:rPr>
        <w:t xml:space="preserve"> </w:t>
      </w:r>
      <w:r>
        <w:t>and</w:t>
      </w:r>
    </w:p>
    <w:p w14:paraId="5A2460AB" w14:textId="77777777" w:rsidR="00E2709D" w:rsidRDefault="00462487">
      <w:pPr>
        <w:pStyle w:val="BodyText"/>
        <w:spacing w:line="289" w:lineRule="exact"/>
        <w:ind w:left="227"/>
      </w:pPr>
      <w:r>
        <w:rPr>
          <w:rFonts w:ascii="Trebuchet MS" w:hAnsi="Trebuchet MS"/>
          <w:sz w:val="12"/>
        </w:rPr>
        <w:t xml:space="preserve">499    </w:t>
      </w:r>
      <w:r>
        <w:rPr>
          <w:rFonts w:ascii="Trebuchet MS" w:hAnsi="Trebuchet MS"/>
          <w:spacing w:val="19"/>
          <w:sz w:val="12"/>
        </w:rPr>
        <w:t xml:space="preserve"> </w:t>
      </w:r>
      <w:r>
        <w:rPr>
          <w:w w:val="105"/>
        </w:rPr>
        <w:t>f0.8—</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available</w:t>
      </w:r>
      <w:r>
        <w:rPr>
          <w:spacing w:val="6"/>
          <w:w w:val="105"/>
        </w:rPr>
        <w:t xml:space="preserve"> </w:t>
      </w:r>
      <w:r>
        <w:rPr>
          <w:w w:val="105"/>
        </w:rPr>
        <w:t>NWP</w:t>
      </w:r>
      <w:r>
        <w:rPr>
          <w:spacing w:val="7"/>
          <w:w w:val="105"/>
        </w:rPr>
        <w:t xml:space="preserve"> </w:t>
      </w:r>
      <w:r>
        <w:rPr>
          <w:w w:val="105"/>
        </w:rPr>
        <w:t>models.</w:t>
      </w:r>
      <w:r>
        <w:rPr>
          <w:spacing w:val="30"/>
          <w:w w:val="105"/>
        </w:rPr>
        <w:t xml:space="preserve"> </w:t>
      </w:r>
      <w:r>
        <w:rPr>
          <w:w w:val="105"/>
        </w:rPr>
        <w:t>As</w:t>
      </w:r>
      <w:r>
        <w:rPr>
          <w:spacing w:val="7"/>
          <w:w w:val="105"/>
        </w:rPr>
        <w:t xml:space="preserve"> </w:t>
      </w:r>
      <w:r>
        <w:rPr>
          <w:w w:val="105"/>
        </w:rPr>
        <w:t>a</w:t>
      </w:r>
      <w:r>
        <w:rPr>
          <w:spacing w:val="6"/>
          <w:w w:val="105"/>
        </w:rPr>
        <w:t xml:space="preserve"> </w:t>
      </w:r>
      <w:r>
        <w:rPr>
          <w:w w:val="105"/>
        </w:rPr>
        <w:t>benchmark,</w:t>
      </w:r>
      <w:r>
        <w:rPr>
          <w:spacing w:val="6"/>
          <w:w w:val="105"/>
        </w:rPr>
        <w:t xml:space="preserve"> </w:t>
      </w:r>
      <w:r>
        <w:rPr>
          <w:w w:val="105"/>
        </w:rPr>
        <w:t>the</w:t>
      </w:r>
      <w:r>
        <w:rPr>
          <w:spacing w:val="7"/>
          <w:w w:val="105"/>
        </w:rPr>
        <w:t xml:space="preserve"> </w:t>
      </w:r>
      <w:r>
        <w:rPr>
          <w:w w:val="105"/>
        </w:rPr>
        <w:t>first</w:t>
      </w:r>
      <w:r>
        <w:rPr>
          <w:spacing w:val="7"/>
          <w:w w:val="105"/>
        </w:rPr>
        <w:t xml:space="preserve"> </w:t>
      </w:r>
      <w:r>
        <w:rPr>
          <w:w w:val="105"/>
        </w:rPr>
        <w:t>row</w:t>
      </w:r>
      <w:r>
        <w:rPr>
          <w:spacing w:val="5"/>
          <w:w w:val="105"/>
        </w:rPr>
        <w:t xml:space="preserve"> </w:t>
      </w:r>
      <w:r>
        <w:rPr>
          <w:w w:val="105"/>
        </w:rPr>
        <w:t>in</w:t>
      </w:r>
      <w:r>
        <w:rPr>
          <w:spacing w:val="7"/>
          <w:w w:val="105"/>
        </w:rPr>
        <w:t xml:space="preserve"> </w:t>
      </w:r>
      <w:r>
        <w:rPr>
          <w:w w:val="105"/>
        </w:rPr>
        <w:t>each</w:t>
      </w:r>
    </w:p>
    <w:p w14:paraId="409D699F" w14:textId="77777777" w:rsidR="00E2709D" w:rsidRDefault="00462487">
      <w:pPr>
        <w:pStyle w:val="BodyText"/>
        <w:spacing w:line="289" w:lineRule="exact"/>
        <w:ind w:left="227"/>
      </w:pPr>
      <w:r>
        <w:rPr>
          <w:rFonts w:ascii="Trebuchet MS"/>
          <w:sz w:val="12"/>
        </w:rPr>
        <w:t xml:space="preserve">500    </w:t>
      </w:r>
      <w:r>
        <w:rPr>
          <w:rFonts w:ascii="Trebuchet MS"/>
          <w:spacing w:val="19"/>
          <w:sz w:val="12"/>
        </w:rPr>
        <w:t xml:space="preserve"> </w:t>
      </w:r>
      <w:r>
        <w:t>lead</w:t>
      </w:r>
      <w:r>
        <w:rPr>
          <w:spacing w:val="32"/>
        </w:rPr>
        <w:t xml:space="preserve"> </w:t>
      </w:r>
      <w:r>
        <w:t>time</w:t>
      </w:r>
      <w:r>
        <w:rPr>
          <w:spacing w:val="32"/>
        </w:rPr>
        <w:t xml:space="preserve"> </w:t>
      </w:r>
      <w:r>
        <w:t>range</w:t>
      </w:r>
      <w:r>
        <w:rPr>
          <w:spacing w:val="31"/>
        </w:rPr>
        <w:t xml:space="preserve"> </w:t>
      </w:r>
      <w:r>
        <w:t>shows</w:t>
      </w:r>
      <w:r>
        <w:rPr>
          <w:spacing w:val="32"/>
        </w:rPr>
        <w:t xml:space="preserve"> </w:t>
      </w:r>
      <w:r>
        <w:t>the</w:t>
      </w:r>
      <w:r>
        <w:rPr>
          <w:spacing w:val="31"/>
        </w:rPr>
        <w:t xml:space="preserve"> </w:t>
      </w:r>
      <w:r>
        <w:t>skill</w:t>
      </w:r>
      <w:r>
        <w:rPr>
          <w:spacing w:val="31"/>
        </w:rPr>
        <w:t xml:space="preserve"> </w:t>
      </w:r>
      <w:r>
        <w:t>of</w:t>
      </w:r>
      <w:r>
        <w:rPr>
          <w:spacing w:val="32"/>
        </w:rPr>
        <w:t xml:space="preserve"> </w:t>
      </w:r>
      <w:r>
        <w:t>the</w:t>
      </w:r>
      <w:r>
        <w:rPr>
          <w:spacing w:val="31"/>
        </w:rPr>
        <w:t xml:space="preserve"> </w:t>
      </w:r>
      <w:r>
        <w:t>current</w:t>
      </w:r>
      <w:r>
        <w:rPr>
          <w:spacing w:val="31"/>
        </w:rPr>
        <w:t xml:space="preserve"> </w:t>
      </w:r>
      <w:r>
        <w:t>operational</w:t>
      </w:r>
      <w:r>
        <w:rPr>
          <w:spacing w:val="33"/>
        </w:rPr>
        <w:t xml:space="preserve"> </w:t>
      </w:r>
      <w:r>
        <w:t>criteria.</w:t>
      </w:r>
    </w:p>
    <w:p w14:paraId="71E9C902" w14:textId="77777777" w:rsidR="00E2709D" w:rsidRDefault="00462487">
      <w:pPr>
        <w:pStyle w:val="BodyText"/>
        <w:tabs>
          <w:tab w:val="left" w:pos="968"/>
        </w:tabs>
        <w:spacing w:line="289" w:lineRule="exact"/>
        <w:ind w:left="227"/>
      </w:pPr>
      <w:r>
        <w:rPr>
          <w:rFonts w:ascii="Trebuchet MS"/>
          <w:w w:val="110"/>
          <w:sz w:val="12"/>
        </w:rPr>
        <w:t>501</w:t>
      </w:r>
      <w:r>
        <w:rPr>
          <w:rFonts w:ascii="Trebuchet MS"/>
          <w:w w:val="110"/>
          <w:sz w:val="12"/>
        </w:rPr>
        <w:tab/>
      </w:r>
      <w:r>
        <w:rPr>
          <w:w w:val="110"/>
        </w:rPr>
        <w:t>The</w:t>
      </w:r>
      <w:r>
        <w:rPr>
          <w:spacing w:val="-2"/>
          <w:w w:val="110"/>
        </w:rPr>
        <w:t xml:space="preserve"> </w:t>
      </w:r>
      <w:r>
        <w:rPr>
          <w:w w:val="110"/>
        </w:rPr>
        <w:t>current</w:t>
      </w:r>
      <w:r>
        <w:rPr>
          <w:spacing w:val="-1"/>
          <w:w w:val="110"/>
        </w:rPr>
        <w:t xml:space="preserve"> </w:t>
      </w:r>
      <w:r>
        <w:rPr>
          <w:w w:val="110"/>
        </w:rPr>
        <w:t>EFAS</w:t>
      </w:r>
      <w:r>
        <w:rPr>
          <w:spacing w:val="-1"/>
          <w:w w:val="110"/>
        </w:rPr>
        <w:t xml:space="preserve"> </w:t>
      </w:r>
      <w:r>
        <w:rPr>
          <w:w w:val="110"/>
        </w:rPr>
        <w:t>setup</w:t>
      </w:r>
      <w:r>
        <w:rPr>
          <w:spacing w:val="-1"/>
          <w:w w:val="110"/>
        </w:rPr>
        <w:t xml:space="preserve"> </w:t>
      </w:r>
      <w:r>
        <w:rPr>
          <w:w w:val="110"/>
        </w:rPr>
        <w:t>(1D+1P)</w:t>
      </w:r>
      <w:r>
        <w:rPr>
          <w:spacing w:val="-2"/>
          <w:w w:val="110"/>
        </w:rPr>
        <w:t xml:space="preserve"> </w:t>
      </w:r>
      <w:r>
        <w:rPr>
          <w:w w:val="110"/>
        </w:rPr>
        <w:t>notifies</w:t>
      </w:r>
      <w:r>
        <w:rPr>
          <w:spacing w:val="-1"/>
          <w:w w:val="110"/>
        </w:rPr>
        <w:t xml:space="preserve"> </w:t>
      </w:r>
      <w:r>
        <w:rPr>
          <w:w w:val="110"/>
        </w:rPr>
        <w:t>52%</w:t>
      </w:r>
      <w:r>
        <w:rPr>
          <w:spacing w:val="-1"/>
          <w:w w:val="110"/>
        </w:rPr>
        <w:t xml:space="preserve"> </w:t>
      </w:r>
      <w:r>
        <w:rPr>
          <w:w w:val="110"/>
        </w:rPr>
        <w:t>of</w:t>
      </w:r>
      <w:r>
        <w:rPr>
          <w:spacing w:val="-1"/>
          <w:w w:val="110"/>
        </w:rPr>
        <w:t xml:space="preserve"> </w:t>
      </w:r>
      <w:r>
        <w:rPr>
          <w:w w:val="110"/>
        </w:rPr>
        <w:t>the</w:t>
      </w:r>
      <w:r>
        <w:rPr>
          <w:spacing w:val="-2"/>
          <w:w w:val="110"/>
        </w:rPr>
        <w:t xml:space="preserve"> </w:t>
      </w:r>
      <w:r>
        <w:rPr>
          <w:w w:val="110"/>
        </w:rPr>
        <w:t>actual</w:t>
      </w:r>
      <w:r>
        <w:rPr>
          <w:spacing w:val="-1"/>
          <w:w w:val="110"/>
        </w:rPr>
        <w:t xml:space="preserve"> </w:t>
      </w:r>
      <w:r>
        <w:rPr>
          <w:w w:val="110"/>
        </w:rPr>
        <w:t>events</w:t>
      </w:r>
      <w:r>
        <w:rPr>
          <w:spacing w:val="-1"/>
          <w:w w:val="110"/>
        </w:rPr>
        <w:t xml:space="preserve"> </w:t>
      </w:r>
      <w:r>
        <w:rPr>
          <w:w w:val="110"/>
        </w:rPr>
        <w:t>(re-</w:t>
      </w:r>
    </w:p>
    <w:p w14:paraId="30D1402C" w14:textId="77777777" w:rsidR="00E2709D" w:rsidRDefault="00462487">
      <w:pPr>
        <w:pStyle w:val="BodyText"/>
        <w:spacing w:line="289" w:lineRule="exact"/>
        <w:ind w:left="227"/>
      </w:pPr>
      <w:r>
        <w:rPr>
          <w:rFonts w:ascii="Trebuchet MS"/>
          <w:sz w:val="12"/>
        </w:rPr>
        <w:t xml:space="preserve">502    </w:t>
      </w:r>
      <w:r>
        <w:rPr>
          <w:rFonts w:ascii="Trebuchet MS"/>
          <w:spacing w:val="19"/>
          <w:sz w:val="12"/>
        </w:rPr>
        <w:t xml:space="preserve"> </w:t>
      </w:r>
      <w:r>
        <w:t>call)</w:t>
      </w:r>
      <w:r>
        <w:rPr>
          <w:spacing w:val="70"/>
        </w:rPr>
        <w:t xml:space="preserve"> </w:t>
      </w:r>
      <w:r>
        <w:t>and</w:t>
      </w:r>
      <w:r>
        <w:rPr>
          <w:spacing w:val="70"/>
        </w:rPr>
        <w:t xml:space="preserve"> </w:t>
      </w:r>
      <w:r>
        <w:t>74%</w:t>
      </w:r>
      <w:r>
        <w:rPr>
          <w:spacing w:val="70"/>
        </w:rPr>
        <w:t xml:space="preserve"> </w:t>
      </w:r>
      <w:r>
        <w:t>of</w:t>
      </w:r>
      <w:r>
        <w:rPr>
          <w:spacing w:val="70"/>
        </w:rPr>
        <w:t xml:space="preserve"> </w:t>
      </w:r>
      <w:r>
        <w:t>the</w:t>
      </w:r>
      <w:r>
        <w:rPr>
          <w:spacing w:val="69"/>
        </w:rPr>
        <w:t xml:space="preserve"> </w:t>
      </w:r>
      <w:r>
        <w:t>notifications</w:t>
      </w:r>
      <w:r>
        <w:rPr>
          <w:spacing w:val="70"/>
        </w:rPr>
        <w:t xml:space="preserve"> </w:t>
      </w:r>
      <w:r>
        <w:t>are</w:t>
      </w:r>
      <w:r>
        <w:rPr>
          <w:spacing w:val="70"/>
        </w:rPr>
        <w:t xml:space="preserve"> </w:t>
      </w:r>
      <w:r>
        <w:t>correct</w:t>
      </w:r>
      <w:r>
        <w:rPr>
          <w:spacing w:val="70"/>
        </w:rPr>
        <w:t xml:space="preserve"> </w:t>
      </w:r>
      <w:r>
        <w:t>(precision)</w:t>
      </w:r>
      <w:r>
        <w:rPr>
          <w:spacing w:val="70"/>
        </w:rPr>
        <w:t xml:space="preserve"> </w:t>
      </w:r>
      <w:r>
        <w:t>at</w:t>
      </w:r>
      <w:r>
        <w:rPr>
          <w:spacing w:val="70"/>
        </w:rPr>
        <w:t xml:space="preserve"> </w:t>
      </w:r>
      <w:r>
        <w:t xml:space="preserve">most.   </w:t>
      </w:r>
      <w:r>
        <w:rPr>
          <w:spacing w:val="7"/>
        </w:rPr>
        <w:t xml:space="preserve"> </w:t>
      </w:r>
      <w:r>
        <w:t>These</w:t>
      </w:r>
    </w:p>
    <w:p w14:paraId="6697A7EE" w14:textId="77777777" w:rsidR="00E2709D" w:rsidRDefault="00462487">
      <w:pPr>
        <w:pStyle w:val="BodyText"/>
        <w:spacing w:line="289" w:lineRule="exact"/>
        <w:ind w:left="227"/>
      </w:pPr>
      <w:r>
        <w:rPr>
          <w:rFonts w:ascii="Trebuchet MS"/>
          <w:sz w:val="12"/>
        </w:rPr>
        <w:t xml:space="preserve">503    </w:t>
      </w:r>
      <w:r>
        <w:rPr>
          <w:rFonts w:ascii="Trebuchet MS"/>
          <w:spacing w:val="19"/>
          <w:sz w:val="12"/>
        </w:rPr>
        <w:t xml:space="preserve"> </w:t>
      </w:r>
      <w:r>
        <w:t>figures</w:t>
      </w:r>
      <w:r>
        <w:rPr>
          <w:spacing w:val="40"/>
        </w:rPr>
        <w:t xml:space="preserve"> </w:t>
      </w:r>
      <w:r>
        <w:t>reflect</w:t>
      </w:r>
      <w:r>
        <w:rPr>
          <w:spacing w:val="40"/>
        </w:rPr>
        <w:t xml:space="preserve"> </w:t>
      </w:r>
      <w:r>
        <w:t>a</w:t>
      </w:r>
      <w:r>
        <w:rPr>
          <w:spacing w:val="39"/>
        </w:rPr>
        <w:t xml:space="preserve"> </w:t>
      </w:r>
      <w:r>
        <w:t>negative</w:t>
      </w:r>
      <w:r>
        <w:rPr>
          <w:spacing w:val="39"/>
        </w:rPr>
        <w:t xml:space="preserve"> </w:t>
      </w:r>
      <w:r>
        <w:t>bias,</w:t>
      </w:r>
      <w:r>
        <w:rPr>
          <w:spacing w:val="42"/>
        </w:rPr>
        <w:t xml:space="preserve"> </w:t>
      </w:r>
      <w:r>
        <w:t>i.e.,</w:t>
      </w:r>
      <w:r>
        <w:rPr>
          <w:spacing w:val="42"/>
        </w:rPr>
        <w:t xml:space="preserve"> </w:t>
      </w:r>
      <w:r>
        <w:t>notifications</w:t>
      </w:r>
      <w:r>
        <w:rPr>
          <w:spacing w:val="40"/>
        </w:rPr>
        <w:t xml:space="preserve"> </w:t>
      </w:r>
      <w:r>
        <w:t>are</w:t>
      </w:r>
      <w:r>
        <w:rPr>
          <w:spacing w:val="39"/>
        </w:rPr>
        <w:t xml:space="preserve"> </w:t>
      </w:r>
      <w:r>
        <w:t>issued</w:t>
      </w:r>
      <w:r>
        <w:rPr>
          <w:spacing w:val="40"/>
        </w:rPr>
        <w:t xml:space="preserve"> </w:t>
      </w:r>
      <w:r>
        <w:t>with</w:t>
      </w:r>
      <w:r>
        <w:rPr>
          <w:spacing w:val="39"/>
        </w:rPr>
        <w:t xml:space="preserve"> </w:t>
      </w:r>
      <w:r>
        <w:t>a</w:t>
      </w:r>
      <w:r>
        <w:rPr>
          <w:spacing w:val="39"/>
        </w:rPr>
        <w:t xml:space="preserve"> </w:t>
      </w:r>
      <w:r>
        <w:t>high</w:t>
      </w:r>
      <w:r>
        <w:rPr>
          <w:spacing w:val="40"/>
        </w:rPr>
        <w:t xml:space="preserve"> </w:t>
      </w:r>
      <w:r>
        <w:t>level</w:t>
      </w:r>
    </w:p>
    <w:p w14:paraId="63124E65" w14:textId="77777777" w:rsidR="00E2709D" w:rsidRDefault="00462487">
      <w:pPr>
        <w:pStyle w:val="BodyText"/>
        <w:spacing w:line="291" w:lineRule="exact"/>
        <w:ind w:left="227"/>
      </w:pPr>
      <w:r>
        <w:rPr>
          <w:rFonts w:ascii="Trebuchet MS"/>
          <w:sz w:val="12"/>
        </w:rPr>
        <w:t xml:space="preserve">504    </w:t>
      </w:r>
      <w:r>
        <w:rPr>
          <w:rFonts w:ascii="Trebuchet MS"/>
          <w:spacing w:val="19"/>
          <w:sz w:val="12"/>
        </w:rPr>
        <w:t xml:space="preserve"> </w:t>
      </w:r>
      <w:r>
        <w:rPr>
          <w:w w:val="105"/>
        </w:rPr>
        <w:t>of</w:t>
      </w:r>
      <w:r>
        <w:rPr>
          <w:spacing w:val="19"/>
          <w:w w:val="105"/>
        </w:rPr>
        <w:t xml:space="preserve"> </w:t>
      </w:r>
      <w:r>
        <w:rPr>
          <w:w w:val="105"/>
        </w:rPr>
        <w:t>certainty,</w:t>
      </w:r>
      <w:r>
        <w:rPr>
          <w:spacing w:val="22"/>
          <w:w w:val="105"/>
        </w:rPr>
        <w:t xml:space="preserve"> </w:t>
      </w:r>
      <w:r>
        <w:rPr>
          <w:w w:val="105"/>
        </w:rPr>
        <w:t>leading</w:t>
      </w:r>
      <w:r>
        <w:rPr>
          <w:spacing w:val="19"/>
          <w:w w:val="105"/>
        </w:rPr>
        <w:t xml:space="preserve"> </w:t>
      </w:r>
      <w:r>
        <w:rPr>
          <w:w w:val="105"/>
        </w:rPr>
        <w:t>to</w:t>
      </w:r>
      <w:r>
        <w:rPr>
          <w:spacing w:val="19"/>
          <w:w w:val="105"/>
        </w:rPr>
        <w:t xml:space="preserve"> </w:t>
      </w:r>
      <w:r>
        <w:rPr>
          <w:w w:val="105"/>
        </w:rPr>
        <w:t>a</w:t>
      </w:r>
      <w:r>
        <w:rPr>
          <w:spacing w:val="19"/>
          <w:w w:val="105"/>
        </w:rPr>
        <w:t xml:space="preserve"> </w:t>
      </w:r>
      <w:r>
        <w:rPr>
          <w:w w:val="105"/>
        </w:rPr>
        <w:t>limited</w:t>
      </w:r>
      <w:r>
        <w:rPr>
          <w:spacing w:val="19"/>
          <w:w w:val="105"/>
        </w:rPr>
        <w:t xml:space="preserve"> </w:t>
      </w:r>
      <w:r>
        <w:rPr>
          <w:w w:val="105"/>
        </w:rPr>
        <w:t>number</w:t>
      </w:r>
      <w:r>
        <w:rPr>
          <w:spacing w:val="19"/>
          <w:w w:val="105"/>
        </w:rPr>
        <w:t xml:space="preserve"> </w:t>
      </w:r>
      <w:r>
        <w:rPr>
          <w:w w:val="105"/>
        </w:rPr>
        <w:t>of</w:t>
      </w:r>
      <w:r>
        <w:rPr>
          <w:spacing w:val="18"/>
          <w:w w:val="105"/>
        </w:rPr>
        <w:t xml:space="preserve"> </w:t>
      </w:r>
      <w:r>
        <w:rPr>
          <w:w w:val="105"/>
        </w:rPr>
        <w:t>false</w:t>
      </w:r>
      <w:r>
        <w:rPr>
          <w:spacing w:val="18"/>
          <w:w w:val="105"/>
        </w:rPr>
        <w:t xml:space="preserve"> </w:t>
      </w:r>
      <w:r>
        <w:rPr>
          <w:w w:val="105"/>
        </w:rPr>
        <w:t>alarms,</w:t>
      </w:r>
      <w:r>
        <w:rPr>
          <w:spacing w:val="23"/>
          <w:w w:val="105"/>
        </w:rPr>
        <w:t xml:space="preserve"> </w:t>
      </w:r>
      <w:r>
        <w:rPr>
          <w:w w:val="105"/>
        </w:rPr>
        <w:t>but</w:t>
      </w:r>
      <w:r>
        <w:rPr>
          <w:spacing w:val="19"/>
          <w:w w:val="105"/>
        </w:rPr>
        <w:t xml:space="preserve"> </w:t>
      </w:r>
      <w:r>
        <w:rPr>
          <w:w w:val="105"/>
        </w:rPr>
        <w:t>many</w:t>
      </w:r>
      <w:r>
        <w:rPr>
          <w:spacing w:val="19"/>
          <w:w w:val="105"/>
        </w:rPr>
        <w:t xml:space="preserve"> </w:t>
      </w:r>
      <w:r>
        <w:rPr>
          <w:w w:val="105"/>
        </w:rPr>
        <w:t>events</w:t>
      </w:r>
    </w:p>
    <w:p w14:paraId="505658F9" w14:textId="77777777" w:rsidR="00E2709D" w:rsidRDefault="00E2709D">
      <w:pPr>
        <w:spacing w:line="291" w:lineRule="exact"/>
        <w:sectPr w:rsidR="00E2709D">
          <w:pgSz w:w="12240" w:h="15840"/>
          <w:pgMar w:top="1500" w:right="1720" w:bottom="1960" w:left="1600" w:header="0" w:footer="1777" w:gutter="0"/>
          <w:cols w:space="720"/>
        </w:sectPr>
      </w:pPr>
    </w:p>
    <w:p w14:paraId="1BA031F5" w14:textId="77777777" w:rsidR="00E2709D" w:rsidRDefault="00E2709D">
      <w:pPr>
        <w:pStyle w:val="BodyText"/>
        <w:rPr>
          <w:sz w:val="20"/>
        </w:rPr>
      </w:pPr>
    </w:p>
    <w:p w14:paraId="6BA95440" w14:textId="77777777" w:rsidR="00E2709D" w:rsidRDefault="00E2709D">
      <w:pPr>
        <w:pStyle w:val="BodyText"/>
        <w:rPr>
          <w:sz w:val="20"/>
        </w:rPr>
      </w:pPr>
    </w:p>
    <w:p w14:paraId="5A1209B1" w14:textId="77777777" w:rsidR="00E2709D" w:rsidRDefault="00E2709D">
      <w:pPr>
        <w:pStyle w:val="BodyText"/>
        <w:rPr>
          <w:sz w:val="20"/>
        </w:rPr>
      </w:pPr>
    </w:p>
    <w:p w14:paraId="010AC19E" w14:textId="77777777" w:rsidR="00E2709D" w:rsidRDefault="00E2709D">
      <w:pPr>
        <w:pStyle w:val="BodyText"/>
        <w:spacing w:before="11"/>
        <w:rPr>
          <w:sz w:val="19"/>
        </w:rPr>
      </w:pPr>
    </w:p>
    <w:p w14:paraId="14B2769C" w14:textId="77777777" w:rsidR="00E2709D" w:rsidRDefault="00462487">
      <w:pPr>
        <w:pStyle w:val="BodyText"/>
        <w:spacing w:before="51" w:line="291" w:lineRule="exact"/>
        <w:ind w:left="227"/>
      </w:pPr>
      <w:r>
        <w:rPr>
          <w:rFonts w:ascii="Trebuchet MS"/>
          <w:sz w:val="12"/>
        </w:rPr>
        <w:t xml:space="preserve">505    </w:t>
      </w:r>
      <w:r>
        <w:rPr>
          <w:rFonts w:ascii="Trebuchet MS"/>
          <w:spacing w:val="19"/>
          <w:sz w:val="12"/>
        </w:rPr>
        <w:t xml:space="preserve"> </w:t>
      </w:r>
      <w:r>
        <w:t>being</w:t>
      </w:r>
      <w:r>
        <w:rPr>
          <w:spacing w:val="62"/>
        </w:rPr>
        <w:t xml:space="preserve"> </w:t>
      </w:r>
      <w:r>
        <w:t xml:space="preserve">missed.  </w:t>
      </w:r>
      <w:r>
        <w:rPr>
          <w:spacing w:val="40"/>
        </w:rPr>
        <w:t xml:space="preserve"> </w:t>
      </w:r>
      <w:r>
        <w:t>This</w:t>
      </w:r>
      <w:r>
        <w:rPr>
          <w:spacing w:val="61"/>
        </w:rPr>
        <w:t xml:space="preserve"> </w:t>
      </w:r>
      <w:proofErr w:type="spellStart"/>
      <w:r>
        <w:t>behaviour</w:t>
      </w:r>
      <w:proofErr w:type="spellEnd"/>
      <w:r>
        <w:rPr>
          <w:spacing w:val="62"/>
        </w:rPr>
        <w:t xml:space="preserve"> </w:t>
      </w:r>
      <w:r>
        <w:t>aligns</w:t>
      </w:r>
      <w:r>
        <w:rPr>
          <w:spacing w:val="61"/>
        </w:rPr>
        <w:t xml:space="preserve"> </w:t>
      </w:r>
      <w:r>
        <w:t>with</w:t>
      </w:r>
      <w:r>
        <w:rPr>
          <w:spacing w:val="61"/>
        </w:rPr>
        <w:t xml:space="preserve"> </w:t>
      </w:r>
      <w:r>
        <w:t>the</w:t>
      </w:r>
      <w:r>
        <w:rPr>
          <w:spacing w:val="62"/>
        </w:rPr>
        <w:t xml:space="preserve"> </w:t>
      </w:r>
      <w:r>
        <w:t>selection</w:t>
      </w:r>
      <w:r>
        <w:rPr>
          <w:spacing w:val="61"/>
        </w:rPr>
        <w:t xml:space="preserve"> </w:t>
      </w:r>
      <w:r>
        <w:t>of</w:t>
      </w:r>
      <w:r>
        <w:rPr>
          <w:spacing w:val="62"/>
        </w:rPr>
        <w:t xml:space="preserve"> </w:t>
      </w:r>
      <w:r>
        <w:t>a</w:t>
      </w:r>
      <w:r>
        <w:rPr>
          <w:spacing w:val="61"/>
        </w:rPr>
        <w:t xml:space="preserve"> </w:t>
      </w:r>
      <w:r>
        <w:t>biased</w:t>
      </w:r>
      <w:r>
        <w:rPr>
          <w:spacing w:val="62"/>
        </w:rPr>
        <w:t xml:space="preserve"> </w:t>
      </w:r>
      <w:r>
        <w:t>target</w:t>
      </w:r>
    </w:p>
    <w:p w14:paraId="1D7CF898" w14:textId="77777777" w:rsidR="00E2709D" w:rsidRDefault="00462487">
      <w:pPr>
        <w:pStyle w:val="BodyText"/>
        <w:spacing w:line="289" w:lineRule="exact"/>
        <w:ind w:left="227"/>
      </w:pPr>
      <w:r>
        <w:rPr>
          <w:rFonts w:ascii="Trebuchet MS"/>
          <w:sz w:val="12"/>
        </w:rPr>
        <w:t xml:space="preserve">506    </w:t>
      </w:r>
      <w:r>
        <w:rPr>
          <w:rFonts w:ascii="Trebuchet MS"/>
          <w:spacing w:val="19"/>
          <w:sz w:val="12"/>
        </w:rPr>
        <w:t xml:space="preserve"> </w:t>
      </w:r>
      <w:proofErr w:type="gramStart"/>
      <w:r>
        <w:rPr>
          <w:w w:val="105"/>
        </w:rPr>
        <w:t>metric</w:t>
      </w:r>
      <w:proofErr w:type="gramEnd"/>
      <w:r>
        <w:rPr>
          <w:w w:val="105"/>
        </w:rPr>
        <w:t>,</w:t>
      </w:r>
      <w:r>
        <w:rPr>
          <w:spacing w:val="-2"/>
          <w:w w:val="105"/>
        </w:rPr>
        <w:t xml:space="preserve"> </w:t>
      </w:r>
      <w:r>
        <w:rPr>
          <w:w w:val="105"/>
        </w:rPr>
        <w:t>such</w:t>
      </w:r>
      <w:r>
        <w:rPr>
          <w:spacing w:val="-5"/>
          <w:w w:val="105"/>
        </w:rPr>
        <w:t xml:space="preserve"> </w:t>
      </w:r>
      <w:r>
        <w:rPr>
          <w:w w:val="105"/>
        </w:rPr>
        <w:t>as</w:t>
      </w:r>
      <w:r>
        <w:rPr>
          <w:spacing w:val="-5"/>
          <w:w w:val="105"/>
        </w:rPr>
        <w:t xml:space="preserve"> </w:t>
      </w:r>
      <w:r>
        <w:rPr>
          <w:w w:val="105"/>
        </w:rPr>
        <w:t>the</w:t>
      </w:r>
      <w:r>
        <w:rPr>
          <w:spacing w:val="-5"/>
          <w:w w:val="105"/>
        </w:rPr>
        <w:t xml:space="preserve"> </w:t>
      </w:r>
      <w:r>
        <w:rPr>
          <w:i/>
          <w:w w:val="105"/>
        </w:rPr>
        <w:t>f</w:t>
      </w:r>
      <w:r>
        <w:rPr>
          <w:w w:val="105"/>
          <w:vertAlign w:val="subscript"/>
        </w:rPr>
        <w:t>0</w:t>
      </w:r>
      <w:r>
        <w:rPr>
          <w:i/>
          <w:w w:val="105"/>
          <w:vertAlign w:val="subscript"/>
        </w:rPr>
        <w:t>.</w:t>
      </w:r>
      <w:r>
        <w:rPr>
          <w:w w:val="105"/>
          <w:vertAlign w:val="subscript"/>
        </w:rPr>
        <w:t>8</w:t>
      </w:r>
      <w:r>
        <w:rPr>
          <w:spacing w:val="2"/>
          <w:w w:val="105"/>
        </w:rPr>
        <w:t xml:space="preserve"> </w:t>
      </w:r>
      <w:r>
        <w:rPr>
          <w:w w:val="105"/>
        </w:rPr>
        <w:t>score,</w:t>
      </w:r>
      <w:r>
        <w:rPr>
          <w:spacing w:val="-2"/>
          <w:w w:val="105"/>
        </w:rPr>
        <w:t xml:space="preserve"> </w:t>
      </w:r>
      <w:r>
        <w:rPr>
          <w:w w:val="105"/>
        </w:rPr>
        <w:t>for</w:t>
      </w:r>
      <w:r>
        <w:rPr>
          <w:spacing w:val="-5"/>
          <w:w w:val="105"/>
        </w:rPr>
        <w:t xml:space="preserve"> </w:t>
      </w:r>
      <w:r>
        <w:rPr>
          <w:w w:val="105"/>
        </w:rPr>
        <w:t>the</w:t>
      </w:r>
      <w:r>
        <w:rPr>
          <w:spacing w:val="-5"/>
          <w:w w:val="105"/>
        </w:rPr>
        <w:t xml:space="preserve"> </w:t>
      </w:r>
      <w:r>
        <w:rPr>
          <w:w w:val="105"/>
        </w:rPr>
        <w:t>optimization</w:t>
      </w:r>
      <w:r>
        <w:rPr>
          <w:spacing w:val="-4"/>
          <w:w w:val="105"/>
        </w:rPr>
        <w:t xml:space="preserve"> </w:t>
      </w:r>
      <w:r>
        <w:rPr>
          <w:w w:val="105"/>
        </w:rPr>
        <w:t>of</w:t>
      </w:r>
      <w:r>
        <w:rPr>
          <w:spacing w:val="-6"/>
          <w:w w:val="105"/>
        </w:rPr>
        <w:t xml:space="preserve"> </w:t>
      </w:r>
      <w:r>
        <w:rPr>
          <w:w w:val="105"/>
        </w:rPr>
        <w:t>the</w:t>
      </w:r>
      <w:r>
        <w:rPr>
          <w:spacing w:val="-4"/>
          <w:w w:val="105"/>
        </w:rPr>
        <w:t xml:space="preserve"> </w:t>
      </w:r>
      <w:r>
        <w:rPr>
          <w:w w:val="105"/>
        </w:rPr>
        <w:t>notification</w:t>
      </w:r>
      <w:r>
        <w:rPr>
          <w:spacing w:val="-5"/>
          <w:w w:val="105"/>
        </w:rPr>
        <w:t xml:space="preserve"> </w:t>
      </w:r>
      <w:r>
        <w:rPr>
          <w:w w:val="105"/>
        </w:rPr>
        <w:t>criteria.</w:t>
      </w:r>
    </w:p>
    <w:p w14:paraId="5E59ADDB" w14:textId="77777777" w:rsidR="00E2709D" w:rsidRDefault="00462487">
      <w:pPr>
        <w:pStyle w:val="BodyText"/>
        <w:spacing w:line="289" w:lineRule="exact"/>
        <w:ind w:left="227"/>
      </w:pPr>
      <w:r>
        <w:rPr>
          <w:rFonts w:ascii="Trebuchet MS"/>
          <w:sz w:val="12"/>
        </w:rPr>
        <w:t xml:space="preserve">507    </w:t>
      </w:r>
      <w:r>
        <w:rPr>
          <w:rFonts w:ascii="Trebuchet MS"/>
          <w:spacing w:val="19"/>
          <w:sz w:val="12"/>
        </w:rPr>
        <w:t xml:space="preserve"> </w:t>
      </w:r>
      <w:r>
        <w:rPr>
          <w:w w:val="105"/>
        </w:rPr>
        <w:t>The</w:t>
      </w:r>
      <w:r>
        <w:rPr>
          <w:spacing w:val="6"/>
          <w:w w:val="105"/>
        </w:rPr>
        <w:t xml:space="preserve"> </w:t>
      </w:r>
      <w:r>
        <w:rPr>
          <w:w w:val="105"/>
        </w:rPr>
        <w:t>current</w:t>
      </w:r>
      <w:r>
        <w:rPr>
          <w:spacing w:val="5"/>
          <w:w w:val="105"/>
        </w:rPr>
        <w:t xml:space="preserve"> </w:t>
      </w:r>
      <w:r>
        <w:rPr>
          <w:w w:val="105"/>
        </w:rPr>
        <w:t>criteria</w:t>
      </w:r>
      <w:r>
        <w:rPr>
          <w:spacing w:val="5"/>
          <w:w w:val="105"/>
        </w:rPr>
        <w:t xml:space="preserve"> </w:t>
      </w:r>
      <w:proofErr w:type="gramStart"/>
      <w:r>
        <w:rPr>
          <w:w w:val="105"/>
        </w:rPr>
        <w:t>is</w:t>
      </w:r>
      <w:proofErr w:type="gramEnd"/>
      <w:r>
        <w:rPr>
          <w:spacing w:val="5"/>
          <w:w w:val="105"/>
        </w:rPr>
        <w:t xml:space="preserve"> </w:t>
      </w:r>
      <w:r>
        <w:rPr>
          <w:w w:val="105"/>
        </w:rPr>
        <w:t>not</w:t>
      </w:r>
      <w:r>
        <w:rPr>
          <w:spacing w:val="6"/>
          <w:w w:val="105"/>
        </w:rPr>
        <w:t xml:space="preserve"> </w:t>
      </w:r>
      <w:r>
        <w:rPr>
          <w:w w:val="105"/>
        </w:rPr>
        <w:t>optimal</w:t>
      </w:r>
      <w:r>
        <w:rPr>
          <w:spacing w:val="5"/>
          <w:w w:val="105"/>
        </w:rPr>
        <w:t xml:space="preserve"> </w:t>
      </w:r>
      <w:r>
        <w:rPr>
          <w:w w:val="105"/>
        </w:rPr>
        <w:t>as</w:t>
      </w:r>
      <w:r>
        <w:rPr>
          <w:spacing w:val="5"/>
          <w:w w:val="105"/>
        </w:rPr>
        <w:t xml:space="preserve"> </w:t>
      </w:r>
      <w:r>
        <w:rPr>
          <w:w w:val="105"/>
        </w:rPr>
        <w:t>1D+1P</w:t>
      </w:r>
      <w:r>
        <w:rPr>
          <w:spacing w:val="6"/>
          <w:w w:val="105"/>
        </w:rPr>
        <w:t xml:space="preserve"> </w:t>
      </w:r>
      <w:r>
        <w:rPr>
          <w:w w:val="105"/>
        </w:rPr>
        <w:t>is</w:t>
      </w:r>
      <w:r>
        <w:rPr>
          <w:spacing w:val="5"/>
          <w:w w:val="105"/>
        </w:rPr>
        <w:t xml:space="preserve"> </w:t>
      </w:r>
      <w:r>
        <w:rPr>
          <w:w w:val="105"/>
        </w:rPr>
        <w:t>consistently</w:t>
      </w:r>
      <w:r>
        <w:rPr>
          <w:spacing w:val="5"/>
          <w:w w:val="105"/>
        </w:rPr>
        <w:t xml:space="preserve"> </w:t>
      </w:r>
      <w:r>
        <w:rPr>
          <w:w w:val="105"/>
        </w:rPr>
        <w:t>outperformed</w:t>
      </w:r>
      <w:r>
        <w:rPr>
          <w:spacing w:val="5"/>
          <w:w w:val="105"/>
        </w:rPr>
        <w:t xml:space="preserve"> </w:t>
      </w:r>
      <w:r>
        <w:rPr>
          <w:w w:val="105"/>
        </w:rPr>
        <w:t>in</w:t>
      </w:r>
    </w:p>
    <w:p w14:paraId="316F8975" w14:textId="77777777" w:rsidR="00E2709D" w:rsidRDefault="00462487">
      <w:pPr>
        <w:pStyle w:val="BodyText"/>
        <w:spacing w:line="289" w:lineRule="exact"/>
        <w:ind w:left="227"/>
      </w:pPr>
      <w:r>
        <w:rPr>
          <w:rFonts w:ascii="Trebuchet MS"/>
          <w:sz w:val="12"/>
        </w:rPr>
        <w:t xml:space="preserve">508    </w:t>
      </w:r>
      <w:r>
        <w:rPr>
          <w:rFonts w:ascii="Trebuchet MS"/>
          <w:spacing w:val="19"/>
          <w:sz w:val="12"/>
        </w:rPr>
        <w:t xml:space="preserve"> </w:t>
      </w:r>
      <w:r>
        <w:rPr>
          <w:w w:val="105"/>
        </w:rPr>
        <w:t>terms</w:t>
      </w:r>
      <w:r>
        <w:rPr>
          <w:spacing w:val="-10"/>
          <w:w w:val="105"/>
        </w:rPr>
        <w:t xml:space="preserve"> </w:t>
      </w:r>
      <w:r>
        <w:rPr>
          <w:w w:val="105"/>
        </w:rPr>
        <w:t>of</w:t>
      </w:r>
      <w:r>
        <w:rPr>
          <w:spacing w:val="-11"/>
          <w:w w:val="105"/>
        </w:rPr>
        <w:t xml:space="preserve"> </w:t>
      </w:r>
      <w:r>
        <w:rPr>
          <w:i/>
          <w:w w:val="105"/>
        </w:rPr>
        <w:t>f</w:t>
      </w:r>
      <w:r>
        <w:rPr>
          <w:w w:val="105"/>
          <w:vertAlign w:val="subscript"/>
        </w:rPr>
        <w:t>0</w:t>
      </w:r>
      <w:r>
        <w:rPr>
          <w:i/>
          <w:w w:val="105"/>
          <w:vertAlign w:val="subscript"/>
        </w:rPr>
        <w:t>.</w:t>
      </w:r>
      <w:r>
        <w:rPr>
          <w:w w:val="105"/>
          <w:vertAlign w:val="subscript"/>
        </w:rPr>
        <w:t>8</w:t>
      </w:r>
      <w:r>
        <w:rPr>
          <w:spacing w:val="-1"/>
          <w:w w:val="105"/>
        </w:rPr>
        <w:t xml:space="preserve"> </w:t>
      </w:r>
      <w:r>
        <w:rPr>
          <w:w w:val="105"/>
        </w:rPr>
        <w:t>at</w:t>
      </w:r>
      <w:r>
        <w:rPr>
          <w:spacing w:val="-11"/>
          <w:w w:val="105"/>
        </w:rPr>
        <w:t xml:space="preserve"> </w:t>
      </w:r>
      <w:r>
        <w:rPr>
          <w:w w:val="105"/>
        </w:rPr>
        <w:t>any</w:t>
      </w:r>
      <w:r>
        <w:rPr>
          <w:spacing w:val="-10"/>
          <w:w w:val="105"/>
        </w:rPr>
        <w:t xml:space="preserve"> </w:t>
      </w:r>
      <w:r>
        <w:rPr>
          <w:w w:val="105"/>
        </w:rPr>
        <w:t>lead</w:t>
      </w:r>
      <w:r>
        <w:rPr>
          <w:spacing w:val="-10"/>
          <w:w w:val="105"/>
        </w:rPr>
        <w:t xml:space="preserve"> </w:t>
      </w:r>
      <w:r>
        <w:rPr>
          <w:w w:val="105"/>
        </w:rPr>
        <w:t>time</w:t>
      </w:r>
      <w:r>
        <w:rPr>
          <w:spacing w:val="-9"/>
          <w:w w:val="105"/>
        </w:rPr>
        <w:t xml:space="preserve"> </w:t>
      </w:r>
      <w:r>
        <w:rPr>
          <w:w w:val="105"/>
        </w:rPr>
        <w:t>by</w:t>
      </w:r>
      <w:r>
        <w:rPr>
          <w:spacing w:val="-11"/>
          <w:w w:val="105"/>
        </w:rPr>
        <w:t xml:space="preserve"> </w:t>
      </w:r>
      <w:r>
        <w:rPr>
          <w:w w:val="105"/>
        </w:rPr>
        <w:t>single</w:t>
      </w:r>
      <w:r>
        <w:rPr>
          <w:spacing w:val="-10"/>
          <w:w w:val="105"/>
        </w:rPr>
        <w:t xml:space="preserve"> </w:t>
      </w:r>
      <w:r>
        <w:rPr>
          <w:w w:val="105"/>
        </w:rPr>
        <w:t>NWP,</w:t>
      </w:r>
      <w:r>
        <w:rPr>
          <w:spacing w:val="-11"/>
          <w:w w:val="105"/>
        </w:rPr>
        <w:t xml:space="preserve"> </w:t>
      </w:r>
      <w:r>
        <w:rPr>
          <w:w w:val="105"/>
        </w:rPr>
        <w:t>suggesting</w:t>
      </w:r>
      <w:r>
        <w:rPr>
          <w:spacing w:val="-10"/>
          <w:w w:val="105"/>
        </w:rPr>
        <w:t xml:space="preserve"> </w:t>
      </w:r>
      <w:r>
        <w:rPr>
          <w:w w:val="105"/>
        </w:rPr>
        <w:t>that</w:t>
      </w:r>
      <w:r>
        <w:rPr>
          <w:spacing w:val="-11"/>
          <w:w w:val="105"/>
        </w:rPr>
        <w:t xml:space="preserve"> </w:t>
      </w:r>
      <w:r>
        <w:rPr>
          <w:w w:val="105"/>
        </w:rPr>
        <w:t>the</w:t>
      </w:r>
      <w:r>
        <w:rPr>
          <w:spacing w:val="-9"/>
          <w:w w:val="105"/>
        </w:rPr>
        <w:t xml:space="preserve"> </w:t>
      </w:r>
      <w:r>
        <w:rPr>
          <w:w w:val="105"/>
        </w:rPr>
        <w:t>combination</w:t>
      </w:r>
    </w:p>
    <w:p w14:paraId="1EF91609" w14:textId="77777777" w:rsidR="00E2709D" w:rsidRDefault="00462487">
      <w:pPr>
        <w:pStyle w:val="BodyText"/>
        <w:spacing w:line="289" w:lineRule="exact"/>
        <w:ind w:left="227"/>
      </w:pPr>
      <w:r>
        <w:rPr>
          <w:rFonts w:ascii="Trebuchet MS"/>
          <w:sz w:val="12"/>
        </w:rPr>
        <w:t xml:space="preserve">509    </w:t>
      </w:r>
      <w:r>
        <w:rPr>
          <w:rFonts w:ascii="Trebuchet MS"/>
          <w:spacing w:val="19"/>
          <w:sz w:val="12"/>
        </w:rPr>
        <w:t xml:space="preserve"> </w:t>
      </w:r>
      <w:r>
        <w:rPr>
          <w:w w:val="105"/>
        </w:rPr>
        <w:t>of</w:t>
      </w:r>
      <w:r>
        <w:rPr>
          <w:spacing w:val="25"/>
          <w:w w:val="105"/>
        </w:rPr>
        <w:t xml:space="preserve"> </w:t>
      </w:r>
      <w:r>
        <w:rPr>
          <w:w w:val="105"/>
        </w:rPr>
        <w:t>all</w:t>
      </w:r>
      <w:r>
        <w:rPr>
          <w:spacing w:val="25"/>
          <w:w w:val="105"/>
        </w:rPr>
        <w:t xml:space="preserve"> </w:t>
      </w:r>
      <w:r>
        <w:rPr>
          <w:w w:val="105"/>
        </w:rPr>
        <w:t>NWPs</w:t>
      </w:r>
      <w:r>
        <w:rPr>
          <w:spacing w:val="25"/>
          <w:w w:val="105"/>
        </w:rPr>
        <w:t xml:space="preserve"> </w:t>
      </w:r>
      <w:r>
        <w:rPr>
          <w:w w:val="105"/>
        </w:rPr>
        <w:t>hinders</w:t>
      </w:r>
      <w:r>
        <w:rPr>
          <w:spacing w:val="24"/>
          <w:w w:val="105"/>
        </w:rPr>
        <w:t xml:space="preserve"> </w:t>
      </w:r>
      <w:r>
        <w:rPr>
          <w:w w:val="105"/>
        </w:rPr>
        <w:t>the</w:t>
      </w:r>
      <w:r>
        <w:rPr>
          <w:spacing w:val="26"/>
          <w:w w:val="105"/>
        </w:rPr>
        <w:t xml:space="preserve"> </w:t>
      </w:r>
      <w:r>
        <w:rPr>
          <w:w w:val="105"/>
        </w:rPr>
        <w:t>skill</w:t>
      </w:r>
      <w:r>
        <w:rPr>
          <w:spacing w:val="24"/>
          <w:w w:val="105"/>
        </w:rPr>
        <w:t xml:space="preserve"> </w:t>
      </w:r>
      <w:proofErr w:type="spellStart"/>
      <w:r>
        <w:rPr>
          <w:w w:val="105"/>
        </w:rPr>
        <w:t>ot</w:t>
      </w:r>
      <w:proofErr w:type="spellEnd"/>
      <w:r>
        <w:rPr>
          <w:spacing w:val="25"/>
          <w:w w:val="105"/>
        </w:rPr>
        <w:t xml:space="preserve"> </w:t>
      </w:r>
      <w:r>
        <w:rPr>
          <w:w w:val="105"/>
        </w:rPr>
        <w:t>that</w:t>
      </w:r>
      <w:r>
        <w:rPr>
          <w:spacing w:val="25"/>
          <w:w w:val="105"/>
        </w:rPr>
        <w:t xml:space="preserve"> </w:t>
      </w:r>
      <w:r>
        <w:rPr>
          <w:w w:val="105"/>
        </w:rPr>
        <w:t>single</w:t>
      </w:r>
      <w:r>
        <w:rPr>
          <w:spacing w:val="25"/>
          <w:w w:val="105"/>
        </w:rPr>
        <w:t xml:space="preserve"> </w:t>
      </w:r>
      <w:r>
        <w:rPr>
          <w:w w:val="105"/>
        </w:rPr>
        <w:t>NWP.</w:t>
      </w:r>
    </w:p>
    <w:p w14:paraId="54CF2A84" w14:textId="77777777" w:rsidR="00E2709D" w:rsidRDefault="00462487">
      <w:pPr>
        <w:pStyle w:val="BodyText"/>
        <w:tabs>
          <w:tab w:val="left" w:pos="968"/>
        </w:tabs>
        <w:spacing w:line="289" w:lineRule="exact"/>
        <w:ind w:left="227"/>
      </w:pPr>
      <w:r>
        <w:rPr>
          <w:rFonts w:ascii="Trebuchet MS"/>
          <w:w w:val="105"/>
          <w:sz w:val="12"/>
        </w:rPr>
        <w:t>510</w:t>
      </w:r>
      <w:r>
        <w:rPr>
          <w:rFonts w:ascii="Trebuchet MS"/>
          <w:w w:val="105"/>
          <w:sz w:val="12"/>
        </w:rPr>
        <w:tab/>
      </w:r>
      <w:r>
        <w:rPr>
          <w:w w:val="105"/>
        </w:rPr>
        <w:t>At</w:t>
      </w:r>
      <w:r>
        <w:rPr>
          <w:spacing w:val="41"/>
          <w:w w:val="105"/>
        </w:rPr>
        <w:t xml:space="preserve"> </w:t>
      </w:r>
      <w:r>
        <w:rPr>
          <w:w w:val="105"/>
        </w:rPr>
        <w:t>the</w:t>
      </w:r>
      <w:r>
        <w:rPr>
          <w:spacing w:val="41"/>
          <w:w w:val="105"/>
        </w:rPr>
        <w:t xml:space="preserve"> </w:t>
      </w:r>
      <w:r>
        <w:rPr>
          <w:w w:val="105"/>
        </w:rPr>
        <w:t>shortest</w:t>
      </w:r>
      <w:r>
        <w:rPr>
          <w:spacing w:val="42"/>
          <w:w w:val="105"/>
        </w:rPr>
        <w:t xml:space="preserve"> </w:t>
      </w:r>
      <w:r>
        <w:rPr>
          <w:w w:val="105"/>
        </w:rPr>
        <w:t>lead</w:t>
      </w:r>
      <w:r>
        <w:rPr>
          <w:spacing w:val="41"/>
          <w:w w:val="105"/>
        </w:rPr>
        <w:t xml:space="preserve"> </w:t>
      </w:r>
      <w:r>
        <w:rPr>
          <w:w w:val="105"/>
        </w:rPr>
        <w:t>time</w:t>
      </w:r>
      <w:r>
        <w:rPr>
          <w:spacing w:val="41"/>
          <w:w w:val="105"/>
        </w:rPr>
        <w:t xml:space="preserve"> </w:t>
      </w:r>
      <w:r>
        <w:rPr>
          <w:w w:val="105"/>
        </w:rPr>
        <w:t>range,</w:t>
      </w:r>
      <w:r>
        <w:rPr>
          <w:spacing w:val="50"/>
          <w:w w:val="105"/>
        </w:rPr>
        <w:t xml:space="preserve"> </w:t>
      </w:r>
      <w:r>
        <w:rPr>
          <w:w w:val="105"/>
        </w:rPr>
        <w:t>COS</w:t>
      </w:r>
      <w:r>
        <w:rPr>
          <w:spacing w:val="42"/>
          <w:w w:val="105"/>
        </w:rPr>
        <w:t xml:space="preserve"> </w:t>
      </w:r>
      <w:r>
        <w:rPr>
          <w:w w:val="105"/>
        </w:rPr>
        <w:t>emerges</w:t>
      </w:r>
      <w:r>
        <w:rPr>
          <w:spacing w:val="41"/>
          <w:w w:val="105"/>
        </w:rPr>
        <w:t xml:space="preserve"> </w:t>
      </w:r>
      <w:r>
        <w:rPr>
          <w:w w:val="105"/>
        </w:rPr>
        <w:t>as</w:t>
      </w:r>
      <w:r>
        <w:rPr>
          <w:spacing w:val="41"/>
          <w:w w:val="105"/>
        </w:rPr>
        <w:t xml:space="preserve"> </w:t>
      </w:r>
      <w:r>
        <w:rPr>
          <w:w w:val="105"/>
        </w:rPr>
        <w:t>the</w:t>
      </w:r>
      <w:r>
        <w:rPr>
          <w:spacing w:val="42"/>
          <w:w w:val="105"/>
        </w:rPr>
        <w:t xml:space="preserve"> </w:t>
      </w:r>
      <w:r>
        <w:rPr>
          <w:w w:val="105"/>
        </w:rPr>
        <w:t>top-performing</w:t>
      </w:r>
    </w:p>
    <w:p w14:paraId="2A9EDC3A" w14:textId="77777777" w:rsidR="00E2709D" w:rsidRDefault="00462487">
      <w:pPr>
        <w:pStyle w:val="BodyText"/>
        <w:spacing w:line="289" w:lineRule="exact"/>
        <w:ind w:left="227"/>
      </w:pPr>
      <w:r>
        <w:rPr>
          <w:rFonts w:ascii="Trebuchet MS"/>
          <w:sz w:val="12"/>
        </w:rPr>
        <w:t xml:space="preserve">511    </w:t>
      </w:r>
      <w:r>
        <w:rPr>
          <w:rFonts w:ascii="Trebuchet MS"/>
          <w:spacing w:val="19"/>
          <w:sz w:val="12"/>
        </w:rPr>
        <w:t xml:space="preserve"> </w:t>
      </w:r>
      <w:r>
        <w:rPr>
          <w:w w:val="105"/>
        </w:rPr>
        <w:t>NWP,</w:t>
      </w:r>
      <w:r>
        <w:rPr>
          <w:spacing w:val="40"/>
          <w:w w:val="105"/>
        </w:rPr>
        <w:t xml:space="preserve"> </w:t>
      </w:r>
      <w:r>
        <w:rPr>
          <w:w w:val="105"/>
        </w:rPr>
        <w:t>closely</w:t>
      </w:r>
      <w:r>
        <w:rPr>
          <w:spacing w:val="40"/>
          <w:w w:val="105"/>
        </w:rPr>
        <w:t xml:space="preserve"> </w:t>
      </w:r>
      <w:r>
        <w:rPr>
          <w:w w:val="105"/>
        </w:rPr>
        <w:t>followed</w:t>
      </w:r>
      <w:r>
        <w:rPr>
          <w:spacing w:val="39"/>
          <w:w w:val="105"/>
        </w:rPr>
        <w:t xml:space="preserve"> </w:t>
      </w:r>
      <w:r>
        <w:rPr>
          <w:w w:val="105"/>
        </w:rPr>
        <w:t>by</w:t>
      </w:r>
      <w:r>
        <w:rPr>
          <w:spacing w:val="40"/>
          <w:w w:val="105"/>
        </w:rPr>
        <w:t xml:space="preserve"> </w:t>
      </w:r>
      <w:r>
        <w:rPr>
          <w:w w:val="105"/>
        </w:rPr>
        <w:t>ENS.</w:t>
      </w:r>
      <w:r>
        <w:rPr>
          <w:spacing w:val="40"/>
          <w:w w:val="105"/>
        </w:rPr>
        <w:t xml:space="preserve"> </w:t>
      </w:r>
      <w:r>
        <w:rPr>
          <w:w w:val="105"/>
        </w:rPr>
        <w:t>Both</w:t>
      </w:r>
      <w:r>
        <w:rPr>
          <w:spacing w:val="39"/>
          <w:w w:val="105"/>
        </w:rPr>
        <w:t xml:space="preserve"> </w:t>
      </w:r>
      <w:r>
        <w:rPr>
          <w:w w:val="105"/>
        </w:rPr>
        <w:t>ENS</w:t>
      </w:r>
      <w:r>
        <w:rPr>
          <w:spacing w:val="40"/>
          <w:w w:val="105"/>
        </w:rPr>
        <w:t xml:space="preserve"> </w:t>
      </w:r>
      <w:r>
        <w:rPr>
          <w:w w:val="105"/>
        </w:rPr>
        <w:t>and</w:t>
      </w:r>
      <w:r>
        <w:rPr>
          <w:spacing w:val="39"/>
          <w:w w:val="105"/>
        </w:rPr>
        <w:t xml:space="preserve"> </w:t>
      </w:r>
      <w:r>
        <w:rPr>
          <w:w w:val="105"/>
        </w:rPr>
        <w:t>COS</w:t>
      </w:r>
      <w:r>
        <w:rPr>
          <w:spacing w:val="40"/>
          <w:w w:val="105"/>
        </w:rPr>
        <w:t xml:space="preserve"> </w:t>
      </w:r>
      <w:r>
        <w:rPr>
          <w:w w:val="105"/>
        </w:rPr>
        <w:t>optimized</w:t>
      </w:r>
      <w:r>
        <w:rPr>
          <w:spacing w:val="40"/>
          <w:w w:val="105"/>
        </w:rPr>
        <w:t xml:space="preserve"> </w:t>
      </w:r>
      <w:r>
        <w:rPr>
          <w:w w:val="105"/>
        </w:rPr>
        <w:t>a</w:t>
      </w:r>
      <w:r>
        <w:rPr>
          <w:spacing w:val="39"/>
          <w:w w:val="105"/>
        </w:rPr>
        <w:t xml:space="preserve"> </w:t>
      </w:r>
      <w:r>
        <w:rPr>
          <w:w w:val="105"/>
        </w:rPr>
        <w:t>very</w:t>
      </w:r>
      <w:r>
        <w:rPr>
          <w:spacing w:val="40"/>
          <w:w w:val="105"/>
        </w:rPr>
        <w:t xml:space="preserve"> </w:t>
      </w:r>
      <w:r>
        <w:rPr>
          <w:w w:val="105"/>
        </w:rPr>
        <w:t>high</w:t>
      </w:r>
    </w:p>
    <w:p w14:paraId="2B73617B" w14:textId="77777777" w:rsidR="00E2709D" w:rsidRDefault="00462487">
      <w:pPr>
        <w:pStyle w:val="BodyText"/>
        <w:spacing w:line="289" w:lineRule="exact"/>
        <w:ind w:left="227"/>
      </w:pPr>
      <w:r>
        <w:rPr>
          <w:rFonts w:ascii="Trebuchet MS"/>
          <w:sz w:val="12"/>
        </w:rPr>
        <w:t xml:space="preserve">512    </w:t>
      </w:r>
      <w:r>
        <w:rPr>
          <w:rFonts w:ascii="Trebuchet MS"/>
          <w:spacing w:val="19"/>
          <w:sz w:val="12"/>
        </w:rPr>
        <w:t xml:space="preserve"> </w:t>
      </w:r>
      <w:r>
        <w:t>probability</w:t>
      </w:r>
      <w:r>
        <w:rPr>
          <w:spacing w:val="37"/>
        </w:rPr>
        <w:t xml:space="preserve"> </w:t>
      </w:r>
      <w:r>
        <w:t>threshold</w:t>
      </w:r>
      <w:r>
        <w:rPr>
          <w:spacing w:val="37"/>
        </w:rPr>
        <w:t xml:space="preserve"> </w:t>
      </w:r>
      <w:r>
        <w:t>and</w:t>
      </w:r>
      <w:r>
        <w:rPr>
          <w:spacing w:val="37"/>
        </w:rPr>
        <w:t xml:space="preserve"> </w:t>
      </w:r>
      <w:r>
        <w:t>removed</w:t>
      </w:r>
      <w:r>
        <w:rPr>
          <w:spacing w:val="37"/>
        </w:rPr>
        <w:t xml:space="preserve"> </w:t>
      </w:r>
      <w:r>
        <w:t>persistence.</w:t>
      </w:r>
      <w:r>
        <w:rPr>
          <w:spacing w:val="68"/>
        </w:rPr>
        <w:t xml:space="preserve"> </w:t>
      </w:r>
      <w:r>
        <w:t>On</w:t>
      </w:r>
      <w:r>
        <w:rPr>
          <w:spacing w:val="37"/>
        </w:rPr>
        <w:t xml:space="preserve"> </w:t>
      </w:r>
      <w:r>
        <w:t>the</w:t>
      </w:r>
      <w:r>
        <w:rPr>
          <w:spacing w:val="37"/>
        </w:rPr>
        <w:t xml:space="preserve"> </w:t>
      </w:r>
      <w:r>
        <w:t>other</w:t>
      </w:r>
      <w:r>
        <w:rPr>
          <w:spacing w:val="37"/>
        </w:rPr>
        <w:t xml:space="preserve"> </w:t>
      </w:r>
      <w:r>
        <w:t>hand,</w:t>
      </w:r>
      <w:r>
        <w:rPr>
          <w:spacing w:val="37"/>
        </w:rPr>
        <w:t xml:space="preserve"> </w:t>
      </w:r>
      <w:r>
        <w:t>the</w:t>
      </w:r>
      <w:r>
        <w:rPr>
          <w:spacing w:val="37"/>
        </w:rPr>
        <w:t xml:space="preserve"> </w:t>
      </w:r>
      <w:r>
        <w:t>skill</w:t>
      </w:r>
    </w:p>
    <w:p w14:paraId="046F7F4F" w14:textId="77777777" w:rsidR="00E2709D" w:rsidRDefault="00462487">
      <w:pPr>
        <w:pStyle w:val="BodyText"/>
        <w:spacing w:line="289" w:lineRule="exact"/>
        <w:ind w:left="227"/>
      </w:pPr>
      <w:r>
        <w:rPr>
          <w:rFonts w:ascii="Trebuchet MS" w:hAnsi="Trebuchet MS"/>
          <w:sz w:val="12"/>
        </w:rPr>
        <w:t xml:space="preserve">513    </w:t>
      </w:r>
      <w:r>
        <w:rPr>
          <w:rFonts w:ascii="Trebuchet MS" w:hAnsi="Trebuchet MS"/>
          <w:spacing w:val="19"/>
          <w:sz w:val="12"/>
        </w:rPr>
        <w:t xml:space="preserve"> </w:t>
      </w:r>
      <w:r>
        <w:rPr>
          <w:w w:val="105"/>
        </w:rPr>
        <w:t>of</w:t>
      </w:r>
      <w:r>
        <w:rPr>
          <w:spacing w:val="27"/>
          <w:w w:val="105"/>
        </w:rPr>
        <w:t xml:space="preserve"> </w:t>
      </w:r>
      <w:r>
        <w:rPr>
          <w:w w:val="105"/>
        </w:rPr>
        <w:t>the</w:t>
      </w:r>
      <w:r>
        <w:rPr>
          <w:spacing w:val="27"/>
          <w:w w:val="105"/>
        </w:rPr>
        <w:t xml:space="preserve"> </w:t>
      </w:r>
      <w:r>
        <w:rPr>
          <w:w w:val="105"/>
        </w:rPr>
        <w:t>two</w:t>
      </w:r>
      <w:r>
        <w:rPr>
          <w:spacing w:val="27"/>
          <w:w w:val="105"/>
        </w:rPr>
        <w:t xml:space="preserve"> </w:t>
      </w:r>
      <w:r>
        <w:rPr>
          <w:w w:val="105"/>
        </w:rPr>
        <w:t>deterministic</w:t>
      </w:r>
      <w:r>
        <w:rPr>
          <w:spacing w:val="27"/>
          <w:w w:val="105"/>
        </w:rPr>
        <w:t xml:space="preserve"> </w:t>
      </w:r>
      <w:r>
        <w:rPr>
          <w:w w:val="105"/>
        </w:rPr>
        <w:t>NWP</w:t>
      </w:r>
      <w:r>
        <w:rPr>
          <w:spacing w:val="27"/>
          <w:w w:val="105"/>
        </w:rPr>
        <w:t xml:space="preserve"> </w:t>
      </w:r>
      <w:r>
        <w:rPr>
          <w:w w:val="105"/>
        </w:rPr>
        <w:t>is</w:t>
      </w:r>
      <w:r>
        <w:rPr>
          <w:spacing w:val="27"/>
          <w:w w:val="105"/>
        </w:rPr>
        <w:t xml:space="preserve"> </w:t>
      </w:r>
      <w:r>
        <w:rPr>
          <w:w w:val="105"/>
        </w:rPr>
        <w:t>distinctively</w:t>
      </w:r>
      <w:r>
        <w:rPr>
          <w:spacing w:val="27"/>
          <w:w w:val="105"/>
        </w:rPr>
        <w:t xml:space="preserve"> </w:t>
      </w:r>
      <w:r>
        <w:rPr>
          <w:w w:val="105"/>
        </w:rPr>
        <w:t>lower</w:t>
      </w:r>
      <w:r>
        <w:rPr>
          <w:spacing w:val="27"/>
          <w:w w:val="105"/>
        </w:rPr>
        <w:t xml:space="preserve"> </w:t>
      </w:r>
      <w:r>
        <w:rPr>
          <w:w w:val="105"/>
        </w:rPr>
        <w:t>—particularly</w:t>
      </w:r>
      <w:r>
        <w:rPr>
          <w:spacing w:val="27"/>
          <w:w w:val="105"/>
        </w:rPr>
        <w:t xml:space="preserve"> </w:t>
      </w:r>
      <w:r>
        <w:rPr>
          <w:w w:val="105"/>
        </w:rPr>
        <w:t>DWD—,</w:t>
      </w:r>
    </w:p>
    <w:p w14:paraId="4473A216" w14:textId="77777777" w:rsidR="00E2709D" w:rsidRDefault="00462487">
      <w:pPr>
        <w:pStyle w:val="BodyText"/>
        <w:spacing w:line="289" w:lineRule="exact"/>
        <w:ind w:left="227"/>
      </w:pPr>
      <w:r>
        <w:rPr>
          <w:rFonts w:ascii="Trebuchet MS"/>
          <w:sz w:val="12"/>
        </w:rPr>
        <w:t xml:space="preserve">514    </w:t>
      </w:r>
      <w:r>
        <w:rPr>
          <w:rFonts w:ascii="Trebuchet MS"/>
          <w:spacing w:val="19"/>
          <w:sz w:val="12"/>
        </w:rPr>
        <w:t xml:space="preserve"> </w:t>
      </w:r>
      <w:r>
        <w:t>and</w:t>
      </w:r>
      <w:r>
        <w:rPr>
          <w:spacing w:val="59"/>
        </w:rPr>
        <w:t xml:space="preserve"> </w:t>
      </w:r>
      <w:r>
        <w:t>both</w:t>
      </w:r>
      <w:r>
        <w:rPr>
          <w:spacing w:val="59"/>
        </w:rPr>
        <w:t xml:space="preserve"> </w:t>
      </w:r>
      <w:r>
        <w:t>require</w:t>
      </w:r>
      <w:r>
        <w:rPr>
          <w:spacing w:val="59"/>
        </w:rPr>
        <w:t xml:space="preserve"> </w:t>
      </w:r>
      <w:r>
        <w:t>a</w:t>
      </w:r>
      <w:r>
        <w:rPr>
          <w:spacing w:val="58"/>
        </w:rPr>
        <w:t xml:space="preserve"> </w:t>
      </w:r>
      <w:r>
        <w:t>persistence</w:t>
      </w:r>
      <w:r>
        <w:rPr>
          <w:spacing w:val="59"/>
        </w:rPr>
        <w:t xml:space="preserve"> </w:t>
      </w:r>
      <w:r>
        <w:t>of</w:t>
      </w:r>
      <w:r>
        <w:rPr>
          <w:spacing w:val="59"/>
        </w:rPr>
        <w:t xml:space="preserve"> </w:t>
      </w:r>
      <w:r>
        <w:t xml:space="preserve">2/2.  </w:t>
      </w:r>
      <w:r>
        <w:rPr>
          <w:spacing w:val="33"/>
        </w:rPr>
        <w:t xml:space="preserve"> </w:t>
      </w:r>
      <w:r>
        <w:t>The</w:t>
      </w:r>
      <w:r>
        <w:rPr>
          <w:spacing w:val="58"/>
        </w:rPr>
        <w:t xml:space="preserve"> </w:t>
      </w:r>
      <w:r>
        <w:t>current</w:t>
      </w:r>
      <w:r>
        <w:rPr>
          <w:spacing w:val="59"/>
        </w:rPr>
        <w:t xml:space="preserve"> </w:t>
      </w:r>
      <w:r>
        <w:t>operational</w:t>
      </w:r>
      <w:r>
        <w:rPr>
          <w:spacing w:val="60"/>
        </w:rPr>
        <w:t xml:space="preserve"> </w:t>
      </w:r>
      <w:r>
        <w:t>criteria</w:t>
      </w:r>
      <w:r>
        <w:rPr>
          <w:spacing w:val="59"/>
        </w:rPr>
        <w:t xml:space="preserve"> </w:t>
      </w:r>
      <w:proofErr w:type="gramStart"/>
      <w:r>
        <w:t>is</w:t>
      </w:r>
      <w:proofErr w:type="gramEnd"/>
    </w:p>
    <w:p w14:paraId="231DFC29" w14:textId="77777777" w:rsidR="00E2709D" w:rsidRDefault="00462487">
      <w:pPr>
        <w:pStyle w:val="BodyText"/>
        <w:spacing w:line="289" w:lineRule="exact"/>
        <w:ind w:left="227"/>
      </w:pPr>
      <w:r>
        <w:rPr>
          <w:rFonts w:ascii="Trebuchet MS"/>
          <w:sz w:val="12"/>
        </w:rPr>
        <w:t xml:space="preserve">515    </w:t>
      </w:r>
      <w:r>
        <w:rPr>
          <w:rFonts w:ascii="Trebuchet MS"/>
          <w:spacing w:val="19"/>
          <w:sz w:val="12"/>
        </w:rPr>
        <w:t xml:space="preserve"> </w:t>
      </w:r>
      <w:r>
        <w:t>outperformed</w:t>
      </w:r>
      <w:r>
        <w:rPr>
          <w:spacing w:val="25"/>
        </w:rPr>
        <w:t xml:space="preserve"> </w:t>
      </w:r>
      <w:r>
        <w:t>by</w:t>
      </w:r>
      <w:r>
        <w:rPr>
          <w:spacing w:val="26"/>
        </w:rPr>
        <w:t xml:space="preserve"> </w:t>
      </w:r>
      <w:r>
        <w:t>any</w:t>
      </w:r>
      <w:r>
        <w:rPr>
          <w:spacing w:val="25"/>
        </w:rPr>
        <w:t xml:space="preserve"> </w:t>
      </w:r>
      <w:r>
        <w:t>of</w:t>
      </w:r>
      <w:r>
        <w:rPr>
          <w:spacing w:val="25"/>
        </w:rPr>
        <w:t xml:space="preserve"> </w:t>
      </w:r>
      <w:r>
        <w:t>the</w:t>
      </w:r>
      <w:r>
        <w:rPr>
          <w:spacing w:val="25"/>
        </w:rPr>
        <w:t xml:space="preserve"> </w:t>
      </w:r>
      <w:r>
        <w:t>probabilistic</w:t>
      </w:r>
      <w:r>
        <w:rPr>
          <w:spacing w:val="25"/>
        </w:rPr>
        <w:t xml:space="preserve"> </w:t>
      </w:r>
      <w:r>
        <w:t>models,</w:t>
      </w:r>
      <w:r>
        <w:rPr>
          <w:spacing w:val="32"/>
        </w:rPr>
        <w:t xml:space="preserve"> </w:t>
      </w:r>
      <w:r>
        <w:t>and</w:t>
      </w:r>
      <w:r>
        <w:rPr>
          <w:spacing w:val="25"/>
        </w:rPr>
        <w:t xml:space="preserve"> </w:t>
      </w:r>
      <w:r>
        <w:t>the</w:t>
      </w:r>
      <w:r>
        <w:rPr>
          <w:spacing w:val="25"/>
        </w:rPr>
        <w:t xml:space="preserve"> </w:t>
      </w:r>
      <w:r>
        <w:t>deterministic</w:t>
      </w:r>
      <w:r>
        <w:rPr>
          <w:spacing w:val="26"/>
        </w:rPr>
        <w:t xml:space="preserve"> </w:t>
      </w:r>
      <w:r>
        <w:t>HRES</w:t>
      </w:r>
    </w:p>
    <w:p w14:paraId="505F8663" w14:textId="77777777" w:rsidR="00E2709D" w:rsidRDefault="00462487">
      <w:pPr>
        <w:spacing w:line="289" w:lineRule="exact"/>
        <w:ind w:left="227"/>
        <w:rPr>
          <w:sz w:val="24"/>
        </w:rPr>
      </w:pPr>
      <w:r>
        <w:rPr>
          <w:rFonts w:ascii="Trebuchet MS"/>
          <w:sz w:val="12"/>
        </w:rPr>
        <w:t xml:space="preserve">516    </w:t>
      </w:r>
      <w:r>
        <w:rPr>
          <w:rFonts w:ascii="Trebuchet MS"/>
          <w:spacing w:val="19"/>
          <w:sz w:val="12"/>
        </w:rPr>
        <w:t xml:space="preserve"> </w:t>
      </w:r>
      <w:r>
        <w:rPr>
          <w:sz w:val="24"/>
        </w:rPr>
        <w:t>almost</w:t>
      </w:r>
      <w:r>
        <w:rPr>
          <w:spacing w:val="36"/>
          <w:sz w:val="24"/>
        </w:rPr>
        <w:t xml:space="preserve"> </w:t>
      </w:r>
      <w:r>
        <w:rPr>
          <w:sz w:val="24"/>
        </w:rPr>
        <w:t>reaches</w:t>
      </w:r>
      <w:r>
        <w:rPr>
          <w:spacing w:val="36"/>
          <w:sz w:val="24"/>
        </w:rPr>
        <w:t xml:space="preserve"> </w:t>
      </w:r>
      <w:r>
        <w:rPr>
          <w:sz w:val="24"/>
        </w:rPr>
        <w:t>that</w:t>
      </w:r>
      <w:r>
        <w:rPr>
          <w:spacing w:val="37"/>
          <w:sz w:val="24"/>
        </w:rPr>
        <w:t xml:space="preserve"> </w:t>
      </w:r>
      <w:r>
        <w:rPr>
          <w:sz w:val="24"/>
        </w:rPr>
        <w:t>benchmark.</w:t>
      </w:r>
    </w:p>
    <w:p w14:paraId="7BB36777" w14:textId="77777777" w:rsidR="00E2709D" w:rsidRDefault="00462487">
      <w:pPr>
        <w:pStyle w:val="BodyText"/>
        <w:tabs>
          <w:tab w:val="left" w:pos="968"/>
        </w:tabs>
        <w:spacing w:line="289" w:lineRule="exact"/>
        <w:ind w:left="227"/>
      </w:pPr>
      <w:r>
        <w:rPr>
          <w:rFonts w:ascii="Trebuchet MS"/>
          <w:w w:val="105"/>
          <w:sz w:val="12"/>
        </w:rPr>
        <w:t>517</w:t>
      </w:r>
      <w:r>
        <w:rPr>
          <w:rFonts w:ascii="Trebuchet MS"/>
          <w:w w:val="105"/>
          <w:sz w:val="12"/>
        </w:rPr>
        <w:tab/>
      </w:r>
      <w:r>
        <w:rPr>
          <w:w w:val="105"/>
        </w:rPr>
        <w:t>The</w:t>
      </w:r>
      <w:r>
        <w:rPr>
          <w:spacing w:val="21"/>
          <w:w w:val="105"/>
        </w:rPr>
        <w:t xml:space="preserve"> </w:t>
      </w:r>
      <w:r>
        <w:rPr>
          <w:w w:val="105"/>
        </w:rPr>
        <w:t>scenario</w:t>
      </w:r>
      <w:r>
        <w:rPr>
          <w:spacing w:val="22"/>
          <w:w w:val="105"/>
        </w:rPr>
        <w:t xml:space="preserve"> </w:t>
      </w:r>
      <w:r>
        <w:rPr>
          <w:w w:val="105"/>
        </w:rPr>
        <w:t>remains</w:t>
      </w:r>
      <w:r>
        <w:rPr>
          <w:spacing w:val="21"/>
          <w:w w:val="105"/>
        </w:rPr>
        <w:t xml:space="preserve"> </w:t>
      </w:r>
      <w:r>
        <w:rPr>
          <w:w w:val="105"/>
        </w:rPr>
        <w:t>similar</w:t>
      </w:r>
      <w:r>
        <w:rPr>
          <w:spacing w:val="22"/>
          <w:w w:val="105"/>
        </w:rPr>
        <w:t xml:space="preserve"> </w:t>
      </w:r>
      <w:r>
        <w:rPr>
          <w:w w:val="105"/>
        </w:rPr>
        <w:t>when</w:t>
      </w:r>
      <w:r>
        <w:rPr>
          <w:spacing w:val="21"/>
          <w:w w:val="105"/>
        </w:rPr>
        <w:t xml:space="preserve"> </w:t>
      </w:r>
      <w:r>
        <w:rPr>
          <w:w w:val="105"/>
        </w:rPr>
        <w:t>examining</w:t>
      </w:r>
      <w:r>
        <w:rPr>
          <w:spacing w:val="22"/>
          <w:w w:val="105"/>
        </w:rPr>
        <w:t xml:space="preserve"> </w:t>
      </w:r>
      <w:r>
        <w:rPr>
          <w:w w:val="105"/>
        </w:rPr>
        <w:t>lead</w:t>
      </w:r>
      <w:r>
        <w:rPr>
          <w:spacing w:val="21"/>
          <w:w w:val="105"/>
        </w:rPr>
        <w:t xml:space="preserve"> </w:t>
      </w:r>
      <w:r>
        <w:rPr>
          <w:w w:val="105"/>
        </w:rPr>
        <w:t>times</w:t>
      </w:r>
      <w:r>
        <w:rPr>
          <w:spacing w:val="22"/>
          <w:w w:val="105"/>
        </w:rPr>
        <w:t xml:space="preserve"> </w:t>
      </w:r>
      <w:r>
        <w:rPr>
          <w:w w:val="105"/>
        </w:rPr>
        <w:t>from</w:t>
      </w:r>
      <w:r>
        <w:rPr>
          <w:spacing w:val="21"/>
          <w:w w:val="105"/>
        </w:rPr>
        <w:t xml:space="preserve"> </w:t>
      </w:r>
      <w:r>
        <w:rPr>
          <w:w w:val="105"/>
        </w:rPr>
        <w:t>2</w:t>
      </w:r>
      <w:r>
        <w:rPr>
          <w:spacing w:val="22"/>
          <w:w w:val="105"/>
        </w:rPr>
        <w:t xml:space="preserve"> </w:t>
      </w:r>
      <w:r>
        <w:rPr>
          <w:w w:val="105"/>
        </w:rPr>
        <w:t>to</w:t>
      </w:r>
      <w:r>
        <w:rPr>
          <w:spacing w:val="21"/>
          <w:w w:val="105"/>
        </w:rPr>
        <w:t xml:space="preserve"> </w:t>
      </w:r>
      <w:r>
        <w:rPr>
          <w:w w:val="105"/>
        </w:rPr>
        <w:t>5.5</w:t>
      </w:r>
    </w:p>
    <w:p w14:paraId="2C9548D4" w14:textId="77777777" w:rsidR="00E2709D" w:rsidRDefault="00462487">
      <w:pPr>
        <w:pStyle w:val="BodyText"/>
        <w:spacing w:line="289" w:lineRule="exact"/>
        <w:ind w:left="227"/>
      </w:pPr>
      <w:r>
        <w:rPr>
          <w:rFonts w:ascii="Trebuchet MS"/>
          <w:sz w:val="12"/>
        </w:rPr>
        <w:t xml:space="preserve">518    </w:t>
      </w:r>
      <w:r>
        <w:rPr>
          <w:rFonts w:ascii="Trebuchet MS"/>
          <w:spacing w:val="19"/>
          <w:sz w:val="12"/>
        </w:rPr>
        <w:t xml:space="preserve"> </w:t>
      </w:r>
      <w:r>
        <w:rPr>
          <w:w w:val="105"/>
        </w:rPr>
        <w:t>days.</w:t>
      </w:r>
      <w:r>
        <w:rPr>
          <w:spacing w:val="31"/>
          <w:w w:val="105"/>
        </w:rPr>
        <w:t xml:space="preserve"> </w:t>
      </w:r>
      <w:r>
        <w:rPr>
          <w:w w:val="105"/>
        </w:rPr>
        <w:t>The</w:t>
      </w:r>
      <w:r>
        <w:rPr>
          <w:spacing w:val="1"/>
          <w:w w:val="105"/>
        </w:rPr>
        <w:t xml:space="preserve"> </w:t>
      </w:r>
      <w:r>
        <w:rPr>
          <w:w w:val="105"/>
        </w:rPr>
        <w:t>two</w:t>
      </w:r>
      <w:r>
        <w:rPr>
          <w:spacing w:val="2"/>
          <w:w w:val="105"/>
        </w:rPr>
        <w:t xml:space="preserve"> </w:t>
      </w:r>
      <w:r>
        <w:rPr>
          <w:w w:val="105"/>
        </w:rPr>
        <w:t>probabilistic</w:t>
      </w:r>
      <w:r>
        <w:rPr>
          <w:spacing w:val="2"/>
          <w:w w:val="105"/>
        </w:rPr>
        <w:t xml:space="preserve"> </w:t>
      </w:r>
      <w:r>
        <w:rPr>
          <w:w w:val="105"/>
        </w:rPr>
        <w:t>NWPs</w:t>
      </w:r>
      <w:r>
        <w:rPr>
          <w:spacing w:val="1"/>
          <w:w w:val="105"/>
        </w:rPr>
        <w:t xml:space="preserve"> </w:t>
      </w:r>
      <w:r>
        <w:rPr>
          <w:w w:val="105"/>
        </w:rPr>
        <w:t>continue</w:t>
      </w:r>
      <w:r>
        <w:rPr>
          <w:spacing w:val="2"/>
          <w:w w:val="105"/>
        </w:rPr>
        <w:t xml:space="preserve"> </w:t>
      </w:r>
      <w:r>
        <w:rPr>
          <w:w w:val="105"/>
        </w:rPr>
        <w:t>to</w:t>
      </w:r>
      <w:r>
        <w:rPr>
          <w:spacing w:val="2"/>
          <w:w w:val="105"/>
        </w:rPr>
        <w:t xml:space="preserve"> </w:t>
      </w:r>
      <w:r>
        <w:rPr>
          <w:w w:val="105"/>
        </w:rPr>
        <w:t>demonstrate</w:t>
      </w:r>
      <w:r>
        <w:rPr>
          <w:spacing w:val="2"/>
          <w:w w:val="105"/>
        </w:rPr>
        <w:t xml:space="preserve"> </w:t>
      </w:r>
      <w:r>
        <w:rPr>
          <w:w w:val="105"/>
        </w:rPr>
        <w:t>higher</w:t>
      </w:r>
      <w:r>
        <w:rPr>
          <w:spacing w:val="2"/>
          <w:w w:val="105"/>
        </w:rPr>
        <w:t xml:space="preserve"> </w:t>
      </w:r>
      <w:r>
        <w:rPr>
          <w:w w:val="105"/>
        </w:rPr>
        <w:t>skill</w:t>
      </w:r>
      <w:r>
        <w:rPr>
          <w:spacing w:val="1"/>
          <w:w w:val="105"/>
        </w:rPr>
        <w:t xml:space="preserve"> </w:t>
      </w:r>
      <w:r>
        <w:rPr>
          <w:w w:val="105"/>
        </w:rPr>
        <w:t>than</w:t>
      </w:r>
    </w:p>
    <w:p w14:paraId="7617A595" w14:textId="77777777" w:rsidR="00E2709D" w:rsidRDefault="00462487">
      <w:pPr>
        <w:pStyle w:val="BodyText"/>
        <w:spacing w:line="289" w:lineRule="exact"/>
        <w:ind w:left="227"/>
      </w:pPr>
      <w:r>
        <w:rPr>
          <w:rFonts w:ascii="Trebuchet MS"/>
          <w:sz w:val="12"/>
        </w:rPr>
        <w:t xml:space="preserve">519    </w:t>
      </w:r>
      <w:r>
        <w:rPr>
          <w:rFonts w:ascii="Trebuchet MS"/>
          <w:spacing w:val="19"/>
          <w:sz w:val="12"/>
        </w:rPr>
        <w:t xml:space="preserve"> </w:t>
      </w:r>
      <w:r>
        <w:rPr>
          <w:w w:val="105"/>
        </w:rPr>
        <w:t>the</w:t>
      </w:r>
      <w:r>
        <w:rPr>
          <w:spacing w:val="12"/>
          <w:w w:val="105"/>
        </w:rPr>
        <w:t xml:space="preserve"> </w:t>
      </w:r>
      <w:r>
        <w:rPr>
          <w:w w:val="105"/>
        </w:rPr>
        <w:t>deterministic</w:t>
      </w:r>
      <w:r>
        <w:rPr>
          <w:spacing w:val="12"/>
          <w:w w:val="105"/>
        </w:rPr>
        <w:t xml:space="preserve"> </w:t>
      </w:r>
      <w:r>
        <w:rPr>
          <w:w w:val="105"/>
        </w:rPr>
        <w:t>ones,</w:t>
      </w:r>
      <w:r>
        <w:rPr>
          <w:spacing w:val="14"/>
          <w:w w:val="105"/>
        </w:rPr>
        <w:t xml:space="preserve"> </w:t>
      </w:r>
      <w:r>
        <w:rPr>
          <w:w w:val="105"/>
        </w:rPr>
        <w:t>and</w:t>
      </w:r>
      <w:r>
        <w:rPr>
          <w:spacing w:val="11"/>
          <w:w w:val="105"/>
        </w:rPr>
        <w:t xml:space="preserve"> </w:t>
      </w:r>
      <w:r>
        <w:rPr>
          <w:w w:val="105"/>
        </w:rPr>
        <w:t>outperform</w:t>
      </w:r>
      <w:r>
        <w:rPr>
          <w:spacing w:val="12"/>
          <w:w w:val="105"/>
        </w:rPr>
        <w:t xml:space="preserve"> </w:t>
      </w:r>
      <w:r>
        <w:rPr>
          <w:w w:val="105"/>
        </w:rPr>
        <w:t>the</w:t>
      </w:r>
      <w:r>
        <w:rPr>
          <w:spacing w:val="12"/>
          <w:w w:val="105"/>
        </w:rPr>
        <w:t xml:space="preserve"> </w:t>
      </w:r>
      <w:r>
        <w:rPr>
          <w:w w:val="105"/>
        </w:rPr>
        <w:t>current</w:t>
      </w:r>
      <w:r>
        <w:rPr>
          <w:spacing w:val="11"/>
          <w:w w:val="105"/>
        </w:rPr>
        <w:t xml:space="preserve"> </w:t>
      </w:r>
      <w:r>
        <w:rPr>
          <w:w w:val="105"/>
        </w:rPr>
        <w:t>operational</w:t>
      </w:r>
      <w:r>
        <w:rPr>
          <w:spacing w:val="11"/>
          <w:w w:val="105"/>
        </w:rPr>
        <w:t xml:space="preserve"> </w:t>
      </w:r>
      <w:r>
        <w:rPr>
          <w:w w:val="105"/>
        </w:rPr>
        <w:t>criteria.</w:t>
      </w:r>
      <w:r>
        <w:rPr>
          <w:spacing w:val="50"/>
          <w:w w:val="105"/>
        </w:rPr>
        <w:t xml:space="preserve"> </w:t>
      </w:r>
      <w:r>
        <w:rPr>
          <w:w w:val="105"/>
        </w:rPr>
        <w:t>In</w:t>
      </w:r>
    </w:p>
    <w:p w14:paraId="04384AA8" w14:textId="2D943122" w:rsidR="00E2709D" w:rsidRDefault="00462487">
      <w:pPr>
        <w:pStyle w:val="BodyText"/>
        <w:spacing w:line="289" w:lineRule="exact"/>
        <w:ind w:left="227"/>
      </w:pPr>
      <w:r>
        <w:rPr>
          <w:rFonts w:ascii="Trebuchet MS"/>
          <w:sz w:val="12"/>
        </w:rPr>
        <w:t xml:space="preserve">520    </w:t>
      </w:r>
      <w:r>
        <w:rPr>
          <w:rFonts w:ascii="Trebuchet MS"/>
          <w:spacing w:val="19"/>
          <w:sz w:val="12"/>
        </w:rPr>
        <w:t xml:space="preserve"> </w:t>
      </w:r>
      <w:r>
        <w:t>this</w:t>
      </w:r>
      <w:r>
        <w:rPr>
          <w:spacing w:val="16"/>
        </w:rPr>
        <w:t xml:space="preserve"> </w:t>
      </w:r>
      <w:r>
        <w:t>case</w:t>
      </w:r>
      <w:ins w:id="318" w:author="Pechlivanidis Ilias" w:date="2024-02-10T13:04:00Z">
        <w:r w:rsidR="00C62B43">
          <w:t>,</w:t>
        </w:r>
      </w:ins>
      <w:r>
        <w:rPr>
          <w:spacing w:val="15"/>
        </w:rPr>
        <w:t xml:space="preserve"> </w:t>
      </w:r>
      <w:r>
        <w:t>ENS</w:t>
      </w:r>
      <w:r>
        <w:rPr>
          <w:spacing w:val="16"/>
        </w:rPr>
        <w:t xml:space="preserve"> </w:t>
      </w:r>
      <w:r>
        <w:t>is</w:t>
      </w:r>
      <w:r>
        <w:rPr>
          <w:spacing w:val="15"/>
        </w:rPr>
        <w:t xml:space="preserve"> </w:t>
      </w:r>
      <w:r>
        <w:t>the</w:t>
      </w:r>
      <w:r>
        <w:rPr>
          <w:spacing w:val="16"/>
        </w:rPr>
        <w:t xml:space="preserve"> </w:t>
      </w:r>
      <w:r>
        <w:t>top-performing</w:t>
      </w:r>
      <w:r>
        <w:rPr>
          <w:spacing w:val="15"/>
        </w:rPr>
        <w:t xml:space="preserve"> </w:t>
      </w:r>
      <w:r>
        <w:t>NWP.</w:t>
      </w:r>
      <w:r>
        <w:rPr>
          <w:spacing w:val="16"/>
        </w:rPr>
        <w:t xml:space="preserve"> </w:t>
      </w:r>
      <w:r>
        <w:t>Neither</w:t>
      </w:r>
      <w:r>
        <w:rPr>
          <w:spacing w:val="15"/>
        </w:rPr>
        <w:t xml:space="preserve"> </w:t>
      </w:r>
      <w:r>
        <w:t>of</w:t>
      </w:r>
      <w:r>
        <w:rPr>
          <w:spacing w:val="16"/>
        </w:rPr>
        <w:t xml:space="preserve"> </w:t>
      </w:r>
      <w:r>
        <w:t>them</w:t>
      </w:r>
      <w:r>
        <w:rPr>
          <w:spacing w:val="16"/>
        </w:rPr>
        <w:t xml:space="preserve"> </w:t>
      </w:r>
      <w:proofErr w:type="gramStart"/>
      <w:r>
        <w:t>require</w:t>
      </w:r>
      <w:proofErr w:type="gramEnd"/>
      <w:r>
        <w:rPr>
          <w:spacing w:val="15"/>
        </w:rPr>
        <w:t xml:space="preserve"> </w:t>
      </w:r>
      <w:r>
        <w:t>persistence</w:t>
      </w:r>
    </w:p>
    <w:p w14:paraId="7E94B684" w14:textId="77777777" w:rsidR="00E2709D" w:rsidRDefault="00462487">
      <w:pPr>
        <w:pStyle w:val="BodyText"/>
        <w:spacing w:line="289" w:lineRule="exact"/>
        <w:ind w:left="227"/>
      </w:pPr>
      <w:r>
        <w:rPr>
          <w:rFonts w:ascii="Trebuchet MS"/>
          <w:sz w:val="12"/>
        </w:rPr>
        <w:t xml:space="preserve">521    </w:t>
      </w:r>
      <w:r>
        <w:rPr>
          <w:rFonts w:ascii="Trebuchet MS"/>
          <w:spacing w:val="19"/>
          <w:sz w:val="12"/>
        </w:rPr>
        <w:t xml:space="preserve"> </w:t>
      </w:r>
      <w:r>
        <w:t>and</w:t>
      </w:r>
      <w:r>
        <w:rPr>
          <w:spacing w:val="15"/>
        </w:rPr>
        <w:t xml:space="preserve"> </w:t>
      </w:r>
      <w:r>
        <w:t>the</w:t>
      </w:r>
      <w:r>
        <w:rPr>
          <w:spacing w:val="15"/>
        </w:rPr>
        <w:t xml:space="preserve"> </w:t>
      </w:r>
      <w:r>
        <w:t>probability</w:t>
      </w:r>
      <w:r>
        <w:rPr>
          <w:spacing w:val="15"/>
        </w:rPr>
        <w:t xml:space="preserve"> </w:t>
      </w:r>
      <w:r>
        <w:t>thresholds</w:t>
      </w:r>
      <w:r>
        <w:rPr>
          <w:spacing w:val="14"/>
        </w:rPr>
        <w:t xml:space="preserve"> </w:t>
      </w:r>
      <w:r>
        <w:t>are</w:t>
      </w:r>
      <w:r>
        <w:rPr>
          <w:spacing w:val="15"/>
        </w:rPr>
        <w:t xml:space="preserve"> </w:t>
      </w:r>
      <w:r>
        <w:t>lower</w:t>
      </w:r>
      <w:r>
        <w:rPr>
          <w:spacing w:val="15"/>
        </w:rPr>
        <w:t xml:space="preserve"> </w:t>
      </w:r>
      <w:r>
        <w:t>than</w:t>
      </w:r>
      <w:r>
        <w:rPr>
          <w:spacing w:val="15"/>
        </w:rPr>
        <w:t xml:space="preserve"> </w:t>
      </w:r>
      <w:r>
        <w:t>in</w:t>
      </w:r>
      <w:r>
        <w:rPr>
          <w:spacing w:val="14"/>
        </w:rPr>
        <w:t xml:space="preserve"> </w:t>
      </w:r>
      <w:r>
        <w:t>the</w:t>
      </w:r>
      <w:r>
        <w:rPr>
          <w:spacing w:val="15"/>
        </w:rPr>
        <w:t xml:space="preserve"> </w:t>
      </w:r>
      <w:r>
        <w:t>previous</w:t>
      </w:r>
      <w:r>
        <w:rPr>
          <w:spacing w:val="15"/>
        </w:rPr>
        <w:t xml:space="preserve"> </w:t>
      </w:r>
      <w:r>
        <w:t>lead</w:t>
      </w:r>
      <w:r>
        <w:rPr>
          <w:spacing w:val="15"/>
        </w:rPr>
        <w:t xml:space="preserve"> </w:t>
      </w:r>
      <w:r>
        <w:t>time</w:t>
      </w:r>
      <w:r>
        <w:rPr>
          <w:spacing w:val="14"/>
        </w:rPr>
        <w:t xml:space="preserve"> </w:t>
      </w:r>
      <w:r>
        <w:t>range,</w:t>
      </w:r>
    </w:p>
    <w:p w14:paraId="2A2ADB98" w14:textId="77777777" w:rsidR="00E2709D" w:rsidRDefault="00462487">
      <w:pPr>
        <w:pStyle w:val="BodyText"/>
        <w:spacing w:line="289" w:lineRule="exact"/>
        <w:ind w:left="227"/>
      </w:pPr>
      <w:r>
        <w:rPr>
          <w:rFonts w:ascii="Trebuchet MS"/>
          <w:sz w:val="12"/>
        </w:rPr>
        <w:t xml:space="preserve">522    </w:t>
      </w:r>
      <w:r>
        <w:rPr>
          <w:rFonts w:ascii="Trebuchet MS"/>
          <w:spacing w:val="19"/>
          <w:sz w:val="12"/>
        </w:rPr>
        <w:t xml:space="preserve"> </w:t>
      </w:r>
      <w:r>
        <w:rPr>
          <w:w w:val="105"/>
        </w:rPr>
        <w:t>although</w:t>
      </w:r>
      <w:r>
        <w:rPr>
          <w:spacing w:val="-2"/>
          <w:w w:val="105"/>
        </w:rPr>
        <w:t xml:space="preserve"> </w:t>
      </w:r>
      <w:r>
        <w:rPr>
          <w:w w:val="105"/>
        </w:rPr>
        <w:t>still</w:t>
      </w:r>
      <w:r>
        <w:rPr>
          <w:spacing w:val="-2"/>
          <w:w w:val="105"/>
        </w:rPr>
        <w:t xml:space="preserve"> </w:t>
      </w:r>
      <w:r>
        <w:rPr>
          <w:w w:val="105"/>
        </w:rPr>
        <w:t>higher</w:t>
      </w:r>
      <w:r>
        <w:rPr>
          <w:spacing w:val="-2"/>
          <w:w w:val="105"/>
        </w:rPr>
        <w:t xml:space="preserve"> </w:t>
      </w:r>
      <w:r>
        <w:rPr>
          <w:w w:val="105"/>
        </w:rPr>
        <w:t>than</w:t>
      </w:r>
      <w:r>
        <w:rPr>
          <w:spacing w:val="-2"/>
          <w:w w:val="105"/>
        </w:rPr>
        <w:t xml:space="preserve"> </w:t>
      </w:r>
      <w:r>
        <w:rPr>
          <w:w w:val="105"/>
        </w:rPr>
        <w:t>the</w:t>
      </w:r>
      <w:r>
        <w:rPr>
          <w:spacing w:val="-2"/>
          <w:w w:val="105"/>
        </w:rPr>
        <w:t xml:space="preserve"> </w:t>
      </w:r>
      <w:r>
        <w:rPr>
          <w:w w:val="105"/>
        </w:rPr>
        <w:t>30%</w:t>
      </w:r>
      <w:r>
        <w:rPr>
          <w:spacing w:val="-2"/>
          <w:w w:val="105"/>
        </w:rPr>
        <w:t xml:space="preserve"> </w:t>
      </w:r>
      <w:r>
        <w:rPr>
          <w:w w:val="105"/>
        </w:rPr>
        <w:t>value</w:t>
      </w:r>
      <w:r>
        <w:rPr>
          <w:spacing w:val="-2"/>
          <w:w w:val="105"/>
        </w:rPr>
        <w:t xml:space="preserve"> </w:t>
      </w:r>
      <w:r>
        <w:rPr>
          <w:w w:val="105"/>
        </w:rPr>
        <w:t>used</w:t>
      </w:r>
      <w:r>
        <w:rPr>
          <w:spacing w:val="-2"/>
          <w:w w:val="105"/>
        </w:rPr>
        <w:t xml:space="preserve"> </w:t>
      </w:r>
      <w:r>
        <w:rPr>
          <w:w w:val="105"/>
        </w:rPr>
        <w:t>currently.</w:t>
      </w:r>
      <w:r>
        <w:rPr>
          <w:spacing w:val="32"/>
          <w:w w:val="105"/>
        </w:rPr>
        <w:t xml:space="preserve"> </w:t>
      </w:r>
      <w:r>
        <w:rPr>
          <w:w w:val="105"/>
        </w:rPr>
        <w:t>HRES,</w:t>
      </w:r>
      <w:r>
        <w:rPr>
          <w:spacing w:val="-3"/>
          <w:w w:val="105"/>
        </w:rPr>
        <w:t xml:space="preserve"> </w:t>
      </w:r>
      <w:r>
        <w:rPr>
          <w:w w:val="105"/>
        </w:rPr>
        <w:t>despite</w:t>
      </w:r>
      <w:r>
        <w:rPr>
          <w:spacing w:val="-2"/>
          <w:w w:val="105"/>
        </w:rPr>
        <w:t xml:space="preserve"> </w:t>
      </w:r>
      <w:r>
        <w:rPr>
          <w:w w:val="105"/>
        </w:rPr>
        <w:t>being</w:t>
      </w:r>
    </w:p>
    <w:p w14:paraId="49371096" w14:textId="77777777" w:rsidR="00E2709D" w:rsidRDefault="00462487">
      <w:pPr>
        <w:pStyle w:val="BodyText"/>
        <w:spacing w:line="289" w:lineRule="exact"/>
        <w:ind w:left="227"/>
      </w:pPr>
      <w:r>
        <w:rPr>
          <w:rFonts w:ascii="Trebuchet MS"/>
          <w:sz w:val="12"/>
        </w:rPr>
        <w:t xml:space="preserve">523    </w:t>
      </w:r>
      <w:r>
        <w:rPr>
          <w:rFonts w:ascii="Trebuchet MS"/>
          <w:spacing w:val="19"/>
          <w:sz w:val="12"/>
        </w:rPr>
        <w:t xml:space="preserve"> </w:t>
      </w:r>
      <w:r>
        <w:rPr>
          <w:w w:val="105"/>
        </w:rPr>
        <w:t>deterministic,</w:t>
      </w:r>
      <w:r>
        <w:rPr>
          <w:spacing w:val="18"/>
          <w:w w:val="105"/>
        </w:rPr>
        <w:t xml:space="preserve"> </w:t>
      </w:r>
      <w:r>
        <w:rPr>
          <w:w w:val="105"/>
        </w:rPr>
        <w:t>almost</w:t>
      </w:r>
      <w:r>
        <w:rPr>
          <w:spacing w:val="17"/>
          <w:w w:val="105"/>
        </w:rPr>
        <w:t xml:space="preserve"> </w:t>
      </w:r>
      <w:r>
        <w:rPr>
          <w:w w:val="105"/>
        </w:rPr>
        <w:t>matches</w:t>
      </w:r>
      <w:r>
        <w:rPr>
          <w:spacing w:val="16"/>
          <w:w w:val="105"/>
        </w:rPr>
        <w:t xml:space="preserve"> </w:t>
      </w:r>
      <w:r>
        <w:rPr>
          <w:w w:val="105"/>
        </w:rPr>
        <w:t>the</w:t>
      </w:r>
      <w:r>
        <w:rPr>
          <w:spacing w:val="17"/>
          <w:w w:val="105"/>
        </w:rPr>
        <w:t xml:space="preserve"> </w:t>
      </w:r>
      <w:r>
        <w:rPr>
          <w:w w:val="105"/>
        </w:rPr>
        <w:t>skill</w:t>
      </w:r>
      <w:r>
        <w:rPr>
          <w:spacing w:val="17"/>
          <w:w w:val="105"/>
        </w:rPr>
        <w:t xml:space="preserve"> </w:t>
      </w:r>
      <w:r>
        <w:rPr>
          <w:w w:val="105"/>
        </w:rPr>
        <w:t>of</w:t>
      </w:r>
      <w:r>
        <w:rPr>
          <w:spacing w:val="17"/>
          <w:w w:val="105"/>
        </w:rPr>
        <w:t xml:space="preserve"> </w:t>
      </w:r>
      <w:r>
        <w:rPr>
          <w:w w:val="105"/>
        </w:rPr>
        <w:t>the</w:t>
      </w:r>
      <w:r>
        <w:rPr>
          <w:spacing w:val="16"/>
          <w:w w:val="105"/>
        </w:rPr>
        <w:t xml:space="preserve"> </w:t>
      </w:r>
      <w:r>
        <w:rPr>
          <w:w w:val="105"/>
        </w:rPr>
        <w:t>benchmark</w:t>
      </w:r>
      <w:r>
        <w:rPr>
          <w:spacing w:val="17"/>
          <w:w w:val="105"/>
        </w:rPr>
        <w:t xml:space="preserve"> </w:t>
      </w:r>
      <w:r>
        <w:rPr>
          <w:w w:val="105"/>
        </w:rPr>
        <w:t>and</w:t>
      </w:r>
      <w:r>
        <w:rPr>
          <w:spacing w:val="17"/>
          <w:w w:val="105"/>
        </w:rPr>
        <w:t xml:space="preserve"> </w:t>
      </w:r>
      <w:r>
        <w:rPr>
          <w:w w:val="105"/>
        </w:rPr>
        <w:t>COS.</w:t>
      </w:r>
      <w:r>
        <w:rPr>
          <w:spacing w:val="17"/>
          <w:w w:val="105"/>
        </w:rPr>
        <w:t xml:space="preserve"> </w:t>
      </w:r>
      <w:r>
        <w:rPr>
          <w:w w:val="105"/>
        </w:rPr>
        <w:t>As</w:t>
      </w:r>
      <w:r>
        <w:rPr>
          <w:spacing w:val="15"/>
          <w:w w:val="105"/>
        </w:rPr>
        <w:t xml:space="preserve"> </w:t>
      </w:r>
      <w:r>
        <w:rPr>
          <w:w w:val="105"/>
        </w:rPr>
        <w:t>well</w:t>
      </w:r>
    </w:p>
    <w:p w14:paraId="60843770" w14:textId="77777777" w:rsidR="00E2709D" w:rsidRDefault="00462487">
      <w:pPr>
        <w:pStyle w:val="BodyText"/>
        <w:spacing w:line="289" w:lineRule="exact"/>
        <w:ind w:left="227"/>
      </w:pPr>
      <w:r>
        <w:rPr>
          <w:rFonts w:ascii="Trebuchet MS"/>
          <w:sz w:val="12"/>
        </w:rPr>
        <w:t xml:space="preserve">524    </w:t>
      </w:r>
      <w:r>
        <w:rPr>
          <w:rFonts w:ascii="Trebuchet MS"/>
          <w:spacing w:val="19"/>
          <w:sz w:val="12"/>
        </w:rPr>
        <w:t xml:space="preserve"> </w:t>
      </w:r>
      <w:r>
        <w:rPr>
          <w:w w:val="105"/>
        </w:rPr>
        <w:t>as</w:t>
      </w:r>
      <w:r>
        <w:rPr>
          <w:spacing w:val="23"/>
          <w:w w:val="105"/>
        </w:rPr>
        <w:t xml:space="preserve"> </w:t>
      </w:r>
      <w:r>
        <w:rPr>
          <w:w w:val="105"/>
        </w:rPr>
        <w:t>DWD,</w:t>
      </w:r>
      <w:r>
        <w:rPr>
          <w:spacing w:val="23"/>
          <w:w w:val="105"/>
        </w:rPr>
        <w:t xml:space="preserve"> </w:t>
      </w:r>
      <w:r>
        <w:rPr>
          <w:w w:val="105"/>
        </w:rPr>
        <w:t>to</w:t>
      </w:r>
      <w:r>
        <w:rPr>
          <w:spacing w:val="23"/>
          <w:w w:val="105"/>
        </w:rPr>
        <w:t xml:space="preserve"> </w:t>
      </w:r>
      <w:r>
        <w:rPr>
          <w:w w:val="105"/>
        </w:rPr>
        <w:t>maximize</w:t>
      </w:r>
      <w:r>
        <w:rPr>
          <w:spacing w:val="23"/>
          <w:w w:val="105"/>
        </w:rPr>
        <w:t xml:space="preserve"> </w:t>
      </w:r>
      <w:r>
        <w:rPr>
          <w:w w:val="105"/>
        </w:rPr>
        <w:t>its</w:t>
      </w:r>
      <w:r>
        <w:rPr>
          <w:spacing w:val="23"/>
          <w:w w:val="105"/>
        </w:rPr>
        <w:t xml:space="preserve"> </w:t>
      </w:r>
      <w:r>
        <w:rPr>
          <w:w w:val="105"/>
        </w:rPr>
        <w:t>skill</w:t>
      </w:r>
      <w:r>
        <w:rPr>
          <w:spacing w:val="23"/>
          <w:w w:val="105"/>
        </w:rPr>
        <w:t xml:space="preserve"> </w:t>
      </w:r>
      <w:r>
        <w:rPr>
          <w:w w:val="105"/>
        </w:rPr>
        <w:t>requires</w:t>
      </w:r>
      <w:r>
        <w:rPr>
          <w:spacing w:val="23"/>
          <w:w w:val="105"/>
        </w:rPr>
        <w:t xml:space="preserve"> </w:t>
      </w:r>
      <w:r>
        <w:rPr>
          <w:w w:val="105"/>
        </w:rPr>
        <w:t>a</w:t>
      </w:r>
      <w:r>
        <w:rPr>
          <w:spacing w:val="22"/>
          <w:w w:val="105"/>
        </w:rPr>
        <w:t xml:space="preserve"> </w:t>
      </w:r>
      <w:r>
        <w:rPr>
          <w:w w:val="105"/>
        </w:rPr>
        <w:t>persistence</w:t>
      </w:r>
      <w:r>
        <w:rPr>
          <w:spacing w:val="23"/>
          <w:w w:val="105"/>
        </w:rPr>
        <w:t xml:space="preserve"> </w:t>
      </w:r>
      <w:r>
        <w:rPr>
          <w:w w:val="105"/>
        </w:rPr>
        <w:t>of</w:t>
      </w:r>
      <w:r>
        <w:rPr>
          <w:spacing w:val="23"/>
          <w:w w:val="105"/>
        </w:rPr>
        <w:t xml:space="preserve"> </w:t>
      </w:r>
      <w:r>
        <w:rPr>
          <w:w w:val="105"/>
        </w:rPr>
        <w:t xml:space="preserve">3/3. </w:t>
      </w:r>
      <w:r>
        <w:rPr>
          <w:spacing w:val="8"/>
          <w:w w:val="105"/>
        </w:rPr>
        <w:t xml:space="preserve"> </w:t>
      </w:r>
      <w:r>
        <w:rPr>
          <w:w w:val="105"/>
        </w:rPr>
        <w:t>Overall,</w:t>
      </w:r>
      <w:r>
        <w:rPr>
          <w:spacing w:val="25"/>
          <w:w w:val="105"/>
        </w:rPr>
        <w:t xml:space="preserve"> </w:t>
      </w:r>
      <w:r>
        <w:rPr>
          <w:w w:val="105"/>
        </w:rPr>
        <w:t>there</w:t>
      </w:r>
    </w:p>
    <w:p w14:paraId="4B4FA193" w14:textId="77777777" w:rsidR="00E2709D" w:rsidRDefault="00462487">
      <w:pPr>
        <w:pStyle w:val="BodyText"/>
        <w:spacing w:line="289" w:lineRule="exact"/>
        <w:ind w:left="227"/>
      </w:pPr>
      <w:r>
        <w:rPr>
          <w:rFonts w:ascii="Trebuchet MS"/>
          <w:sz w:val="12"/>
        </w:rPr>
        <w:t xml:space="preserve">525    </w:t>
      </w:r>
      <w:r>
        <w:rPr>
          <w:rFonts w:ascii="Trebuchet MS"/>
          <w:spacing w:val="19"/>
          <w:sz w:val="12"/>
        </w:rPr>
        <w:t xml:space="preserve"> </w:t>
      </w:r>
      <w:r>
        <w:rPr>
          <w:w w:val="105"/>
        </w:rPr>
        <w:t>is</w:t>
      </w:r>
      <w:r>
        <w:rPr>
          <w:spacing w:val="40"/>
          <w:w w:val="105"/>
        </w:rPr>
        <w:t xml:space="preserve"> </w:t>
      </w:r>
      <w:r>
        <w:rPr>
          <w:w w:val="105"/>
        </w:rPr>
        <w:t>a</w:t>
      </w:r>
      <w:r>
        <w:rPr>
          <w:spacing w:val="39"/>
          <w:w w:val="105"/>
        </w:rPr>
        <w:t xml:space="preserve"> </w:t>
      </w:r>
      <w:r>
        <w:rPr>
          <w:w w:val="105"/>
        </w:rPr>
        <w:t>loss</w:t>
      </w:r>
      <w:r>
        <w:rPr>
          <w:spacing w:val="39"/>
          <w:w w:val="105"/>
        </w:rPr>
        <w:t xml:space="preserve"> </w:t>
      </w:r>
      <w:r>
        <w:rPr>
          <w:w w:val="105"/>
        </w:rPr>
        <w:t>in</w:t>
      </w:r>
      <w:r>
        <w:rPr>
          <w:spacing w:val="40"/>
          <w:w w:val="105"/>
        </w:rPr>
        <w:t xml:space="preserve"> </w:t>
      </w:r>
      <w:r>
        <w:rPr>
          <w:w w:val="105"/>
        </w:rPr>
        <w:t>skill</w:t>
      </w:r>
      <w:r>
        <w:rPr>
          <w:spacing w:val="39"/>
          <w:w w:val="105"/>
        </w:rPr>
        <w:t xml:space="preserve"> </w:t>
      </w:r>
      <w:r>
        <w:rPr>
          <w:w w:val="105"/>
        </w:rPr>
        <w:t>of</w:t>
      </w:r>
      <w:r>
        <w:rPr>
          <w:spacing w:val="39"/>
          <w:w w:val="105"/>
        </w:rPr>
        <w:t xml:space="preserve"> </w:t>
      </w:r>
      <w:r>
        <w:rPr>
          <w:w w:val="105"/>
        </w:rPr>
        <w:t>approximately</w:t>
      </w:r>
      <w:r>
        <w:rPr>
          <w:spacing w:val="40"/>
          <w:w w:val="105"/>
        </w:rPr>
        <w:t xml:space="preserve"> </w:t>
      </w:r>
      <w:r>
        <w:rPr>
          <w:w w:val="105"/>
        </w:rPr>
        <w:t>20%</w:t>
      </w:r>
      <w:r>
        <w:rPr>
          <w:spacing w:val="39"/>
          <w:w w:val="105"/>
        </w:rPr>
        <w:t xml:space="preserve"> </w:t>
      </w:r>
      <w:r>
        <w:rPr>
          <w:w w:val="105"/>
        </w:rPr>
        <w:t>compared</w:t>
      </w:r>
      <w:r>
        <w:rPr>
          <w:spacing w:val="39"/>
          <w:w w:val="105"/>
        </w:rPr>
        <w:t xml:space="preserve"> </w:t>
      </w:r>
      <w:r>
        <w:rPr>
          <w:w w:val="105"/>
        </w:rPr>
        <w:t>with</w:t>
      </w:r>
      <w:r>
        <w:rPr>
          <w:spacing w:val="40"/>
          <w:w w:val="105"/>
        </w:rPr>
        <w:t xml:space="preserve"> </w:t>
      </w:r>
      <w:r>
        <w:rPr>
          <w:w w:val="105"/>
        </w:rPr>
        <w:t>the</w:t>
      </w:r>
      <w:r>
        <w:rPr>
          <w:spacing w:val="39"/>
          <w:w w:val="105"/>
        </w:rPr>
        <w:t xml:space="preserve"> </w:t>
      </w:r>
      <w:r>
        <w:rPr>
          <w:w w:val="105"/>
        </w:rPr>
        <w:t>first</w:t>
      </w:r>
      <w:r>
        <w:rPr>
          <w:spacing w:val="40"/>
          <w:w w:val="105"/>
        </w:rPr>
        <w:t xml:space="preserve"> </w:t>
      </w:r>
      <w:r>
        <w:rPr>
          <w:w w:val="105"/>
        </w:rPr>
        <w:t>2</w:t>
      </w:r>
      <w:r>
        <w:rPr>
          <w:spacing w:val="39"/>
          <w:w w:val="105"/>
        </w:rPr>
        <w:t xml:space="preserve"> </w:t>
      </w:r>
      <w:r>
        <w:rPr>
          <w:w w:val="105"/>
        </w:rPr>
        <w:t>days</w:t>
      </w:r>
      <w:r>
        <w:rPr>
          <w:spacing w:val="39"/>
          <w:w w:val="105"/>
        </w:rPr>
        <w:t xml:space="preserve"> </w:t>
      </w:r>
      <w:r>
        <w:rPr>
          <w:w w:val="105"/>
        </w:rPr>
        <w:t>of</w:t>
      </w:r>
    </w:p>
    <w:p w14:paraId="48F64EBB" w14:textId="77777777" w:rsidR="00E2709D" w:rsidRDefault="00462487">
      <w:pPr>
        <w:spacing w:line="289" w:lineRule="exact"/>
        <w:ind w:left="227"/>
        <w:rPr>
          <w:sz w:val="24"/>
        </w:rPr>
      </w:pPr>
      <w:r>
        <w:rPr>
          <w:rFonts w:ascii="Trebuchet MS"/>
          <w:sz w:val="12"/>
        </w:rPr>
        <w:t xml:space="preserve">526    </w:t>
      </w:r>
      <w:r>
        <w:rPr>
          <w:rFonts w:ascii="Trebuchet MS"/>
          <w:spacing w:val="19"/>
          <w:sz w:val="12"/>
        </w:rPr>
        <w:t xml:space="preserve"> </w:t>
      </w:r>
      <w:proofErr w:type="gramStart"/>
      <w:r>
        <w:rPr>
          <w:sz w:val="24"/>
        </w:rPr>
        <w:t>forecast</w:t>
      </w:r>
      <w:proofErr w:type="gramEnd"/>
      <w:r>
        <w:rPr>
          <w:sz w:val="24"/>
        </w:rPr>
        <w:t>.</w:t>
      </w:r>
    </w:p>
    <w:p w14:paraId="2C373CF8" w14:textId="4193EE80" w:rsidR="00E2709D" w:rsidRDefault="00462487">
      <w:pPr>
        <w:pStyle w:val="BodyText"/>
        <w:tabs>
          <w:tab w:val="left" w:pos="968"/>
        </w:tabs>
        <w:spacing w:line="289" w:lineRule="exact"/>
        <w:ind w:left="227"/>
      </w:pPr>
      <w:r>
        <w:rPr>
          <w:rFonts w:ascii="Trebuchet MS"/>
          <w:w w:val="105"/>
          <w:sz w:val="12"/>
        </w:rPr>
        <w:t>527</w:t>
      </w:r>
      <w:r>
        <w:rPr>
          <w:rFonts w:ascii="Trebuchet MS"/>
          <w:w w:val="105"/>
          <w:sz w:val="12"/>
        </w:rPr>
        <w:tab/>
      </w:r>
      <w:r>
        <w:rPr>
          <w:w w:val="105"/>
        </w:rPr>
        <w:t>At</w:t>
      </w:r>
      <w:r>
        <w:rPr>
          <w:spacing w:val="-3"/>
          <w:w w:val="105"/>
        </w:rPr>
        <w:t xml:space="preserve"> </w:t>
      </w:r>
      <w:r>
        <w:rPr>
          <w:w w:val="105"/>
        </w:rPr>
        <w:t>lead</w:t>
      </w:r>
      <w:r>
        <w:rPr>
          <w:spacing w:val="-2"/>
          <w:w w:val="105"/>
        </w:rPr>
        <w:t xml:space="preserve"> </w:t>
      </w:r>
      <w:r>
        <w:rPr>
          <w:w w:val="105"/>
        </w:rPr>
        <w:t>times</w:t>
      </w:r>
      <w:r>
        <w:rPr>
          <w:spacing w:val="-2"/>
          <w:w w:val="105"/>
        </w:rPr>
        <w:t xml:space="preserve"> </w:t>
      </w:r>
      <w:r>
        <w:rPr>
          <w:w w:val="105"/>
        </w:rPr>
        <w:t>from</w:t>
      </w:r>
      <w:r>
        <w:rPr>
          <w:spacing w:val="-3"/>
          <w:w w:val="105"/>
        </w:rPr>
        <w:t xml:space="preserve"> </w:t>
      </w:r>
      <w:r>
        <w:rPr>
          <w:w w:val="105"/>
        </w:rPr>
        <w:t>5.5</w:t>
      </w:r>
      <w:r>
        <w:rPr>
          <w:spacing w:val="-2"/>
          <w:w w:val="105"/>
        </w:rPr>
        <w:t xml:space="preserve"> </w:t>
      </w:r>
      <w:r>
        <w:rPr>
          <w:w w:val="105"/>
        </w:rPr>
        <w:t>to</w:t>
      </w:r>
      <w:r>
        <w:rPr>
          <w:spacing w:val="-2"/>
          <w:w w:val="105"/>
        </w:rPr>
        <w:t xml:space="preserve"> </w:t>
      </w:r>
      <w:r>
        <w:rPr>
          <w:w w:val="105"/>
        </w:rPr>
        <w:t>7</w:t>
      </w:r>
      <w:r>
        <w:rPr>
          <w:spacing w:val="-2"/>
          <w:w w:val="105"/>
        </w:rPr>
        <w:t xml:space="preserve"> </w:t>
      </w:r>
      <w:r>
        <w:rPr>
          <w:w w:val="105"/>
        </w:rPr>
        <w:t xml:space="preserve">days, </w:t>
      </w:r>
      <w:del w:id="319" w:author="Pechlivanidis Ilias" w:date="2024-02-10T13:04:00Z">
        <w:r w:rsidDel="00C62B43">
          <w:rPr>
            <w:w w:val="105"/>
          </w:rPr>
          <w:delText>the</w:delText>
        </w:r>
        <w:r w:rsidDel="00C62B43">
          <w:rPr>
            <w:spacing w:val="-2"/>
            <w:w w:val="105"/>
          </w:rPr>
          <w:delText xml:space="preserve"> </w:delText>
        </w:r>
        <w:r w:rsidDel="00C62B43">
          <w:rPr>
            <w:w w:val="105"/>
          </w:rPr>
          <w:delText>remaining</w:delText>
        </w:r>
        <w:r w:rsidDel="00C62B43">
          <w:rPr>
            <w:spacing w:val="-3"/>
            <w:w w:val="105"/>
          </w:rPr>
          <w:delText xml:space="preserve"> </w:delText>
        </w:r>
        <w:r w:rsidDel="00C62B43">
          <w:rPr>
            <w:w w:val="105"/>
          </w:rPr>
          <w:delText>probabilistic</w:delText>
        </w:r>
        <w:r w:rsidDel="00C62B43">
          <w:rPr>
            <w:spacing w:val="-2"/>
            <w:w w:val="105"/>
          </w:rPr>
          <w:delText xml:space="preserve"> </w:delText>
        </w:r>
        <w:r w:rsidDel="00C62B43">
          <w:rPr>
            <w:w w:val="105"/>
          </w:rPr>
          <w:delText xml:space="preserve">model, </w:delText>
        </w:r>
      </w:del>
      <w:r>
        <w:rPr>
          <w:w w:val="105"/>
        </w:rPr>
        <w:t>ENS</w:t>
      </w:r>
      <w:del w:id="320" w:author="Pechlivanidis Ilias" w:date="2024-02-10T13:04:00Z">
        <w:r w:rsidDel="00C62B43">
          <w:rPr>
            <w:w w:val="105"/>
          </w:rPr>
          <w:delText>,</w:delText>
        </w:r>
      </w:del>
    </w:p>
    <w:p w14:paraId="5E2AB22F" w14:textId="77777777" w:rsidR="00E2709D" w:rsidRDefault="00462487">
      <w:pPr>
        <w:pStyle w:val="BodyText"/>
        <w:spacing w:line="289" w:lineRule="exact"/>
        <w:ind w:left="227"/>
      </w:pPr>
      <w:r>
        <w:rPr>
          <w:rFonts w:ascii="Trebuchet MS"/>
          <w:sz w:val="12"/>
        </w:rPr>
        <w:t xml:space="preserve">528    </w:t>
      </w:r>
      <w:r>
        <w:rPr>
          <w:rFonts w:ascii="Trebuchet MS"/>
          <w:spacing w:val="19"/>
          <w:sz w:val="12"/>
        </w:rPr>
        <w:t xml:space="preserve"> </w:t>
      </w:r>
      <w:r>
        <w:t>continues</w:t>
      </w:r>
      <w:r>
        <w:rPr>
          <w:spacing w:val="48"/>
        </w:rPr>
        <w:t xml:space="preserve"> </w:t>
      </w:r>
      <w:r>
        <w:t>to</w:t>
      </w:r>
      <w:r>
        <w:rPr>
          <w:spacing w:val="47"/>
        </w:rPr>
        <w:t xml:space="preserve"> </w:t>
      </w:r>
      <w:r>
        <w:t>outperform</w:t>
      </w:r>
      <w:r>
        <w:rPr>
          <w:spacing w:val="47"/>
        </w:rPr>
        <w:t xml:space="preserve"> </w:t>
      </w:r>
      <w:r>
        <w:t>the</w:t>
      </w:r>
      <w:r>
        <w:rPr>
          <w:spacing w:val="47"/>
        </w:rPr>
        <w:t xml:space="preserve"> </w:t>
      </w:r>
      <w:r>
        <w:t>other</w:t>
      </w:r>
      <w:r>
        <w:rPr>
          <w:spacing w:val="48"/>
        </w:rPr>
        <w:t xml:space="preserve"> </w:t>
      </w:r>
      <w:r>
        <w:t xml:space="preserve">models.  </w:t>
      </w:r>
      <w:r>
        <w:rPr>
          <w:spacing w:val="2"/>
        </w:rPr>
        <w:t xml:space="preserve"> </w:t>
      </w:r>
      <w:r>
        <w:t>The</w:t>
      </w:r>
      <w:r>
        <w:rPr>
          <w:spacing w:val="47"/>
        </w:rPr>
        <w:t xml:space="preserve"> </w:t>
      </w:r>
      <w:r>
        <w:t>optimal</w:t>
      </w:r>
      <w:r>
        <w:rPr>
          <w:spacing w:val="47"/>
        </w:rPr>
        <w:t xml:space="preserve"> </w:t>
      </w:r>
      <w:r>
        <w:t>criteria</w:t>
      </w:r>
      <w:r>
        <w:rPr>
          <w:spacing w:val="48"/>
        </w:rPr>
        <w:t xml:space="preserve"> </w:t>
      </w:r>
      <w:r>
        <w:t>follow</w:t>
      </w:r>
      <w:r>
        <w:rPr>
          <w:spacing w:val="47"/>
        </w:rPr>
        <w:t xml:space="preserve"> </w:t>
      </w:r>
      <w:r>
        <w:t>the</w:t>
      </w:r>
    </w:p>
    <w:p w14:paraId="2702A8D7" w14:textId="7A0860F5" w:rsidR="00E2709D" w:rsidRDefault="00462487">
      <w:pPr>
        <w:pStyle w:val="BodyText"/>
        <w:spacing w:line="289" w:lineRule="exact"/>
        <w:ind w:left="227"/>
      </w:pPr>
      <w:r>
        <w:rPr>
          <w:rFonts w:ascii="Trebuchet MS" w:hAnsi="Trebuchet MS"/>
          <w:sz w:val="12"/>
        </w:rPr>
        <w:t xml:space="preserve">529    </w:t>
      </w:r>
      <w:r>
        <w:rPr>
          <w:rFonts w:ascii="Trebuchet MS" w:hAnsi="Trebuchet MS"/>
          <w:spacing w:val="19"/>
          <w:sz w:val="12"/>
        </w:rPr>
        <w:t xml:space="preserve"> </w:t>
      </w:r>
      <w:r>
        <w:t>trend:</w:t>
      </w:r>
      <w:r>
        <w:rPr>
          <w:spacing w:val="97"/>
        </w:rPr>
        <w:t xml:space="preserve"> </w:t>
      </w:r>
      <w:r>
        <w:t>no</w:t>
      </w:r>
      <w:r>
        <w:rPr>
          <w:spacing w:val="53"/>
        </w:rPr>
        <w:t xml:space="preserve"> </w:t>
      </w:r>
      <w:r>
        <w:t>persistence</w:t>
      </w:r>
      <w:r>
        <w:rPr>
          <w:spacing w:val="51"/>
        </w:rPr>
        <w:t xml:space="preserve"> </w:t>
      </w:r>
      <w:r>
        <w:t>and</w:t>
      </w:r>
      <w:r>
        <w:rPr>
          <w:spacing w:val="51"/>
        </w:rPr>
        <w:t xml:space="preserve"> </w:t>
      </w:r>
      <w:r>
        <w:t>a</w:t>
      </w:r>
      <w:r>
        <w:rPr>
          <w:spacing w:val="53"/>
        </w:rPr>
        <w:t xml:space="preserve"> </w:t>
      </w:r>
      <w:r>
        <w:t>decreasing</w:t>
      </w:r>
      <w:r>
        <w:rPr>
          <w:spacing w:val="52"/>
        </w:rPr>
        <w:t xml:space="preserve"> </w:t>
      </w:r>
      <w:r>
        <w:t>probability</w:t>
      </w:r>
      <w:r>
        <w:rPr>
          <w:spacing w:val="52"/>
        </w:rPr>
        <w:t xml:space="preserve"> </w:t>
      </w:r>
      <w:r>
        <w:t>threshold</w:t>
      </w:r>
      <w:ins w:id="321" w:author="Pechlivanidis Ilias" w:date="2024-02-10T13:04:00Z">
        <w:r w:rsidR="00C62B43">
          <w:t>,</w:t>
        </w:r>
      </w:ins>
      <w:r>
        <w:rPr>
          <w:spacing w:val="53"/>
        </w:rPr>
        <w:t xml:space="preserve"> </w:t>
      </w:r>
      <w:del w:id="322" w:author="Pechlivanidis Ilias" w:date="2024-02-10T13:04:00Z">
        <w:r w:rsidDel="00C62B43">
          <w:delText>—</w:delText>
        </w:r>
      </w:del>
      <w:r>
        <w:t>though</w:t>
      </w:r>
      <w:r>
        <w:rPr>
          <w:spacing w:val="51"/>
        </w:rPr>
        <w:t xml:space="preserve"> </w:t>
      </w:r>
      <w:r>
        <w:t>still</w:t>
      </w:r>
    </w:p>
    <w:p w14:paraId="2C140BEF" w14:textId="77777777" w:rsidR="00E2709D" w:rsidRDefault="00462487">
      <w:pPr>
        <w:pStyle w:val="BodyText"/>
        <w:spacing w:line="289" w:lineRule="exact"/>
        <w:ind w:left="227"/>
      </w:pPr>
      <w:r>
        <w:rPr>
          <w:rFonts w:ascii="Trebuchet MS" w:hAnsi="Trebuchet MS"/>
          <w:sz w:val="12"/>
        </w:rPr>
        <w:t xml:space="preserve">530    </w:t>
      </w:r>
      <w:r>
        <w:rPr>
          <w:rFonts w:ascii="Trebuchet MS" w:hAnsi="Trebuchet MS"/>
          <w:spacing w:val="19"/>
          <w:sz w:val="12"/>
        </w:rPr>
        <w:t xml:space="preserve"> </w:t>
      </w:r>
      <w:r>
        <w:rPr>
          <w:w w:val="105"/>
        </w:rPr>
        <w:t>higher</w:t>
      </w:r>
      <w:r>
        <w:rPr>
          <w:spacing w:val="9"/>
          <w:w w:val="105"/>
        </w:rPr>
        <w:t xml:space="preserve"> </w:t>
      </w:r>
      <w:r>
        <w:rPr>
          <w:w w:val="105"/>
        </w:rPr>
        <w:t>than</w:t>
      </w:r>
      <w:r>
        <w:rPr>
          <w:spacing w:val="8"/>
          <w:w w:val="105"/>
        </w:rPr>
        <w:t xml:space="preserve"> </w:t>
      </w:r>
      <w:r>
        <w:rPr>
          <w:w w:val="105"/>
        </w:rPr>
        <w:t>the</w:t>
      </w:r>
      <w:r>
        <w:rPr>
          <w:spacing w:val="9"/>
          <w:w w:val="105"/>
        </w:rPr>
        <w:t xml:space="preserve"> </w:t>
      </w:r>
      <w:r>
        <w:rPr>
          <w:w w:val="105"/>
        </w:rPr>
        <w:t>benchmark</w:t>
      </w:r>
      <w:del w:id="323" w:author="Pechlivanidis Ilias" w:date="2024-02-10T13:04:00Z">
        <w:r w:rsidDel="00C62B43">
          <w:rPr>
            <w:w w:val="105"/>
          </w:rPr>
          <w:delText>—</w:delText>
        </w:r>
      </w:del>
      <w:r>
        <w:rPr>
          <w:w w:val="105"/>
        </w:rPr>
        <w:t>.</w:t>
      </w:r>
      <w:r>
        <w:rPr>
          <w:spacing w:val="34"/>
          <w:w w:val="105"/>
        </w:rPr>
        <w:t xml:space="preserve"> </w:t>
      </w:r>
      <w:r>
        <w:rPr>
          <w:w w:val="105"/>
        </w:rPr>
        <w:t>Overall</w:t>
      </w:r>
      <w:r>
        <w:rPr>
          <w:spacing w:val="8"/>
          <w:w w:val="105"/>
        </w:rPr>
        <w:t xml:space="preserve"> </w:t>
      </w:r>
      <w:r>
        <w:rPr>
          <w:w w:val="105"/>
        </w:rPr>
        <w:t>skill</w:t>
      </w:r>
      <w:r>
        <w:rPr>
          <w:spacing w:val="9"/>
          <w:w w:val="105"/>
        </w:rPr>
        <w:t xml:space="preserve"> </w:t>
      </w:r>
      <w:r>
        <w:rPr>
          <w:w w:val="105"/>
        </w:rPr>
        <w:t>has</w:t>
      </w:r>
      <w:r>
        <w:rPr>
          <w:spacing w:val="8"/>
          <w:w w:val="105"/>
        </w:rPr>
        <w:t xml:space="preserve"> </w:t>
      </w:r>
      <w:r>
        <w:rPr>
          <w:w w:val="105"/>
        </w:rPr>
        <w:t>degraded</w:t>
      </w:r>
      <w:r>
        <w:rPr>
          <w:spacing w:val="8"/>
          <w:w w:val="105"/>
        </w:rPr>
        <w:t xml:space="preserve"> </w:t>
      </w:r>
      <w:r>
        <w:rPr>
          <w:w w:val="105"/>
        </w:rPr>
        <w:t>by</w:t>
      </w:r>
      <w:r>
        <w:rPr>
          <w:spacing w:val="9"/>
          <w:w w:val="105"/>
        </w:rPr>
        <w:t xml:space="preserve"> </w:t>
      </w:r>
      <w:r>
        <w:rPr>
          <w:w w:val="105"/>
        </w:rPr>
        <w:t>30%</w:t>
      </w:r>
      <w:r>
        <w:rPr>
          <w:spacing w:val="8"/>
          <w:w w:val="105"/>
        </w:rPr>
        <w:t xml:space="preserve"> </w:t>
      </w:r>
      <w:r>
        <w:rPr>
          <w:w w:val="105"/>
        </w:rPr>
        <w:t>compared</w:t>
      </w:r>
    </w:p>
    <w:p w14:paraId="181AA2C6" w14:textId="77777777" w:rsidR="00E2709D" w:rsidRDefault="00462487">
      <w:pPr>
        <w:pStyle w:val="BodyText"/>
        <w:spacing w:line="289" w:lineRule="exact"/>
        <w:ind w:left="227"/>
      </w:pPr>
      <w:r>
        <w:rPr>
          <w:rFonts w:ascii="Trebuchet MS"/>
          <w:sz w:val="12"/>
        </w:rPr>
        <w:t xml:space="preserve">531    </w:t>
      </w:r>
      <w:r>
        <w:rPr>
          <w:rFonts w:ascii="Trebuchet MS"/>
          <w:spacing w:val="19"/>
          <w:sz w:val="12"/>
        </w:rPr>
        <w:t xml:space="preserve"> </w:t>
      </w:r>
      <w:r>
        <w:t>to</w:t>
      </w:r>
      <w:r>
        <w:rPr>
          <w:spacing w:val="44"/>
        </w:rPr>
        <w:t xml:space="preserve"> </w:t>
      </w:r>
      <w:r>
        <w:t>the</w:t>
      </w:r>
      <w:r>
        <w:rPr>
          <w:spacing w:val="43"/>
        </w:rPr>
        <w:t xml:space="preserve"> </w:t>
      </w:r>
      <w:r>
        <w:t>previous</w:t>
      </w:r>
      <w:r>
        <w:rPr>
          <w:spacing w:val="44"/>
        </w:rPr>
        <w:t xml:space="preserve"> </w:t>
      </w:r>
      <w:r>
        <w:t>lead</w:t>
      </w:r>
      <w:r>
        <w:rPr>
          <w:spacing w:val="44"/>
        </w:rPr>
        <w:t xml:space="preserve"> </w:t>
      </w:r>
      <w:r>
        <w:t>time</w:t>
      </w:r>
      <w:r>
        <w:rPr>
          <w:spacing w:val="43"/>
        </w:rPr>
        <w:t xml:space="preserve"> </w:t>
      </w:r>
      <w:r>
        <w:t>range</w:t>
      </w:r>
      <w:r>
        <w:rPr>
          <w:spacing w:val="44"/>
        </w:rPr>
        <w:t xml:space="preserve"> </w:t>
      </w:r>
      <w:r>
        <w:t>(over</w:t>
      </w:r>
      <w:r>
        <w:rPr>
          <w:spacing w:val="42"/>
        </w:rPr>
        <w:t xml:space="preserve"> </w:t>
      </w:r>
      <w:r>
        <w:t>40%</w:t>
      </w:r>
      <w:r>
        <w:rPr>
          <w:spacing w:val="44"/>
        </w:rPr>
        <w:t xml:space="preserve"> </w:t>
      </w:r>
      <w:r>
        <w:t>compared</w:t>
      </w:r>
      <w:r>
        <w:rPr>
          <w:spacing w:val="42"/>
        </w:rPr>
        <w:t xml:space="preserve"> </w:t>
      </w:r>
      <w:r>
        <w:t>to</w:t>
      </w:r>
      <w:r>
        <w:rPr>
          <w:spacing w:val="43"/>
        </w:rPr>
        <w:t xml:space="preserve"> </w:t>
      </w:r>
      <w:r>
        <w:t>the</w:t>
      </w:r>
      <w:r>
        <w:rPr>
          <w:spacing w:val="43"/>
        </w:rPr>
        <w:t xml:space="preserve"> </w:t>
      </w:r>
      <w:r>
        <w:t>first</w:t>
      </w:r>
      <w:r>
        <w:rPr>
          <w:spacing w:val="44"/>
        </w:rPr>
        <w:t xml:space="preserve"> </w:t>
      </w:r>
      <w:r>
        <w:t>2</w:t>
      </w:r>
      <w:r>
        <w:rPr>
          <w:spacing w:val="43"/>
        </w:rPr>
        <w:t xml:space="preserve"> </w:t>
      </w:r>
      <w:r>
        <w:t>days</w:t>
      </w:r>
      <w:r>
        <w:rPr>
          <w:spacing w:val="44"/>
        </w:rPr>
        <w:t xml:space="preserve"> </w:t>
      </w:r>
      <w:r>
        <w:t>of</w:t>
      </w:r>
    </w:p>
    <w:p w14:paraId="50E33C54" w14:textId="77777777" w:rsidR="00E2709D" w:rsidRDefault="00462487">
      <w:pPr>
        <w:spacing w:line="289" w:lineRule="exact"/>
        <w:ind w:left="227"/>
        <w:rPr>
          <w:sz w:val="24"/>
        </w:rPr>
      </w:pPr>
      <w:r>
        <w:rPr>
          <w:rFonts w:ascii="Trebuchet MS"/>
          <w:sz w:val="12"/>
        </w:rPr>
        <w:t xml:space="preserve">532    </w:t>
      </w:r>
      <w:r>
        <w:rPr>
          <w:rFonts w:ascii="Trebuchet MS"/>
          <w:spacing w:val="19"/>
          <w:sz w:val="12"/>
        </w:rPr>
        <w:t xml:space="preserve"> </w:t>
      </w:r>
      <w:r>
        <w:rPr>
          <w:sz w:val="24"/>
        </w:rPr>
        <w:t>forecast).</w:t>
      </w:r>
    </w:p>
    <w:p w14:paraId="388E3769" w14:textId="77777777" w:rsidR="00E2709D" w:rsidRDefault="00462487">
      <w:pPr>
        <w:pStyle w:val="BodyText"/>
        <w:tabs>
          <w:tab w:val="left" w:pos="968"/>
        </w:tabs>
        <w:spacing w:line="289" w:lineRule="exact"/>
        <w:ind w:left="227"/>
      </w:pPr>
      <w:r>
        <w:rPr>
          <w:rFonts w:ascii="Trebuchet MS"/>
          <w:w w:val="105"/>
          <w:sz w:val="12"/>
        </w:rPr>
        <w:t>533</w:t>
      </w:r>
      <w:r>
        <w:rPr>
          <w:rFonts w:ascii="Trebuchet MS"/>
          <w:w w:val="105"/>
          <w:sz w:val="12"/>
        </w:rPr>
        <w:tab/>
      </w:r>
      <w:r>
        <w:rPr>
          <w:w w:val="105"/>
        </w:rPr>
        <w:t>The</w:t>
      </w:r>
      <w:r>
        <w:rPr>
          <w:spacing w:val="4"/>
          <w:w w:val="105"/>
        </w:rPr>
        <w:t xml:space="preserve"> </w:t>
      </w:r>
      <w:r>
        <w:rPr>
          <w:w w:val="105"/>
        </w:rPr>
        <w:t>skill</w:t>
      </w:r>
      <w:r>
        <w:rPr>
          <w:spacing w:val="5"/>
          <w:w w:val="105"/>
        </w:rPr>
        <w:t xml:space="preserve"> </w:t>
      </w:r>
      <w:r>
        <w:rPr>
          <w:w w:val="105"/>
        </w:rPr>
        <w:t>at</w:t>
      </w:r>
      <w:r>
        <w:rPr>
          <w:spacing w:val="4"/>
          <w:w w:val="105"/>
        </w:rPr>
        <w:t xml:space="preserve"> </w:t>
      </w:r>
      <w:r>
        <w:rPr>
          <w:w w:val="105"/>
        </w:rPr>
        <w:t>the</w:t>
      </w:r>
      <w:r>
        <w:rPr>
          <w:spacing w:val="5"/>
          <w:w w:val="105"/>
        </w:rPr>
        <w:t xml:space="preserve"> </w:t>
      </w:r>
      <w:r>
        <w:rPr>
          <w:w w:val="105"/>
        </w:rPr>
        <w:t>longest</w:t>
      </w:r>
      <w:r>
        <w:rPr>
          <w:spacing w:val="4"/>
          <w:w w:val="105"/>
        </w:rPr>
        <w:t xml:space="preserve"> </w:t>
      </w:r>
      <w:r>
        <w:rPr>
          <w:w w:val="105"/>
        </w:rPr>
        <w:t>lead</w:t>
      </w:r>
      <w:r>
        <w:rPr>
          <w:spacing w:val="5"/>
          <w:w w:val="105"/>
        </w:rPr>
        <w:t xml:space="preserve"> </w:t>
      </w:r>
      <w:r>
        <w:rPr>
          <w:w w:val="105"/>
        </w:rPr>
        <w:t>time</w:t>
      </w:r>
      <w:r>
        <w:rPr>
          <w:spacing w:val="5"/>
          <w:w w:val="105"/>
        </w:rPr>
        <w:t xml:space="preserve"> </w:t>
      </w:r>
      <w:r>
        <w:rPr>
          <w:w w:val="105"/>
        </w:rPr>
        <w:t>range</w:t>
      </w:r>
      <w:r>
        <w:rPr>
          <w:spacing w:val="4"/>
          <w:w w:val="105"/>
        </w:rPr>
        <w:t xml:space="preserve"> </w:t>
      </w:r>
      <w:r>
        <w:rPr>
          <w:w w:val="105"/>
        </w:rPr>
        <w:t>is</w:t>
      </w:r>
      <w:r>
        <w:rPr>
          <w:spacing w:val="5"/>
          <w:w w:val="105"/>
        </w:rPr>
        <w:t xml:space="preserve"> </w:t>
      </w:r>
      <w:r>
        <w:rPr>
          <w:w w:val="105"/>
        </w:rPr>
        <w:t>overall</w:t>
      </w:r>
      <w:r>
        <w:rPr>
          <w:spacing w:val="4"/>
          <w:w w:val="105"/>
        </w:rPr>
        <w:t xml:space="preserve"> </w:t>
      </w:r>
      <w:r>
        <w:rPr>
          <w:w w:val="105"/>
        </w:rPr>
        <w:t>poor.</w:t>
      </w:r>
      <w:r>
        <w:rPr>
          <w:spacing w:val="30"/>
          <w:w w:val="105"/>
        </w:rPr>
        <w:t xml:space="preserve"> </w:t>
      </w:r>
      <w:r>
        <w:rPr>
          <w:w w:val="105"/>
        </w:rPr>
        <w:t>Only</w:t>
      </w:r>
      <w:r>
        <w:rPr>
          <w:spacing w:val="4"/>
          <w:w w:val="105"/>
        </w:rPr>
        <w:t xml:space="preserve"> </w:t>
      </w:r>
      <w:r>
        <w:rPr>
          <w:w w:val="105"/>
        </w:rPr>
        <w:t>two</w:t>
      </w:r>
      <w:r>
        <w:rPr>
          <w:spacing w:val="5"/>
          <w:w w:val="105"/>
        </w:rPr>
        <w:t xml:space="preserve"> </w:t>
      </w:r>
      <w:r>
        <w:rPr>
          <w:w w:val="105"/>
        </w:rPr>
        <w:t>models</w:t>
      </w:r>
    </w:p>
    <w:p w14:paraId="42F08944" w14:textId="77777777" w:rsidR="00E2709D" w:rsidRDefault="00462487">
      <w:pPr>
        <w:pStyle w:val="BodyText"/>
        <w:spacing w:line="289" w:lineRule="exact"/>
        <w:ind w:left="227"/>
      </w:pPr>
      <w:r>
        <w:rPr>
          <w:rFonts w:ascii="Trebuchet MS"/>
          <w:sz w:val="12"/>
        </w:rPr>
        <w:t xml:space="preserve">534    </w:t>
      </w:r>
      <w:r>
        <w:rPr>
          <w:rFonts w:ascii="Trebuchet MS"/>
          <w:spacing w:val="19"/>
          <w:sz w:val="12"/>
        </w:rPr>
        <w:t xml:space="preserve"> </w:t>
      </w:r>
      <w:r>
        <w:t>have</w:t>
      </w:r>
      <w:r>
        <w:rPr>
          <w:spacing w:val="35"/>
        </w:rPr>
        <w:t xml:space="preserve"> </w:t>
      </w:r>
      <w:r>
        <w:t>such</w:t>
      </w:r>
      <w:r>
        <w:rPr>
          <w:spacing w:val="36"/>
        </w:rPr>
        <w:t xml:space="preserve"> </w:t>
      </w:r>
      <w:r>
        <w:t>a</w:t>
      </w:r>
      <w:r>
        <w:rPr>
          <w:spacing w:val="35"/>
        </w:rPr>
        <w:t xml:space="preserve"> </w:t>
      </w:r>
      <w:r>
        <w:t>long</w:t>
      </w:r>
      <w:r>
        <w:rPr>
          <w:spacing w:val="35"/>
        </w:rPr>
        <w:t xml:space="preserve"> </w:t>
      </w:r>
      <w:r>
        <w:t>forecast</w:t>
      </w:r>
      <w:r>
        <w:rPr>
          <w:spacing w:val="35"/>
        </w:rPr>
        <w:t xml:space="preserve"> </w:t>
      </w:r>
      <w:r>
        <w:t>horizon,</w:t>
      </w:r>
      <w:r>
        <w:rPr>
          <w:spacing w:val="38"/>
        </w:rPr>
        <w:t xml:space="preserve"> </w:t>
      </w:r>
      <w:r>
        <w:t>with</w:t>
      </w:r>
      <w:r>
        <w:rPr>
          <w:spacing w:val="35"/>
        </w:rPr>
        <w:t xml:space="preserve"> </w:t>
      </w:r>
      <w:r>
        <w:t>ENS</w:t>
      </w:r>
      <w:r>
        <w:rPr>
          <w:spacing w:val="35"/>
        </w:rPr>
        <w:t xml:space="preserve"> </w:t>
      </w:r>
      <w:r>
        <w:t>demonstrating</w:t>
      </w:r>
      <w:r>
        <w:rPr>
          <w:spacing w:val="35"/>
        </w:rPr>
        <w:t xml:space="preserve"> </w:t>
      </w:r>
      <w:r>
        <w:t>significantly</w:t>
      </w:r>
      <w:r>
        <w:rPr>
          <w:spacing w:val="35"/>
        </w:rPr>
        <w:t xml:space="preserve"> </w:t>
      </w:r>
      <w:r>
        <w:t>bet-</w:t>
      </w:r>
    </w:p>
    <w:p w14:paraId="20CED28B" w14:textId="77777777" w:rsidR="00E2709D" w:rsidRDefault="00462487">
      <w:pPr>
        <w:pStyle w:val="BodyText"/>
        <w:spacing w:line="289" w:lineRule="exact"/>
        <w:ind w:left="227"/>
      </w:pPr>
      <w:r>
        <w:rPr>
          <w:rFonts w:ascii="Trebuchet MS"/>
          <w:sz w:val="12"/>
        </w:rPr>
        <w:t xml:space="preserve">535    </w:t>
      </w:r>
      <w:r>
        <w:rPr>
          <w:rFonts w:ascii="Trebuchet MS"/>
          <w:spacing w:val="19"/>
          <w:sz w:val="12"/>
        </w:rPr>
        <w:t xml:space="preserve"> </w:t>
      </w:r>
      <w:proofErr w:type="spellStart"/>
      <w:r>
        <w:rPr>
          <w:w w:val="105"/>
        </w:rPr>
        <w:t>ter</w:t>
      </w:r>
      <w:proofErr w:type="spellEnd"/>
      <w:r>
        <w:rPr>
          <w:spacing w:val="25"/>
          <w:w w:val="105"/>
        </w:rPr>
        <w:t xml:space="preserve"> </w:t>
      </w:r>
      <w:r>
        <w:rPr>
          <w:w w:val="105"/>
        </w:rPr>
        <w:t xml:space="preserve">skill. </w:t>
      </w:r>
      <w:r>
        <w:rPr>
          <w:spacing w:val="10"/>
          <w:w w:val="105"/>
        </w:rPr>
        <w:t xml:space="preserve"> </w:t>
      </w:r>
      <w:r>
        <w:rPr>
          <w:w w:val="105"/>
        </w:rPr>
        <w:t>This</w:t>
      </w:r>
      <w:r>
        <w:rPr>
          <w:spacing w:val="25"/>
          <w:w w:val="105"/>
        </w:rPr>
        <w:t xml:space="preserve"> </w:t>
      </w:r>
      <w:r>
        <w:rPr>
          <w:w w:val="105"/>
        </w:rPr>
        <w:t>long</w:t>
      </w:r>
      <w:r>
        <w:rPr>
          <w:spacing w:val="24"/>
          <w:w w:val="105"/>
        </w:rPr>
        <w:t xml:space="preserve"> </w:t>
      </w:r>
      <w:r>
        <w:rPr>
          <w:w w:val="105"/>
        </w:rPr>
        <w:t>lead</w:t>
      </w:r>
      <w:r>
        <w:rPr>
          <w:spacing w:val="24"/>
          <w:w w:val="105"/>
        </w:rPr>
        <w:t xml:space="preserve"> </w:t>
      </w:r>
      <w:r>
        <w:rPr>
          <w:w w:val="105"/>
        </w:rPr>
        <w:t>time</w:t>
      </w:r>
      <w:r>
        <w:rPr>
          <w:spacing w:val="25"/>
          <w:w w:val="105"/>
        </w:rPr>
        <w:t xml:space="preserve"> </w:t>
      </w:r>
      <w:r>
        <w:rPr>
          <w:w w:val="105"/>
        </w:rPr>
        <w:t>range</w:t>
      </w:r>
      <w:r>
        <w:rPr>
          <w:spacing w:val="25"/>
          <w:w w:val="105"/>
        </w:rPr>
        <w:t xml:space="preserve"> </w:t>
      </w:r>
      <w:r>
        <w:rPr>
          <w:w w:val="105"/>
        </w:rPr>
        <w:t>is</w:t>
      </w:r>
      <w:r>
        <w:rPr>
          <w:spacing w:val="24"/>
          <w:w w:val="105"/>
        </w:rPr>
        <w:t xml:space="preserve"> </w:t>
      </w:r>
      <w:r>
        <w:rPr>
          <w:w w:val="105"/>
        </w:rPr>
        <w:t>the</w:t>
      </w:r>
      <w:r>
        <w:rPr>
          <w:spacing w:val="25"/>
          <w:w w:val="105"/>
        </w:rPr>
        <w:t xml:space="preserve"> </w:t>
      </w:r>
      <w:r>
        <w:rPr>
          <w:w w:val="105"/>
        </w:rPr>
        <w:t>only</w:t>
      </w:r>
      <w:r>
        <w:rPr>
          <w:spacing w:val="25"/>
          <w:w w:val="105"/>
        </w:rPr>
        <w:t xml:space="preserve"> </w:t>
      </w:r>
      <w:r>
        <w:rPr>
          <w:w w:val="105"/>
        </w:rPr>
        <w:t>one</w:t>
      </w:r>
      <w:r>
        <w:rPr>
          <w:spacing w:val="24"/>
          <w:w w:val="105"/>
        </w:rPr>
        <w:t xml:space="preserve"> </w:t>
      </w:r>
      <w:r>
        <w:rPr>
          <w:w w:val="105"/>
        </w:rPr>
        <w:t>for</w:t>
      </w:r>
      <w:r>
        <w:rPr>
          <w:spacing w:val="25"/>
          <w:w w:val="105"/>
        </w:rPr>
        <w:t xml:space="preserve"> </w:t>
      </w:r>
      <w:r>
        <w:rPr>
          <w:w w:val="105"/>
        </w:rPr>
        <w:t>which</w:t>
      </w:r>
      <w:r>
        <w:rPr>
          <w:spacing w:val="25"/>
          <w:w w:val="105"/>
        </w:rPr>
        <w:t xml:space="preserve"> </w:t>
      </w:r>
      <w:r>
        <w:rPr>
          <w:w w:val="105"/>
        </w:rPr>
        <w:t>ENS</w:t>
      </w:r>
      <w:r>
        <w:rPr>
          <w:spacing w:val="25"/>
          <w:w w:val="105"/>
        </w:rPr>
        <w:t xml:space="preserve"> </w:t>
      </w:r>
      <w:r>
        <w:rPr>
          <w:w w:val="105"/>
        </w:rPr>
        <w:t>requires</w:t>
      </w:r>
    </w:p>
    <w:p w14:paraId="396FD3FF" w14:textId="77777777" w:rsidR="00E2709D" w:rsidRDefault="00462487">
      <w:pPr>
        <w:pStyle w:val="BodyText"/>
        <w:spacing w:line="289" w:lineRule="exact"/>
        <w:ind w:left="227"/>
      </w:pPr>
      <w:r>
        <w:rPr>
          <w:rFonts w:ascii="Trebuchet MS"/>
          <w:sz w:val="12"/>
        </w:rPr>
        <w:t xml:space="preserve">536    </w:t>
      </w:r>
      <w:r>
        <w:rPr>
          <w:rFonts w:ascii="Trebuchet MS"/>
          <w:spacing w:val="19"/>
          <w:sz w:val="12"/>
        </w:rPr>
        <w:t xml:space="preserve"> </w:t>
      </w:r>
      <w:r>
        <w:rPr>
          <w:w w:val="105"/>
        </w:rPr>
        <w:t>persistence</w:t>
      </w:r>
      <w:r>
        <w:rPr>
          <w:spacing w:val="6"/>
          <w:w w:val="105"/>
        </w:rPr>
        <w:t xml:space="preserve"> </w:t>
      </w:r>
      <w:r>
        <w:rPr>
          <w:w w:val="105"/>
        </w:rPr>
        <w:t>(2/2),</w:t>
      </w:r>
      <w:r>
        <w:rPr>
          <w:spacing w:val="7"/>
          <w:w w:val="105"/>
        </w:rPr>
        <w:t xml:space="preserve"> </w:t>
      </w:r>
      <w:r>
        <w:rPr>
          <w:w w:val="105"/>
        </w:rPr>
        <w:t>a</w:t>
      </w:r>
      <w:r>
        <w:rPr>
          <w:spacing w:val="5"/>
          <w:w w:val="105"/>
        </w:rPr>
        <w:t xml:space="preserve"> </w:t>
      </w:r>
      <w:r>
        <w:rPr>
          <w:w w:val="105"/>
        </w:rPr>
        <w:t>factor</w:t>
      </w:r>
      <w:r>
        <w:rPr>
          <w:spacing w:val="6"/>
          <w:w w:val="105"/>
        </w:rPr>
        <w:t xml:space="preserve"> </w:t>
      </w:r>
      <w:r>
        <w:rPr>
          <w:w w:val="105"/>
        </w:rPr>
        <w:t>that</w:t>
      </w:r>
      <w:r>
        <w:rPr>
          <w:spacing w:val="6"/>
          <w:w w:val="105"/>
        </w:rPr>
        <w:t xml:space="preserve"> </w:t>
      </w:r>
      <w:r>
        <w:rPr>
          <w:w w:val="105"/>
        </w:rPr>
        <w:t>notably</w:t>
      </w:r>
      <w:r>
        <w:rPr>
          <w:spacing w:val="5"/>
          <w:w w:val="105"/>
        </w:rPr>
        <w:t xml:space="preserve"> </w:t>
      </w:r>
      <w:r>
        <w:rPr>
          <w:w w:val="105"/>
        </w:rPr>
        <w:t>decreases</w:t>
      </w:r>
      <w:r>
        <w:rPr>
          <w:spacing w:val="6"/>
          <w:w w:val="105"/>
        </w:rPr>
        <w:t xml:space="preserve"> </w:t>
      </w:r>
      <w:r>
        <w:rPr>
          <w:w w:val="105"/>
        </w:rPr>
        <w:t>the</w:t>
      </w:r>
      <w:r>
        <w:rPr>
          <w:spacing w:val="6"/>
          <w:w w:val="105"/>
        </w:rPr>
        <w:t xml:space="preserve"> </w:t>
      </w:r>
      <w:r>
        <w:rPr>
          <w:w w:val="105"/>
        </w:rPr>
        <w:t>probability</w:t>
      </w:r>
      <w:r>
        <w:rPr>
          <w:spacing w:val="6"/>
          <w:w w:val="105"/>
        </w:rPr>
        <w:t xml:space="preserve"> </w:t>
      </w:r>
      <w:r>
        <w:rPr>
          <w:w w:val="105"/>
        </w:rPr>
        <w:t>threshold,</w:t>
      </w:r>
    </w:p>
    <w:p w14:paraId="1224ABA4" w14:textId="77777777" w:rsidR="00E2709D" w:rsidRDefault="00462487">
      <w:pPr>
        <w:pStyle w:val="BodyText"/>
        <w:spacing w:line="289" w:lineRule="exact"/>
        <w:ind w:left="227"/>
      </w:pPr>
      <w:r>
        <w:rPr>
          <w:rFonts w:ascii="Trebuchet MS"/>
          <w:sz w:val="12"/>
        </w:rPr>
        <w:t xml:space="preserve">537    </w:t>
      </w:r>
      <w:r>
        <w:rPr>
          <w:rFonts w:ascii="Trebuchet MS"/>
          <w:spacing w:val="19"/>
          <w:sz w:val="12"/>
        </w:rPr>
        <w:t xml:space="preserve"> </w:t>
      </w:r>
      <w:r>
        <w:t>reflecting</w:t>
      </w:r>
      <w:r>
        <w:rPr>
          <w:spacing w:val="18"/>
        </w:rPr>
        <w:t xml:space="preserve"> </w:t>
      </w:r>
      <w:r>
        <w:t>the</w:t>
      </w:r>
      <w:r>
        <w:rPr>
          <w:spacing w:val="18"/>
        </w:rPr>
        <w:t xml:space="preserve"> </w:t>
      </w:r>
      <w:r>
        <w:t>trade-off</w:t>
      </w:r>
      <w:r>
        <w:rPr>
          <w:spacing w:val="19"/>
        </w:rPr>
        <w:t xml:space="preserve"> </w:t>
      </w:r>
      <w:r>
        <w:t>between</w:t>
      </w:r>
      <w:r>
        <w:rPr>
          <w:spacing w:val="17"/>
        </w:rPr>
        <w:t xml:space="preserve"> </w:t>
      </w:r>
      <w:r>
        <w:t>these</w:t>
      </w:r>
      <w:r>
        <w:rPr>
          <w:spacing w:val="18"/>
        </w:rPr>
        <w:t xml:space="preserve"> </w:t>
      </w:r>
      <w:r>
        <w:t>two</w:t>
      </w:r>
      <w:r>
        <w:rPr>
          <w:spacing w:val="17"/>
        </w:rPr>
        <w:t xml:space="preserve"> </w:t>
      </w:r>
      <w:r>
        <w:t>criteria.</w:t>
      </w:r>
    </w:p>
    <w:p w14:paraId="23D9696D" w14:textId="77777777" w:rsidR="00E2709D" w:rsidRDefault="00462487">
      <w:pPr>
        <w:pStyle w:val="BodyText"/>
        <w:tabs>
          <w:tab w:val="left" w:pos="968"/>
        </w:tabs>
        <w:spacing w:line="289" w:lineRule="exact"/>
        <w:ind w:left="227"/>
      </w:pPr>
      <w:r>
        <w:rPr>
          <w:rFonts w:ascii="Trebuchet MS"/>
          <w:sz w:val="12"/>
        </w:rPr>
        <w:t>538</w:t>
      </w:r>
      <w:r>
        <w:rPr>
          <w:rFonts w:ascii="Trebuchet MS"/>
          <w:sz w:val="12"/>
        </w:rPr>
        <w:tab/>
      </w:r>
      <w:r>
        <w:t>The</w:t>
      </w:r>
      <w:r>
        <w:rPr>
          <w:spacing w:val="44"/>
        </w:rPr>
        <w:t xml:space="preserve"> </w:t>
      </w:r>
      <w:proofErr w:type="spellStart"/>
      <w:r>
        <w:t>Roebber</w:t>
      </w:r>
      <w:proofErr w:type="spellEnd"/>
      <w:r>
        <w:rPr>
          <w:spacing w:val="44"/>
        </w:rPr>
        <w:t xml:space="preserve"> </w:t>
      </w:r>
      <w:r>
        <w:t>diagram</w:t>
      </w:r>
      <w:r>
        <w:rPr>
          <w:spacing w:val="44"/>
        </w:rPr>
        <w:t xml:space="preserve"> </w:t>
      </w:r>
      <w:r>
        <w:t>in</w:t>
      </w:r>
      <w:r>
        <w:rPr>
          <w:spacing w:val="45"/>
        </w:rPr>
        <w:t xml:space="preserve"> </w:t>
      </w:r>
      <w:r>
        <w:t>Figure</w:t>
      </w:r>
      <w:r>
        <w:rPr>
          <w:spacing w:val="44"/>
        </w:rPr>
        <w:t xml:space="preserve"> </w:t>
      </w:r>
      <w:hyperlink w:anchor="_bookmark22" w:history="1">
        <w:r>
          <w:t>7</w:t>
        </w:r>
      </w:hyperlink>
      <w:r>
        <w:rPr>
          <w:spacing w:val="44"/>
        </w:rPr>
        <w:t xml:space="preserve"> </w:t>
      </w:r>
      <w:r>
        <w:t>offers</w:t>
      </w:r>
      <w:r>
        <w:rPr>
          <w:spacing w:val="44"/>
        </w:rPr>
        <w:t xml:space="preserve"> </w:t>
      </w:r>
      <w:r>
        <w:t>an</w:t>
      </w:r>
      <w:r>
        <w:rPr>
          <w:spacing w:val="45"/>
        </w:rPr>
        <w:t xml:space="preserve"> </w:t>
      </w:r>
      <w:r>
        <w:t>alternate</w:t>
      </w:r>
      <w:r>
        <w:rPr>
          <w:spacing w:val="44"/>
        </w:rPr>
        <w:t xml:space="preserve"> </w:t>
      </w:r>
      <w:r>
        <w:t>perspective</w:t>
      </w:r>
      <w:r>
        <w:rPr>
          <w:spacing w:val="44"/>
        </w:rPr>
        <w:t xml:space="preserve"> </w:t>
      </w:r>
      <w:r>
        <w:t>on</w:t>
      </w:r>
      <w:r>
        <w:rPr>
          <w:spacing w:val="44"/>
        </w:rPr>
        <w:t xml:space="preserve"> </w:t>
      </w:r>
      <w:r>
        <w:t>the</w:t>
      </w:r>
    </w:p>
    <w:p w14:paraId="66AE52F0" w14:textId="77777777" w:rsidR="00E2709D" w:rsidRDefault="00462487">
      <w:pPr>
        <w:pStyle w:val="BodyText"/>
        <w:spacing w:line="289" w:lineRule="exact"/>
        <w:ind w:left="227"/>
      </w:pPr>
      <w:r>
        <w:rPr>
          <w:rFonts w:ascii="Trebuchet MS"/>
          <w:sz w:val="12"/>
        </w:rPr>
        <w:t xml:space="preserve">539    </w:t>
      </w:r>
      <w:r>
        <w:rPr>
          <w:rFonts w:ascii="Trebuchet MS"/>
          <w:spacing w:val="19"/>
          <w:sz w:val="12"/>
        </w:rPr>
        <w:t xml:space="preserve"> </w:t>
      </w:r>
      <w:r>
        <w:rPr>
          <w:w w:val="105"/>
        </w:rPr>
        <w:t>same</w:t>
      </w:r>
      <w:r>
        <w:rPr>
          <w:spacing w:val="4"/>
          <w:w w:val="105"/>
        </w:rPr>
        <w:t xml:space="preserve"> </w:t>
      </w:r>
      <w:r>
        <w:rPr>
          <w:w w:val="105"/>
        </w:rPr>
        <w:t>results.</w:t>
      </w:r>
      <w:r>
        <w:rPr>
          <w:spacing w:val="24"/>
          <w:w w:val="105"/>
        </w:rPr>
        <w:t xml:space="preserve"> </w:t>
      </w:r>
      <w:r>
        <w:rPr>
          <w:w w:val="105"/>
        </w:rPr>
        <w:t>Robber</w:t>
      </w:r>
      <w:r>
        <w:rPr>
          <w:spacing w:val="3"/>
          <w:w w:val="105"/>
        </w:rPr>
        <w:t xml:space="preserve"> </w:t>
      </w:r>
      <w:r>
        <w:rPr>
          <w:w w:val="105"/>
        </w:rPr>
        <w:t>diagrams</w:t>
      </w:r>
      <w:r>
        <w:rPr>
          <w:spacing w:val="4"/>
          <w:w w:val="105"/>
        </w:rPr>
        <w:t xml:space="preserve"> </w:t>
      </w:r>
      <w:r>
        <w:rPr>
          <w:w w:val="105"/>
        </w:rPr>
        <w:t>condense</w:t>
      </w:r>
      <w:r>
        <w:rPr>
          <w:spacing w:val="3"/>
          <w:w w:val="105"/>
        </w:rPr>
        <w:t xml:space="preserve"> </w:t>
      </w:r>
      <w:r>
        <w:rPr>
          <w:w w:val="105"/>
        </w:rPr>
        <w:t>four</w:t>
      </w:r>
      <w:r>
        <w:rPr>
          <w:spacing w:val="4"/>
          <w:w w:val="105"/>
        </w:rPr>
        <w:t xml:space="preserve"> </w:t>
      </w:r>
      <w:r>
        <w:rPr>
          <w:w w:val="105"/>
        </w:rPr>
        <w:t>skill</w:t>
      </w:r>
      <w:r>
        <w:rPr>
          <w:spacing w:val="3"/>
          <w:w w:val="105"/>
        </w:rPr>
        <w:t xml:space="preserve"> </w:t>
      </w:r>
      <w:r>
        <w:rPr>
          <w:w w:val="105"/>
        </w:rPr>
        <w:t>metrics</w:t>
      </w:r>
      <w:r>
        <w:rPr>
          <w:spacing w:val="4"/>
          <w:w w:val="105"/>
        </w:rPr>
        <w:t xml:space="preserve"> </w:t>
      </w:r>
      <w:r>
        <w:rPr>
          <w:w w:val="105"/>
        </w:rPr>
        <w:t>into</w:t>
      </w:r>
      <w:r>
        <w:rPr>
          <w:spacing w:val="3"/>
          <w:w w:val="105"/>
        </w:rPr>
        <w:t xml:space="preserve"> </w:t>
      </w:r>
      <w:r>
        <w:rPr>
          <w:w w:val="105"/>
        </w:rPr>
        <w:t>a</w:t>
      </w:r>
      <w:r>
        <w:rPr>
          <w:spacing w:val="4"/>
          <w:w w:val="105"/>
        </w:rPr>
        <w:t xml:space="preserve"> </w:t>
      </w:r>
      <w:r>
        <w:rPr>
          <w:w w:val="105"/>
        </w:rPr>
        <w:t>single</w:t>
      </w:r>
      <w:r>
        <w:rPr>
          <w:spacing w:val="3"/>
          <w:w w:val="105"/>
        </w:rPr>
        <w:t xml:space="preserve"> </w:t>
      </w:r>
      <w:r>
        <w:rPr>
          <w:w w:val="105"/>
        </w:rPr>
        <w:t>plot</w:t>
      </w:r>
    </w:p>
    <w:p w14:paraId="48B0A0F2" w14:textId="77777777" w:rsidR="00E2709D" w:rsidRDefault="00462487">
      <w:pPr>
        <w:pStyle w:val="BodyText"/>
        <w:spacing w:line="289" w:lineRule="exact"/>
        <w:ind w:left="227"/>
      </w:pPr>
      <w:r>
        <w:rPr>
          <w:rFonts w:ascii="Trebuchet MS"/>
          <w:sz w:val="12"/>
        </w:rPr>
        <w:t xml:space="preserve">540    </w:t>
      </w:r>
      <w:r>
        <w:rPr>
          <w:rFonts w:ascii="Trebuchet MS"/>
          <w:spacing w:val="19"/>
          <w:sz w:val="12"/>
        </w:rPr>
        <w:t xml:space="preserve"> </w:t>
      </w:r>
      <w:hyperlink w:anchor="_bookmark57" w:history="1">
        <w:proofErr w:type="spellStart"/>
        <w:r>
          <w:t>Roebber</w:t>
        </w:r>
        <w:proofErr w:type="spellEnd"/>
      </w:hyperlink>
      <w:r>
        <w:rPr>
          <w:spacing w:val="74"/>
        </w:rPr>
        <w:t xml:space="preserve"> </w:t>
      </w:r>
      <w:hyperlink w:anchor="_bookmark57" w:history="1">
        <w:r>
          <w:t>(2009),</w:t>
        </w:r>
      </w:hyperlink>
      <w:r>
        <w:rPr>
          <w:spacing w:val="84"/>
        </w:rPr>
        <w:t xml:space="preserve"> </w:t>
      </w:r>
      <w:r>
        <w:t>with</w:t>
      </w:r>
      <w:r>
        <w:rPr>
          <w:spacing w:val="74"/>
        </w:rPr>
        <w:t xml:space="preserve"> </w:t>
      </w:r>
      <w:r>
        <w:t>an</w:t>
      </w:r>
      <w:r>
        <w:rPr>
          <w:spacing w:val="74"/>
        </w:rPr>
        <w:t xml:space="preserve"> </w:t>
      </w:r>
      <w:r>
        <w:t>ideal</w:t>
      </w:r>
      <w:r>
        <w:rPr>
          <w:spacing w:val="73"/>
        </w:rPr>
        <w:t xml:space="preserve"> </w:t>
      </w:r>
      <w:r>
        <w:t>model</w:t>
      </w:r>
      <w:r>
        <w:rPr>
          <w:spacing w:val="74"/>
        </w:rPr>
        <w:t xml:space="preserve"> </w:t>
      </w:r>
      <w:r>
        <w:t>positioned</w:t>
      </w:r>
      <w:r>
        <w:rPr>
          <w:spacing w:val="74"/>
        </w:rPr>
        <w:t xml:space="preserve"> </w:t>
      </w:r>
      <w:r>
        <w:t>at</w:t>
      </w:r>
      <w:r>
        <w:rPr>
          <w:spacing w:val="74"/>
        </w:rPr>
        <w:t xml:space="preserve"> </w:t>
      </w:r>
      <w:r>
        <w:t>the</w:t>
      </w:r>
      <w:r>
        <w:rPr>
          <w:spacing w:val="74"/>
        </w:rPr>
        <w:t xml:space="preserve"> </w:t>
      </w:r>
      <w:r>
        <w:t>top</w:t>
      </w:r>
      <w:r>
        <w:rPr>
          <w:spacing w:val="74"/>
        </w:rPr>
        <w:t xml:space="preserve"> </w:t>
      </w:r>
      <w:r>
        <w:t>right</w:t>
      </w:r>
      <w:r>
        <w:rPr>
          <w:spacing w:val="73"/>
        </w:rPr>
        <w:t xml:space="preserve"> </w:t>
      </w:r>
      <w:r>
        <w:t>corner.</w:t>
      </w:r>
    </w:p>
    <w:p w14:paraId="3B1B4300" w14:textId="77777777" w:rsidR="00E2709D" w:rsidRDefault="00462487">
      <w:pPr>
        <w:pStyle w:val="BodyText"/>
        <w:spacing w:line="289" w:lineRule="exact"/>
        <w:ind w:left="227"/>
      </w:pPr>
      <w:r>
        <w:rPr>
          <w:rFonts w:ascii="Trebuchet MS"/>
          <w:sz w:val="12"/>
        </w:rPr>
        <w:t xml:space="preserve">541    </w:t>
      </w:r>
      <w:r>
        <w:rPr>
          <w:rFonts w:ascii="Trebuchet MS"/>
          <w:spacing w:val="19"/>
          <w:sz w:val="12"/>
        </w:rPr>
        <w:t xml:space="preserve"> </w:t>
      </w:r>
      <w:r>
        <w:rPr>
          <w:w w:val="110"/>
        </w:rPr>
        <w:t>Precision</w:t>
      </w:r>
      <w:r>
        <w:rPr>
          <w:spacing w:val="5"/>
          <w:w w:val="110"/>
        </w:rPr>
        <w:t xml:space="preserve"> </w:t>
      </w:r>
      <w:r>
        <w:rPr>
          <w:w w:val="110"/>
        </w:rPr>
        <w:t>and</w:t>
      </w:r>
      <w:r>
        <w:rPr>
          <w:spacing w:val="5"/>
          <w:w w:val="110"/>
        </w:rPr>
        <w:t xml:space="preserve"> </w:t>
      </w:r>
      <w:r>
        <w:rPr>
          <w:w w:val="110"/>
        </w:rPr>
        <w:t>recall</w:t>
      </w:r>
      <w:r>
        <w:rPr>
          <w:spacing w:val="5"/>
          <w:w w:val="110"/>
        </w:rPr>
        <w:t xml:space="preserve"> </w:t>
      </w:r>
      <w:r>
        <w:rPr>
          <w:w w:val="110"/>
        </w:rPr>
        <w:t>are</w:t>
      </w:r>
      <w:r>
        <w:rPr>
          <w:spacing w:val="5"/>
          <w:w w:val="110"/>
        </w:rPr>
        <w:t xml:space="preserve"> </w:t>
      </w:r>
      <w:r>
        <w:rPr>
          <w:w w:val="110"/>
        </w:rPr>
        <w:t>indicated</w:t>
      </w:r>
      <w:r>
        <w:rPr>
          <w:spacing w:val="6"/>
          <w:w w:val="110"/>
        </w:rPr>
        <w:t xml:space="preserve"> </w:t>
      </w:r>
      <w:r>
        <w:rPr>
          <w:w w:val="110"/>
        </w:rPr>
        <w:t>on</w:t>
      </w:r>
      <w:r>
        <w:rPr>
          <w:spacing w:val="5"/>
          <w:w w:val="110"/>
        </w:rPr>
        <w:t xml:space="preserve"> </w:t>
      </w:r>
      <w:r>
        <w:rPr>
          <w:w w:val="110"/>
        </w:rPr>
        <w:t>the</w:t>
      </w:r>
      <w:r>
        <w:rPr>
          <w:spacing w:val="5"/>
          <w:w w:val="110"/>
        </w:rPr>
        <w:t xml:space="preserve"> </w:t>
      </w:r>
      <w:r>
        <w:rPr>
          <w:w w:val="120"/>
        </w:rPr>
        <w:t xml:space="preserve">X </w:t>
      </w:r>
      <w:r>
        <w:rPr>
          <w:w w:val="110"/>
        </w:rPr>
        <w:t>and</w:t>
      </w:r>
      <w:r>
        <w:rPr>
          <w:spacing w:val="5"/>
          <w:w w:val="110"/>
        </w:rPr>
        <w:t xml:space="preserve"> </w:t>
      </w:r>
      <w:r>
        <w:rPr>
          <w:w w:val="120"/>
        </w:rPr>
        <w:t>Y</w:t>
      </w:r>
      <w:r>
        <w:rPr>
          <w:spacing w:val="-1"/>
          <w:w w:val="120"/>
        </w:rPr>
        <w:t xml:space="preserve"> </w:t>
      </w:r>
      <w:r>
        <w:rPr>
          <w:w w:val="110"/>
        </w:rPr>
        <w:t>axes,</w:t>
      </w:r>
      <w:r>
        <w:rPr>
          <w:spacing w:val="9"/>
          <w:w w:val="110"/>
        </w:rPr>
        <w:t xml:space="preserve"> </w:t>
      </w:r>
      <w:r>
        <w:rPr>
          <w:w w:val="110"/>
        </w:rPr>
        <w:t>respectively.</w:t>
      </w:r>
      <w:r>
        <w:rPr>
          <w:spacing w:val="48"/>
          <w:w w:val="110"/>
        </w:rPr>
        <w:t xml:space="preserve"> </w:t>
      </w:r>
      <w:r>
        <w:rPr>
          <w:w w:val="110"/>
        </w:rPr>
        <w:t>The</w:t>
      </w:r>
    </w:p>
    <w:p w14:paraId="1FE61DBC" w14:textId="77777777" w:rsidR="00E2709D" w:rsidRDefault="00462487">
      <w:pPr>
        <w:pStyle w:val="BodyText"/>
        <w:spacing w:line="291" w:lineRule="exact"/>
        <w:ind w:left="227"/>
      </w:pPr>
      <w:r>
        <w:rPr>
          <w:rFonts w:ascii="Trebuchet MS"/>
          <w:sz w:val="12"/>
        </w:rPr>
        <w:t xml:space="preserve">542    </w:t>
      </w:r>
      <w:r>
        <w:rPr>
          <w:rFonts w:ascii="Trebuchet MS"/>
          <w:spacing w:val="19"/>
          <w:sz w:val="12"/>
        </w:rPr>
        <w:t xml:space="preserve"> </w:t>
      </w:r>
      <w:r>
        <w:t>slope</w:t>
      </w:r>
      <w:r>
        <w:rPr>
          <w:spacing w:val="57"/>
        </w:rPr>
        <w:t xml:space="preserve"> </w:t>
      </w:r>
      <w:r>
        <w:t>of</w:t>
      </w:r>
      <w:r>
        <w:rPr>
          <w:spacing w:val="57"/>
        </w:rPr>
        <w:t xml:space="preserve"> </w:t>
      </w:r>
      <w:r>
        <w:t>the</w:t>
      </w:r>
      <w:r>
        <w:rPr>
          <w:spacing w:val="57"/>
        </w:rPr>
        <w:t xml:space="preserve"> </w:t>
      </w:r>
      <w:r>
        <w:t>dashed</w:t>
      </w:r>
      <w:r>
        <w:rPr>
          <w:spacing w:val="57"/>
        </w:rPr>
        <w:t xml:space="preserve"> </w:t>
      </w:r>
      <w:r>
        <w:t>lines</w:t>
      </w:r>
      <w:r>
        <w:rPr>
          <w:spacing w:val="57"/>
        </w:rPr>
        <w:t xml:space="preserve"> </w:t>
      </w:r>
      <w:r>
        <w:t>represents</w:t>
      </w:r>
      <w:r>
        <w:rPr>
          <w:spacing w:val="57"/>
        </w:rPr>
        <w:t xml:space="preserve"> </w:t>
      </w:r>
      <w:r>
        <w:t>bias,</w:t>
      </w:r>
      <w:r>
        <w:rPr>
          <w:spacing w:val="64"/>
        </w:rPr>
        <w:t xml:space="preserve"> </w:t>
      </w:r>
      <w:r>
        <w:t>calculated</w:t>
      </w:r>
      <w:r>
        <w:rPr>
          <w:spacing w:val="56"/>
        </w:rPr>
        <w:t xml:space="preserve"> </w:t>
      </w:r>
      <w:r>
        <w:t>as</w:t>
      </w:r>
      <w:r>
        <w:rPr>
          <w:spacing w:val="57"/>
        </w:rPr>
        <w:t xml:space="preserve"> </w:t>
      </w:r>
      <w:r>
        <w:t>the</w:t>
      </w:r>
      <w:r>
        <w:rPr>
          <w:spacing w:val="57"/>
        </w:rPr>
        <w:t xml:space="preserve"> </w:t>
      </w:r>
      <w:r>
        <w:t>ratio</w:t>
      </w:r>
      <w:r>
        <w:rPr>
          <w:spacing w:val="57"/>
        </w:rPr>
        <w:t xml:space="preserve"> </w:t>
      </w:r>
      <w:r>
        <w:t>of</w:t>
      </w:r>
      <w:r>
        <w:rPr>
          <w:spacing w:val="57"/>
        </w:rPr>
        <w:t xml:space="preserve"> </w:t>
      </w:r>
      <w:r>
        <w:t>recall</w:t>
      </w:r>
    </w:p>
    <w:p w14:paraId="5A0F7AC1" w14:textId="77777777" w:rsidR="00E2709D" w:rsidRDefault="00E2709D">
      <w:pPr>
        <w:spacing w:line="291" w:lineRule="exact"/>
        <w:sectPr w:rsidR="00E2709D">
          <w:pgSz w:w="12240" w:h="15840"/>
          <w:pgMar w:top="1500" w:right="1720" w:bottom="1960" w:left="1600" w:header="0" w:footer="1777" w:gutter="0"/>
          <w:cols w:space="720"/>
        </w:sectPr>
      </w:pPr>
    </w:p>
    <w:p w14:paraId="1EE52691" w14:textId="77777777" w:rsidR="00E2709D" w:rsidRDefault="00E2709D">
      <w:pPr>
        <w:pStyle w:val="BodyText"/>
        <w:rPr>
          <w:sz w:val="20"/>
        </w:rPr>
      </w:pPr>
    </w:p>
    <w:p w14:paraId="58054418" w14:textId="77777777" w:rsidR="00E2709D" w:rsidRDefault="00E2709D">
      <w:pPr>
        <w:pStyle w:val="BodyText"/>
        <w:rPr>
          <w:sz w:val="20"/>
        </w:rPr>
      </w:pPr>
    </w:p>
    <w:p w14:paraId="5D122821" w14:textId="77777777" w:rsidR="00E2709D" w:rsidRDefault="00E2709D">
      <w:pPr>
        <w:pStyle w:val="BodyText"/>
        <w:rPr>
          <w:sz w:val="20"/>
        </w:rPr>
      </w:pPr>
    </w:p>
    <w:p w14:paraId="1C9A6AE8" w14:textId="77777777" w:rsidR="00E2709D" w:rsidRDefault="00E2709D">
      <w:pPr>
        <w:pStyle w:val="BodyText"/>
        <w:spacing w:before="10"/>
        <w:rPr>
          <w:sz w:val="19"/>
        </w:rPr>
      </w:pPr>
    </w:p>
    <w:p w14:paraId="6B0415DA" w14:textId="77777777" w:rsidR="00E2709D" w:rsidRDefault="00E2709D">
      <w:pPr>
        <w:rPr>
          <w:sz w:val="19"/>
        </w:rPr>
        <w:sectPr w:rsidR="00E2709D">
          <w:pgSz w:w="12240" w:h="15840"/>
          <w:pgMar w:top="1500" w:right="1720" w:bottom="1960" w:left="1600" w:header="0" w:footer="1777" w:gutter="0"/>
          <w:cols w:space="720"/>
        </w:sectPr>
      </w:pPr>
    </w:p>
    <w:p w14:paraId="16C748A7" w14:textId="77777777" w:rsidR="00E2709D" w:rsidRDefault="00E2709D">
      <w:pPr>
        <w:pStyle w:val="BodyText"/>
        <w:rPr>
          <w:sz w:val="10"/>
        </w:rPr>
      </w:pPr>
    </w:p>
    <w:p w14:paraId="763AFD44" w14:textId="77777777" w:rsidR="00E2709D" w:rsidRDefault="00E2709D">
      <w:pPr>
        <w:pStyle w:val="BodyText"/>
        <w:rPr>
          <w:sz w:val="10"/>
        </w:rPr>
      </w:pPr>
    </w:p>
    <w:p w14:paraId="5013084C" w14:textId="77777777" w:rsidR="00E2709D" w:rsidRDefault="00E2709D">
      <w:pPr>
        <w:pStyle w:val="BodyText"/>
        <w:spacing w:before="9"/>
        <w:rPr>
          <w:sz w:val="8"/>
        </w:rPr>
      </w:pPr>
    </w:p>
    <w:p w14:paraId="05322959" w14:textId="77777777" w:rsidR="00E2709D" w:rsidRDefault="00462487">
      <w:pPr>
        <w:jc w:val="right"/>
        <w:rPr>
          <w:rFonts w:ascii="Verdana"/>
          <w:sz w:val="10"/>
        </w:rPr>
      </w:pPr>
      <w:bookmarkStart w:id="324" w:name="_bookmark22"/>
      <w:bookmarkEnd w:id="324"/>
      <w:r>
        <w:rPr>
          <w:rFonts w:ascii="Verdana"/>
          <w:w w:val="105"/>
          <w:sz w:val="10"/>
        </w:rPr>
        <w:t>1.0</w:t>
      </w:r>
    </w:p>
    <w:p w14:paraId="7068F7B9" w14:textId="77777777" w:rsidR="00E2709D" w:rsidRDefault="00462487">
      <w:pPr>
        <w:pStyle w:val="BodyText"/>
        <w:rPr>
          <w:rFonts w:ascii="Verdana"/>
          <w:sz w:val="10"/>
        </w:rPr>
      </w:pPr>
      <w:r>
        <w:br w:type="column"/>
      </w:r>
    </w:p>
    <w:p w14:paraId="05F45D7C" w14:textId="77777777" w:rsidR="00E2709D" w:rsidRDefault="00E2709D">
      <w:pPr>
        <w:pStyle w:val="BodyText"/>
        <w:spacing w:before="4"/>
        <w:rPr>
          <w:rFonts w:ascii="Verdana"/>
          <w:sz w:val="8"/>
        </w:rPr>
      </w:pPr>
    </w:p>
    <w:p w14:paraId="0AB31978" w14:textId="77777777" w:rsidR="00E2709D" w:rsidRDefault="00462487">
      <w:pPr>
        <w:ind w:left="266"/>
        <w:rPr>
          <w:rFonts w:ascii="Verdana"/>
          <w:sz w:val="10"/>
        </w:rPr>
      </w:pPr>
      <w:r>
        <w:rPr>
          <w:rFonts w:ascii="Verdana"/>
          <w:sz w:val="10"/>
        </w:rPr>
        <w:t>7.6</w:t>
      </w:r>
    </w:p>
    <w:p w14:paraId="13E4C5A5" w14:textId="77777777" w:rsidR="00E2709D" w:rsidRDefault="00462487">
      <w:pPr>
        <w:pStyle w:val="BodyText"/>
        <w:rPr>
          <w:rFonts w:ascii="Verdana"/>
          <w:sz w:val="10"/>
        </w:rPr>
      </w:pPr>
      <w:r>
        <w:br w:type="column"/>
      </w:r>
    </w:p>
    <w:p w14:paraId="4A7F157F" w14:textId="77777777" w:rsidR="00E2709D" w:rsidRDefault="00E2709D">
      <w:pPr>
        <w:pStyle w:val="BodyText"/>
        <w:spacing w:before="4"/>
        <w:rPr>
          <w:rFonts w:ascii="Verdana"/>
          <w:sz w:val="8"/>
        </w:rPr>
      </w:pPr>
    </w:p>
    <w:p w14:paraId="086878B7" w14:textId="77777777" w:rsidR="00E2709D" w:rsidRDefault="00462487">
      <w:pPr>
        <w:ind w:left="134"/>
        <w:rPr>
          <w:rFonts w:ascii="Verdana"/>
          <w:sz w:val="10"/>
        </w:rPr>
      </w:pPr>
      <w:r>
        <w:rPr>
          <w:rFonts w:ascii="Verdana"/>
          <w:sz w:val="10"/>
        </w:rPr>
        <w:t>3.5</w:t>
      </w:r>
    </w:p>
    <w:p w14:paraId="2AEBB436" w14:textId="77777777" w:rsidR="00E2709D" w:rsidRDefault="00462487">
      <w:pPr>
        <w:spacing w:before="72"/>
        <w:ind w:left="212"/>
        <w:rPr>
          <w:rFonts w:ascii="Verdana"/>
          <w:sz w:val="12"/>
        </w:rPr>
      </w:pPr>
      <w:r>
        <w:br w:type="column"/>
      </w:r>
      <w:r>
        <w:rPr>
          <w:rFonts w:ascii="Verdana"/>
          <w:sz w:val="12"/>
        </w:rPr>
        <w:t>bias</w:t>
      </w:r>
    </w:p>
    <w:p w14:paraId="2F6D4A25" w14:textId="77777777" w:rsidR="00E2709D" w:rsidRDefault="00462487">
      <w:pPr>
        <w:spacing w:before="5"/>
        <w:ind w:left="204"/>
        <w:rPr>
          <w:rFonts w:ascii="Verdana"/>
          <w:sz w:val="10"/>
        </w:rPr>
      </w:pPr>
      <w:r>
        <w:rPr>
          <w:rFonts w:ascii="Verdana"/>
          <w:w w:val="105"/>
          <w:sz w:val="10"/>
        </w:rPr>
        <w:t>2.1</w:t>
      </w:r>
    </w:p>
    <w:p w14:paraId="0EC22EB5" w14:textId="77777777" w:rsidR="00E2709D" w:rsidRDefault="00462487">
      <w:pPr>
        <w:pStyle w:val="BodyText"/>
        <w:rPr>
          <w:rFonts w:ascii="Verdana"/>
          <w:sz w:val="10"/>
        </w:rPr>
      </w:pPr>
      <w:r>
        <w:br w:type="column"/>
      </w:r>
    </w:p>
    <w:p w14:paraId="4A86913F" w14:textId="77777777" w:rsidR="00E2709D" w:rsidRDefault="00E2709D">
      <w:pPr>
        <w:pStyle w:val="BodyText"/>
        <w:spacing w:before="4"/>
        <w:rPr>
          <w:rFonts w:ascii="Verdana"/>
          <w:sz w:val="8"/>
        </w:rPr>
      </w:pPr>
    </w:p>
    <w:p w14:paraId="277F0045" w14:textId="77777777" w:rsidR="00E2709D" w:rsidRDefault="00462487">
      <w:pPr>
        <w:ind w:left="208"/>
        <w:rPr>
          <w:rFonts w:ascii="Verdana"/>
          <w:sz w:val="10"/>
        </w:rPr>
      </w:pPr>
      <w:r>
        <w:rPr>
          <w:rFonts w:ascii="Verdana"/>
          <w:w w:val="105"/>
          <w:sz w:val="10"/>
        </w:rPr>
        <w:t>1.4</w:t>
      </w:r>
    </w:p>
    <w:p w14:paraId="4E3A1D80" w14:textId="77777777" w:rsidR="00E2709D" w:rsidRDefault="00E2709D">
      <w:pPr>
        <w:rPr>
          <w:rFonts w:ascii="Verdana"/>
          <w:sz w:val="10"/>
        </w:rPr>
        <w:sectPr w:rsidR="00E2709D">
          <w:type w:val="continuous"/>
          <w:pgSz w:w="12240" w:h="15840"/>
          <w:pgMar w:top="1500" w:right="1720" w:bottom="280" w:left="1600" w:header="720" w:footer="720" w:gutter="0"/>
          <w:cols w:num="5" w:space="720" w:equalWidth="0">
            <w:col w:w="2939" w:space="40"/>
            <w:col w:w="436" w:space="39"/>
            <w:col w:w="304" w:space="39"/>
            <w:col w:w="464" w:space="40"/>
            <w:col w:w="4619"/>
          </w:cols>
        </w:sectPr>
      </w:pPr>
    </w:p>
    <w:p w14:paraId="268A8773" w14:textId="77777777" w:rsidR="00E2709D" w:rsidRDefault="00E2709D">
      <w:pPr>
        <w:pStyle w:val="BodyText"/>
        <w:rPr>
          <w:rFonts w:ascii="Verdana"/>
          <w:sz w:val="10"/>
        </w:rPr>
      </w:pPr>
    </w:p>
    <w:p w14:paraId="2B7B195A" w14:textId="77777777" w:rsidR="00E2709D" w:rsidRDefault="00E2709D">
      <w:pPr>
        <w:pStyle w:val="BodyText"/>
        <w:rPr>
          <w:rFonts w:ascii="Verdana"/>
          <w:sz w:val="10"/>
        </w:rPr>
      </w:pPr>
    </w:p>
    <w:p w14:paraId="2C884B9E" w14:textId="77777777" w:rsidR="00E2709D" w:rsidRDefault="00462487">
      <w:pPr>
        <w:spacing w:before="70"/>
        <w:jc w:val="right"/>
        <w:rPr>
          <w:rFonts w:ascii="Verdana"/>
          <w:sz w:val="10"/>
        </w:rPr>
      </w:pPr>
      <w:r>
        <w:rPr>
          <w:rFonts w:ascii="Verdana"/>
          <w:w w:val="105"/>
          <w:sz w:val="10"/>
        </w:rPr>
        <w:t>0.8</w:t>
      </w:r>
    </w:p>
    <w:p w14:paraId="03C9AF8A" w14:textId="77777777" w:rsidR="00E2709D" w:rsidRDefault="00E2709D">
      <w:pPr>
        <w:pStyle w:val="BodyText"/>
        <w:rPr>
          <w:rFonts w:ascii="Verdana"/>
          <w:sz w:val="10"/>
        </w:rPr>
      </w:pPr>
    </w:p>
    <w:p w14:paraId="6B5FEB04" w14:textId="77777777" w:rsidR="00E2709D" w:rsidRDefault="00E2709D">
      <w:pPr>
        <w:pStyle w:val="BodyText"/>
        <w:rPr>
          <w:rFonts w:ascii="Verdana"/>
          <w:sz w:val="10"/>
        </w:rPr>
      </w:pPr>
    </w:p>
    <w:p w14:paraId="59C7E6E5" w14:textId="6B4215E0" w:rsidR="00E2709D" w:rsidRDefault="00285D5B">
      <w:pPr>
        <w:spacing w:before="71"/>
        <w:jc w:val="right"/>
        <w:rPr>
          <w:rFonts w:ascii="Verdana"/>
          <w:sz w:val="10"/>
        </w:rPr>
      </w:pPr>
      <w:r>
        <w:rPr>
          <w:noProof/>
        </w:rPr>
        <mc:AlternateContent>
          <mc:Choice Requires="wps">
            <w:drawing>
              <wp:anchor distT="0" distB="0" distL="114300" distR="114300" simplePos="0" relativeHeight="15760896" behindDoc="0" locked="0" layoutInCell="1" allowOverlap="1" wp14:anchorId="3FB45055" wp14:editId="7014DBD3">
                <wp:simplePos x="0" y="0"/>
                <wp:positionH relativeFrom="page">
                  <wp:posOffset>2666365</wp:posOffset>
                </wp:positionH>
                <wp:positionV relativeFrom="paragraph">
                  <wp:posOffset>102870</wp:posOffset>
                </wp:positionV>
                <wp:extent cx="100965" cy="237490"/>
                <wp:effectExtent l="0" t="0" r="0" b="0"/>
                <wp:wrapNone/>
                <wp:docPr id="1059" name="Text Box 1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293C9" w14:textId="77777777" w:rsidR="00E749F9" w:rsidRDefault="00E749F9">
                            <w:pPr>
                              <w:spacing w:line="138" w:lineRule="exact"/>
                              <w:ind w:left="20"/>
                              <w:rPr>
                                <w:rFonts w:ascii="Verdana"/>
                                <w:sz w:val="12"/>
                              </w:rPr>
                            </w:pPr>
                            <w:r>
                              <w:rPr>
                                <w:rFonts w:ascii="Verdana"/>
                                <w:w w:val="105"/>
                                <w:sz w:val="12"/>
                              </w:rPr>
                              <w:t>recall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45055" id="Text Box 1055" o:spid="_x0000_s1136" type="#_x0000_t202" style="position:absolute;left:0;text-align:left;margin-left:209.95pt;margin-top:8.1pt;width:7.95pt;height:18.7pt;z-index:1576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" filled="f" stroked="f">
                <v:textbox style="layout-flow:vertical;mso-layout-flow-alt:bottom-to-top" inset="0,0,0,0">
                  <w:txbxContent>
                    <w:p w14:paraId="513293C9" w14:textId="77777777" w:rsidR="00E749F9" w:rsidRDefault="00E749F9">
                      <w:pPr>
                        <w:spacing w:line="138" w:lineRule="exact"/>
                        <w:ind w:left="20"/>
                        <w:rPr>
                          <w:rFonts w:ascii="Verdana"/>
                          <w:sz w:val="12"/>
                        </w:rPr>
                      </w:pPr>
                      <w:r>
                        <w:rPr>
                          <w:rFonts w:ascii="Verdana"/>
                          <w:w w:val="105"/>
                          <w:sz w:val="12"/>
                        </w:rPr>
                        <w:t>recall</w:t>
                      </w:r>
                    </w:p>
                  </w:txbxContent>
                </v:textbox>
                <w10:wrap anchorx="page"/>
              </v:shape>
            </w:pict>
          </mc:Fallback>
        </mc:AlternateContent>
      </w:r>
      <w:r w:rsidR="00462487">
        <w:rPr>
          <w:rFonts w:ascii="Verdana"/>
          <w:w w:val="105"/>
          <w:sz w:val="10"/>
        </w:rPr>
        <w:t>0.6</w:t>
      </w:r>
    </w:p>
    <w:p w14:paraId="64F1D580" w14:textId="77777777" w:rsidR="00E2709D" w:rsidRDefault="00E2709D">
      <w:pPr>
        <w:pStyle w:val="BodyText"/>
        <w:rPr>
          <w:rFonts w:ascii="Verdana"/>
          <w:sz w:val="10"/>
        </w:rPr>
      </w:pPr>
    </w:p>
    <w:p w14:paraId="2C988870" w14:textId="77777777" w:rsidR="00E2709D" w:rsidRDefault="00E2709D">
      <w:pPr>
        <w:pStyle w:val="BodyText"/>
        <w:rPr>
          <w:rFonts w:ascii="Verdana"/>
          <w:sz w:val="10"/>
        </w:rPr>
      </w:pPr>
    </w:p>
    <w:p w14:paraId="72B6EA9B" w14:textId="77777777" w:rsidR="00E2709D" w:rsidRDefault="00462487">
      <w:pPr>
        <w:spacing w:before="71"/>
        <w:jc w:val="right"/>
        <w:rPr>
          <w:rFonts w:ascii="Verdana"/>
          <w:sz w:val="10"/>
        </w:rPr>
      </w:pPr>
      <w:r>
        <w:rPr>
          <w:rFonts w:ascii="Verdana"/>
          <w:w w:val="105"/>
          <w:sz w:val="10"/>
        </w:rPr>
        <w:t>0.4</w:t>
      </w:r>
    </w:p>
    <w:p w14:paraId="6E5325CE" w14:textId="77777777" w:rsidR="00E2709D" w:rsidRDefault="00E2709D">
      <w:pPr>
        <w:pStyle w:val="BodyText"/>
        <w:rPr>
          <w:rFonts w:ascii="Verdana"/>
          <w:sz w:val="10"/>
        </w:rPr>
      </w:pPr>
    </w:p>
    <w:p w14:paraId="06DE4674" w14:textId="77777777" w:rsidR="00E2709D" w:rsidRDefault="00E2709D">
      <w:pPr>
        <w:pStyle w:val="BodyText"/>
        <w:rPr>
          <w:rFonts w:ascii="Verdana"/>
          <w:sz w:val="10"/>
        </w:rPr>
      </w:pPr>
    </w:p>
    <w:p w14:paraId="184171F0" w14:textId="77777777" w:rsidR="00E2709D" w:rsidRDefault="00462487">
      <w:pPr>
        <w:spacing w:before="71"/>
        <w:jc w:val="right"/>
        <w:rPr>
          <w:rFonts w:ascii="Verdana"/>
          <w:sz w:val="10"/>
        </w:rPr>
      </w:pPr>
      <w:r>
        <w:rPr>
          <w:rFonts w:ascii="Verdana"/>
          <w:w w:val="105"/>
          <w:sz w:val="10"/>
        </w:rPr>
        <w:t>0.2</w:t>
      </w:r>
    </w:p>
    <w:p w14:paraId="21BCB498" w14:textId="77777777" w:rsidR="00E2709D" w:rsidRDefault="00E2709D">
      <w:pPr>
        <w:pStyle w:val="BodyText"/>
        <w:rPr>
          <w:rFonts w:ascii="Verdana"/>
          <w:sz w:val="10"/>
        </w:rPr>
      </w:pPr>
    </w:p>
    <w:p w14:paraId="5F68EBBB" w14:textId="77777777" w:rsidR="00E2709D" w:rsidRDefault="00E2709D">
      <w:pPr>
        <w:pStyle w:val="BodyText"/>
        <w:rPr>
          <w:rFonts w:ascii="Verdana"/>
          <w:sz w:val="10"/>
        </w:rPr>
      </w:pPr>
    </w:p>
    <w:p w14:paraId="57284DD5" w14:textId="77777777" w:rsidR="00E2709D" w:rsidRDefault="00462487">
      <w:pPr>
        <w:spacing w:before="70"/>
        <w:jc w:val="right"/>
        <w:rPr>
          <w:rFonts w:ascii="Verdana"/>
          <w:sz w:val="10"/>
        </w:rPr>
      </w:pPr>
      <w:r>
        <w:rPr>
          <w:rFonts w:ascii="Verdana"/>
          <w:w w:val="105"/>
          <w:sz w:val="10"/>
        </w:rPr>
        <w:t>0.0</w:t>
      </w:r>
    </w:p>
    <w:p w14:paraId="403EC99B" w14:textId="77777777" w:rsidR="00E2709D" w:rsidRDefault="00462487">
      <w:pPr>
        <w:pStyle w:val="BodyText"/>
        <w:rPr>
          <w:rFonts w:ascii="Verdana"/>
          <w:sz w:val="10"/>
        </w:rPr>
      </w:pPr>
      <w:r>
        <w:br w:type="column"/>
      </w:r>
    </w:p>
    <w:p w14:paraId="43C9285C" w14:textId="77777777" w:rsidR="00E2709D" w:rsidRDefault="00E2709D">
      <w:pPr>
        <w:pStyle w:val="BodyText"/>
        <w:rPr>
          <w:rFonts w:ascii="Verdana"/>
          <w:sz w:val="10"/>
        </w:rPr>
      </w:pPr>
    </w:p>
    <w:p w14:paraId="171E1E3A" w14:textId="77777777" w:rsidR="00E2709D" w:rsidRDefault="00E2709D">
      <w:pPr>
        <w:pStyle w:val="BodyText"/>
        <w:rPr>
          <w:rFonts w:ascii="Verdana"/>
          <w:sz w:val="10"/>
        </w:rPr>
      </w:pPr>
    </w:p>
    <w:p w14:paraId="797A5183" w14:textId="77777777" w:rsidR="00E2709D" w:rsidRDefault="00E2709D">
      <w:pPr>
        <w:pStyle w:val="BodyText"/>
        <w:rPr>
          <w:rFonts w:ascii="Verdana"/>
          <w:sz w:val="10"/>
        </w:rPr>
      </w:pPr>
    </w:p>
    <w:p w14:paraId="64960281" w14:textId="77777777" w:rsidR="00E2709D" w:rsidRDefault="00E2709D">
      <w:pPr>
        <w:pStyle w:val="BodyText"/>
        <w:rPr>
          <w:rFonts w:ascii="Verdana"/>
          <w:sz w:val="10"/>
        </w:rPr>
      </w:pPr>
    </w:p>
    <w:p w14:paraId="69EAE8B3" w14:textId="77777777" w:rsidR="00E2709D" w:rsidRDefault="00E2709D">
      <w:pPr>
        <w:pStyle w:val="BodyText"/>
        <w:spacing w:before="1"/>
        <w:rPr>
          <w:rFonts w:ascii="Verdana"/>
          <w:sz w:val="10"/>
        </w:rPr>
      </w:pPr>
    </w:p>
    <w:p w14:paraId="73EE130F" w14:textId="77777777" w:rsidR="00E2709D" w:rsidRDefault="00462487">
      <w:pPr>
        <w:jc w:val="right"/>
        <w:rPr>
          <w:rFonts w:ascii="Verdana"/>
          <w:sz w:val="10"/>
        </w:rPr>
      </w:pPr>
      <w:r>
        <w:rPr>
          <w:rFonts w:ascii="Verdana"/>
          <w:w w:val="105"/>
          <w:sz w:val="10"/>
        </w:rPr>
        <w:t>0.6</w:t>
      </w:r>
    </w:p>
    <w:p w14:paraId="0F5E2635" w14:textId="77777777" w:rsidR="00E2709D" w:rsidRDefault="00E2709D">
      <w:pPr>
        <w:pStyle w:val="BodyText"/>
        <w:rPr>
          <w:rFonts w:ascii="Verdana"/>
          <w:sz w:val="10"/>
        </w:rPr>
      </w:pPr>
    </w:p>
    <w:p w14:paraId="29EC6731" w14:textId="77777777" w:rsidR="00E2709D" w:rsidRDefault="00E2709D">
      <w:pPr>
        <w:pStyle w:val="BodyText"/>
        <w:rPr>
          <w:rFonts w:ascii="Verdana"/>
          <w:sz w:val="10"/>
        </w:rPr>
      </w:pPr>
    </w:p>
    <w:p w14:paraId="6D3F9585" w14:textId="77777777" w:rsidR="00E2709D" w:rsidRDefault="00E2709D">
      <w:pPr>
        <w:pStyle w:val="BodyText"/>
        <w:spacing w:before="6"/>
        <w:rPr>
          <w:rFonts w:ascii="Verdana"/>
          <w:sz w:val="12"/>
        </w:rPr>
      </w:pPr>
    </w:p>
    <w:p w14:paraId="3B57FD89" w14:textId="3E4EE467" w:rsidR="00E2709D" w:rsidRDefault="00285D5B">
      <w:pPr>
        <w:jc w:val="right"/>
        <w:rPr>
          <w:rFonts w:ascii="Verdana"/>
          <w:sz w:val="10"/>
        </w:rPr>
      </w:pPr>
      <w:r>
        <w:rPr>
          <w:noProof/>
        </w:rPr>
        <mc:AlternateContent>
          <mc:Choice Requires="wpg">
            <w:drawing>
              <wp:anchor distT="0" distB="0" distL="114300" distR="114300" simplePos="0" relativeHeight="15755776" behindDoc="0" locked="0" layoutInCell="1" allowOverlap="1" wp14:anchorId="037AB050" wp14:editId="2D0BF1FB">
                <wp:simplePos x="0" y="0"/>
                <wp:positionH relativeFrom="page">
                  <wp:posOffset>2900045</wp:posOffset>
                </wp:positionH>
                <wp:positionV relativeFrom="paragraph">
                  <wp:posOffset>-860425</wp:posOffset>
                </wp:positionV>
                <wp:extent cx="1467485" cy="1457960"/>
                <wp:effectExtent l="0" t="0" r="0" b="0"/>
                <wp:wrapNone/>
                <wp:docPr id="1012"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7485" cy="1457960"/>
                          <a:chOff x="4567" y="-1355"/>
                          <a:chExt cx="2311" cy="2296"/>
                        </a:xfrm>
                      </wpg:grpSpPr>
                      <wps:wsp>
                        <wps:cNvPr id="1013" name="Freeform 1054"/>
                        <wps:cNvSpPr>
                          <a:spLocks/>
                        </wps:cNvSpPr>
                        <wps:spPr bwMode="auto">
                          <a:xfrm>
                            <a:off x="4929" y="-1308"/>
                            <a:ext cx="1912" cy="1984"/>
                          </a:xfrm>
                          <a:custGeom>
                            <a:avLst/>
                            <a:gdLst>
                              <a:gd name="T0" fmla="+- 0 4929 4929"/>
                              <a:gd name="T1" fmla="*/ T0 w 1912"/>
                              <a:gd name="T2" fmla="+- 0 -1308 -1308"/>
                              <a:gd name="T3" fmla="*/ -1308 h 1984"/>
                              <a:gd name="T4" fmla="+- 0 4949 4929"/>
                              <a:gd name="T5" fmla="*/ T4 w 1912"/>
                              <a:gd name="T6" fmla="+- 0 -384 -1308"/>
                              <a:gd name="T7" fmla="*/ -384 h 1984"/>
                              <a:gd name="T8" fmla="+- 0 4968 4929"/>
                              <a:gd name="T9" fmla="*/ T8 w 1912"/>
                              <a:gd name="T10" fmla="+- 0 -42 -1308"/>
                              <a:gd name="T11" fmla="*/ -42 h 1984"/>
                              <a:gd name="T12" fmla="+- 0 4987 4929"/>
                              <a:gd name="T13" fmla="*/ T12 w 1912"/>
                              <a:gd name="T14" fmla="+- 0 135 -1308"/>
                              <a:gd name="T15" fmla="*/ 135 h 1984"/>
                              <a:gd name="T16" fmla="+- 0 5007 4929"/>
                              <a:gd name="T17" fmla="*/ T16 w 1912"/>
                              <a:gd name="T18" fmla="+- 0 244 -1308"/>
                              <a:gd name="T19" fmla="*/ 244 h 1984"/>
                              <a:gd name="T20" fmla="+- 0 5026 4929"/>
                              <a:gd name="T21" fmla="*/ T20 w 1912"/>
                              <a:gd name="T22" fmla="+- 0 318 -1308"/>
                              <a:gd name="T23" fmla="*/ 318 h 1984"/>
                              <a:gd name="T24" fmla="+- 0 5065 4929"/>
                              <a:gd name="T25" fmla="*/ T24 w 1912"/>
                              <a:gd name="T26" fmla="+- 0 411 -1308"/>
                              <a:gd name="T27" fmla="*/ 411 h 1984"/>
                              <a:gd name="T28" fmla="+- 0 5103 4929"/>
                              <a:gd name="T29" fmla="*/ T28 w 1912"/>
                              <a:gd name="T30" fmla="+- 0 468 -1308"/>
                              <a:gd name="T31" fmla="*/ 468 h 1984"/>
                              <a:gd name="T32" fmla="+- 0 5161 4929"/>
                              <a:gd name="T33" fmla="*/ T32 w 1912"/>
                              <a:gd name="T34" fmla="+- 0 520 -1308"/>
                              <a:gd name="T35" fmla="*/ 520 h 1984"/>
                              <a:gd name="T36" fmla="+- 0 5219 4929"/>
                              <a:gd name="T37" fmla="*/ T36 w 1912"/>
                              <a:gd name="T38" fmla="+- 0 553 -1308"/>
                              <a:gd name="T39" fmla="*/ 553 h 1984"/>
                              <a:gd name="T40" fmla="+- 0 5277 4929"/>
                              <a:gd name="T41" fmla="*/ T40 w 1912"/>
                              <a:gd name="T42" fmla="+- 0 576 -1308"/>
                              <a:gd name="T43" fmla="*/ 576 h 1984"/>
                              <a:gd name="T44" fmla="+- 0 5335 4929"/>
                              <a:gd name="T45" fmla="*/ T44 w 1912"/>
                              <a:gd name="T46" fmla="+- 0 593 -1308"/>
                              <a:gd name="T47" fmla="*/ 593 h 1984"/>
                              <a:gd name="T48" fmla="+- 0 5412 4929"/>
                              <a:gd name="T49" fmla="*/ T48 w 1912"/>
                              <a:gd name="T50" fmla="+- 0 609 -1308"/>
                              <a:gd name="T51" fmla="*/ 609 h 1984"/>
                              <a:gd name="T52" fmla="+- 0 5489 4929"/>
                              <a:gd name="T53" fmla="*/ T52 w 1912"/>
                              <a:gd name="T54" fmla="+- 0 621 -1308"/>
                              <a:gd name="T55" fmla="*/ 621 h 1984"/>
                              <a:gd name="T56" fmla="+- 0 5567 4929"/>
                              <a:gd name="T57" fmla="*/ T56 w 1912"/>
                              <a:gd name="T58" fmla="+- 0 630 -1308"/>
                              <a:gd name="T59" fmla="*/ 630 h 1984"/>
                              <a:gd name="T60" fmla="+- 0 5644 4929"/>
                              <a:gd name="T61" fmla="*/ T60 w 1912"/>
                              <a:gd name="T62" fmla="+- 0 637 -1308"/>
                              <a:gd name="T63" fmla="*/ 637 h 1984"/>
                              <a:gd name="T64" fmla="+- 0 5721 4929"/>
                              <a:gd name="T65" fmla="*/ T64 w 1912"/>
                              <a:gd name="T66" fmla="+- 0 643 -1308"/>
                              <a:gd name="T67" fmla="*/ 643 h 1984"/>
                              <a:gd name="T68" fmla="+- 0 5798 4929"/>
                              <a:gd name="T69" fmla="*/ T68 w 1912"/>
                              <a:gd name="T70" fmla="+- 0 648 -1308"/>
                              <a:gd name="T71" fmla="*/ 648 h 1984"/>
                              <a:gd name="T72" fmla="+- 0 5876 4929"/>
                              <a:gd name="T73" fmla="*/ T72 w 1912"/>
                              <a:gd name="T74" fmla="+- 0 652 -1308"/>
                              <a:gd name="T75" fmla="*/ 652 h 1984"/>
                              <a:gd name="T76" fmla="+- 0 5953 4929"/>
                              <a:gd name="T77" fmla="*/ T76 w 1912"/>
                              <a:gd name="T78" fmla="+- 0 655 -1308"/>
                              <a:gd name="T79" fmla="*/ 655 h 1984"/>
                              <a:gd name="T80" fmla="+- 0 6030 4929"/>
                              <a:gd name="T81" fmla="*/ T80 w 1912"/>
                              <a:gd name="T82" fmla="+- 0 658 -1308"/>
                              <a:gd name="T83" fmla="*/ 658 h 1984"/>
                              <a:gd name="T84" fmla="+- 0 6107 4929"/>
                              <a:gd name="T85" fmla="*/ T84 w 1912"/>
                              <a:gd name="T86" fmla="+- 0 661 -1308"/>
                              <a:gd name="T87" fmla="*/ 661 h 1984"/>
                              <a:gd name="T88" fmla="+- 0 6185 4929"/>
                              <a:gd name="T89" fmla="*/ T88 w 1912"/>
                              <a:gd name="T90" fmla="+- 0 663 -1308"/>
                              <a:gd name="T91" fmla="*/ 663 h 1984"/>
                              <a:gd name="T92" fmla="+- 0 6262 4929"/>
                              <a:gd name="T93" fmla="*/ T92 w 1912"/>
                              <a:gd name="T94" fmla="+- 0 665 -1308"/>
                              <a:gd name="T95" fmla="*/ 665 h 1984"/>
                              <a:gd name="T96" fmla="+- 0 6339 4929"/>
                              <a:gd name="T97" fmla="*/ T96 w 1912"/>
                              <a:gd name="T98" fmla="+- 0 667 -1308"/>
                              <a:gd name="T99" fmla="*/ 667 h 1984"/>
                              <a:gd name="T100" fmla="+- 0 6416 4929"/>
                              <a:gd name="T101" fmla="*/ T100 w 1912"/>
                              <a:gd name="T102" fmla="+- 0 669 -1308"/>
                              <a:gd name="T103" fmla="*/ 669 h 1984"/>
                              <a:gd name="T104" fmla="+- 0 6494 4929"/>
                              <a:gd name="T105" fmla="*/ T104 w 1912"/>
                              <a:gd name="T106" fmla="+- 0 670 -1308"/>
                              <a:gd name="T107" fmla="*/ 670 h 1984"/>
                              <a:gd name="T108" fmla="+- 0 6571 4929"/>
                              <a:gd name="T109" fmla="*/ T108 w 1912"/>
                              <a:gd name="T110" fmla="+- 0 671 -1308"/>
                              <a:gd name="T111" fmla="*/ 671 h 1984"/>
                              <a:gd name="T112" fmla="+- 0 6648 4929"/>
                              <a:gd name="T113" fmla="*/ T112 w 1912"/>
                              <a:gd name="T114" fmla="+- 0 673 -1308"/>
                              <a:gd name="T115" fmla="*/ 673 h 1984"/>
                              <a:gd name="T116" fmla="+- 0 6725 4929"/>
                              <a:gd name="T117" fmla="*/ T116 w 1912"/>
                              <a:gd name="T118" fmla="+- 0 674 -1308"/>
                              <a:gd name="T119" fmla="*/ 674 h 1984"/>
                              <a:gd name="T120" fmla="+- 0 6803 4929"/>
                              <a:gd name="T121" fmla="*/ T120 w 1912"/>
                              <a:gd name="T122" fmla="+- 0 675 -1308"/>
                              <a:gd name="T123" fmla="*/ 675 h 1984"/>
                              <a:gd name="T124" fmla="+- 0 6822 4929"/>
                              <a:gd name="T125" fmla="*/ T124 w 1912"/>
                              <a:gd name="T126" fmla="+- 0 675 -1308"/>
                              <a:gd name="T127" fmla="*/ 675 h 1984"/>
                              <a:gd name="T128" fmla="+- 0 6841 4929"/>
                              <a:gd name="T129" fmla="*/ T128 w 1912"/>
                              <a:gd name="T130" fmla="+- 0 675 -1308"/>
                              <a:gd name="T131" fmla="*/ 675 h 1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912" h="1984">
                                <a:moveTo>
                                  <a:pt x="0" y="0"/>
                                </a:moveTo>
                                <a:lnTo>
                                  <a:pt x="20" y="924"/>
                                </a:lnTo>
                                <a:lnTo>
                                  <a:pt x="39" y="1266"/>
                                </a:lnTo>
                                <a:lnTo>
                                  <a:pt x="58" y="1443"/>
                                </a:lnTo>
                                <a:lnTo>
                                  <a:pt x="78" y="1552"/>
                                </a:lnTo>
                                <a:lnTo>
                                  <a:pt x="97" y="1626"/>
                                </a:lnTo>
                                <a:lnTo>
                                  <a:pt x="136" y="1719"/>
                                </a:lnTo>
                                <a:lnTo>
                                  <a:pt x="174" y="1776"/>
                                </a:lnTo>
                                <a:lnTo>
                                  <a:pt x="232" y="1828"/>
                                </a:lnTo>
                                <a:lnTo>
                                  <a:pt x="290" y="1861"/>
                                </a:lnTo>
                                <a:lnTo>
                                  <a:pt x="348" y="1884"/>
                                </a:lnTo>
                                <a:lnTo>
                                  <a:pt x="406" y="1901"/>
                                </a:lnTo>
                                <a:lnTo>
                                  <a:pt x="483" y="1917"/>
                                </a:lnTo>
                                <a:lnTo>
                                  <a:pt x="560" y="1929"/>
                                </a:lnTo>
                                <a:lnTo>
                                  <a:pt x="638" y="1938"/>
                                </a:lnTo>
                                <a:lnTo>
                                  <a:pt x="715" y="1945"/>
                                </a:lnTo>
                                <a:lnTo>
                                  <a:pt x="792" y="1951"/>
                                </a:lnTo>
                                <a:lnTo>
                                  <a:pt x="869" y="1956"/>
                                </a:lnTo>
                                <a:lnTo>
                                  <a:pt x="947" y="1960"/>
                                </a:lnTo>
                                <a:lnTo>
                                  <a:pt x="1024" y="1963"/>
                                </a:lnTo>
                                <a:lnTo>
                                  <a:pt x="1101" y="1966"/>
                                </a:lnTo>
                                <a:lnTo>
                                  <a:pt x="1178" y="1969"/>
                                </a:lnTo>
                                <a:lnTo>
                                  <a:pt x="1256" y="1971"/>
                                </a:lnTo>
                                <a:lnTo>
                                  <a:pt x="1333" y="1973"/>
                                </a:lnTo>
                                <a:lnTo>
                                  <a:pt x="1410" y="1975"/>
                                </a:lnTo>
                                <a:lnTo>
                                  <a:pt x="1487" y="1977"/>
                                </a:lnTo>
                                <a:lnTo>
                                  <a:pt x="1565" y="1978"/>
                                </a:lnTo>
                                <a:lnTo>
                                  <a:pt x="1642" y="1979"/>
                                </a:lnTo>
                                <a:lnTo>
                                  <a:pt x="1719" y="1981"/>
                                </a:lnTo>
                                <a:lnTo>
                                  <a:pt x="1796" y="1982"/>
                                </a:lnTo>
                                <a:lnTo>
                                  <a:pt x="1874" y="1983"/>
                                </a:lnTo>
                                <a:lnTo>
                                  <a:pt x="1893" y="1983"/>
                                </a:lnTo>
                                <a:lnTo>
                                  <a:pt x="1912" y="1983"/>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AutoShape 1053"/>
                        <wps:cNvSpPr>
                          <a:spLocks/>
                        </wps:cNvSpPr>
                        <wps:spPr bwMode="auto">
                          <a:xfrm>
                            <a:off x="4639" y="-1308"/>
                            <a:ext cx="2202" cy="2177"/>
                          </a:xfrm>
                          <a:custGeom>
                            <a:avLst/>
                            <a:gdLst>
                              <a:gd name="T0" fmla="+- 0 4640 4640"/>
                              <a:gd name="T1" fmla="*/ T0 w 2202"/>
                              <a:gd name="T2" fmla="+- 0 869 -1308"/>
                              <a:gd name="T3" fmla="*/ 869 h 2177"/>
                              <a:gd name="T4" fmla="+- 0 4929 4640"/>
                              <a:gd name="T5" fmla="*/ T4 w 2202"/>
                              <a:gd name="T6" fmla="+- 0 -1308 -1308"/>
                              <a:gd name="T7" fmla="*/ -1308 h 2177"/>
                              <a:gd name="T8" fmla="+- 0 4640 4640"/>
                              <a:gd name="T9" fmla="*/ T8 w 2202"/>
                              <a:gd name="T10" fmla="+- 0 869 -1308"/>
                              <a:gd name="T11" fmla="*/ 869 h 2177"/>
                              <a:gd name="T12" fmla="+- 0 6841 4640"/>
                              <a:gd name="T13" fmla="*/ T12 w 2202"/>
                              <a:gd name="T14" fmla="+- 0 675 -1308"/>
                              <a:gd name="T15" fmla="*/ 675 h 2177"/>
                            </a:gdLst>
                            <a:ahLst/>
                            <a:cxnLst>
                              <a:cxn ang="0">
                                <a:pos x="T1" y="T3"/>
                              </a:cxn>
                              <a:cxn ang="0">
                                <a:pos x="T5" y="T7"/>
                              </a:cxn>
                              <a:cxn ang="0">
                                <a:pos x="T9" y="T11"/>
                              </a:cxn>
                              <a:cxn ang="0">
                                <a:pos x="T13" y="T15"/>
                              </a:cxn>
                            </a:cxnLst>
                            <a:rect l="0" t="0" r="r" b="b"/>
                            <a:pathLst>
                              <a:path w="2202" h="2177">
                                <a:moveTo>
                                  <a:pt x="0" y="2177"/>
                                </a:moveTo>
                                <a:lnTo>
                                  <a:pt x="289" y="0"/>
                                </a:lnTo>
                                <a:moveTo>
                                  <a:pt x="0" y="2177"/>
                                </a:moveTo>
                                <a:lnTo>
                                  <a:pt x="2201" y="1983"/>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1052"/>
                        <wps:cNvSpPr>
                          <a:spLocks/>
                        </wps:cNvSpPr>
                        <wps:spPr bwMode="auto">
                          <a:xfrm>
                            <a:off x="5272" y="-1308"/>
                            <a:ext cx="1569" cy="1728"/>
                          </a:xfrm>
                          <a:custGeom>
                            <a:avLst/>
                            <a:gdLst>
                              <a:gd name="T0" fmla="+- 0 5273 5273"/>
                              <a:gd name="T1" fmla="*/ T0 w 1569"/>
                              <a:gd name="T2" fmla="+- 0 -1308 -1308"/>
                              <a:gd name="T3" fmla="*/ -1308 h 1728"/>
                              <a:gd name="T4" fmla="+- 0 5289 5273"/>
                              <a:gd name="T5" fmla="*/ T4 w 1569"/>
                              <a:gd name="T6" fmla="+- 0 -1054 -1308"/>
                              <a:gd name="T7" fmla="*/ -1054 h 1728"/>
                              <a:gd name="T8" fmla="+- 0 5304 5273"/>
                              <a:gd name="T9" fmla="*/ T8 w 1569"/>
                              <a:gd name="T10" fmla="+- 0 -862 -1308"/>
                              <a:gd name="T11" fmla="*/ -862 h 1728"/>
                              <a:gd name="T12" fmla="+- 0 5320 5273"/>
                              <a:gd name="T13" fmla="*/ T12 w 1569"/>
                              <a:gd name="T14" fmla="+- 0 -711 -1308"/>
                              <a:gd name="T15" fmla="*/ -711 h 1728"/>
                              <a:gd name="T16" fmla="+- 0 5336 5273"/>
                              <a:gd name="T17" fmla="*/ T16 w 1569"/>
                              <a:gd name="T18" fmla="+- 0 -590 -1308"/>
                              <a:gd name="T19" fmla="*/ -590 h 1728"/>
                              <a:gd name="T20" fmla="+- 0 5352 5273"/>
                              <a:gd name="T21" fmla="*/ T20 w 1569"/>
                              <a:gd name="T22" fmla="+- 0 -491 -1308"/>
                              <a:gd name="T23" fmla="*/ -491 h 1728"/>
                              <a:gd name="T24" fmla="+- 0 5368 5273"/>
                              <a:gd name="T25" fmla="*/ T24 w 1569"/>
                              <a:gd name="T26" fmla="+- 0 -407 -1308"/>
                              <a:gd name="T27" fmla="*/ -407 h 1728"/>
                              <a:gd name="T28" fmla="+- 0 5384 5273"/>
                              <a:gd name="T29" fmla="*/ T28 w 1569"/>
                              <a:gd name="T30" fmla="+- 0 -337 -1308"/>
                              <a:gd name="T31" fmla="*/ -337 h 1728"/>
                              <a:gd name="T32" fmla="+- 0 5399 5273"/>
                              <a:gd name="T33" fmla="*/ T32 w 1569"/>
                              <a:gd name="T34" fmla="+- 0 -276 -1308"/>
                              <a:gd name="T35" fmla="*/ -276 h 1728"/>
                              <a:gd name="T36" fmla="+- 0 5431 5273"/>
                              <a:gd name="T37" fmla="*/ T36 w 1569"/>
                              <a:gd name="T38" fmla="+- 0 -177 -1308"/>
                              <a:gd name="T39" fmla="*/ -177 h 1728"/>
                              <a:gd name="T40" fmla="+- 0 5463 5273"/>
                              <a:gd name="T41" fmla="*/ T40 w 1569"/>
                              <a:gd name="T42" fmla="+- 0 -99 -1308"/>
                              <a:gd name="T43" fmla="*/ -99 h 1728"/>
                              <a:gd name="T44" fmla="+- 0 5495 5273"/>
                              <a:gd name="T45" fmla="*/ T44 w 1569"/>
                              <a:gd name="T46" fmla="+- 0 -37 -1308"/>
                              <a:gd name="T47" fmla="*/ -37 h 1728"/>
                              <a:gd name="T48" fmla="+- 0 5542 5273"/>
                              <a:gd name="T49" fmla="*/ T48 w 1569"/>
                              <a:gd name="T50" fmla="+- 0 36 -1308"/>
                              <a:gd name="T51" fmla="*/ 36 h 1728"/>
                              <a:gd name="T52" fmla="+- 0 5590 5273"/>
                              <a:gd name="T53" fmla="*/ T52 w 1569"/>
                              <a:gd name="T54" fmla="+- 0 92 -1308"/>
                              <a:gd name="T55" fmla="*/ 92 h 1728"/>
                              <a:gd name="T56" fmla="+- 0 5637 5273"/>
                              <a:gd name="T57" fmla="*/ T56 w 1569"/>
                              <a:gd name="T58" fmla="+- 0 137 -1308"/>
                              <a:gd name="T59" fmla="*/ 137 h 1728"/>
                              <a:gd name="T60" fmla="+- 0 5701 5273"/>
                              <a:gd name="T61" fmla="*/ T60 w 1569"/>
                              <a:gd name="T62" fmla="+- 0 184 -1308"/>
                              <a:gd name="T63" fmla="*/ 184 h 1728"/>
                              <a:gd name="T64" fmla="+- 0 5764 5273"/>
                              <a:gd name="T65" fmla="*/ T64 w 1569"/>
                              <a:gd name="T66" fmla="+- 0 221 -1308"/>
                              <a:gd name="T67" fmla="*/ 221 h 1728"/>
                              <a:gd name="T68" fmla="+- 0 5827 5273"/>
                              <a:gd name="T69" fmla="*/ T68 w 1569"/>
                              <a:gd name="T70" fmla="+- 0 251 -1308"/>
                              <a:gd name="T71" fmla="*/ 251 h 1728"/>
                              <a:gd name="T72" fmla="+- 0 5891 5273"/>
                              <a:gd name="T73" fmla="*/ T72 w 1569"/>
                              <a:gd name="T74" fmla="+- 0 276 -1308"/>
                              <a:gd name="T75" fmla="*/ 276 h 1728"/>
                              <a:gd name="T76" fmla="+- 0 5954 5273"/>
                              <a:gd name="T77" fmla="*/ T76 w 1569"/>
                              <a:gd name="T78" fmla="+- 0 296 -1308"/>
                              <a:gd name="T79" fmla="*/ 296 h 1728"/>
                              <a:gd name="T80" fmla="+- 0 6017 5273"/>
                              <a:gd name="T81" fmla="*/ T80 w 1569"/>
                              <a:gd name="T82" fmla="+- 0 314 -1308"/>
                              <a:gd name="T83" fmla="*/ 314 h 1728"/>
                              <a:gd name="T84" fmla="+- 0 6081 5273"/>
                              <a:gd name="T85" fmla="*/ T84 w 1569"/>
                              <a:gd name="T86" fmla="+- 0 329 -1308"/>
                              <a:gd name="T87" fmla="*/ 329 h 1728"/>
                              <a:gd name="T88" fmla="+- 0 6144 5273"/>
                              <a:gd name="T89" fmla="*/ T88 w 1569"/>
                              <a:gd name="T90" fmla="+- 0 342 -1308"/>
                              <a:gd name="T91" fmla="*/ 342 h 1728"/>
                              <a:gd name="T92" fmla="+- 0 6208 5273"/>
                              <a:gd name="T93" fmla="*/ T92 w 1569"/>
                              <a:gd name="T94" fmla="+- 0 353 -1308"/>
                              <a:gd name="T95" fmla="*/ 353 h 1728"/>
                              <a:gd name="T96" fmla="+- 0 6271 5273"/>
                              <a:gd name="T97" fmla="*/ T96 w 1569"/>
                              <a:gd name="T98" fmla="+- 0 363 -1308"/>
                              <a:gd name="T99" fmla="*/ 363 h 1728"/>
                              <a:gd name="T100" fmla="+- 0 6334 5273"/>
                              <a:gd name="T101" fmla="*/ T100 w 1569"/>
                              <a:gd name="T102" fmla="+- 0 372 -1308"/>
                              <a:gd name="T103" fmla="*/ 372 h 1728"/>
                              <a:gd name="T104" fmla="+- 0 6398 5273"/>
                              <a:gd name="T105" fmla="*/ T104 w 1569"/>
                              <a:gd name="T106" fmla="+- 0 381 -1308"/>
                              <a:gd name="T107" fmla="*/ 381 h 1728"/>
                              <a:gd name="T108" fmla="+- 0 6461 5273"/>
                              <a:gd name="T109" fmla="*/ T108 w 1569"/>
                              <a:gd name="T110" fmla="+- 0 388 -1308"/>
                              <a:gd name="T111" fmla="*/ 388 h 1728"/>
                              <a:gd name="T112" fmla="+- 0 6524 5273"/>
                              <a:gd name="T113" fmla="*/ T112 w 1569"/>
                              <a:gd name="T114" fmla="+- 0 394 -1308"/>
                              <a:gd name="T115" fmla="*/ 394 h 1728"/>
                              <a:gd name="T116" fmla="+- 0 6588 5273"/>
                              <a:gd name="T117" fmla="*/ T116 w 1569"/>
                              <a:gd name="T118" fmla="+- 0 400 -1308"/>
                              <a:gd name="T119" fmla="*/ 400 h 1728"/>
                              <a:gd name="T120" fmla="+- 0 6651 5273"/>
                              <a:gd name="T121" fmla="*/ T120 w 1569"/>
                              <a:gd name="T122" fmla="+- 0 406 -1308"/>
                              <a:gd name="T123" fmla="*/ 406 h 1728"/>
                              <a:gd name="T124" fmla="+- 0 6715 5273"/>
                              <a:gd name="T125" fmla="*/ T124 w 1569"/>
                              <a:gd name="T126" fmla="+- 0 411 -1308"/>
                              <a:gd name="T127" fmla="*/ 411 h 1728"/>
                              <a:gd name="T128" fmla="+- 0 6778 5273"/>
                              <a:gd name="T129" fmla="*/ T128 w 1569"/>
                              <a:gd name="T130" fmla="+- 0 416 -1308"/>
                              <a:gd name="T131" fmla="*/ 416 h 1728"/>
                              <a:gd name="T132" fmla="+- 0 6825 5273"/>
                              <a:gd name="T133" fmla="*/ T132 w 1569"/>
                              <a:gd name="T134" fmla="+- 0 419 -1308"/>
                              <a:gd name="T135" fmla="*/ 419 h 1728"/>
                              <a:gd name="T136" fmla="+- 0 6841 5273"/>
                              <a:gd name="T137" fmla="*/ T136 w 1569"/>
                              <a:gd name="T138" fmla="+- 0 420 -1308"/>
                              <a:gd name="T139" fmla="*/ 420 h 1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69" h="1728">
                                <a:moveTo>
                                  <a:pt x="0" y="0"/>
                                </a:moveTo>
                                <a:lnTo>
                                  <a:pt x="16" y="254"/>
                                </a:lnTo>
                                <a:lnTo>
                                  <a:pt x="31" y="446"/>
                                </a:lnTo>
                                <a:lnTo>
                                  <a:pt x="47" y="597"/>
                                </a:lnTo>
                                <a:lnTo>
                                  <a:pt x="63" y="718"/>
                                </a:lnTo>
                                <a:lnTo>
                                  <a:pt x="79" y="817"/>
                                </a:lnTo>
                                <a:lnTo>
                                  <a:pt x="95" y="901"/>
                                </a:lnTo>
                                <a:lnTo>
                                  <a:pt x="111" y="971"/>
                                </a:lnTo>
                                <a:lnTo>
                                  <a:pt x="126" y="1032"/>
                                </a:lnTo>
                                <a:lnTo>
                                  <a:pt x="158" y="1131"/>
                                </a:lnTo>
                                <a:lnTo>
                                  <a:pt x="190" y="1209"/>
                                </a:lnTo>
                                <a:lnTo>
                                  <a:pt x="222" y="1271"/>
                                </a:lnTo>
                                <a:lnTo>
                                  <a:pt x="269" y="1344"/>
                                </a:lnTo>
                                <a:lnTo>
                                  <a:pt x="317" y="1400"/>
                                </a:lnTo>
                                <a:lnTo>
                                  <a:pt x="364" y="1445"/>
                                </a:lnTo>
                                <a:lnTo>
                                  <a:pt x="428" y="1492"/>
                                </a:lnTo>
                                <a:lnTo>
                                  <a:pt x="491" y="1529"/>
                                </a:lnTo>
                                <a:lnTo>
                                  <a:pt x="554" y="1559"/>
                                </a:lnTo>
                                <a:lnTo>
                                  <a:pt x="618" y="1584"/>
                                </a:lnTo>
                                <a:lnTo>
                                  <a:pt x="681" y="1604"/>
                                </a:lnTo>
                                <a:lnTo>
                                  <a:pt x="744" y="1622"/>
                                </a:lnTo>
                                <a:lnTo>
                                  <a:pt x="808" y="1637"/>
                                </a:lnTo>
                                <a:lnTo>
                                  <a:pt x="871" y="1650"/>
                                </a:lnTo>
                                <a:lnTo>
                                  <a:pt x="935" y="1661"/>
                                </a:lnTo>
                                <a:lnTo>
                                  <a:pt x="998" y="1671"/>
                                </a:lnTo>
                                <a:lnTo>
                                  <a:pt x="1061" y="1680"/>
                                </a:lnTo>
                                <a:lnTo>
                                  <a:pt x="1125" y="1689"/>
                                </a:lnTo>
                                <a:lnTo>
                                  <a:pt x="1188" y="1696"/>
                                </a:lnTo>
                                <a:lnTo>
                                  <a:pt x="1251" y="1702"/>
                                </a:lnTo>
                                <a:lnTo>
                                  <a:pt x="1315" y="1708"/>
                                </a:lnTo>
                                <a:lnTo>
                                  <a:pt x="1378" y="1714"/>
                                </a:lnTo>
                                <a:lnTo>
                                  <a:pt x="1442" y="1719"/>
                                </a:lnTo>
                                <a:lnTo>
                                  <a:pt x="1505" y="1724"/>
                                </a:lnTo>
                                <a:lnTo>
                                  <a:pt x="1552" y="1727"/>
                                </a:lnTo>
                                <a:lnTo>
                                  <a:pt x="1568" y="1728"/>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AutoShape 1051"/>
                        <wps:cNvSpPr>
                          <a:spLocks/>
                        </wps:cNvSpPr>
                        <wps:spPr bwMode="auto">
                          <a:xfrm>
                            <a:off x="4639" y="-1308"/>
                            <a:ext cx="2202" cy="2177"/>
                          </a:xfrm>
                          <a:custGeom>
                            <a:avLst/>
                            <a:gdLst>
                              <a:gd name="T0" fmla="+- 0 4640 4640"/>
                              <a:gd name="T1" fmla="*/ T0 w 2202"/>
                              <a:gd name="T2" fmla="+- 0 869 -1308"/>
                              <a:gd name="T3" fmla="*/ 869 h 2177"/>
                              <a:gd name="T4" fmla="+- 0 5273 4640"/>
                              <a:gd name="T5" fmla="*/ T4 w 2202"/>
                              <a:gd name="T6" fmla="+- 0 -1308 -1308"/>
                              <a:gd name="T7" fmla="*/ -1308 h 2177"/>
                              <a:gd name="T8" fmla="+- 0 4640 4640"/>
                              <a:gd name="T9" fmla="*/ T8 w 2202"/>
                              <a:gd name="T10" fmla="+- 0 869 -1308"/>
                              <a:gd name="T11" fmla="*/ 869 h 2177"/>
                              <a:gd name="T12" fmla="+- 0 6841 4640"/>
                              <a:gd name="T13" fmla="*/ T12 w 2202"/>
                              <a:gd name="T14" fmla="+- 0 420 -1308"/>
                              <a:gd name="T15" fmla="*/ 420 h 2177"/>
                            </a:gdLst>
                            <a:ahLst/>
                            <a:cxnLst>
                              <a:cxn ang="0">
                                <a:pos x="T1" y="T3"/>
                              </a:cxn>
                              <a:cxn ang="0">
                                <a:pos x="T5" y="T7"/>
                              </a:cxn>
                              <a:cxn ang="0">
                                <a:pos x="T9" y="T11"/>
                              </a:cxn>
                              <a:cxn ang="0">
                                <a:pos x="T13" y="T15"/>
                              </a:cxn>
                            </a:cxnLst>
                            <a:rect l="0" t="0" r="r" b="b"/>
                            <a:pathLst>
                              <a:path w="2202" h="2177">
                                <a:moveTo>
                                  <a:pt x="0" y="2177"/>
                                </a:moveTo>
                                <a:lnTo>
                                  <a:pt x="633" y="0"/>
                                </a:lnTo>
                                <a:moveTo>
                                  <a:pt x="0" y="2177"/>
                                </a:moveTo>
                                <a:lnTo>
                                  <a:pt x="2201" y="1728"/>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Freeform 1050"/>
                        <wps:cNvSpPr>
                          <a:spLocks/>
                        </wps:cNvSpPr>
                        <wps:spPr bwMode="auto">
                          <a:xfrm>
                            <a:off x="5686" y="-1308"/>
                            <a:ext cx="1156" cy="1376"/>
                          </a:xfrm>
                          <a:custGeom>
                            <a:avLst/>
                            <a:gdLst>
                              <a:gd name="T0" fmla="+- 0 5686 5686"/>
                              <a:gd name="T1" fmla="*/ T0 w 1156"/>
                              <a:gd name="T2" fmla="+- 0 -1308 -1308"/>
                              <a:gd name="T3" fmla="*/ -1308 h 1376"/>
                              <a:gd name="T4" fmla="+- 0 5698 5686"/>
                              <a:gd name="T5" fmla="*/ T4 w 1156"/>
                              <a:gd name="T6" fmla="+- 0 -1232 -1308"/>
                              <a:gd name="T7" fmla="*/ -1232 h 1376"/>
                              <a:gd name="T8" fmla="+- 0 5709 5686"/>
                              <a:gd name="T9" fmla="*/ T8 w 1156"/>
                              <a:gd name="T10" fmla="+- 0 -1163 -1308"/>
                              <a:gd name="T11" fmla="*/ -1163 h 1376"/>
                              <a:gd name="T12" fmla="+- 0 5721 5686"/>
                              <a:gd name="T13" fmla="*/ T12 w 1156"/>
                              <a:gd name="T14" fmla="+- 0 -1100 -1308"/>
                              <a:gd name="T15" fmla="*/ -1100 h 1376"/>
                              <a:gd name="T16" fmla="+- 0 5744 5686"/>
                              <a:gd name="T17" fmla="*/ T16 w 1156"/>
                              <a:gd name="T18" fmla="+- 0 -987 -1308"/>
                              <a:gd name="T19" fmla="*/ -987 h 1376"/>
                              <a:gd name="T20" fmla="+- 0 5768 5686"/>
                              <a:gd name="T21" fmla="*/ T20 w 1156"/>
                              <a:gd name="T22" fmla="+- 0 -891 -1308"/>
                              <a:gd name="T23" fmla="*/ -891 h 1376"/>
                              <a:gd name="T24" fmla="+- 0 5791 5686"/>
                              <a:gd name="T25" fmla="*/ T24 w 1156"/>
                              <a:gd name="T26" fmla="+- 0 -808 -1308"/>
                              <a:gd name="T27" fmla="*/ -808 h 1376"/>
                              <a:gd name="T28" fmla="+- 0 5814 5686"/>
                              <a:gd name="T29" fmla="*/ T28 w 1156"/>
                              <a:gd name="T30" fmla="+- 0 -735 -1308"/>
                              <a:gd name="T31" fmla="*/ -735 h 1376"/>
                              <a:gd name="T32" fmla="+- 0 5838 5686"/>
                              <a:gd name="T33" fmla="*/ T32 w 1156"/>
                              <a:gd name="T34" fmla="+- 0 -671 -1308"/>
                              <a:gd name="T35" fmla="*/ -671 h 1376"/>
                              <a:gd name="T36" fmla="+- 0 5861 5686"/>
                              <a:gd name="T37" fmla="*/ T36 w 1156"/>
                              <a:gd name="T38" fmla="+- 0 -613 -1308"/>
                              <a:gd name="T39" fmla="*/ -613 h 1376"/>
                              <a:gd name="T40" fmla="+- 0 5896 5686"/>
                              <a:gd name="T41" fmla="*/ T40 w 1156"/>
                              <a:gd name="T42" fmla="+- 0 -539 -1308"/>
                              <a:gd name="T43" fmla="*/ -539 h 1376"/>
                              <a:gd name="T44" fmla="+- 0 5931 5686"/>
                              <a:gd name="T45" fmla="*/ T44 w 1156"/>
                              <a:gd name="T46" fmla="+- 0 -475 -1308"/>
                              <a:gd name="T47" fmla="*/ -475 h 1376"/>
                              <a:gd name="T48" fmla="+- 0 5966 5686"/>
                              <a:gd name="T49" fmla="*/ T48 w 1156"/>
                              <a:gd name="T50" fmla="+- 0 -419 -1308"/>
                              <a:gd name="T51" fmla="*/ -419 h 1376"/>
                              <a:gd name="T52" fmla="+- 0 6013 5686"/>
                              <a:gd name="T53" fmla="*/ T52 w 1156"/>
                              <a:gd name="T54" fmla="+- 0 -355 -1308"/>
                              <a:gd name="T55" fmla="*/ -355 h 1376"/>
                              <a:gd name="T56" fmla="+- 0 6060 5686"/>
                              <a:gd name="T57" fmla="*/ T56 w 1156"/>
                              <a:gd name="T58" fmla="+- 0 -302 -1308"/>
                              <a:gd name="T59" fmla="*/ -302 h 1376"/>
                              <a:gd name="T60" fmla="+- 0 6106 5686"/>
                              <a:gd name="T61" fmla="*/ T60 w 1156"/>
                              <a:gd name="T62" fmla="+- 0 -255 -1308"/>
                              <a:gd name="T63" fmla="*/ -255 h 1376"/>
                              <a:gd name="T64" fmla="+- 0 6153 5686"/>
                              <a:gd name="T65" fmla="*/ T64 w 1156"/>
                              <a:gd name="T66" fmla="+- 0 -215 -1308"/>
                              <a:gd name="T67" fmla="*/ -215 h 1376"/>
                              <a:gd name="T68" fmla="+- 0 6211 5686"/>
                              <a:gd name="T69" fmla="*/ T68 w 1156"/>
                              <a:gd name="T70" fmla="+- 0 -171 -1308"/>
                              <a:gd name="T71" fmla="*/ -171 h 1376"/>
                              <a:gd name="T72" fmla="+- 0 6270 5686"/>
                              <a:gd name="T73" fmla="*/ T72 w 1156"/>
                              <a:gd name="T74" fmla="+- 0 -134 -1308"/>
                              <a:gd name="T75" fmla="*/ -134 h 1376"/>
                              <a:gd name="T76" fmla="+- 0 6328 5686"/>
                              <a:gd name="T77" fmla="*/ T76 w 1156"/>
                              <a:gd name="T78" fmla="+- 0 -102 -1308"/>
                              <a:gd name="T79" fmla="*/ -102 h 1376"/>
                              <a:gd name="T80" fmla="+- 0 6386 5686"/>
                              <a:gd name="T81" fmla="*/ T80 w 1156"/>
                              <a:gd name="T82" fmla="+- 0 -73 -1308"/>
                              <a:gd name="T83" fmla="*/ -73 h 1376"/>
                              <a:gd name="T84" fmla="+- 0 6445 5686"/>
                              <a:gd name="T85" fmla="*/ T84 w 1156"/>
                              <a:gd name="T86" fmla="+- 0 -48 -1308"/>
                              <a:gd name="T87" fmla="*/ -48 h 1376"/>
                              <a:gd name="T88" fmla="+- 0 6503 5686"/>
                              <a:gd name="T89" fmla="*/ T88 w 1156"/>
                              <a:gd name="T90" fmla="+- 0 -26 -1308"/>
                              <a:gd name="T91" fmla="*/ -26 h 1376"/>
                              <a:gd name="T92" fmla="+- 0 6561 5686"/>
                              <a:gd name="T93" fmla="*/ T92 w 1156"/>
                              <a:gd name="T94" fmla="+- 0 -6 -1308"/>
                              <a:gd name="T95" fmla="*/ -6 h 1376"/>
                              <a:gd name="T96" fmla="+- 0 6620 5686"/>
                              <a:gd name="T97" fmla="*/ T96 w 1156"/>
                              <a:gd name="T98" fmla="+- 0 12 -1308"/>
                              <a:gd name="T99" fmla="*/ 12 h 1376"/>
                              <a:gd name="T100" fmla="+- 0 6678 5686"/>
                              <a:gd name="T101" fmla="*/ T100 w 1156"/>
                              <a:gd name="T102" fmla="+- 0 29 -1308"/>
                              <a:gd name="T103" fmla="*/ 29 h 1376"/>
                              <a:gd name="T104" fmla="+- 0 6736 5686"/>
                              <a:gd name="T105" fmla="*/ T104 w 1156"/>
                              <a:gd name="T106" fmla="+- 0 44 -1308"/>
                              <a:gd name="T107" fmla="*/ 44 h 1376"/>
                              <a:gd name="T108" fmla="+- 0 6806 5686"/>
                              <a:gd name="T109" fmla="*/ T108 w 1156"/>
                              <a:gd name="T110" fmla="+- 0 60 -1308"/>
                              <a:gd name="T111" fmla="*/ 60 h 1376"/>
                              <a:gd name="T112" fmla="+- 0 6830 5686"/>
                              <a:gd name="T113" fmla="*/ T112 w 1156"/>
                              <a:gd name="T114" fmla="+- 0 65 -1308"/>
                              <a:gd name="T115" fmla="*/ 65 h 1376"/>
                              <a:gd name="T116" fmla="+- 0 6841 5686"/>
                              <a:gd name="T117" fmla="*/ T116 w 1156"/>
                              <a:gd name="T118" fmla="+- 0 67 -1308"/>
                              <a:gd name="T119" fmla="*/ 67 h 1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56" h="1376">
                                <a:moveTo>
                                  <a:pt x="0" y="0"/>
                                </a:moveTo>
                                <a:lnTo>
                                  <a:pt x="12" y="76"/>
                                </a:lnTo>
                                <a:lnTo>
                                  <a:pt x="23" y="145"/>
                                </a:lnTo>
                                <a:lnTo>
                                  <a:pt x="35" y="208"/>
                                </a:lnTo>
                                <a:lnTo>
                                  <a:pt x="58" y="321"/>
                                </a:lnTo>
                                <a:lnTo>
                                  <a:pt x="82" y="417"/>
                                </a:lnTo>
                                <a:lnTo>
                                  <a:pt x="105" y="500"/>
                                </a:lnTo>
                                <a:lnTo>
                                  <a:pt x="128" y="573"/>
                                </a:lnTo>
                                <a:lnTo>
                                  <a:pt x="152" y="637"/>
                                </a:lnTo>
                                <a:lnTo>
                                  <a:pt x="175" y="695"/>
                                </a:lnTo>
                                <a:lnTo>
                                  <a:pt x="210" y="769"/>
                                </a:lnTo>
                                <a:lnTo>
                                  <a:pt x="245" y="833"/>
                                </a:lnTo>
                                <a:lnTo>
                                  <a:pt x="280" y="889"/>
                                </a:lnTo>
                                <a:lnTo>
                                  <a:pt x="327" y="953"/>
                                </a:lnTo>
                                <a:lnTo>
                                  <a:pt x="374" y="1006"/>
                                </a:lnTo>
                                <a:lnTo>
                                  <a:pt x="420" y="1053"/>
                                </a:lnTo>
                                <a:lnTo>
                                  <a:pt x="467" y="1093"/>
                                </a:lnTo>
                                <a:lnTo>
                                  <a:pt x="525" y="1137"/>
                                </a:lnTo>
                                <a:lnTo>
                                  <a:pt x="584" y="1174"/>
                                </a:lnTo>
                                <a:lnTo>
                                  <a:pt x="642" y="1206"/>
                                </a:lnTo>
                                <a:lnTo>
                                  <a:pt x="700" y="1235"/>
                                </a:lnTo>
                                <a:lnTo>
                                  <a:pt x="759" y="1260"/>
                                </a:lnTo>
                                <a:lnTo>
                                  <a:pt x="817" y="1282"/>
                                </a:lnTo>
                                <a:lnTo>
                                  <a:pt x="875" y="1302"/>
                                </a:lnTo>
                                <a:lnTo>
                                  <a:pt x="934" y="1320"/>
                                </a:lnTo>
                                <a:lnTo>
                                  <a:pt x="992" y="1337"/>
                                </a:lnTo>
                                <a:lnTo>
                                  <a:pt x="1050" y="1352"/>
                                </a:lnTo>
                                <a:lnTo>
                                  <a:pt x="1120" y="1368"/>
                                </a:lnTo>
                                <a:lnTo>
                                  <a:pt x="1144" y="1373"/>
                                </a:lnTo>
                                <a:lnTo>
                                  <a:pt x="1155" y="1375"/>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AutoShape 1049"/>
                        <wps:cNvSpPr>
                          <a:spLocks/>
                        </wps:cNvSpPr>
                        <wps:spPr bwMode="auto">
                          <a:xfrm>
                            <a:off x="4639" y="-1308"/>
                            <a:ext cx="2202" cy="2177"/>
                          </a:xfrm>
                          <a:custGeom>
                            <a:avLst/>
                            <a:gdLst>
                              <a:gd name="T0" fmla="+- 0 4640 4640"/>
                              <a:gd name="T1" fmla="*/ T0 w 2202"/>
                              <a:gd name="T2" fmla="+- 0 869 -1308"/>
                              <a:gd name="T3" fmla="*/ 869 h 2177"/>
                              <a:gd name="T4" fmla="+- 0 5686 4640"/>
                              <a:gd name="T5" fmla="*/ T4 w 2202"/>
                              <a:gd name="T6" fmla="+- 0 -1308 -1308"/>
                              <a:gd name="T7" fmla="*/ -1308 h 2177"/>
                              <a:gd name="T8" fmla="+- 0 4640 4640"/>
                              <a:gd name="T9" fmla="*/ T8 w 2202"/>
                              <a:gd name="T10" fmla="+- 0 869 -1308"/>
                              <a:gd name="T11" fmla="*/ 869 h 2177"/>
                              <a:gd name="T12" fmla="+- 0 6841 4640"/>
                              <a:gd name="T13" fmla="*/ T12 w 2202"/>
                              <a:gd name="T14" fmla="+- 0 67 -1308"/>
                              <a:gd name="T15" fmla="*/ 67 h 2177"/>
                            </a:gdLst>
                            <a:ahLst/>
                            <a:cxnLst>
                              <a:cxn ang="0">
                                <a:pos x="T1" y="T3"/>
                              </a:cxn>
                              <a:cxn ang="0">
                                <a:pos x="T5" y="T7"/>
                              </a:cxn>
                              <a:cxn ang="0">
                                <a:pos x="T9" y="T11"/>
                              </a:cxn>
                              <a:cxn ang="0">
                                <a:pos x="T13" y="T15"/>
                              </a:cxn>
                            </a:cxnLst>
                            <a:rect l="0" t="0" r="r" b="b"/>
                            <a:pathLst>
                              <a:path w="2202" h="2177">
                                <a:moveTo>
                                  <a:pt x="0" y="2177"/>
                                </a:moveTo>
                                <a:lnTo>
                                  <a:pt x="1046" y="0"/>
                                </a:lnTo>
                                <a:moveTo>
                                  <a:pt x="0" y="2177"/>
                                </a:moveTo>
                                <a:lnTo>
                                  <a:pt x="2201" y="1375"/>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Freeform 1048"/>
                        <wps:cNvSpPr>
                          <a:spLocks/>
                        </wps:cNvSpPr>
                        <wps:spPr bwMode="auto">
                          <a:xfrm>
                            <a:off x="6193" y="-1308"/>
                            <a:ext cx="648" cy="857"/>
                          </a:xfrm>
                          <a:custGeom>
                            <a:avLst/>
                            <a:gdLst>
                              <a:gd name="T0" fmla="+- 0 6193 6193"/>
                              <a:gd name="T1" fmla="*/ T0 w 648"/>
                              <a:gd name="T2" fmla="+- 0 -1308 -1308"/>
                              <a:gd name="T3" fmla="*/ -1308 h 857"/>
                              <a:gd name="T4" fmla="+- 0 6213 6193"/>
                              <a:gd name="T5" fmla="*/ T4 w 648"/>
                              <a:gd name="T6" fmla="+- 0 -1250 -1308"/>
                              <a:gd name="T7" fmla="*/ -1250 h 857"/>
                              <a:gd name="T8" fmla="+- 0 6239 6193"/>
                              <a:gd name="T9" fmla="*/ T8 w 648"/>
                              <a:gd name="T10" fmla="+- 0 -1179 -1308"/>
                              <a:gd name="T11" fmla="*/ -1179 h 857"/>
                              <a:gd name="T12" fmla="+- 0 6265 6193"/>
                              <a:gd name="T13" fmla="*/ T12 w 648"/>
                              <a:gd name="T14" fmla="+- 0 -1114 -1308"/>
                              <a:gd name="T15" fmla="*/ -1114 h 857"/>
                              <a:gd name="T16" fmla="+- 0 6291 6193"/>
                              <a:gd name="T17" fmla="*/ T16 w 648"/>
                              <a:gd name="T18" fmla="+- 0 -1056 -1308"/>
                              <a:gd name="T19" fmla="*/ -1056 h 857"/>
                              <a:gd name="T20" fmla="+- 0 6324 6193"/>
                              <a:gd name="T21" fmla="*/ T20 w 648"/>
                              <a:gd name="T22" fmla="+- 0 -990 -1308"/>
                              <a:gd name="T23" fmla="*/ -990 h 857"/>
                              <a:gd name="T24" fmla="+- 0 6357 6193"/>
                              <a:gd name="T25" fmla="*/ T24 w 648"/>
                              <a:gd name="T26" fmla="+- 0 -930 -1308"/>
                              <a:gd name="T27" fmla="*/ -930 h 857"/>
                              <a:gd name="T28" fmla="+- 0 6390 6193"/>
                              <a:gd name="T29" fmla="*/ T28 w 648"/>
                              <a:gd name="T30" fmla="+- 0 -877 -1308"/>
                              <a:gd name="T31" fmla="*/ -877 h 857"/>
                              <a:gd name="T32" fmla="+- 0 6429 6193"/>
                              <a:gd name="T33" fmla="*/ T32 w 648"/>
                              <a:gd name="T34" fmla="+- 0 -819 -1308"/>
                              <a:gd name="T35" fmla="*/ -819 h 857"/>
                              <a:gd name="T36" fmla="+- 0 6468 6193"/>
                              <a:gd name="T37" fmla="*/ T36 w 648"/>
                              <a:gd name="T38" fmla="+- 0 -766 -1308"/>
                              <a:gd name="T39" fmla="*/ -766 h 857"/>
                              <a:gd name="T40" fmla="+- 0 6507 6193"/>
                              <a:gd name="T41" fmla="*/ T40 w 648"/>
                              <a:gd name="T42" fmla="+- 0 -719 -1308"/>
                              <a:gd name="T43" fmla="*/ -719 h 857"/>
                              <a:gd name="T44" fmla="+- 0 6553 6193"/>
                              <a:gd name="T45" fmla="*/ T44 w 648"/>
                              <a:gd name="T46" fmla="+- 0 -670 -1308"/>
                              <a:gd name="T47" fmla="*/ -670 h 857"/>
                              <a:gd name="T48" fmla="+- 0 6599 6193"/>
                              <a:gd name="T49" fmla="*/ T48 w 648"/>
                              <a:gd name="T50" fmla="+- 0 -626 -1308"/>
                              <a:gd name="T51" fmla="*/ -626 h 857"/>
                              <a:gd name="T52" fmla="+- 0 6645 6193"/>
                              <a:gd name="T53" fmla="*/ T52 w 648"/>
                              <a:gd name="T54" fmla="+- 0 -586 -1308"/>
                              <a:gd name="T55" fmla="*/ -586 h 857"/>
                              <a:gd name="T56" fmla="+- 0 6697 6193"/>
                              <a:gd name="T57" fmla="*/ T56 w 648"/>
                              <a:gd name="T58" fmla="+- 0 -545 -1308"/>
                              <a:gd name="T59" fmla="*/ -545 h 857"/>
                              <a:gd name="T60" fmla="+- 0 6750 6193"/>
                              <a:gd name="T61" fmla="*/ T60 w 648"/>
                              <a:gd name="T62" fmla="+- 0 -508 -1308"/>
                              <a:gd name="T63" fmla="*/ -508 h 857"/>
                              <a:gd name="T64" fmla="+- 0 6802 6193"/>
                              <a:gd name="T65" fmla="*/ T64 w 648"/>
                              <a:gd name="T66" fmla="+- 0 -475 -1308"/>
                              <a:gd name="T67" fmla="*/ -475 h 857"/>
                              <a:gd name="T68" fmla="+- 0 6835 6193"/>
                              <a:gd name="T69" fmla="*/ T68 w 648"/>
                              <a:gd name="T70" fmla="+- 0 -456 -1308"/>
                              <a:gd name="T71" fmla="*/ -456 h 857"/>
                              <a:gd name="T72" fmla="+- 0 6841 6193"/>
                              <a:gd name="T73" fmla="*/ T72 w 648"/>
                              <a:gd name="T74" fmla="+- 0 -452 -1308"/>
                              <a:gd name="T75" fmla="*/ -452 h 8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48" h="857">
                                <a:moveTo>
                                  <a:pt x="0" y="0"/>
                                </a:moveTo>
                                <a:lnTo>
                                  <a:pt x="20" y="58"/>
                                </a:lnTo>
                                <a:lnTo>
                                  <a:pt x="46" y="129"/>
                                </a:lnTo>
                                <a:lnTo>
                                  <a:pt x="72" y="194"/>
                                </a:lnTo>
                                <a:lnTo>
                                  <a:pt x="98" y="252"/>
                                </a:lnTo>
                                <a:lnTo>
                                  <a:pt x="131" y="318"/>
                                </a:lnTo>
                                <a:lnTo>
                                  <a:pt x="164" y="378"/>
                                </a:lnTo>
                                <a:lnTo>
                                  <a:pt x="197" y="431"/>
                                </a:lnTo>
                                <a:lnTo>
                                  <a:pt x="236" y="489"/>
                                </a:lnTo>
                                <a:lnTo>
                                  <a:pt x="275" y="542"/>
                                </a:lnTo>
                                <a:lnTo>
                                  <a:pt x="314" y="589"/>
                                </a:lnTo>
                                <a:lnTo>
                                  <a:pt x="360" y="638"/>
                                </a:lnTo>
                                <a:lnTo>
                                  <a:pt x="406" y="682"/>
                                </a:lnTo>
                                <a:lnTo>
                                  <a:pt x="452" y="722"/>
                                </a:lnTo>
                                <a:lnTo>
                                  <a:pt x="504" y="763"/>
                                </a:lnTo>
                                <a:lnTo>
                                  <a:pt x="557" y="800"/>
                                </a:lnTo>
                                <a:lnTo>
                                  <a:pt x="609" y="833"/>
                                </a:lnTo>
                                <a:lnTo>
                                  <a:pt x="642" y="852"/>
                                </a:lnTo>
                                <a:lnTo>
                                  <a:pt x="648" y="856"/>
                                </a:lnTo>
                              </a:path>
                            </a:pathLst>
                          </a:custGeom>
                          <a:noFill/>
                          <a:ln w="12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AutoShape 1047"/>
                        <wps:cNvSpPr>
                          <a:spLocks/>
                        </wps:cNvSpPr>
                        <wps:spPr bwMode="auto">
                          <a:xfrm>
                            <a:off x="4639" y="-1308"/>
                            <a:ext cx="2202" cy="2177"/>
                          </a:xfrm>
                          <a:custGeom>
                            <a:avLst/>
                            <a:gdLst>
                              <a:gd name="T0" fmla="+- 0 4640 4640"/>
                              <a:gd name="T1" fmla="*/ T0 w 2202"/>
                              <a:gd name="T2" fmla="+- 0 869 -1308"/>
                              <a:gd name="T3" fmla="*/ 869 h 2177"/>
                              <a:gd name="T4" fmla="+- 0 6193 4640"/>
                              <a:gd name="T5" fmla="*/ T4 w 2202"/>
                              <a:gd name="T6" fmla="+- 0 -1308 -1308"/>
                              <a:gd name="T7" fmla="*/ -1308 h 2177"/>
                              <a:gd name="T8" fmla="+- 0 4640 4640"/>
                              <a:gd name="T9" fmla="*/ T8 w 2202"/>
                              <a:gd name="T10" fmla="+- 0 869 -1308"/>
                              <a:gd name="T11" fmla="*/ 869 h 2177"/>
                              <a:gd name="T12" fmla="+- 0 6841 4640"/>
                              <a:gd name="T13" fmla="*/ T12 w 2202"/>
                              <a:gd name="T14" fmla="+- 0 -452 -1308"/>
                              <a:gd name="T15" fmla="*/ -452 h 2177"/>
                            </a:gdLst>
                            <a:ahLst/>
                            <a:cxnLst>
                              <a:cxn ang="0">
                                <a:pos x="T1" y="T3"/>
                              </a:cxn>
                              <a:cxn ang="0">
                                <a:pos x="T5" y="T7"/>
                              </a:cxn>
                              <a:cxn ang="0">
                                <a:pos x="T9" y="T11"/>
                              </a:cxn>
                              <a:cxn ang="0">
                                <a:pos x="T13" y="T15"/>
                              </a:cxn>
                            </a:cxnLst>
                            <a:rect l="0" t="0" r="r" b="b"/>
                            <a:pathLst>
                              <a:path w="2202" h="2177">
                                <a:moveTo>
                                  <a:pt x="0" y="2177"/>
                                </a:moveTo>
                                <a:lnTo>
                                  <a:pt x="1553" y="0"/>
                                </a:lnTo>
                                <a:moveTo>
                                  <a:pt x="0" y="2177"/>
                                </a:moveTo>
                                <a:lnTo>
                                  <a:pt x="2201" y="856"/>
                                </a:lnTo>
                              </a:path>
                            </a:pathLst>
                          </a:custGeom>
                          <a:noFill/>
                          <a:ln w="12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Freeform 1046"/>
                        <wps:cNvSpPr>
                          <a:spLocks/>
                        </wps:cNvSpPr>
                        <wps:spPr bwMode="auto">
                          <a:xfrm>
                            <a:off x="4639"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Line 1045"/>
                        <wps:cNvCnPr>
                          <a:cxnSpLocks noChangeShapeType="1"/>
                        </wps:cNvCnPr>
                        <wps:spPr bwMode="auto">
                          <a:xfrm>
                            <a:off x="4640"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3" name="Freeform 1044"/>
                        <wps:cNvSpPr>
                          <a:spLocks/>
                        </wps:cNvSpPr>
                        <wps:spPr bwMode="auto">
                          <a:xfrm>
                            <a:off x="5077"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Line 1043"/>
                        <wps:cNvCnPr>
                          <a:cxnSpLocks noChangeShapeType="1"/>
                        </wps:cNvCnPr>
                        <wps:spPr bwMode="auto">
                          <a:xfrm>
                            <a:off x="5078"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Freeform 1042"/>
                        <wps:cNvSpPr>
                          <a:spLocks/>
                        </wps:cNvSpPr>
                        <wps:spPr bwMode="auto">
                          <a:xfrm>
                            <a:off x="5515"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 name="Line 1041"/>
                        <wps:cNvCnPr>
                          <a:cxnSpLocks noChangeShapeType="1"/>
                        </wps:cNvCnPr>
                        <wps:spPr bwMode="auto">
                          <a:xfrm>
                            <a:off x="5516"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7" name="Freeform 1040"/>
                        <wps:cNvSpPr>
                          <a:spLocks/>
                        </wps:cNvSpPr>
                        <wps:spPr bwMode="auto">
                          <a:xfrm>
                            <a:off x="5954"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Line 1039"/>
                        <wps:cNvCnPr>
                          <a:cxnSpLocks noChangeShapeType="1"/>
                        </wps:cNvCnPr>
                        <wps:spPr bwMode="auto">
                          <a:xfrm>
                            <a:off x="5954"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9" name="Freeform 1038"/>
                        <wps:cNvSpPr>
                          <a:spLocks/>
                        </wps:cNvSpPr>
                        <wps:spPr bwMode="auto">
                          <a:xfrm>
                            <a:off x="6392"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Line 1037"/>
                        <wps:cNvCnPr>
                          <a:cxnSpLocks noChangeShapeType="1"/>
                        </wps:cNvCnPr>
                        <wps:spPr bwMode="auto">
                          <a:xfrm>
                            <a:off x="6392"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1" name="Freeform 1036"/>
                        <wps:cNvSpPr>
                          <a:spLocks/>
                        </wps:cNvSpPr>
                        <wps:spPr bwMode="auto">
                          <a:xfrm>
                            <a:off x="6830" y="912"/>
                            <a:ext cx="2" cy="29"/>
                          </a:xfrm>
                          <a:custGeom>
                            <a:avLst/>
                            <a:gdLst>
                              <a:gd name="T0" fmla="+- 0 912 912"/>
                              <a:gd name="T1" fmla="*/ 912 h 29"/>
                              <a:gd name="T2" fmla="+- 0 941 912"/>
                              <a:gd name="T3" fmla="*/ 941 h 29"/>
                            </a:gdLst>
                            <a:ahLst/>
                            <a:cxnLst>
                              <a:cxn ang="0">
                                <a:pos x="0" y="T1"/>
                              </a:cxn>
                              <a:cxn ang="0">
                                <a:pos x="0" y="T3"/>
                              </a:cxn>
                            </a:cxnLst>
                            <a:rect l="0" t="0" r="r" b="b"/>
                            <a:pathLst>
                              <a:path h="29">
                                <a:moveTo>
                                  <a:pt x="0" y="0"/>
                                </a:moveTo>
                                <a:lnTo>
                                  <a:pt x="0"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 name="Line 1035"/>
                        <wps:cNvCnPr>
                          <a:cxnSpLocks noChangeShapeType="1"/>
                        </wps:cNvCnPr>
                        <wps:spPr bwMode="auto">
                          <a:xfrm>
                            <a:off x="6830" y="912"/>
                            <a:ext cx="0" cy="29"/>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3" name="Freeform 1034"/>
                        <wps:cNvSpPr>
                          <a:spLocks/>
                        </wps:cNvSpPr>
                        <wps:spPr bwMode="auto">
                          <a:xfrm>
                            <a:off x="4567" y="868"/>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 name="Line 1033"/>
                        <wps:cNvCnPr>
                          <a:cxnSpLocks noChangeShapeType="1"/>
                        </wps:cNvCnPr>
                        <wps:spPr bwMode="auto">
                          <a:xfrm>
                            <a:off x="4596" y="869"/>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5" name="Freeform 1032"/>
                        <wps:cNvSpPr>
                          <a:spLocks/>
                        </wps:cNvSpPr>
                        <wps:spPr bwMode="auto">
                          <a:xfrm>
                            <a:off x="4567" y="433"/>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 name="Line 1031"/>
                        <wps:cNvCnPr>
                          <a:cxnSpLocks noChangeShapeType="1"/>
                        </wps:cNvCnPr>
                        <wps:spPr bwMode="auto">
                          <a:xfrm>
                            <a:off x="4596" y="433"/>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7" name="Freeform 1030"/>
                        <wps:cNvSpPr>
                          <a:spLocks/>
                        </wps:cNvSpPr>
                        <wps:spPr bwMode="auto">
                          <a:xfrm>
                            <a:off x="4567" y="-2"/>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Line 1029"/>
                        <wps:cNvCnPr>
                          <a:cxnSpLocks noChangeShapeType="1"/>
                        </wps:cNvCnPr>
                        <wps:spPr bwMode="auto">
                          <a:xfrm>
                            <a:off x="4596" y="-2"/>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9" name="Freeform 1028"/>
                        <wps:cNvSpPr>
                          <a:spLocks/>
                        </wps:cNvSpPr>
                        <wps:spPr bwMode="auto">
                          <a:xfrm>
                            <a:off x="4567" y="-438"/>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 name="Line 1027"/>
                        <wps:cNvCnPr>
                          <a:cxnSpLocks noChangeShapeType="1"/>
                        </wps:cNvCnPr>
                        <wps:spPr bwMode="auto">
                          <a:xfrm>
                            <a:off x="4596" y="-437"/>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1" name="Freeform 1026"/>
                        <wps:cNvSpPr>
                          <a:spLocks/>
                        </wps:cNvSpPr>
                        <wps:spPr bwMode="auto">
                          <a:xfrm>
                            <a:off x="4567" y="-873"/>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Line 1025"/>
                        <wps:cNvCnPr>
                          <a:cxnSpLocks noChangeShapeType="1"/>
                        </wps:cNvCnPr>
                        <wps:spPr bwMode="auto">
                          <a:xfrm>
                            <a:off x="4596" y="-873"/>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3" name="Freeform 1024"/>
                        <wps:cNvSpPr>
                          <a:spLocks/>
                        </wps:cNvSpPr>
                        <wps:spPr bwMode="auto">
                          <a:xfrm>
                            <a:off x="4567" y="-1308"/>
                            <a:ext cx="29" cy="2"/>
                          </a:xfrm>
                          <a:custGeom>
                            <a:avLst/>
                            <a:gdLst>
                              <a:gd name="T0" fmla="+- 0 4596 4567"/>
                              <a:gd name="T1" fmla="*/ T0 w 29"/>
                              <a:gd name="T2" fmla="+- 0 4567 4567"/>
                              <a:gd name="T3" fmla="*/ T2 w 29"/>
                            </a:gdLst>
                            <a:ahLst/>
                            <a:cxnLst>
                              <a:cxn ang="0">
                                <a:pos x="T1" y="0"/>
                              </a:cxn>
                              <a:cxn ang="0">
                                <a:pos x="T3" y="0"/>
                              </a:cxn>
                            </a:cxnLst>
                            <a:rect l="0" t="0" r="r" b="b"/>
                            <a:pathLst>
                              <a:path w="29">
                                <a:moveTo>
                                  <a:pt x="2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Line 1023"/>
                        <wps:cNvCnPr>
                          <a:cxnSpLocks noChangeShapeType="1"/>
                        </wps:cNvCnPr>
                        <wps:spPr bwMode="auto">
                          <a:xfrm>
                            <a:off x="4596" y="-1308"/>
                            <a:ext cx="0" cy="0"/>
                          </a:xfrm>
                          <a:prstGeom prst="line">
                            <a:avLst/>
                          </a:prstGeom>
                          <a:noFill/>
                          <a:ln w="41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5" name="Line 1022"/>
                        <wps:cNvCnPr>
                          <a:cxnSpLocks noChangeShapeType="1"/>
                        </wps:cNvCnPr>
                        <wps:spPr bwMode="auto">
                          <a:xfrm>
                            <a:off x="4640" y="869"/>
                            <a:ext cx="2190" cy="0"/>
                          </a:xfrm>
                          <a:prstGeom prst="line">
                            <a:avLst/>
                          </a:prstGeom>
                          <a:noFill/>
                          <a:ln w="129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6" name="AutoShape 1021"/>
                        <wps:cNvSpPr>
                          <a:spLocks/>
                        </wps:cNvSpPr>
                        <wps:spPr bwMode="auto">
                          <a:xfrm>
                            <a:off x="4595" y="-1352"/>
                            <a:ext cx="2279" cy="2264"/>
                          </a:xfrm>
                          <a:custGeom>
                            <a:avLst/>
                            <a:gdLst>
                              <a:gd name="T0" fmla="+- 0 4596 4596"/>
                              <a:gd name="T1" fmla="*/ T0 w 2279"/>
                              <a:gd name="T2" fmla="+- 0 912 -1352"/>
                              <a:gd name="T3" fmla="*/ 912 h 2264"/>
                              <a:gd name="T4" fmla="+- 0 4596 4596"/>
                              <a:gd name="T5" fmla="*/ T4 w 2279"/>
                              <a:gd name="T6" fmla="+- 0 -1352 -1352"/>
                              <a:gd name="T7" fmla="*/ -1352 h 2264"/>
                              <a:gd name="T8" fmla="+- 0 6874 4596"/>
                              <a:gd name="T9" fmla="*/ T8 w 2279"/>
                              <a:gd name="T10" fmla="+- 0 912 -1352"/>
                              <a:gd name="T11" fmla="*/ 912 h 2264"/>
                              <a:gd name="T12" fmla="+- 0 6874 4596"/>
                              <a:gd name="T13" fmla="*/ T12 w 2279"/>
                              <a:gd name="T14" fmla="+- 0 -1352 -1352"/>
                              <a:gd name="T15" fmla="*/ -1352 h 2264"/>
                              <a:gd name="T16" fmla="+- 0 4596 4596"/>
                              <a:gd name="T17" fmla="*/ T16 w 2279"/>
                              <a:gd name="T18" fmla="+- 0 912 -1352"/>
                              <a:gd name="T19" fmla="*/ 912 h 2264"/>
                              <a:gd name="T20" fmla="+- 0 6874 4596"/>
                              <a:gd name="T21" fmla="*/ T20 w 2279"/>
                              <a:gd name="T22" fmla="+- 0 912 -1352"/>
                              <a:gd name="T23" fmla="*/ 912 h 2264"/>
                              <a:gd name="T24" fmla="+- 0 4596 4596"/>
                              <a:gd name="T25" fmla="*/ T24 w 2279"/>
                              <a:gd name="T26" fmla="+- 0 -1352 -1352"/>
                              <a:gd name="T27" fmla="*/ -1352 h 2264"/>
                              <a:gd name="T28" fmla="+- 0 6874 4596"/>
                              <a:gd name="T29" fmla="*/ T28 w 2279"/>
                              <a:gd name="T30" fmla="+- 0 -1352 -1352"/>
                              <a:gd name="T31" fmla="*/ -1352 h 22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79" h="2264">
                                <a:moveTo>
                                  <a:pt x="0" y="2264"/>
                                </a:moveTo>
                                <a:lnTo>
                                  <a:pt x="0" y="0"/>
                                </a:lnTo>
                                <a:moveTo>
                                  <a:pt x="2278" y="2264"/>
                                </a:moveTo>
                                <a:lnTo>
                                  <a:pt x="2278" y="0"/>
                                </a:lnTo>
                                <a:moveTo>
                                  <a:pt x="0" y="2264"/>
                                </a:moveTo>
                                <a:lnTo>
                                  <a:pt x="2278" y="2264"/>
                                </a:lnTo>
                                <a:moveTo>
                                  <a:pt x="0" y="0"/>
                                </a:moveTo>
                                <a:lnTo>
                                  <a:pt x="2278" y="0"/>
                                </a:lnTo>
                              </a:path>
                            </a:pathLst>
                          </a:custGeom>
                          <a:noFill/>
                          <a:ln w="41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AutoShape 1020"/>
                        <wps:cNvSpPr>
                          <a:spLocks/>
                        </wps:cNvSpPr>
                        <wps:spPr bwMode="auto">
                          <a:xfrm>
                            <a:off x="6384" y="-42"/>
                            <a:ext cx="325" cy="766"/>
                          </a:xfrm>
                          <a:custGeom>
                            <a:avLst/>
                            <a:gdLst>
                              <a:gd name="T0" fmla="+- 0 6564 6385"/>
                              <a:gd name="T1" fmla="*/ T0 w 325"/>
                              <a:gd name="T2" fmla="+- 0 614 -42"/>
                              <a:gd name="T3" fmla="*/ 614 h 766"/>
                              <a:gd name="T4" fmla="+- 0 6385 6385"/>
                              <a:gd name="T5" fmla="*/ T4 w 325"/>
                              <a:gd name="T6" fmla="+- 0 614 -42"/>
                              <a:gd name="T7" fmla="*/ 614 h 766"/>
                              <a:gd name="T8" fmla="+- 0 6385 6385"/>
                              <a:gd name="T9" fmla="*/ T8 w 325"/>
                              <a:gd name="T10" fmla="+- 0 724 -42"/>
                              <a:gd name="T11" fmla="*/ 724 h 766"/>
                              <a:gd name="T12" fmla="+- 0 6564 6385"/>
                              <a:gd name="T13" fmla="*/ T12 w 325"/>
                              <a:gd name="T14" fmla="+- 0 724 -42"/>
                              <a:gd name="T15" fmla="*/ 724 h 766"/>
                              <a:gd name="T16" fmla="+- 0 6564 6385"/>
                              <a:gd name="T17" fmla="*/ T16 w 325"/>
                              <a:gd name="T18" fmla="+- 0 614 -42"/>
                              <a:gd name="T19" fmla="*/ 614 h 766"/>
                              <a:gd name="T20" fmla="+- 0 6630 6385"/>
                              <a:gd name="T21" fmla="*/ T20 w 325"/>
                              <a:gd name="T22" fmla="+- 0 342 -42"/>
                              <a:gd name="T23" fmla="*/ 342 h 766"/>
                              <a:gd name="T24" fmla="+- 0 6451 6385"/>
                              <a:gd name="T25" fmla="*/ T24 w 325"/>
                              <a:gd name="T26" fmla="+- 0 342 -42"/>
                              <a:gd name="T27" fmla="*/ 342 h 766"/>
                              <a:gd name="T28" fmla="+- 0 6451 6385"/>
                              <a:gd name="T29" fmla="*/ T28 w 325"/>
                              <a:gd name="T30" fmla="+- 0 450 -42"/>
                              <a:gd name="T31" fmla="*/ 450 h 766"/>
                              <a:gd name="T32" fmla="+- 0 6630 6385"/>
                              <a:gd name="T33" fmla="*/ T32 w 325"/>
                              <a:gd name="T34" fmla="+- 0 450 -42"/>
                              <a:gd name="T35" fmla="*/ 450 h 766"/>
                              <a:gd name="T36" fmla="+- 0 6630 6385"/>
                              <a:gd name="T37" fmla="*/ T36 w 325"/>
                              <a:gd name="T38" fmla="+- 0 342 -42"/>
                              <a:gd name="T39" fmla="*/ 342 h 766"/>
                              <a:gd name="T40" fmla="+- 0 6709 6385"/>
                              <a:gd name="T41" fmla="*/ T40 w 325"/>
                              <a:gd name="T42" fmla="+- 0 -42 -42"/>
                              <a:gd name="T43" fmla="*/ -42 h 766"/>
                              <a:gd name="T44" fmla="+- 0 6530 6385"/>
                              <a:gd name="T45" fmla="*/ T44 w 325"/>
                              <a:gd name="T46" fmla="+- 0 -42 -42"/>
                              <a:gd name="T47" fmla="*/ -42 h 766"/>
                              <a:gd name="T48" fmla="+- 0 6530 6385"/>
                              <a:gd name="T49" fmla="*/ T48 w 325"/>
                              <a:gd name="T50" fmla="+- 0 68 -42"/>
                              <a:gd name="T51" fmla="*/ 68 h 766"/>
                              <a:gd name="T52" fmla="+- 0 6709 6385"/>
                              <a:gd name="T53" fmla="*/ T52 w 325"/>
                              <a:gd name="T54" fmla="+- 0 68 -42"/>
                              <a:gd name="T55" fmla="*/ 68 h 766"/>
                              <a:gd name="T56" fmla="+- 0 6709 6385"/>
                              <a:gd name="T57" fmla="*/ T56 w 325"/>
                              <a:gd name="T58" fmla="+- 0 -42 -42"/>
                              <a:gd name="T59" fmla="*/ -42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5" h="766">
                                <a:moveTo>
                                  <a:pt x="179" y="656"/>
                                </a:moveTo>
                                <a:lnTo>
                                  <a:pt x="0" y="656"/>
                                </a:lnTo>
                                <a:lnTo>
                                  <a:pt x="0" y="766"/>
                                </a:lnTo>
                                <a:lnTo>
                                  <a:pt x="179" y="766"/>
                                </a:lnTo>
                                <a:lnTo>
                                  <a:pt x="179" y="656"/>
                                </a:lnTo>
                                <a:close/>
                                <a:moveTo>
                                  <a:pt x="245" y="384"/>
                                </a:moveTo>
                                <a:lnTo>
                                  <a:pt x="66" y="384"/>
                                </a:lnTo>
                                <a:lnTo>
                                  <a:pt x="66" y="492"/>
                                </a:lnTo>
                                <a:lnTo>
                                  <a:pt x="245" y="492"/>
                                </a:lnTo>
                                <a:lnTo>
                                  <a:pt x="245" y="384"/>
                                </a:lnTo>
                                <a:close/>
                                <a:moveTo>
                                  <a:pt x="324" y="0"/>
                                </a:moveTo>
                                <a:lnTo>
                                  <a:pt x="145" y="0"/>
                                </a:lnTo>
                                <a:lnTo>
                                  <a:pt x="145" y="110"/>
                                </a:lnTo>
                                <a:lnTo>
                                  <a:pt x="324" y="110"/>
                                </a:lnTo>
                                <a:lnTo>
                                  <a:pt x="3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019"/>
                        <wps:cNvSpPr>
                          <a:spLocks/>
                        </wps:cNvSpPr>
                        <wps:spPr bwMode="auto">
                          <a:xfrm>
                            <a:off x="6203" y="-62"/>
                            <a:ext cx="49" cy="49"/>
                          </a:xfrm>
                          <a:custGeom>
                            <a:avLst/>
                            <a:gdLst>
                              <a:gd name="T0" fmla="+- 0 6228 6203"/>
                              <a:gd name="T1" fmla="*/ T0 w 49"/>
                              <a:gd name="T2" fmla="+- 0 -61 -61"/>
                              <a:gd name="T3" fmla="*/ -61 h 49"/>
                              <a:gd name="T4" fmla="+- 0 6203 6203"/>
                              <a:gd name="T5" fmla="*/ T4 w 49"/>
                              <a:gd name="T6" fmla="+- 0 -12 -61"/>
                              <a:gd name="T7" fmla="*/ -12 h 49"/>
                              <a:gd name="T8" fmla="+- 0 6252 6203"/>
                              <a:gd name="T9" fmla="*/ T8 w 49"/>
                              <a:gd name="T10" fmla="+- 0 -12 -61"/>
                              <a:gd name="T11" fmla="*/ -12 h 49"/>
                              <a:gd name="T12" fmla="+- 0 6228 6203"/>
                              <a:gd name="T13" fmla="*/ T12 w 49"/>
                              <a:gd name="T14" fmla="+- 0 -61 -61"/>
                              <a:gd name="T15" fmla="*/ -61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Freeform 1018"/>
                        <wps:cNvSpPr>
                          <a:spLocks/>
                        </wps:cNvSpPr>
                        <wps:spPr bwMode="auto">
                          <a:xfrm>
                            <a:off x="6120" y="1"/>
                            <a:ext cx="49" cy="49"/>
                          </a:xfrm>
                          <a:custGeom>
                            <a:avLst/>
                            <a:gdLst>
                              <a:gd name="T0" fmla="+- 0 6145 6120"/>
                              <a:gd name="T1" fmla="*/ T0 w 49"/>
                              <a:gd name="T2" fmla="+- 0 2 2"/>
                              <a:gd name="T3" fmla="*/ 2 h 49"/>
                              <a:gd name="T4" fmla="+- 0 6120 6120"/>
                              <a:gd name="T5" fmla="*/ T4 w 49"/>
                              <a:gd name="T6" fmla="+- 0 51 2"/>
                              <a:gd name="T7" fmla="*/ 51 h 49"/>
                              <a:gd name="T8" fmla="+- 0 6169 6120"/>
                              <a:gd name="T9" fmla="*/ T8 w 49"/>
                              <a:gd name="T10" fmla="+- 0 51 2"/>
                              <a:gd name="T11" fmla="*/ 51 h 49"/>
                              <a:gd name="T12" fmla="+- 0 6145 6120"/>
                              <a:gd name="T13" fmla="*/ T12 w 49"/>
                              <a:gd name="T14" fmla="+- 0 2 2"/>
                              <a:gd name="T15" fmla="*/ 2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Freeform 1017"/>
                        <wps:cNvSpPr>
                          <a:spLocks/>
                        </wps:cNvSpPr>
                        <wps:spPr bwMode="auto">
                          <a:xfrm>
                            <a:off x="5955" y="-62"/>
                            <a:ext cx="49" cy="49"/>
                          </a:xfrm>
                          <a:custGeom>
                            <a:avLst/>
                            <a:gdLst>
                              <a:gd name="T0" fmla="+- 0 5980 5956"/>
                              <a:gd name="T1" fmla="*/ T0 w 49"/>
                              <a:gd name="T2" fmla="+- 0 -61 -61"/>
                              <a:gd name="T3" fmla="*/ -61 h 49"/>
                              <a:gd name="T4" fmla="+- 0 5956 5956"/>
                              <a:gd name="T5" fmla="*/ T4 w 49"/>
                              <a:gd name="T6" fmla="+- 0 -12 -61"/>
                              <a:gd name="T7" fmla="*/ -12 h 49"/>
                              <a:gd name="T8" fmla="+- 0 6005 5956"/>
                              <a:gd name="T9" fmla="*/ T8 w 49"/>
                              <a:gd name="T10" fmla="+- 0 -12 -61"/>
                              <a:gd name="T11" fmla="*/ -12 h 49"/>
                              <a:gd name="T12" fmla="+- 0 5980 5956"/>
                              <a:gd name="T13" fmla="*/ T12 w 49"/>
                              <a:gd name="T14" fmla="+- 0 -61 -61"/>
                              <a:gd name="T15" fmla="*/ -61 h 49"/>
                            </a:gdLst>
                            <a:ahLst/>
                            <a:cxnLst>
                              <a:cxn ang="0">
                                <a:pos x="T1" y="T3"/>
                              </a:cxn>
                              <a:cxn ang="0">
                                <a:pos x="T5" y="T7"/>
                              </a:cxn>
                              <a:cxn ang="0">
                                <a:pos x="T9" y="T11"/>
                              </a:cxn>
                              <a:cxn ang="0">
                                <a:pos x="T13" y="T15"/>
                              </a:cxn>
                            </a:cxnLst>
                            <a:rect l="0" t="0" r="r" b="b"/>
                            <a:pathLst>
                              <a:path w="49" h="49">
                                <a:moveTo>
                                  <a:pt x="24" y="0"/>
                                </a:moveTo>
                                <a:lnTo>
                                  <a:pt x="0" y="49"/>
                                </a:lnTo>
                                <a:lnTo>
                                  <a:pt x="49" y="49"/>
                                </a:lnTo>
                                <a:lnTo>
                                  <a:pt x="24" y="0"/>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Freeform 1016"/>
                        <wps:cNvSpPr>
                          <a:spLocks/>
                        </wps:cNvSpPr>
                        <wps:spPr bwMode="auto">
                          <a:xfrm>
                            <a:off x="5758" y="-71"/>
                            <a:ext cx="49" cy="49"/>
                          </a:xfrm>
                          <a:custGeom>
                            <a:avLst/>
                            <a:gdLst>
                              <a:gd name="T0" fmla="+- 0 5783 5759"/>
                              <a:gd name="T1" fmla="*/ T0 w 49"/>
                              <a:gd name="T2" fmla="+- 0 -70 -70"/>
                              <a:gd name="T3" fmla="*/ -70 h 49"/>
                              <a:gd name="T4" fmla="+- 0 5759 5759"/>
                              <a:gd name="T5" fmla="*/ T4 w 49"/>
                              <a:gd name="T6" fmla="+- 0 -21 -70"/>
                              <a:gd name="T7" fmla="*/ -21 h 49"/>
                              <a:gd name="T8" fmla="+- 0 5808 5759"/>
                              <a:gd name="T9" fmla="*/ T8 w 49"/>
                              <a:gd name="T10" fmla="+- 0 -21 -70"/>
                              <a:gd name="T11" fmla="*/ -21 h 49"/>
                              <a:gd name="T12" fmla="+- 0 5783 5759"/>
                              <a:gd name="T13" fmla="*/ T12 w 49"/>
                              <a:gd name="T14" fmla="+- 0 -70 -70"/>
                              <a:gd name="T15" fmla="*/ -70 h 49"/>
                            </a:gdLst>
                            <a:ahLst/>
                            <a:cxnLst>
                              <a:cxn ang="0">
                                <a:pos x="T1" y="T3"/>
                              </a:cxn>
                              <a:cxn ang="0">
                                <a:pos x="T5" y="T7"/>
                              </a:cxn>
                              <a:cxn ang="0">
                                <a:pos x="T9" y="T11"/>
                              </a:cxn>
                              <a:cxn ang="0">
                                <a:pos x="T13" y="T15"/>
                              </a:cxn>
                            </a:cxnLst>
                            <a:rect l="0" t="0" r="r" b="b"/>
                            <a:pathLst>
                              <a:path w="49" h="49">
                                <a:moveTo>
                                  <a:pt x="24" y="0"/>
                                </a:moveTo>
                                <a:lnTo>
                                  <a:pt x="0" y="49"/>
                                </a:lnTo>
                                <a:lnTo>
                                  <a:pt x="49" y="49"/>
                                </a:lnTo>
                                <a:lnTo>
                                  <a:pt x="24" y="0"/>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Freeform 1015"/>
                        <wps:cNvSpPr>
                          <a:spLocks/>
                        </wps:cNvSpPr>
                        <wps:spPr bwMode="auto">
                          <a:xfrm>
                            <a:off x="6148" y="-138"/>
                            <a:ext cx="49" cy="49"/>
                          </a:xfrm>
                          <a:custGeom>
                            <a:avLst/>
                            <a:gdLst>
                              <a:gd name="T0" fmla="+- 0 6173 6149"/>
                              <a:gd name="T1" fmla="*/ T0 w 49"/>
                              <a:gd name="T2" fmla="+- 0 -89 -138"/>
                              <a:gd name="T3" fmla="*/ -89 h 49"/>
                              <a:gd name="T4" fmla="+- 0 6180 6149"/>
                              <a:gd name="T5" fmla="*/ T4 w 49"/>
                              <a:gd name="T6" fmla="+- 0 -89 -138"/>
                              <a:gd name="T7" fmla="*/ -89 h 49"/>
                              <a:gd name="T8" fmla="+- 0 6186 6149"/>
                              <a:gd name="T9" fmla="*/ T8 w 49"/>
                              <a:gd name="T10" fmla="+- 0 -91 -138"/>
                              <a:gd name="T11" fmla="*/ -91 h 49"/>
                              <a:gd name="T12" fmla="+- 0 6190 6149"/>
                              <a:gd name="T13" fmla="*/ T12 w 49"/>
                              <a:gd name="T14" fmla="+- 0 -96 -138"/>
                              <a:gd name="T15" fmla="*/ -96 h 49"/>
                              <a:gd name="T16" fmla="+- 0 6195 6149"/>
                              <a:gd name="T17" fmla="*/ T16 w 49"/>
                              <a:gd name="T18" fmla="+- 0 -100 -138"/>
                              <a:gd name="T19" fmla="*/ -100 h 49"/>
                              <a:gd name="T20" fmla="+- 0 6198 6149"/>
                              <a:gd name="T21" fmla="*/ T20 w 49"/>
                              <a:gd name="T22" fmla="+- 0 -107 -138"/>
                              <a:gd name="T23" fmla="*/ -107 h 49"/>
                              <a:gd name="T24" fmla="+- 0 6198 6149"/>
                              <a:gd name="T25" fmla="*/ T24 w 49"/>
                              <a:gd name="T26" fmla="+- 0 -113 -138"/>
                              <a:gd name="T27" fmla="*/ -113 h 49"/>
                              <a:gd name="T28" fmla="+- 0 6198 6149"/>
                              <a:gd name="T29" fmla="*/ T28 w 49"/>
                              <a:gd name="T30" fmla="+- 0 -120 -138"/>
                              <a:gd name="T31" fmla="*/ -120 h 49"/>
                              <a:gd name="T32" fmla="+- 0 6195 6149"/>
                              <a:gd name="T33" fmla="*/ T32 w 49"/>
                              <a:gd name="T34" fmla="+- 0 -126 -138"/>
                              <a:gd name="T35" fmla="*/ -126 h 49"/>
                              <a:gd name="T36" fmla="+- 0 6190 6149"/>
                              <a:gd name="T37" fmla="*/ T36 w 49"/>
                              <a:gd name="T38" fmla="+- 0 -130 -138"/>
                              <a:gd name="T39" fmla="*/ -130 h 49"/>
                              <a:gd name="T40" fmla="+- 0 6186 6149"/>
                              <a:gd name="T41" fmla="*/ T40 w 49"/>
                              <a:gd name="T42" fmla="+- 0 -135 -138"/>
                              <a:gd name="T43" fmla="*/ -135 h 49"/>
                              <a:gd name="T44" fmla="+- 0 6180 6149"/>
                              <a:gd name="T45" fmla="*/ T44 w 49"/>
                              <a:gd name="T46" fmla="+- 0 -138 -138"/>
                              <a:gd name="T47" fmla="*/ -138 h 49"/>
                              <a:gd name="T48" fmla="+- 0 6173 6149"/>
                              <a:gd name="T49" fmla="*/ T48 w 49"/>
                              <a:gd name="T50" fmla="+- 0 -138 -138"/>
                              <a:gd name="T51" fmla="*/ -138 h 49"/>
                              <a:gd name="T52" fmla="+- 0 6167 6149"/>
                              <a:gd name="T53" fmla="*/ T52 w 49"/>
                              <a:gd name="T54" fmla="+- 0 -138 -138"/>
                              <a:gd name="T55" fmla="*/ -138 h 49"/>
                              <a:gd name="T56" fmla="+- 0 6160 6149"/>
                              <a:gd name="T57" fmla="*/ T56 w 49"/>
                              <a:gd name="T58" fmla="+- 0 -135 -138"/>
                              <a:gd name="T59" fmla="*/ -135 h 49"/>
                              <a:gd name="T60" fmla="+- 0 6156 6149"/>
                              <a:gd name="T61" fmla="*/ T60 w 49"/>
                              <a:gd name="T62" fmla="+- 0 -130 -138"/>
                              <a:gd name="T63" fmla="*/ -130 h 49"/>
                              <a:gd name="T64" fmla="+- 0 6151 6149"/>
                              <a:gd name="T65" fmla="*/ T64 w 49"/>
                              <a:gd name="T66" fmla="+- 0 -126 -138"/>
                              <a:gd name="T67" fmla="*/ -126 h 49"/>
                              <a:gd name="T68" fmla="+- 0 6149 6149"/>
                              <a:gd name="T69" fmla="*/ T68 w 49"/>
                              <a:gd name="T70" fmla="+- 0 -120 -138"/>
                              <a:gd name="T71" fmla="*/ -120 h 49"/>
                              <a:gd name="T72" fmla="+- 0 6149 6149"/>
                              <a:gd name="T73" fmla="*/ T72 w 49"/>
                              <a:gd name="T74" fmla="+- 0 -113 -138"/>
                              <a:gd name="T75" fmla="*/ -113 h 49"/>
                              <a:gd name="T76" fmla="+- 0 6149 6149"/>
                              <a:gd name="T77" fmla="*/ T76 w 49"/>
                              <a:gd name="T78" fmla="+- 0 -107 -138"/>
                              <a:gd name="T79" fmla="*/ -107 h 49"/>
                              <a:gd name="T80" fmla="+- 0 6151 6149"/>
                              <a:gd name="T81" fmla="*/ T80 w 49"/>
                              <a:gd name="T82" fmla="+- 0 -100 -138"/>
                              <a:gd name="T83" fmla="*/ -100 h 49"/>
                              <a:gd name="T84" fmla="+- 0 6156 6149"/>
                              <a:gd name="T85" fmla="*/ T84 w 49"/>
                              <a:gd name="T86" fmla="+- 0 -96 -138"/>
                              <a:gd name="T87" fmla="*/ -96 h 49"/>
                              <a:gd name="T88" fmla="+- 0 6160 6149"/>
                              <a:gd name="T89" fmla="*/ T88 w 49"/>
                              <a:gd name="T90" fmla="+- 0 -91 -138"/>
                              <a:gd name="T91" fmla="*/ -91 h 49"/>
                              <a:gd name="T92" fmla="+- 0 6167 6149"/>
                              <a:gd name="T93" fmla="*/ T92 w 49"/>
                              <a:gd name="T94" fmla="+- 0 -89 -138"/>
                              <a:gd name="T95" fmla="*/ -89 h 49"/>
                              <a:gd name="T96" fmla="+- 0 6173 6149"/>
                              <a:gd name="T97" fmla="*/ T96 w 49"/>
                              <a:gd name="T98" fmla="+- 0 -89 -138"/>
                              <a:gd name="T99" fmla="*/ -89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4" y="49"/>
                                </a:moveTo>
                                <a:lnTo>
                                  <a:pt x="31" y="49"/>
                                </a:lnTo>
                                <a:lnTo>
                                  <a:pt x="37" y="47"/>
                                </a:lnTo>
                                <a:lnTo>
                                  <a:pt x="41" y="42"/>
                                </a:lnTo>
                                <a:lnTo>
                                  <a:pt x="46" y="38"/>
                                </a:lnTo>
                                <a:lnTo>
                                  <a:pt x="49" y="31"/>
                                </a:lnTo>
                                <a:lnTo>
                                  <a:pt x="49" y="25"/>
                                </a:lnTo>
                                <a:lnTo>
                                  <a:pt x="49" y="18"/>
                                </a:lnTo>
                                <a:lnTo>
                                  <a:pt x="46" y="12"/>
                                </a:lnTo>
                                <a:lnTo>
                                  <a:pt x="41" y="8"/>
                                </a:lnTo>
                                <a:lnTo>
                                  <a:pt x="37" y="3"/>
                                </a:lnTo>
                                <a:lnTo>
                                  <a:pt x="31" y="0"/>
                                </a:lnTo>
                                <a:lnTo>
                                  <a:pt x="24" y="0"/>
                                </a:lnTo>
                                <a:lnTo>
                                  <a:pt x="18" y="0"/>
                                </a:lnTo>
                                <a:lnTo>
                                  <a:pt x="11" y="3"/>
                                </a:lnTo>
                                <a:lnTo>
                                  <a:pt x="7" y="8"/>
                                </a:lnTo>
                                <a:lnTo>
                                  <a:pt x="2" y="12"/>
                                </a:lnTo>
                                <a:lnTo>
                                  <a:pt x="0" y="18"/>
                                </a:lnTo>
                                <a:lnTo>
                                  <a:pt x="0" y="25"/>
                                </a:lnTo>
                                <a:lnTo>
                                  <a:pt x="0" y="31"/>
                                </a:lnTo>
                                <a:lnTo>
                                  <a:pt x="2" y="38"/>
                                </a:lnTo>
                                <a:lnTo>
                                  <a:pt x="7" y="42"/>
                                </a:lnTo>
                                <a:lnTo>
                                  <a:pt x="11" y="47"/>
                                </a:lnTo>
                                <a:lnTo>
                                  <a:pt x="18" y="49"/>
                                </a:lnTo>
                                <a:lnTo>
                                  <a:pt x="24" y="49"/>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Freeform 1014"/>
                        <wps:cNvSpPr>
                          <a:spLocks/>
                        </wps:cNvSpPr>
                        <wps:spPr bwMode="auto">
                          <a:xfrm>
                            <a:off x="6131" y="-147"/>
                            <a:ext cx="49" cy="49"/>
                          </a:xfrm>
                          <a:custGeom>
                            <a:avLst/>
                            <a:gdLst>
                              <a:gd name="T0" fmla="+- 0 6156 6131"/>
                              <a:gd name="T1" fmla="*/ T0 w 49"/>
                              <a:gd name="T2" fmla="+- 0 -97 -146"/>
                              <a:gd name="T3" fmla="*/ -97 h 49"/>
                              <a:gd name="T4" fmla="+- 0 6162 6131"/>
                              <a:gd name="T5" fmla="*/ T4 w 49"/>
                              <a:gd name="T6" fmla="+- 0 -97 -146"/>
                              <a:gd name="T7" fmla="*/ -97 h 49"/>
                              <a:gd name="T8" fmla="+- 0 6168 6131"/>
                              <a:gd name="T9" fmla="*/ T8 w 49"/>
                              <a:gd name="T10" fmla="+- 0 -100 -146"/>
                              <a:gd name="T11" fmla="*/ -100 h 49"/>
                              <a:gd name="T12" fmla="+- 0 6173 6131"/>
                              <a:gd name="T13" fmla="*/ T12 w 49"/>
                              <a:gd name="T14" fmla="+- 0 -104 -146"/>
                              <a:gd name="T15" fmla="*/ -104 h 49"/>
                              <a:gd name="T16" fmla="+- 0 6177 6131"/>
                              <a:gd name="T17" fmla="*/ T16 w 49"/>
                              <a:gd name="T18" fmla="+- 0 -109 -146"/>
                              <a:gd name="T19" fmla="*/ -109 h 49"/>
                              <a:gd name="T20" fmla="+- 0 6180 6131"/>
                              <a:gd name="T21" fmla="*/ T20 w 49"/>
                              <a:gd name="T22" fmla="+- 0 -115 -146"/>
                              <a:gd name="T23" fmla="*/ -115 h 49"/>
                              <a:gd name="T24" fmla="+- 0 6180 6131"/>
                              <a:gd name="T25" fmla="*/ T24 w 49"/>
                              <a:gd name="T26" fmla="+- 0 -122 -146"/>
                              <a:gd name="T27" fmla="*/ -122 h 49"/>
                              <a:gd name="T28" fmla="+- 0 6180 6131"/>
                              <a:gd name="T29" fmla="*/ T28 w 49"/>
                              <a:gd name="T30" fmla="+- 0 -128 -146"/>
                              <a:gd name="T31" fmla="*/ -128 h 49"/>
                              <a:gd name="T32" fmla="+- 0 6177 6131"/>
                              <a:gd name="T33" fmla="*/ T32 w 49"/>
                              <a:gd name="T34" fmla="+- 0 -134 -146"/>
                              <a:gd name="T35" fmla="*/ -134 h 49"/>
                              <a:gd name="T36" fmla="+- 0 6173 6131"/>
                              <a:gd name="T37" fmla="*/ T36 w 49"/>
                              <a:gd name="T38" fmla="+- 0 -139 -146"/>
                              <a:gd name="T39" fmla="*/ -139 h 49"/>
                              <a:gd name="T40" fmla="+- 0 6168 6131"/>
                              <a:gd name="T41" fmla="*/ T40 w 49"/>
                              <a:gd name="T42" fmla="+- 0 -144 -146"/>
                              <a:gd name="T43" fmla="*/ -144 h 49"/>
                              <a:gd name="T44" fmla="+- 0 6162 6131"/>
                              <a:gd name="T45" fmla="*/ T44 w 49"/>
                              <a:gd name="T46" fmla="+- 0 -146 -146"/>
                              <a:gd name="T47" fmla="*/ -146 h 49"/>
                              <a:gd name="T48" fmla="+- 0 6156 6131"/>
                              <a:gd name="T49" fmla="*/ T48 w 49"/>
                              <a:gd name="T50" fmla="+- 0 -146 -146"/>
                              <a:gd name="T51" fmla="*/ -146 h 49"/>
                              <a:gd name="T52" fmla="+- 0 6149 6131"/>
                              <a:gd name="T53" fmla="*/ T52 w 49"/>
                              <a:gd name="T54" fmla="+- 0 -146 -146"/>
                              <a:gd name="T55" fmla="*/ -146 h 49"/>
                              <a:gd name="T56" fmla="+- 0 6143 6131"/>
                              <a:gd name="T57" fmla="*/ T56 w 49"/>
                              <a:gd name="T58" fmla="+- 0 -144 -146"/>
                              <a:gd name="T59" fmla="*/ -144 h 49"/>
                              <a:gd name="T60" fmla="+- 0 6138 6131"/>
                              <a:gd name="T61" fmla="*/ T60 w 49"/>
                              <a:gd name="T62" fmla="+- 0 -139 -146"/>
                              <a:gd name="T63" fmla="*/ -139 h 49"/>
                              <a:gd name="T64" fmla="+- 0 6134 6131"/>
                              <a:gd name="T65" fmla="*/ T64 w 49"/>
                              <a:gd name="T66" fmla="+- 0 -134 -146"/>
                              <a:gd name="T67" fmla="*/ -134 h 49"/>
                              <a:gd name="T68" fmla="+- 0 6131 6131"/>
                              <a:gd name="T69" fmla="*/ T68 w 49"/>
                              <a:gd name="T70" fmla="+- 0 -128 -146"/>
                              <a:gd name="T71" fmla="*/ -128 h 49"/>
                              <a:gd name="T72" fmla="+- 0 6131 6131"/>
                              <a:gd name="T73" fmla="*/ T72 w 49"/>
                              <a:gd name="T74" fmla="+- 0 -122 -146"/>
                              <a:gd name="T75" fmla="*/ -122 h 49"/>
                              <a:gd name="T76" fmla="+- 0 6131 6131"/>
                              <a:gd name="T77" fmla="*/ T76 w 49"/>
                              <a:gd name="T78" fmla="+- 0 -115 -146"/>
                              <a:gd name="T79" fmla="*/ -115 h 49"/>
                              <a:gd name="T80" fmla="+- 0 6134 6131"/>
                              <a:gd name="T81" fmla="*/ T80 w 49"/>
                              <a:gd name="T82" fmla="+- 0 -109 -146"/>
                              <a:gd name="T83" fmla="*/ -109 h 49"/>
                              <a:gd name="T84" fmla="+- 0 6138 6131"/>
                              <a:gd name="T85" fmla="*/ T84 w 49"/>
                              <a:gd name="T86" fmla="+- 0 -104 -146"/>
                              <a:gd name="T87" fmla="*/ -104 h 49"/>
                              <a:gd name="T88" fmla="+- 0 6143 6131"/>
                              <a:gd name="T89" fmla="*/ T88 w 49"/>
                              <a:gd name="T90" fmla="+- 0 -100 -146"/>
                              <a:gd name="T91" fmla="*/ -100 h 49"/>
                              <a:gd name="T92" fmla="+- 0 6149 6131"/>
                              <a:gd name="T93" fmla="*/ T92 w 49"/>
                              <a:gd name="T94" fmla="+- 0 -97 -146"/>
                              <a:gd name="T95" fmla="*/ -97 h 49"/>
                              <a:gd name="T96" fmla="+- 0 6156 6131"/>
                              <a:gd name="T97" fmla="*/ T96 w 49"/>
                              <a:gd name="T98" fmla="+- 0 -97 -146"/>
                              <a:gd name="T99" fmla="*/ -9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7" y="46"/>
                                </a:lnTo>
                                <a:lnTo>
                                  <a:pt x="42" y="42"/>
                                </a:lnTo>
                                <a:lnTo>
                                  <a:pt x="46" y="37"/>
                                </a:lnTo>
                                <a:lnTo>
                                  <a:pt x="49" y="31"/>
                                </a:lnTo>
                                <a:lnTo>
                                  <a:pt x="49" y="24"/>
                                </a:lnTo>
                                <a:lnTo>
                                  <a:pt x="49" y="18"/>
                                </a:lnTo>
                                <a:lnTo>
                                  <a:pt x="46" y="12"/>
                                </a:lnTo>
                                <a:lnTo>
                                  <a:pt x="42" y="7"/>
                                </a:lnTo>
                                <a:lnTo>
                                  <a:pt x="37" y="2"/>
                                </a:lnTo>
                                <a:lnTo>
                                  <a:pt x="31" y="0"/>
                                </a:lnTo>
                                <a:lnTo>
                                  <a:pt x="25" y="0"/>
                                </a:lnTo>
                                <a:lnTo>
                                  <a:pt x="18" y="0"/>
                                </a:lnTo>
                                <a:lnTo>
                                  <a:pt x="12" y="2"/>
                                </a:lnTo>
                                <a:lnTo>
                                  <a:pt x="7" y="7"/>
                                </a:lnTo>
                                <a:lnTo>
                                  <a:pt x="3" y="12"/>
                                </a:lnTo>
                                <a:lnTo>
                                  <a:pt x="0" y="18"/>
                                </a:lnTo>
                                <a:lnTo>
                                  <a:pt x="0" y="24"/>
                                </a:lnTo>
                                <a:lnTo>
                                  <a:pt x="0" y="31"/>
                                </a:lnTo>
                                <a:lnTo>
                                  <a:pt x="3" y="37"/>
                                </a:lnTo>
                                <a:lnTo>
                                  <a:pt x="7" y="42"/>
                                </a:lnTo>
                                <a:lnTo>
                                  <a:pt x="12" y="46"/>
                                </a:lnTo>
                                <a:lnTo>
                                  <a:pt x="18" y="49"/>
                                </a:lnTo>
                                <a:lnTo>
                                  <a:pt x="25" y="49"/>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Freeform 1013"/>
                        <wps:cNvSpPr>
                          <a:spLocks/>
                        </wps:cNvSpPr>
                        <wps:spPr bwMode="auto">
                          <a:xfrm>
                            <a:off x="6148" y="-79"/>
                            <a:ext cx="49" cy="49"/>
                          </a:xfrm>
                          <a:custGeom>
                            <a:avLst/>
                            <a:gdLst>
                              <a:gd name="T0" fmla="+- 0 6173 6149"/>
                              <a:gd name="T1" fmla="*/ T0 w 49"/>
                              <a:gd name="T2" fmla="+- 0 -30 -79"/>
                              <a:gd name="T3" fmla="*/ -30 h 49"/>
                              <a:gd name="T4" fmla="+- 0 6180 6149"/>
                              <a:gd name="T5" fmla="*/ T4 w 49"/>
                              <a:gd name="T6" fmla="+- 0 -30 -79"/>
                              <a:gd name="T7" fmla="*/ -30 h 49"/>
                              <a:gd name="T8" fmla="+- 0 6186 6149"/>
                              <a:gd name="T9" fmla="*/ T8 w 49"/>
                              <a:gd name="T10" fmla="+- 0 -32 -79"/>
                              <a:gd name="T11" fmla="*/ -32 h 49"/>
                              <a:gd name="T12" fmla="+- 0 6190 6149"/>
                              <a:gd name="T13" fmla="*/ T12 w 49"/>
                              <a:gd name="T14" fmla="+- 0 -37 -79"/>
                              <a:gd name="T15" fmla="*/ -37 h 49"/>
                              <a:gd name="T16" fmla="+- 0 6195 6149"/>
                              <a:gd name="T17" fmla="*/ T16 w 49"/>
                              <a:gd name="T18" fmla="+- 0 -42 -79"/>
                              <a:gd name="T19" fmla="*/ -42 h 49"/>
                              <a:gd name="T20" fmla="+- 0 6198 6149"/>
                              <a:gd name="T21" fmla="*/ T20 w 49"/>
                              <a:gd name="T22" fmla="+- 0 -48 -79"/>
                              <a:gd name="T23" fmla="*/ -48 h 49"/>
                              <a:gd name="T24" fmla="+- 0 6198 6149"/>
                              <a:gd name="T25" fmla="*/ T24 w 49"/>
                              <a:gd name="T26" fmla="+- 0 -54 -79"/>
                              <a:gd name="T27" fmla="*/ -54 h 49"/>
                              <a:gd name="T28" fmla="+- 0 6198 6149"/>
                              <a:gd name="T29" fmla="*/ T28 w 49"/>
                              <a:gd name="T30" fmla="+- 0 -61 -79"/>
                              <a:gd name="T31" fmla="*/ -61 h 49"/>
                              <a:gd name="T32" fmla="+- 0 6195 6149"/>
                              <a:gd name="T33" fmla="*/ T32 w 49"/>
                              <a:gd name="T34" fmla="+- 0 -67 -79"/>
                              <a:gd name="T35" fmla="*/ -67 h 49"/>
                              <a:gd name="T36" fmla="+- 0 6190 6149"/>
                              <a:gd name="T37" fmla="*/ T36 w 49"/>
                              <a:gd name="T38" fmla="+- 0 -72 -79"/>
                              <a:gd name="T39" fmla="*/ -72 h 49"/>
                              <a:gd name="T40" fmla="+- 0 6186 6149"/>
                              <a:gd name="T41" fmla="*/ T40 w 49"/>
                              <a:gd name="T42" fmla="+- 0 -76 -79"/>
                              <a:gd name="T43" fmla="*/ -76 h 49"/>
                              <a:gd name="T44" fmla="+- 0 6180 6149"/>
                              <a:gd name="T45" fmla="*/ T44 w 49"/>
                              <a:gd name="T46" fmla="+- 0 -79 -79"/>
                              <a:gd name="T47" fmla="*/ -79 h 49"/>
                              <a:gd name="T48" fmla="+- 0 6173 6149"/>
                              <a:gd name="T49" fmla="*/ T48 w 49"/>
                              <a:gd name="T50" fmla="+- 0 -79 -79"/>
                              <a:gd name="T51" fmla="*/ -79 h 49"/>
                              <a:gd name="T52" fmla="+- 0 6167 6149"/>
                              <a:gd name="T53" fmla="*/ T52 w 49"/>
                              <a:gd name="T54" fmla="+- 0 -79 -79"/>
                              <a:gd name="T55" fmla="*/ -79 h 49"/>
                              <a:gd name="T56" fmla="+- 0 6160 6149"/>
                              <a:gd name="T57" fmla="*/ T56 w 49"/>
                              <a:gd name="T58" fmla="+- 0 -76 -79"/>
                              <a:gd name="T59" fmla="*/ -76 h 49"/>
                              <a:gd name="T60" fmla="+- 0 6156 6149"/>
                              <a:gd name="T61" fmla="*/ T60 w 49"/>
                              <a:gd name="T62" fmla="+- 0 -72 -79"/>
                              <a:gd name="T63" fmla="*/ -72 h 49"/>
                              <a:gd name="T64" fmla="+- 0 6151 6149"/>
                              <a:gd name="T65" fmla="*/ T64 w 49"/>
                              <a:gd name="T66" fmla="+- 0 -67 -79"/>
                              <a:gd name="T67" fmla="*/ -67 h 49"/>
                              <a:gd name="T68" fmla="+- 0 6149 6149"/>
                              <a:gd name="T69" fmla="*/ T68 w 49"/>
                              <a:gd name="T70" fmla="+- 0 -61 -79"/>
                              <a:gd name="T71" fmla="*/ -61 h 49"/>
                              <a:gd name="T72" fmla="+- 0 6149 6149"/>
                              <a:gd name="T73" fmla="*/ T72 w 49"/>
                              <a:gd name="T74" fmla="+- 0 -54 -79"/>
                              <a:gd name="T75" fmla="*/ -54 h 49"/>
                              <a:gd name="T76" fmla="+- 0 6149 6149"/>
                              <a:gd name="T77" fmla="*/ T76 w 49"/>
                              <a:gd name="T78" fmla="+- 0 -48 -79"/>
                              <a:gd name="T79" fmla="*/ -48 h 49"/>
                              <a:gd name="T80" fmla="+- 0 6151 6149"/>
                              <a:gd name="T81" fmla="*/ T80 w 49"/>
                              <a:gd name="T82" fmla="+- 0 -42 -79"/>
                              <a:gd name="T83" fmla="*/ -42 h 49"/>
                              <a:gd name="T84" fmla="+- 0 6156 6149"/>
                              <a:gd name="T85" fmla="*/ T84 w 49"/>
                              <a:gd name="T86" fmla="+- 0 -37 -79"/>
                              <a:gd name="T87" fmla="*/ -37 h 49"/>
                              <a:gd name="T88" fmla="+- 0 6160 6149"/>
                              <a:gd name="T89" fmla="*/ T88 w 49"/>
                              <a:gd name="T90" fmla="+- 0 -32 -79"/>
                              <a:gd name="T91" fmla="*/ -32 h 49"/>
                              <a:gd name="T92" fmla="+- 0 6167 6149"/>
                              <a:gd name="T93" fmla="*/ T92 w 49"/>
                              <a:gd name="T94" fmla="+- 0 -30 -79"/>
                              <a:gd name="T95" fmla="*/ -30 h 49"/>
                              <a:gd name="T96" fmla="+- 0 6173 6149"/>
                              <a:gd name="T97" fmla="*/ T96 w 49"/>
                              <a:gd name="T98" fmla="+- 0 -30 -79"/>
                              <a:gd name="T99" fmla="*/ -30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4" y="49"/>
                                </a:moveTo>
                                <a:lnTo>
                                  <a:pt x="31" y="49"/>
                                </a:lnTo>
                                <a:lnTo>
                                  <a:pt x="37" y="47"/>
                                </a:lnTo>
                                <a:lnTo>
                                  <a:pt x="41" y="42"/>
                                </a:lnTo>
                                <a:lnTo>
                                  <a:pt x="46" y="37"/>
                                </a:lnTo>
                                <a:lnTo>
                                  <a:pt x="49" y="31"/>
                                </a:lnTo>
                                <a:lnTo>
                                  <a:pt x="49" y="25"/>
                                </a:lnTo>
                                <a:lnTo>
                                  <a:pt x="49" y="18"/>
                                </a:lnTo>
                                <a:lnTo>
                                  <a:pt x="46" y="12"/>
                                </a:lnTo>
                                <a:lnTo>
                                  <a:pt x="41" y="7"/>
                                </a:lnTo>
                                <a:lnTo>
                                  <a:pt x="37" y="3"/>
                                </a:lnTo>
                                <a:lnTo>
                                  <a:pt x="31" y="0"/>
                                </a:lnTo>
                                <a:lnTo>
                                  <a:pt x="24" y="0"/>
                                </a:lnTo>
                                <a:lnTo>
                                  <a:pt x="18" y="0"/>
                                </a:lnTo>
                                <a:lnTo>
                                  <a:pt x="11" y="3"/>
                                </a:lnTo>
                                <a:lnTo>
                                  <a:pt x="7" y="7"/>
                                </a:lnTo>
                                <a:lnTo>
                                  <a:pt x="2" y="12"/>
                                </a:lnTo>
                                <a:lnTo>
                                  <a:pt x="0" y="18"/>
                                </a:lnTo>
                                <a:lnTo>
                                  <a:pt x="0" y="25"/>
                                </a:lnTo>
                                <a:lnTo>
                                  <a:pt x="0" y="31"/>
                                </a:lnTo>
                                <a:lnTo>
                                  <a:pt x="2" y="37"/>
                                </a:lnTo>
                                <a:lnTo>
                                  <a:pt x="7" y="42"/>
                                </a:lnTo>
                                <a:lnTo>
                                  <a:pt x="11" y="47"/>
                                </a:lnTo>
                                <a:lnTo>
                                  <a:pt x="18" y="49"/>
                                </a:lnTo>
                                <a:lnTo>
                                  <a:pt x="24" y="49"/>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Freeform 1012"/>
                        <wps:cNvSpPr>
                          <a:spLocks/>
                        </wps:cNvSpPr>
                        <wps:spPr bwMode="auto">
                          <a:xfrm>
                            <a:off x="6023" y="-147"/>
                            <a:ext cx="49" cy="49"/>
                          </a:xfrm>
                          <a:custGeom>
                            <a:avLst/>
                            <a:gdLst>
                              <a:gd name="T0" fmla="+- 0 6048 6024"/>
                              <a:gd name="T1" fmla="*/ T0 w 49"/>
                              <a:gd name="T2" fmla="+- 0 -97 -146"/>
                              <a:gd name="T3" fmla="*/ -97 h 49"/>
                              <a:gd name="T4" fmla="+- 0 6055 6024"/>
                              <a:gd name="T5" fmla="*/ T4 w 49"/>
                              <a:gd name="T6" fmla="+- 0 -97 -146"/>
                              <a:gd name="T7" fmla="*/ -97 h 49"/>
                              <a:gd name="T8" fmla="+- 0 6061 6024"/>
                              <a:gd name="T9" fmla="*/ T8 w 49"/>
                              <a:gd name="T10" fmla="+- 0 -100 -146"/>
                              <a:gd name="T11" fmla="*/ -100 h 49"/>
                              <a:gd name="T12" fmla="+- 0 6066 6024"/>
                              <a:gd name="T13" fmla="*/ T12 w 49"/>
                              <a:gd name="T14" fmla="+- 0 -104 -146"/>
                              <a:gd name="T15" fmla="*/ -104 h 49"/>
                              <a:gd name="T16" fmla="+- 0 6070 6024"/>
                              <a:gd name="T17" fmla="*/ T16 w 49"/>
                              <a:gd name="T18" fmla="+- 0 -109 -146"/>
                              <a:gd name="T19" fmla="*/ -109 h 49"/>
                              <a:gd name="T20" fmla="+- 0 6073 6024"/>
                              <a:gd name="T21" fmla="*/ T20 w 49"/>
                              <a:gd name="T22" fmla="+- 0 -115 -146"/>
                              <a:gd name="T23" fmla="*/ -115 h 49"/>
                              <a:gd name="T24" fmla="+- 0 6073 6024"/>
                              <a:gd name="T25" fmla="*/ T24 w 49"/>
                              <a:gd name="T26" fmla="+- 0 -122 -146"/>
                              <a:gd name="T27" fmla="*/ -122 h 49"/>
                              <a:gd name="T28" fmla="+- 0 6073 6024"/>
                              <a:gd name="T29" fmla="*/ T28 w 49"/>
                              <a:gd name="T30" fmla="+- 0 -128 -146"/>
                              <a:gd name="T31" fmla="*/ -128 h 49"/>
                              <a:gd name="T32" fmla="+- 0 6070 6024"/>
                              <a:gd name="T33" fmla="*/ T32 w 49"/>
                              <a:gd name="T34" fmla="+- 0 -134 -146"/>
                              <a:gd name="T35" fmla="*/ -134 h 49"/>
                              <a:gd name="T36" fmla="+- 0 6066 6024"/>
                              <a:gd name="T37" fmla="*/ T36 w 49"/>
                              <a:gd name="T38" fmla="+- 0 -139 -146"/>
                              <a:gd name="T39" fmla="*/ -139 h 49"/>
                              <a:gd name="T40" fmla="+- 0 6061 6024"/>
                              <a:gd name="T41" fmla="*/ T40 w 49"/>
                              <a:gd name="T42" fmla="+- 0 -144 -146"/>
                              <a:gd name="T43" fmla="*/ -144 h 49"/>
                              <a:gd name="T44" fmla="+- 0 6055 6024"/>
                              <a:gd name="T45" fmla="*/ T44 w 49"/>
                              <a:gd name="T46" fmla="+- 0 -146 -146"/>
                              <a:gd name="T47" fmla="*/ -146 h 49"/>
                              <a:gd name="T48" fmla="+- 0 6048 6024"/>
                              <a:gd name="T49" fmla="*/ T48 w 49"/>
                              <a:gd name="T50" fmla="+- 0 -146 -146"/>
                              <a:gd name="T51" fmla="*/ -146 h 49"/>
                              <a:gd name="T52" fmla="+- 0 6042 6024"/>
                              <a:gd name="T53" fmla="*/ T52 w 49"/>
                              <a:gd name="T54" fmla="+- 0 -146 -146"/>
                              <a:gd name="T55" fmla="*/ -146 h 49"/>
                              <a:gd name="T56" fmla="+- 0 6036 6024"/>
                              <a:gd name="T57" fmla="*/ T56 w 49"/>
                              <a:gd name="T58" fmla="+- 0 -144 -146"/>
                              <a:gd name="T59" fmla="*/ -144 h 49"/>
                              <a:gd name="T60" fmla="+- 0 6031 6024"/>
                              <a:gd name="T61" fmla="*/ T60 w 49"/>
                              <a:gd name="T62" fmla="+- 0 -139 -146"/>
                              <a:gd name="T63" fmla="*/ -139 h 49"/>
                              <a:gd name="T64" fmla="+- 0 6026 6024"/>
                              <a:gd name="T65" fmla="*/ T64 w 49"/>
                              <a:gd name="T66" fmla="+- 0 -134 -146"/>
                              <a:gd name="T67" fmla="*/ -134 h 49"/>
                              <a:gd name="T68" fmla="+- 0 6024 6024"/>
                              <a:gd name="T69" fmla="*/ T68 w 49"/>
                              <a:gd name="T70" fmla="+- 0 -128 -146"/>
                              <a:gd name="T71" fmla="*/ -128 h 49"/>
                              <a:gd name="T72" fmla="+- 0 6024 6024"/>
                              <a:gd name="T73" fmla="*/ T72 w 49"/>
                              <a:gd name="T74" fmla="+- 0 -122 -146"/>
                              <a:gd name="T75" fmla="*/ -122 h 49"/>
                              <a:gd name="T76" fmla="+- 0 6024 6024"/>
                              <a:gd name="T77" fmla="*/ T76 w 49"/>
                              <a:gd name="T78" fmla="+- 0 -115 -146"/>
                              <a:gd name="T79" fmla="*/ -115 h 49"/>
                              <a:gd name="T80" fmla="+- 0 6026 6024"/>
                              <a:gd name="T81" fmla="*/ T80 w 49"/>
                              <a:gd name="T82" fmla="+- 0 -109 -146"/>
                              <a:gd name="T83" fmla="*/ -109 h 49"/>
                              <a:gd name="T84" fmla="+- 0 6031 6024"/>
                              <a:gd name="T85" fmla="*/ T84 w 49"/>
                              <a:gd name="T86" fmla="+- 0 -104 -146"/>
                              <a:gd name="T87" fmla="*/ -104 h 49"/>
                              <a:gd name="T88" fmla="+- 0 6036 6024"/>
                              <a:gd name="T89" fmla="*/ T88 w 49"/>
                              <a:gd name="T90" fmla="+- 0 -100 -146"/>
                              <a:gd name="T91" fmla="*/ -100 h 49"/>
                              <a:gd name="T92" fmla="+- 0 6042 6024"/>
                              <a:gd name="T93" fmla="*/ T92 w 49"/>
                              <a:gd name="T94" fmla="+- 0 -97 -146"/>
                              <a:gd name="T95" fmla="*/ -97 h 49"/>
                              <a:gd name="T96" fmla="+- 0 6048 6024"/>
                              <a:gd name="T97" fmla="*/ T96 w 49"/>
                              <a:gd name="T98" fmla="+- 0 -97 -146"/>
                              <a:gd name="T99" fmla="*/ -9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4" y="49"/>
                                </a:moveTo>
                                <a:lnTo>
                                  <a:pt x="31" y="49"/>
                                </a:lnTo>
                                <a:lnTo>
                                  <a:pt x="37" y="46"/>
                                </a:lnTo>
                                <a:lnTo>
                                  <a:pt x="42" y="42"/>
                                </a:lnTo>
                                <a:lnTo>
                                  <a:pt x="46" y="37"/>
                                </a:lnTo>
                                <a:lnTo>
                                  <a:pt x="49" y="31"/>
                                </a:lnTo>
                                <a:lnTo>
                                  <a:pt x="49" y="24"/>
                                </a:lnTo>
                                <a:lnTo>
                                  <a:pt x="49" y="18"/>
                                </a:lnTo>
                                <a:lnTo>
                                  <a:pt x="46" y="12"/>
                                </a:lnTo>
                                <a:lnTo>
                                  <a:pt x="42" y="7"/>
                                </a:lnTo>
                                <a:lnTo>
                                  <a:pt x="37" y="2"/>
                                </a:lnTo>
                                <a:lnTo>
                                  <a:pt x="31" y="0"/>
                                </a:lnTo>
                                <a:lnTo>
                                  <a:pt x="24" y="0"/>
                                </a:lnTo>
                                <a:lnTo>
                                  <a:pt x="18" y="0"/>
                                </a:lnTo>
                                <a:lnTo>
                                  <a:pt x="12" y="2"/>
                                </a:lnTo>
                                <a:lnTo>
                                  <a:pt x="7" y="7"/>
                                </a:lnTo>
                                <a:lnTo>
                                  <a:pt x="2" y="12"/>
                                </a:lnTo>
                                <a:lnTo>
                                  <a:pt x="0" y="18"/>
                                </a:lnTo>
                                <a:lnTo>
                                  <a:pt x="0" y="24"/>
                                </a:lnTo>
                                <a:lnTo>
                                  <a:pt x="0" y="31"/>
                                </a:lnTo>
                                <a:lnTo>
                                  <a:pt x="2" y="37"/>
                                </a:lnTo>
                                <a:lnTo>
                                  <a:pt x="7" y="42"/>
                                </a:lnTo>
                                <a:lnTo>
                                  <a:pt x="12" y="46"/>
                                </a:lnTo>
                                <a:lnTo>
                                  <a:pt x="18" y="49"/>
                                </a:lnTo>
                                <a:lnTo>
                                  <a:pt x="24" y="49"/>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AutoShape 1011"/>
                        <wps:cNvSpPr>
                          <a:spLocks/>
                        </wps:cNvSpPr>
                        <wps:spPr bwMode="auto">
                          <a:xfrm>
                            <a:off x="5968" y="-55"/>
                            <a:ext cx="49" cy="49"/>
                          </a:xfrm>
                          <a:custGeom>
                            <a:avLst/>
                            <a:gdLst>
                              <a:gd name="T0" fmla="+- 0 5993 5969"/>
                              <a:gd name="T1" fmla="*/ T0 w 49"/>
                              <a:gd name="T2" fmla="+- 0 -30 -55"/>
                              <a:gd name="T3" fmla="*/ -30 h 49"/>
                              <a:gd name="T4" fmla="+- 0 5969 5969"/>
                              <a:gd name="T5" fmla="*/ T4 w 49"/>
                              <a:gd name="T6" fmla="+- 0 -6 -55"/>
                              <a:gd name="T7" fmla="*/ -6 h 49"/>
                              <a:gd name="T8" fmla="+- 0 6018 5969"/>
                              <a:gd name="T9" fmla="*/ T8 w 49"/>
                              <a:gd name="T10" fmla="+- 0 -6 -55"/>
                              <a:gd name="T11" fmla="*/ -6 h 49"/>
                              <a:gd name="T12" fmla="+- 0 5993 5969"/>
                              <a:gd name="T13" fmla="*/ T12 w 49"/>
                              <a:gd name="T14" fmla="+- 0 -30 -55"/>
                              <a:gd name="T15" fmla="*/ -30 h 49"/>
                              <a:gd name="T16" fmla="+- 0 6018 5969"/>
                              <a:gd name="T17" fmla="*/ T16 w 49"/>
                              <a:gd name="T18" fmla="+- 0 -55 -55"/>
                              <a:gd name="T19" fmla="*/ -55 h 49"/>
                              <a:gd name="T20" fmla="+- 0 5969 5969"/>
                              <a:gd name="T21" fmla="*/ T20 w 49"/>
                              <a:gd name="T22" fmla="+- 0 -55 -55"/>
                              <a:gd name="T23" fmla="*/ -55 h 49"/>
                              <a:gd name="T24" fmla="+- 0 5993 5969"/>
                              <a:gd name="T25" fmla="*/ T24 w 49"/>
                              <a:gd name="T26" fmla="+- 0 -30 -55"/>
                              <a:gd name="T27" fmla="*/ -30 h 49"/>
                              <a:gd name="T28" fmla="+- 0 6018 5969"/>
                              <a:gd name="T29" fmla="*/ T28 w 49"/>
                              <a:gd name="T30" fmla="+- 0 -55 -55"/>
                              <a:gd name="T31" fmla="*/ -55 h 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 h="49">
                                <a:moveTo>
                                  <a:pt x="24" y="25"/>
                                </a:moveTo>
                                <a:lnTo>
                                  <a:pt x="0" y="49"/>
                                </a:lnTo>
                                <a:lnTo>
                                  <a:pt x="49" y="49"/>
                                </a:lnTo>
                                <a:lnTo>
                                  <a:pt x="24" y="25"/>
                                </a:lnTo>
                                <a:close/>
                                <a:moveTo>
                                  <a:pt x="49" y="0"/>
                                </a:moveTo>
                                <a:lnTo>
                                  <a:pt x="0" y="0"/>
                                </a:lnTo>
                                <a:lnTo>
                                  <a:pt x="24" y="25"/>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AutoShape 1010"/>
                        <wps:cNvSpPr>
                          <a:spLocks/>
                        </wps:cNvSpPr>
                        <wps:spPr bwMode="auto">
                          <a:xfrm>
                            <a:off x="5968" y="-55"/>
                            <a:ext cx="49" cy="49"/>
                          </a:xfrm>
                          <a:custGeom>
                            <a:avLst/>
                            <a:gdLst>
                              <a:gd name="T0" fmla="+- 0 5969 5969"/>
                              <a:gd name="T1" fmla="*/ T0 w 49"/>
                              <a:gd name="T2" fmla="+- 0 -6 -55"/>
                              <a:gd name="T3" fmla="*/ -6 h 49"/>
                              <a:gd name="T4" fmla="+- 0 6018 5969"/>
                              <a:gd name="T5" fmla="*/ T4 w 49"/>
                              <a:gd name="T6" fmla="+- 0 -55 -55"/>
                              <a:gd name="T7" fmla="*/ -55 h 49"/>
                              <a:gd name="T8" fmla="+- 0 5969 5969"/>
                              <a:gd name="T9" fmla="*/ T8 w 49"/>
                              <a:gd name="T10" fmla="+- 0 -55 -55"/>
                              <a:gd name="T11" fmla="*/ -55 h 49"/>
                              <a:gd name="T12" fmla="+- 0 6018 5969"/>
                              <a:gd name="T13" fmla="*/ T12 w 49"/>
                              <a:gd name="T14" fmla="+- 0 -6 -55"/>
                              <a:gd name="T15" fmla="*/ -6 h 49"/>
                            </a:gdLst>
                            <a:ahLst/>
                            <a:cxnLst>
                              <a:cxn ang="0">
                                <a:pos x="T1" y="T3"/>
                              </a:cxn>
                              <a:cxn ang="0">
                                <a:pos x="T5" y="T7"/>
                              </a:cxn>
                              <a:cxn ang="0">
                                <a:pos x="T9" y="T11"/>
                              </a:cxn>
                              <a:cxn ang="0">
                                <a:pos x="T13" y="T15"/>
                              </a:cxn>
                            </a:cxnLst>
                            <a:rect l="0" t="0" r="r" b="b"/>
                            <a:pathLst>
                              <a:path w="49" h="49">
                                <a:moveTo>
                                  <a:pt x="0" y="49"/>
                                </a:moveTo>
                                <a:lnTo>
                                  <a:pt x="49" y="0"/>
                                </a:lnTo>
                                <a:moveTo>
                                  <a:pt x="0" y="0"/>
                                </a:moveTo>
                                <a:lnTo>
                                  <a:pt x="49" y="49"/>
                                </a:lnTo>
                              </a:path>
                            </a:pathLst>
                          </a:custGeom>
                          <a:noFill/>
                          <a:ln w="7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Text Box 1009"/>
                        <wps:cNvSpPr txBox="1">
                          <a:spLocks noChangeArrowheads="1"/>
                        </wps:cNvSpPr>
                        <wps:spPr bwMode="auto">
                          <a:xfrm>
                            <a:off x="4599" y="-1349"/>
                            <a:ext cx="227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553D7" w14:textId="77777777" w:rsidR="00E749F9" w:rsidRDefault="00E749F9">
                              <w:pPr>
                                <w:rPr>
                                  <w:sz w:val="10"/>
                                </w:rPr>
                              </w:pPr>
                            </w:p>
                            <w:p w14:paraId="7EDE12BA" w14:textId="77777777" w:rsidR="00E749F9" w:rsidRDefault="00E749F9">
                              <w:pPr>
                                <w:rPr>
                                  <w:sz w:val="10"/>
                                </w:rPr>
                              </w:pPr>
                            </w:p>
                            <w:p w14:paraId="28816F8B" w14:textId="77777777" w:rsidR="00E749F9" w:rsidRDefault="00E749F9">
                              <w:pPr>
                                <w:rPr>
                                  <w:sz w:val="10"/>
                                </w:rPr>
                              </w:pPr>
                            </w:p>
                            <w:p w14:paraId="08A0F8A6" w14:textId="77777777" w:rsidR="00E749F9" w:rsidRDefault="00E749F9">
                              <w:pPr>
                                <w:rPr>
                                  <w:sz w:val="10"/>
                                </w:rPr>
                              </w:pPr>
                            </w:p>
                            <w:p w14:paraId="226FA0EB" w14:textId="77777777" w:rsidR="00E749F9" w:rsidRDefault="00E749F9">
                              <w:pPr>
                                <w:rPr>
                                  <w:sz w:val="10"/>
                                </w:rPr>
                              </w:pPr>
                            </w:p>
                            <w:p w14:paraId="2F7D1C15" w14:textId="77777777" w:rsidR="00E749F9" w:rsidRDefault="00E749F9">
                              <w:pPr>
                                <w:spacing w:before="1"/>
                                <w:rPr>
                                  <w:sz w:val="11"/>
                                </w:rPr>
                              </w:pPr>
                            </w:p>
                            <w:p w14:paraId="6DAB1AC2" w14:textId="77777777" w:rsidR="00E749F9" w:rsidRDefault="00E749F9">
                              <w:pPr>
                                <w:ind w:left="2033"/>
                                <w:rPr>
                                  <w:rFonts w:ascii="Verdana"/>
                                  <w:sz w:val="10"/>
                                </w:rPr>
                              </w:pPr>
                              <w:r>
                                <w:rPr>
                                  <w:rFonts w:ascii="Verdana"/>
                                  <w:w w:val="105"/>
                                  <w:sz w:val="10"/>
                                </w:rPr>
                                <w:t>0.8</w:t>
                              </w:r>
                            </w:p>
                            <w:p w14:paraId="582E691B" w14:textId="77777777" w:rsidR="00E749F9" w:rsidRDefault="00E749F9">
                              <w:pPr>
                                <w:rPr>
                                  <w:rFonts w:ascii="Verdana"/>
                                  <w:sz w:val="10"/>
                                </w:rPr>
                              </w:pPr>
                            </w:p>
                            <w:p w14:paraId="0783088E" w14:textId="77777777" w:rsidR="00E749F9" w:rsidRDefault="00E749F9">
                              <w:pPr>
                                <w:rPr>
                                  <w:rFonts w:ascii="Verdana"/>
                                  <w:sz w:val="10"/>
                                </w:rPr>
                              </w:pPr>
                            </w:p>
                            <w:p w14:paraId="48EBD799" w14:textId="77777777" w:rsidR="00E749F9" w:rsidRDefault="00E749F9">
                              <w:pPr>
                                <w:spacing w:before="9"/>
                                <w:rPr>
                                  <w:rFonts w:ascii="Verdana"/>
                                  <w:sz w:val="14"/>
                                </w:rPr>
                              </w:pPr>
                            </w:p>
                            <w:p w14:paraId="1ABAE246" w14:textId="77777777" w:rsidR="00E749F9" w:rsidRDefault="00E749F9">
                              <w:pPr>
                                <w:ind w:left="1936"/>
                                <w:rPr>
                                  <w:rFonts w:ascii="Verdana"/>
                                  <w:sz w:val="10"/>
                                </w:rPr>
                              </w:pPr>
                              <w:r>
                                <w:rPr>
                                  <w:rFonts w:ascii="Verdana"/>
                                  <w:w w:val="105"/>
                                  <w:sz w:val="10"/>
                                </w:rPr>
                                <w:t>0.6</w:t>
                              </w:r>
                            </w:p>
                            <w:p w14:paraId="0E875B2B" w14:textId="77777777" w:rsidR="00E749F9" w:rsidRDefault="00E749F9">
                              <w:pPr>
                                <w:rPr>
                                  <w:rFonts w:ascii="Verdana"/>
                                  <w:sz w:val="10"/>
                                </w:rPr>
                              </w:pPr>
                            </w:p>
                            <w:p w14:paraId="79C13BE3" w14:textId="77777777" w:rsidR="00E749F9" w:rsidRDefault="00E749F9">
                              <w:pPr>
                                <w:spacing w:before="6"/>
                                <w:rPr>
                                  <w:rFonts w:ascii="Verdana"/>
                                  <w:sz w:val="11"/>
                                </w:rPr>
                              </w:pPr>
                            </w:p>
                            <w:p w14:paraId="0523674F" w14:textId="77777777" w:rsidR="00E749F9" w:rsidRDefault="00E749F9">
                              <w:pPr>
                                <w:spacing w:before="1"/>
                                <w:ind w:left="1856"/>
                                <w:rPr>
                                  <w:rFonts w:ascii="Verdana"/>
                                  <w:sz w:val="10"/>
                                </w:rPr>
                              </w:pPr>
                              <w:r>
                                <w:rPr>
                                  <w:rFonts w:ascii="Verdana"/>
                                  <w:w w:val="105"/>
                                  <w:sz w:val="10"/>
                                </w:rPr>
                                <w:t>0.4</w:t>
                              </w:r>
                            </w:p>
                            <w:p w14:paraId="3A3EEE48" w14:textId="77777777" w:rsidR="00E749F9" w:rsidRDefault="00E749F9">
                              <w:pPr>
                                <w:spacing w:before="6"/>
                                <w:rPr>
                                  <w:rFonts w:ascii="Verdana"/>
                                  <w:sz w:val="12"/>
                                </w:rPr>
                              </w:pPr>
                            </w:p>
                            <w:p w14:paraId="1B481CEC" w14:textId="77777777" w:rsidR="00E749F9" w:rsidRDefault="00E749F9">
                              <w:pPr>
                                <w:ind w:left="1790"/>
                                <w:rPr>
                                  <w:rFonts w:ascii="Verdana"/>
                                  <w:sz w:val="10"/>
                                </w:rPr>
                              </w:pPr>
                              <w:r>
                                <w:rPr>
                                  <w:rFonts w:ascii="Verdana"/>
                                  <w:w w:val="105"/>
                                  <w:sz w:val="10"/>
                                </w:rPr>
                                <w:t>0.2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AB050" id="Group 1008" o:spid="_x0000_s1137" style="position:absolute;left:0;text-align:left;margin-left:228.35pt;margin-top:-67.75pt;width:115.55pt;height:114.8pt;z-index:15755776;mso-position-horizontal-relative:page" coordorigin="4567,-1355" coordsize="2311,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">
                <v:shape id="Freeform 1054" o:spid="_x0000_s1138" style="position:absolute;left:4929;top:-1308;width:1912;height:1984;visibility:visible;mso-wrap-style:square;v-text-anchor:top" coordsize="1912,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" path="m,l20,924r19,342l58,1443r20,109l97,1626r39,93l174,1776r58,52l290,1861r58,23l406,1901r77,16l560,1929r78,9l715,1945r77,6l869,1956r78,4l1024,1963r77,3l1178,1969r78,2l1333,1973r77,2l1487,1977r78,1l1642,1979r77,2l1796,1982r78,1l1893,1983r19,e" filled="f" strokeweight=".036mm">
                  <v:path arrowok="t" o:connecttype="custom" o:connectlocs="0,-1308;20,-384;39,-42;58,135;78,244;97,318;136,411;174,468;232,520;290,553;348,576;406,593;483,609;560,621;638,630;715,637;792,643;869,648;947,652;1024,655;1101,658;1178,661;1256,663;1333,665;1410,667;1487,669;1565,670;1642,671;1719,673;1796,674;1874,675;1893,675;1912,675" o:connectangles="0,0,0,0,0,0,0,0,0,0,0,0,0,0,0,0,0,0,0,0,0,0,0,0,0,0,0,0,0,0,0,0,0"/>
                </v:shape>
                <v:shape id="AutoShape 1053" o:spid="_x0000_s1139"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" path="m,2177l289,m,2177l2201,1983e" filled="f" strokeweight=".036mm">
                  <v:stroke dashstyle="dash"/>
                  <v:path arrowok="t" o:connecttype="custom" o:connectlocs="0,869;289,-1308;0,869;2201,675" o:connectangles="0,0,0,0"/>
                </v:shape>
                <v:shape id="Freeform 1052" o:spid="_x0000_s1140" style="position:absolute;left:5272;top:-1308;width:1569;height:1728;visibility:visible;mso-wrap-style:square;v-text-anchor:top" coordsize="156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" path="m,l16,254,31,446,47,597,63,718r16,99l95,901r16,70l126,1032r32,99l190,1209r32,62l269,1344r48,56l364,1445r64,47l491,1529r63,30l618,1584r63,20l744,1622r64,15l871,1650r64,11l998,1671r63,9l1125,1689r63,7l1251,1702r64,6l1378,1714r64,5l1505,1724r47,3l1568,1728e" filled="f" strokeweight=".036mm">
                  <v:path arrowok="t" o:connecttype="custom" o:connectlocs="0,-1308;16,-1054;31,-862;47,-711;63,-590;79,-491;95,-407;111,-337;126,-276;158,-177;190,-99;222,-37;269,36;317,92;364,137;428,184;491,221;554,251;618,276;681,296;744,314;808,329;871,342;935,353;998,363;1061,372;1125,381;1188,388;1251,394;1315,400;1378,406;1442,411;1505,416;1552,419;1568,420" o:connectangles="0,0,0,0,0,0,0,0,0,0,0,0,0,0,0,0,0,0,0,0,0,0,0,0,0,0,0,0,0,0,0,0,0,0,0"/>
                </v:shape>
                <v:shape id="AutoShape 1051" o:spid="_x0000_s1141"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" path="m,2177l633,m,2177l2201,1728e" filled="f" strokeweight=".036mm">
                  <v:stroke dashstyle="dash"/>
                  <v:path arrowok="t" o:connecttype="custom" o:connectlocs="0,869;633,-1308;0,869;2201,420" o:connectangles="0,0,0,0"/>
                </v:shape>
                <v:shape id="Freeform 1050" o:spid="_x0000_s1142" style="position:absolute;left:5686;top:-1308;width:1156;height:1376;visibility:visible;mso-wrap-style:square;v-text-anchor:top" coordsize="1156,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" path="m,l12,76r11,69l35,208,58,321r24,96l105,500r23,73l152,637r23,58l210,769r35,64l280,889r47,64l374,1006r46,47l467,1093r58,44l584,1174r58,32l700,1235r59,25l817,1282r58,20l934,1320r58,17l1050,1352r70,16l1144,1373r11,2e" filled="f" strokeweight=".036mm">
                  <v:path arrowok="t" o:connecttype="custom" o:connectlocs="0,-1308;12,-1232;23,-1163;35,-1100;58,-987;82,-891;105,-808;128,-735;152,-671;175,-613;210,-539;245,-475;280,-419;327,-355;374,-302;420,-255;467,-215;525,-171;584,-134;642,-102;700,-73;759,-48;817,-26;875,-6;934,12;992,29;1050,44;1120,60;1144,65;1155,67" o:connectangles="0,0,0,0,0,0,0,0,0,0,0,0,0,0,0,0,0,0,0,0,0,0,0,0,0,0,0,0,0,0"/>
                </v:shape>
                <v:shape id="AutoShape 1049" o:spid="_x0000_s1143"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" path="m,2177l1046,m,2177l2201,1375e" filled="f" strokeweight=".036mm">
                  <v:stroke dashstyle="dash"/>
                  <v:path arrowok="t" o:connecttype="custom" o:connectlocs="0,869;1046,-1308;0,869;2201,67" o:connectangles="0,0,0,0"/>
                </v:shape>
                <v:shape id="Freeform 1048" o:spid="_x0000_s1144" style="position:absolute;left:6193;top:-1308;width:648;height:857;visibility:visible;mso-wrap-style:square;v-text-anchor:top" coordsize="64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" path="m,l20,58r26,71l72,194r26,58l131,318r33,60l197,431r39,58l275,542r39,47l360,638r46,44l452,722r52,41l557,800r52,33l642,852r6,4e" filled="f" strokeweight=".036mm">
                  <v:path arrowok="t" o:connecttype="custom" o:connectlocs="0,-1308;20,-1250;46,-1179;72,-1114;98,-1056;131,-990;164,-930;197,-877;236,-819;275,-766;314,-719;360,-670;406,-626;452,-586;504,-545;557,-508;609,-475;642,-456;648,-452" o:connectangles="0,0,0,0,0,0,0,0,0,0,0,0,0,0,0,0,0,0,0"/>
                </v:shape>
                <v:shape id="AutoShape 1047" o:spid="_x0000_s1145" style="position:absolute;left:4639;top:-1308;width:2202;height:2177;visibility:visible;mso-wrap-style:square;v-text-anchor:top" coordsize="220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" path="m,2177l1553,m,2177l2201,856e" filled="f" strokeweight=".036mm">
                  <v:stroke dashstyle="dash"/>
                  <v:path arrowok="t" o:connecttype="custom" o:connectlocs="0,869;1553,-1308;0,869;2201,-452" o:connectangles="0,0,0,0"/>
                </v:shape>
                <v:shape id="Freeform 1046" o:spid="_x0000_s1146" style="position:absolute;left:4639;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" path="m,l,29e" fillcolor="black" stroked="f">
                  <v:path arrowok="t" o:connecttype="custom" o:connectlocs="0,912;0,941" o:connectangles="0,0"/>
                </v:shape>
                <v:line id="Line 1045" o:spid="_x0000_s1147" style="position:absolute;visibility:visible;mso-wrap-style:square" from="4640,912" to="464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" strokeweight=".1152mm"/>
                <v:shape id="Freeform 1044" o:spid="_x0000_s1148" style="position:absolute;left:5077;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" path="m,l,29e" fillcolor="black" stroked="f">
                  <v:path arrowok="t" o:connecttype="custom" o:connectlocs="0,912;0,941" o:connectangles="0,0"/>
                </v:shape>
                <v:line id="Line 1043" o:spid="_x0000_s1149" style="position:absolute;visibility:visible;mso-wrap-style:square" from="5078,912" to="507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" strokeweight=".1152mm"/>
                <v:shape id="Freeform 1042" o:spid="_x0000_s1150" style="position:absolute;left:5515;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" path="m,l,29e" fillcolor="black" stroked="f">
                  <v:path arrowok="t" o:connecttype="custom" o:connectlocs="0,912;0,941" o:connectangles="0,0"/>
                </v:shape>
                <v:line id="Line 1041" o:spid="_x0000_s1151" style="position:absolute;visibility:visible;mso-wrap-style:square" from="5516,912" to="551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" strokeweight=".1152mm"/>
                <v:shape id="Freeform 1040" o:spid="_x0000_s1152" style="position:absolute;left:5954;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" path="m,l,29e" fillcolor="black" stroked="f">
                  <v:path arrowok="t" o:connecttype="custom" o:connectlocs="0,912;0,941" o:connectangles="0,0"/>
                </v:shape>
                <v:line id="Line 1039" o:spid="_x0000_s1153" style="position:absolute;visibility:visible;mso-wrap-style:square" from="5954,912" to="59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" strokeweight=".1152mm"/>
                <v:shape id="Freeform 1038" o:spid="_x0000_s1154" style="position:absolute;left:6392;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" path="m,l,29e" fillcolor="black" stroked="f">
                  <v:path arrowok="t" o:connecttype="custom" o:connectlocs="0,912;0,941" o:connectangles="0,0"/>
                </v:shape>
                <v:line id="Line 1037" o:spid="_x0000_s1155" style="position:absolute;visibility:visible;mso-wrap-style:square" from="6392,912" to="639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" strokeweight=".1152mm"/>
                <v:shape id="Freeform 1036" o:spid="_x0000_s1156" style="position:absolute;left:6830;top:912;width:2;height:29;visibility:visible;mso-wrap-style:square;v-text-anchor:top" coordsize="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" path="m,l,29e" fillcolor="black" stroked="f">
                  <v:path arrowok="t" o:connecttype="custom" o:connectlocs="0,912;0,941" o:connectangles="0,0"/>
                </v:shape>
                <v:line id="Line 1035" o:spid="_x0000_s1157" style="position:absolute;visibility:visible;mso-wrap-style:square" from="6830,912" to="683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" strokeweight=".1152mm"/>
                <v:shape id="Freeform 1034" o:spid="_x0000_s1158" style="position:absolute;left:4567;top:868;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" path="m29,l,e" fillcolor="black" stroked="f">
                  <v:path arrowok="t" o:connecttype="custom" o:connectlocs="29,0;0,0" o:connectangles="0,0"/>
                </v:shape>
                <v:line id="Line 1033" o:spid="_x0000_s1159" style="position:absolute;visibility:visible;mso-wrap-style:square" from="4596,869" to="4596,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" strokeweight=".1152mm"/>
                <v:shape id="Freeform 1032" o:spid="_x0000_s1160" style="position:absolute;left:4567;top:433;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" path="m29,l,e" fillcolor="black" stroked="f">
                  <v:path arrowok="t" o:connecttype="custom" o:connectlocs="29,0;0,0" o:connectangles="0,0"/>
                </v:shape>
                <v:line id="Line 1031" o:spid="_x0000_s1161" style="position:absolute;visibility:visible;mso-wrap-style:square" from="4596,433" to="459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" strokeweight=".1152mm"/>
                <v:shape id="Freeform 1030" o:spid="_x0000_s1162" style="position:absolute;left:4567;top:-2;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" path="m29,l,e" fillcolor="black" stroked="f">
                  <v:path arrowok="t" o:connecttype="custom" o:connectlocs="29,0;0,0" o:connectangles="0,0"/>
                </v:shape>
                <v:line id="Line 1029" o:spid="_x0000_s1163" style="position:absolute;visibility:visible;mso-wrap-style:square" from="4596,-2" to="45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" strokeweight=".1152mm"/>
                <v:shape id="Freeform 1028" o:spid="_x0000_s1164" style="position:absolute;left:4567;top:-438;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" path="m29,l,e" fillcolor="black" stroked="f">
                  <v:path arrowok="t" o:connecttype="custom" o:connectlocs="29,0;0,0" o:connectangles="0,0"/>
                </v:shape>
                <v:line id="Line 1027" o:spid="_x0000_s1165" style="position:absolute;visibility:visible;mso-wrap-style:square" from="4596,-437" to="459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" strokeweight=".1152mm"/>
                <v:shape id="Freeform 1026" o:spid="_x0000_s1166" style="position:absolute;left:4567;top:-873;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" path="m29,l,e" fillcolor="black" stroked="f">
                  <v:path arrowok="t" o:connecttype="custom" o:connectlocs="29,0;0,0" o:connectangles="0,0"/>
                </v:shape>
                <v:line id="Line 1025" o:spid="_x0000_s1167" style="position:absolute;visibility:visible;mso-wrap-style:square" from="4596,-873" to="4596,-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" strokeweight=".1152mm"/>
                <v:shape id="Freeform 1024" o:spid="_x0000_s1168" style="position:absolute;left:4567;top:-1308;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" path="m29,l,e" fillcolor="black" stroked="f">
                  <v:path arrowok="t" o:connecttype="custom" o:connectlocs="29,0;0,0" o:connectangles="0,0"/>
                </v:shape>
                <v:line id="Line 1023" o:spid="_x0000_s1169" style="position:absolute;visibility:visible;mso-wrap-style:square" from="4596,-1308" to="4596,-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" strokeweight=".1152mm"/>
                <v:line id="Line 1022" o:spid="_x0000_s1170" style="position:absolute;visibility:visible;mso-wrap-style:square" from="4640,869" to="6830,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" strokeweight=".036mm">
                  <v:stroke dashstyle="dash"/>
                </v:line>
                <v:shape id="AutoShape 1021" o:spid="_x0000_s1171" style="position:absolute;left:4595;top:-1352;width:2279;height:2264;visibility:visible;mso-wrap-style:square;v-text-anchor:top" coordsize="2279,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" path="m,2264l,m2278,2264l2278,m,2264r2278,m,l2278,e" filled="f" strokeweight=".1152mm">
                  <v:path arrowok="t" o:connecttype="custom" o:connectlocs="0,912;0,-1352;2278,912;2278,-1352;0,912;2278,912;0,-1352;2278,-1352" o:connectangles="0,0,0,0,0,0,0,0"/>
                </v:shape>
                <v:shape id="AutoShape 1020" o:spid="_x0000_s1172" style="position:absolute;left:6384;top:-42;width:325;height:766;visibility:visible;mso-wrap-style:square;v-text-anchor:top" coordsize="32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" path="m179,656l,656,,766r179,l179,656xm245,384r-179,l66,492r179,l245,384xm324,l145,r,110l324,110,324,xe" stroked="f">
                  <v:path arrowok="t" o:connecttype="custom" o:connectlocs="179,614;0,614;0,724;179,724;179,614;245,342;66,342;66,450;245,450;245,342;324,-42;145,-42;145,68;324,68;324,-42" o:connectangles="0,0,0,0,0,0,0,0,0,0,0,0,0,0,0"/>
                </v:shape>
                <v:shape id="Freeform 1019" o:spid="_x0000_s1173" style="position:absolute;left:6203;top:-62;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" path="m25,l,49r49,l25,xe" filled="f" strokecolor="#1663aa" strokeweight=".14406mm">
                  <v:path arrowok="t" o:connecttype="custom" o:connectlocs="25,-61;0,-12;49,-12;25,-61" o:connectangles="0,0,0,0"/>
                </v:shape>
                <v:shape id="Freeform 1018" o:spid="_x0000_s1174" style="position:absolute;left:6120;top:1;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" path="m25,l,49r49,l25,xe" filled="f" strokecolor="#b6d4e9" strokeweight=".14406mm">
                  <v:path arrowok="t" o:connecttype="custom" o:connectlocs="25,2;0,51;49,51;25,2" o:connectangles="0,0,0,0"/>
                </v:shape>
                <v:shape id="Freeform 1017" o:spid="_x0000_s1175" style="position:absolute;left:5955;top:-62;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" path="m24,l,49r49,l24,xe" filled="f" strokecolor="#fcc28c" strokeweight=".14406mm">
                  <v:path arrowok="t" o:connecttype="custom" o:connectlocs="24,-61;0,-12;49,-12;24,-61" o:connectangles="0,0,0,0"/>
                </v:shape>
                <v:shape id="Freeform 1016" o:spid="_x0000_s1176" style="position:absolute;left:5758;top:-71;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" path="m24,l,49r49,l24,xe" filled="f" strokecolor="#c34001" strokeweight=".14406mm">
                  <v:path arrowok="t" o:connecttype="custom" o:connectlocs="24,-70;0,-21;49,-21;24,-70" o:connectangles="0,0,0,0"/>
                </v:shape>
                <v:shape id="Freeform 1015" o:spid="_x0000_s1177" style="position:absolute;left:6148;top:-138;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" path="m24,49r7,l37,47r4,-5l46,38r3,-7l49,25r,-7l46,12,41,8,37,3,31,,24,,18,,11,3,7,8,2,12,,18r,7l,31r2,7l7,42r4,5l18,49r6,xe" filled="f" strokecolor="#1663aa" strokeweight=".14406mm">
                  <v:path arrowok="t" o:connecttype="custom" o:connectlocs="24,-89;31,-89;37,-91;41,-96;46,-100;49,-107;49,-113;49,-120;46,-126;41,-130;37,-135;31,-138;24,-138;18,-138;11,-135;7,-130;2,-126;0,-120;0,-113;0,-107;2,-100;7,-96;11,-91;18,-89;24,-89" o:connectangles="0,0,0,0,0,0,0,0,0,0,0,0,0,0,0,0,0,0,0,0,0,0,0,0,0"/>
                </v:shape>
                <v:shape id="Freeform 1014" o:spid="_x0000_s1178" style="position:absolute;left:6131;top:-147;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" path="m25,49r6,l37,46r5,-4l46,37r3,-6l49,24r,-6l46,12,42,7,37,2,31,,25,,18,,12,2,7,7,3,12,,18r,6l,31r3,6l7,42r5,4l18,49r7,xe" filled="f" strokecolor="#b6d4e9" strokeweight=".14406mm">
                  <v:path arrowok="t" o:connecttype="custom" o:connectlocs="25,-97;31,-97;37,-100;42,-104;46,-109;49,-115;49,-122;49,-128;46,-134;42,-139;37,-144;31,-146;25,-146;18,-146;12,-144;7,-139;3,-134;0,-128;0,-122;0,-115;3,-109;7,-104;12,-100;18,-97;25,-97" o:connectangles="0,0,0,0,0,0,0,0,0,0,0,0,0,0,0,0,0,0,0,0,0,0,0,0,0"/>
                </v:shape>
                <v:shape id="Freeform 1013" o:spid="_x0000_s1179" style="position:absolute;left:6148;top:-79;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" path="m24,49r7,l37,47r4,-5l46,37r3,-6l49,25r,-7l46,12,41,7,37,3,31,,24,,18,,11,3,7,7,2,12,,18r,7l,31r2,6l7,42r4,5l18,49r6,xe" filled="f" strokecolor="#fcc28c" strokeweight=".14406mm">
                  <v:path arrowok="t" o:connecttype="custom" o:connectlocs="24,-30;31,-30;37,-32;41,-37;46,-42;49,-48;49,-54;49,-61;46,-67;41,-72;37,-76;31,-79;24,-79;18,-79;11,-76;7,-72;2,-67;0,-61;0,-54;0,-48;2,-42;7,-37;11,-32;18,-30;24,-30" o:connectangles="0,0,0,0,0,0,0,0,0,0,0,0,0,0,0,0,0,0,0,0,0,0,0,0,0"/>
                </v:shape>
                <v:shape id="Freeform 1012" o:spid="_x0000_s1180" style="position:absolute;left:6023;top:-147;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" path="m24,49r7,l37,46r5,-4l46,37r3,-6l49,24r,-6l46,12,42,7,37,2,31,,24,,18,,12,2,7,7,2,12,,18r,6l,31r2,6l7,42r5,4l18,49r6,xe" filled="f" strokecolor="#c34001" strokeweight=".14406mm">
                  <v:path arrowok="t" o:connecttype="custom" o:connectlocs="24,-97;31,-97;37,-100;42,-104;46,-109;49,-115;49,-122;49,-128;46,-134;42,-139;37,-144;31,-146;24,-146;18,-146;12,-144;7,-139;2,-134;0,-128;0,-122;0,-115;2,-109;7,-104;12,-100;18,-97;24,-97" o:connectangles="0,0,0,0,0,0,0,0,0,0,0,0,0,0,0,0,0,0,0,0,0,0,0,0,0"/>
                </v:shape>
                <v:shape id="AutoShape 1011" o:spid="_x0000_s1181" style="position:absolute;left:5968;top:-55;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" path="m24,25l,49r49,l24,25xm49,l,,24,25,49,xe" fillcolor="black" stroked="f">
                  <v:path arrowok="t" o:connecttype="custom" o:connectlocs="24,-30;0,-6;49,-6;24,-30;49,-55;0,-55;24,-30;49,-55" o:connectangles="0,0,0,0,0,0,0,0"/>
                </v:shape>
                <v:shape id="AutoShape 1010" o:spid="_x0000_s1182" style="position:absolute;left:5968;top:-55;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" path="m,49l49,m,l49,49e" filled="f" strokeweight=".21606mm">
                  <v:path arrowok="t" o:connecttype="custom" o:connectlocs="0,-6;49,-55;0,-55;49,-6" o:connectangles="0,0,0,0"/>
                </v:shape>
                <v:shape id="Text Box 1009" o:spid="_x0000_s1183" type="#_x0000_t202" style="position:absolute;left:4599;top:-1349;width:227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v:textbox inset="0,0,0,0">
                    <w:txbxContent>
                      <w:p w14:paraId="1E3553D7" w14:textId="77777777" w:rsidR="00E749F9" w:rsidRDefault="00E749F9">
                        <w:pPr>
                          <w:rPr>
                            <w:sz w:val="10"/>
                          </w:rPr>
                        </w:pPr>
                      </w:p>
                      <w:p w14:paraId="7EDE12BA" w14:textId="77777777" w:rsidR="00E749F9" w:rsidRDefault="00E749F9">
                        <w:pPr>
                          <w:rPr>
                            <w:sz w:val="10"/>
                          </w:rPr>
                        </w:pPr>
                      </w:p>
                      <w:p w14:paraId="28816F8B" w14:textId="77777777" w:rsidR="00E749F9" w:rsidRDefault="00E749F9">
                        <w:pPr>
                          <w:rPr>
                            <w:sz w:val="10"/>
                          </w:rPr>
                        </w:pPr>
                      </w:p>
                      <w:p w14:paraId="08A0F8A6" w14:textId="77777777" w:rsidR="00E749F9" w:rsidRDefault="00E749F9">
                        <w:pPr>
                          <w:rPr>
                            <w:sz w:val="10"/>
                          </w:rPr>
                        </w:pPr>
                      </w:p>
                      <w:p w14:paraId="226FA0EB" w14:textId="77777777" w:rsidR="00E749F9" w:rsidRDefault="00E749F9">
                        <w:pPr>
                          <w:rPr>
                            <w:sz w:val="10"/>
                          </w:rPr>
                        </w:pPr>
                      </w:p>
                      <w:p w14:paraId="2F7D1C15" w14:textId="77777777" w:rsidR="00E749F9" w:rsidRDefault="00E749F9">
                        <w:pPr>
                          <w:spacing w:before="1"/>
                          <w:rPr>
                            <w:sz w:val="11"/>
                          </w:rPr>
                        </w:pPr>
                      </w:p>
                      <w:p w14:paraId="6DAB1AC2" w14:textId="77777777" w:rsidR="00E749F9" w:rsidRDefault="00E749F9">
                        <w:pPr>
                          <w:ind w:left="2033"/>
                          <w:rPr>
                            <w:rFonts w:ascii="Verdana"/>
                            <w:sz w:val="10"/>
                          </w:rPr>
                        </w:pPr>
                        <w:r>
                          <w:rPr>
                            <w:rFonts w:ascii="Verdana"/>
                            <w:w w:val="105"/>
                            <w:sz w:val="10"/>
                          </w:rPr>
                          <w:t>0.8</w:t>
                        </w:r>
                      </w:p>
                      <w:p w14:paraId="582E691B" w14:textId="77777777" w:rsidR="00E749F9" w:rsidRDefault="00E749F9">
                        <w:pPr>
                          <w:rPr>
                            <w:rFonts w:ascii="Verdana"/>
                            <w:sz w:val="10"/>
                          </w:rPr>
                        </w:pPr>
                      </w:p>
                      <w:p w14:paraId="0783088E" w14:textId="77777777" w:rsidR="00E749F9" w:rsidRDefault="00E749F9">
                        <w:pPr>
                          <w:rPr>
                            <w:rFonts w:ascii="Verdana"/>
                            <w:sz w:val="10"/>
                          </w:rPr>
                        </w:pPr>
                      </w:p>
                      <w:p w14:paraId="48EBD799" w14:textId="77777777" w:rsidR="00E749F9" w:rsidRDefault="00E749F9">
                        <w:pPr>
                          <w:spacing w:before="9"/>
                          <w:rPr>
                            <w:rFonts w:ascii="Verdana"/>
                            <w:sz w:val="14"/>
                          </w:rPr>
                        </w:pPr>
                      </w:p>
                      <w:p w14:paraId="1ABAE246" w14:textId="77777777" w:rsidR="00E749F9" w:rsidRDefault="00E749F9">
                        <w:pPr>
                          <w:ind w:left="1936"/>
                          <w:rPr>
                            <w:rFonts w:ascii="Verdana"/>
                            <w:sz w:val="10"/>
                          </w:rPr>
                        </w:pPr>
                        <w:r>
                          <w:rPr>
                            <w:rFonts w:ascii="Verdana"/>
                            <w:w w:val="105"/>
                            <w:sz w:val="10"/>
                          </w:rPr>
                          <w:t>0.6</w:t>
                        </w:r>
                      </w:p>
                      <w:p w14:paraId="0E875B2B" w14:textId="77777777" w:rsidR="00E749F9" w:rsidRDefault="00E749F9">
                        <w:pPr>
                          <w:rPr>
                            <w:rFonts w:ascii="Verdana"/>
                            <w:sz w:val="10"/>
                          </w:rPr>
                        </w:pPr>
                      </w:p>
                      <w:p w14:paraId="79C13BE3" w14:textId="77777777" w:rsidR="00E749F9" w:rsidRDefault="00E749F9">
                        <w:pPr>
                          <w:spacing w:before="6"/>
                          <w:rPr>
                            <w:rFonts w:ascii="Verdana"/>
                            <w:sz w:val="11"/>
                          </w:rPr>
                        </w:pPr>
                      </w:p>
                      <w:p w14:paraId="0523674F" w14:textId="77777777" w:rsidR="00E749F9" w:rsidRDefault="00E749F9">
                        <w:pPr>
                          <w:spacing w:before="1"/>
                          <w:ind w:left="1856"/>
                          <w:rPr>
                            <w:rFonts w:ascii="Verdana"/>
                            <w:sz w:val="10"/>
                          </w:rPr>
                        </w:pPr>
                        <w:r>
                          <w:rPr>
                            <w:rFonts w:ascii="Verdana"/>
                            <w:w w:val="105"/>
                            <w:sz w:val="10"/>
                          </w:rPr>
                          <w:t>0.4</w:t>
                        </w:r>
                      </w:p>
                      <w:p w14:paraId="3A3EEE48" w14:textId="77777777" w:rsidR="00E749F9" w:rsidRDefault="00E749F9">
                        <w:pPr>
                          <w:spacing w:before="6"/>
                          <w:rPr>
                            <w:rFonts w:ascii="Verdana"/>
                            <w:sz w:val="12"/>
                          </w:rPr>
                        </w:pPr>
                      </w:p>
                      <w:p w14:paraId="1B481CEC" w14:textId="77777777" w:rsidR="00E749F9" w:rsidRDefault="00E749F9">
                        <w:pPr>
                          <w:ind w:left="1790"/>
                          <w:rPr>
                            <w:rFonts w:ascii="Verdana"/>
                            <w:sz w:val="10"/>
                          </w:rPr>
                        </w:pPr>
                        <w:r>
                          <w:rPr>
                            <w:rFonts w:ascii="Verdana"/>
                            <w:w w:val="105"/>
                            <w:sz w:val="10"/>
                          </w:rPr>
                          <w:t>0.2</w:t>
                        </w:r>
                      </w:p>
                    </w:txbxContent>
                  </v:textbox>
                </v:shape>
                <w10:wrap anchorx="page"/>
              </v:group>
            </w:pict>
          </mc:Fallback>
        </mc:AlternateContent>
      </w:r>
      <w:r w:rsidR="00462487">
        <w:rPr>
          <w:rFonts w:ascii="Verdana"/>
          <w:w w:val="105"/>
          <w:sz w:val="10"/>
        </w:rPr>
        <w:t>0.4</w:t>
      </w:r>
    </w:p>
    <w:p w14:paraId="39A6521A" w14:textId="77777777" w:rsidR="00E2709D" w:rsidRDefault="00E2709D">
      <w:pPr>
        <w:pStyle w:val="BodyText"/>
        <w:rPr>
          <w:rFonts w:ascii="Verdana"/>
          <w:sz w:val="10"/>
        </w:rPr>
      </w:pPr>
    </w:p>
    <w:p w14:paraId="3CA88769" w14:textId="77777777" w:rsidR="00E2709D" w:rsidRDefault="00E2709D">
      <w:pPr>
        <w:pStyle w:val="BodyText"/>
        <w:spacing w:before="10"/>
        <w:rPr>
          <w:rFonts w:ascii="Verdana"/>
          <w:sz w:val="8"/>
        </w:rPr>
      </w:pPr>
    </w:p>
    <w:p w14:paraId="285FAA6D" w14:textId="77777777" w:rsidR="00E2709D" w:rsidRDefault="00462487">
      <w:pPr>
        <w:jc w:val="right"/>
        <w:rPr>
          <w:rFonts w:ascii="Verdana"/>
          <w:sz w:val="10"/>
        </w:rPr>
      </w:pPr>
      <w:r>
        <w:rPr>
          <w:rFonts w:ascii="Verdana"/>
          <w:w w:val="105"/>
          <w:sz w:val="10"/>
        </w:rPr>
        <w:t>0.2</w:t>
      </w:r>
    </w:p>
    <w:p w14:paraId="7919E4EC" w14:textId="77777777" w:rsidR="00E2709D" w:rsidRDefault="00E2709D">
      <w:pPr>
        <w:pStyle w:val="BodyText"/>
        <w:spacing w:before="11"/>
        <w:rPr>
          <w:rFonts w:ascii="Verdana"/>
          <w:sz w:val="10"/>
        </w:rPr>
      </w:pPr>
    </w:p>
    <w:p w14:paraId="71701CF4" w14:textId="77777777" w:rsidR="00E2709D" w:rsidRDefault="00462487">
      <w:pPr>
        <w:jc w:val="right"/>
        <w:rPr>
          <w:rFonts w:ascii="Verdana"/>
          <w:sz w:val="10"/>
        </w:rPr>
      </w:pPr>
      <w:r>
        <w:rPr>
          <w:rFonts w:ascii="Verdana"/>
          <w:w w:val="105"/>
          <w:sz w:val="10"/>
        </w:rPr>
        <w:t>0.1</w:t>
      </w:r>
    </w:p>
    <w:p w14:paraId="7513BA25" w14:textId="77777777" w:rsidR="00E2709D" w:rsidRDefault="00E2709D">
      <w:pPr>
        <w:pStyle w:val="BodyText"/>
        <w:rPr>
          <w:rFonts w:ascii="Verdana"/>
          <w:sz w:val="10"/>
        </w:rPr>
      </w:pPr>
    </w:p>
    <w:p w14:paraId="10D900E0" w14:textId="77777777" w:rsidR="00E2709D" w:rsidRDefault="00E2709D">
      <w:pPr>
        <w:pStyle w:val="BodyText"/>
        <w:spacing w:before="4"/>
        <w:rPr>
          <w:rFonts w:ascii="Verdana"/>
          <w:sz w:val="8"/>
        </w:rPr>
      </w:pPr>
    </w:p>
    <w:p w14:paraId="70034659" w14:textId="77777777" w:rsidR="00E2709D" w:rsidRDefault="00462487">
      <w:pPr>
        <w:tabs>
          <w:tab w:val="left" w:pos="414"/>
          <w:tab w:val="left" w:pos="852"/>
          <w:tab w:val="left" w:pos="1290"/>
          <w:tab w:val="left" w:pos="1729"/>
          <w:tab w:val="left" w:pos="2167"/>
        </w:tabs>
        <w:spacing w:before="1"/>
        <w:ind w:left="-24" w:right="148"/>
        <w:jc w:val="center"/>
        <w:rPr>
          <w:rFonts w:ascii="Verdana"/>
          <w:sz w:val="10"/>
        </w:rPr>
      </w:pPr>
      <w:r>
        <w:rPr>
          <w:rFonts w:ascii="Verdana"/>
          <w:w w:val="105"/>
          <w:sz w:val="10"/>
        </w:rPr>
        <w:t>0.0</w:t>
      </w:r>
      <w:r>
        <w:rPr>
          <w:rFonts w:ascii="Verdana"/>
          <w:w w:val="105"/>
          <w:sz w:val="10"/>
        </w:rPr>
        <w:tab/>
        <w:t>0.2</w:t>
      </w:r>
      <w:r>
        <w:rPr>
          <w:rFonts w:ascii="Verdana"/>
          <w:w w:val="105"/>
          <w:sz w:val="10"/>
        </w:rPr>
        <w:tab/>
        <w:t>0.4</w:t>
      </w:r>
      <w:r>
        <w:rPr>
          <w:rFonts w:ascii="Verdana"/>
          <w:w w:val="105"/>
          <w:sz w:val="10"/>
        </w:rPr>
        <w:tab/>
        <w:t>0.6</w:t>
      </w:r>
      <w:r>
        <w:rPr>
          <w:rFonts w:ascii="Verdana"/>
          <w:w w:val="105"/>
          <w:sz w:val="10"/>
        </w:rPr>
        <w:tab/>
        <w:t>0.8</w:t>
      </w:r>
      <w:r>
        <w:rPr>
          <w:rFonts w:ascii="Verdana"/>
          <w:w w:val="105"/>
          <w:sz w:val="10"/>
        </w:rPr>
        <w:tab/>
      </w:r>
      <w:r>
        <w:rPr>
          <w:rFonts w:ascii="Verdana"/>
          <w:spacing w:val="-3"/>
          <w:w w:val="105"/>
          <w:sz w:val="10"/>
        </w:rPr>
        <w:t>1.0</w:t>
      </w:r>
    </w:p>
    <w:p w14:paraId="48AEAE48" w14:textId="77777777" w:rsidR="00E2709D" w:rsidRDefault="00462487">
      <w:pPr>
        <w:spacing w:before="6"/>
        <w:ind w:left="856" w:right="1027"/>
        <w:jc w:val="center"/>
        <w:rPr>
          <w:rFonts w:ascii="Verdana"/>
          <w:sz w:val="12"/>
        </w:rPr>
      </w:pPr>
      <w:r>
        <w:rPr>
          <w:rFonts w:ascii="Verdana"/>
          <w:w w:val="105"/>
          <w:sz w:val="12"/>
        </w:rPr>
        <w:t>precision</w:t>
      </w:r>
    </w:p>
    <w:p w14:paraId="7060D400" w14:textId="77777777" w:rsidR="00E2709D" w:rsidRDefault="00462487">
      <w:pPr>
        <w:spacing w:before="88"/>
        <w:ind w:left="456"/>
        <w:rPr>
          <w:rFonts w:ascii="Verdana"/>
          <w:sz w:val="10"/>
        </w:rPr>
      </w:pPr>
      <w:r>
        <w:br w:type="column"/>
      </w:r>
      <w:r>
        <w:rPr>
          <w:rFonts w:ascii="Verdana"/>
          <w:w w:val="105"/>
          <w:sz w:val="10"/>
        </w:rPr>
        <w:t>current</w:t>
      </w:r>
    </w:p>
    <w:p w14:paraId="4DB1E7A7" w14:textId="77777777" w:rsidR="00E2709D" w:rsidRDefault="00E2709D">
      <w:pPr>
        <w:pStyle w:val="BodyText"/>
        <w:spacing w:before="2"/>
        <w:rPr>
          <w:rFonts w:ascii="Verdana"/>
          <w:sz w:val="11"/>
        </w:rPr>
      </w:pPr>
    </w:p>
    <w:p w14:paraId="3D10E1FC" w14:textId="48AFFFB3" w:rsidR="00E2709D" w:rsidRDefault="00285D5B">
      <w:pPr>
        <w:ind w:left="210"/>
        <w:rPr>
          <w:rFonts w:ascii="Verdana"/>
          <w:sz w:val="10"/>
        </w:rPr>
      </w:pPr>
      <w:r>
        <w:rPr>
          <w:noProof/>
        </w:rPr>
        <mc:AlternateContent>
          <mc:Choice Requires="wpg">
            <w:drawing>
              <wp:anchor distT="0" distB="0" distL="114300" distR="114300" simplePos="0" relativeHeight="15756288" behindDoc="0" locked="0" layoutInCell="1" allowOverlap="1" wp14:anchorId="14CAA1F7" wp14:editId="58F1A0BB">
                <wp:simplePos x="0" y="0"/>
                <wp:positionH relativeFrom="page">
                  <wp:posOffset>4660265</wp:posOffset>
                </wp:positionH>
                <wp:positionV relativeFrom="paragraph">
                  <wp:posOffset>-136525</wp:posOffset>
                </wp:positionV>
                <wp:extent cx="39370" cy="39370"/>
                <wp:effectExtent l="0" t="0" r="0" b="0"/>
                <wp:wrapNone/>
                <wp:docPr id="1009" name="Group 1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 cy="39370"/>
                          <a:chOff x="7339" y="-215"/>
                          <a:chExt cx="62" cy="62"/>
                        </a:xfrm>
                      </wpg:grpSpPr>
                      <wps:wsp>
                        <wps:cNvPr id="1010" name="AutoShape 1007"/>
                        <wps:cNvSpPr>
                          <a:spLocks/>
                        </wps:cNvSpPr>
                        <wps:spPr bwMode="auto">
                          <a:xfrm>
                            <a:off x="7345" y="-210"/>
                            <a:ext cx="49" cy="49"/>
                          </a:xfrm>
                          <a:custGeom>
                            <a:avLst/>
                            <a:gdLst>
                              <a:gd name="T0" fmla="+- 0 7370 7345"/>
                              <a:gd name="T1" fmla="*/ T0 w 49"/>
                              <a:gd name="T2" fmla="+- 0 -185 -209"/>
                              <a:gd name="T3" fmla="*/ -185 h 49"/>
                              <a:gd name="T4" fmla="+- 0 7345 7345"/>
                              <a:gd name="T5" fmla="*/ T4 w 49"/>
                              <a:gd name="T6" fmla="+- 0 -160 -209"/>
                              <a:gd name="T7" fmla="*/ -160 h 49"/>
                              <a:gd name="T8" fmla="+- 0 7394 7345"/>
                              <a:gd name="T9" fmla="*/ T8 w 49"/>
                              <a:gd name="T10" fmla="+- 0 -160 -209"/>
                              <a:gd name="T11" fmla="*/ -160 h 49"/>
                              <a:gd name="T12" fmla="+- 0 7370 7345"/>
                              <a:gd name="T13" fmla="*/ T12 w 49"/>
                              <a:gd name="T14" fmla="+- 0 -185 -209"/>
                              <a:gd name="T15" fmla="*/ -185 h 49"/>
                              <a:gd name="T16" fmla="+- 0 7394 7345"/>
                              <a:gd name="T17" fmla="*/ T16 w 49"/>
                              <a:gd name="T18" fmla="+- 0 -209 -209"/>
                              <a:gd name="T19" fmla="*/ -209 h 49"/>
                              <a:gd name="T20" fmla="+- 0 7345 7345"/>
                              <a:gd name="T21" fmla="*/ T20 w 49"/>
                              <a:gd name="T22" fmla="+- 0 -209 -209"/>
                              <a:gd name="T23" fmla="*/ -209 h 49"/>
                              <a:gd name="T24" fmla="+- 0 7370 7345"/>
                              <a:gd name="T25" fmla="*/ T24 w 49"/>
                              <a:gd name="T26" fmla="+- 0 -185 -209"/>
                              <a:gd name="T27" fmla="*/ -185 h 49"/>
                              <a:gd name="T28" fmla="+- 0 7394 7345"/>
                              <a:gd name="T29" fmla="*/ T28 w 49"/>
                              <a:gd name="T30" fmla="+- 0 -209 -209"/>
                              <a:gd name="T31" fmla="*/ -209 h 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 h="49">
                                <a:moveTo>
                                  <a:pt x="25" y="24"/>
                                </a:moveTo>
                                <a:lnTo>
                                  <a:pt x="0" y="49"/>
                                </a:lnTo>
                                <a:lnTo>
                                  <a:pt x="49" y="49"/>
                                </a:lnTo>
                                <a:lnTo>
                                  <a:pt x="25" y="24"/>
                                </a:lnTo>
                                <a:close/>
                                <a:moveTo>
                                  <a:pt x="49" y="0"/>
                                </a:moveTo>
                                <a:lnTo>
                                  <a:pt x="0" y="0"/>
                                </a:lnTo>
                                <a:lnTo>
                                  <a:pt x="25" y="2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AutoShape 1006"/>
                        <wps:cNvSpPr>
                          <a:spLocks/>
                        </wps:cNvSpPr>
                        <wps:spPr bwMode="auto">
                          <a:xfrm>
                            <a:off x="7345" y="-210"/>
                            <a:ext cx="49" cy="49"/>
                          </a:xfrm>
                          <a:custGeom>
                            <a:avLst/>
                            <a:gdLst>
                              <a:gd name="T0" fmla="+- 0 7345 7345"/>
                              <a:gd name="T1" fmla="*/ T0 w 49"/>
                              <a:gd name="T2" fmla="+- 0 -160 -209"/>
                              <a:gd name="T3" fmla="*/ -160 h 49"/>
                              <a:gd name="T4" fmla="+- 0 7394 7345"/>
                              <a:gd name="T5" fmla="*/ T4 w 49"/>
                              <a:gd name="T6" fmla="+- 0 -209 -209"/>
                              <a:gd name="T7" fmla="*/ -209 h 49"/>
                              <a:gd name="T8" fmla="+- 0 7345 7345"/>
                              <a:gd name="T9" fmla="*/ T8 w 49"/>
                              <a:gd name="T10" fmla="+- 0 -209 -209"/>
                              <a:gd name="T11" fmla="*/ -209 h 49"/>
                              <a:gd name="T12" fmla="+- 0 7394 7345"/>
                              <a:gd name="T13" fmla="*/ T12 w 49"/>
                              <a:gd name="T14" fmla="+- 0 -160 -209"/>
                              <a:gd name="T15" fmla="*/ -160 h 49"/>
                            </a:gdLst>
                            <a:ahLst/>
                            <a:cxnLst>
                              <a:cxn ang="0">
                                <a:pos x="T1" y="T3"/>
                              </a:cxn>
                              <a:cxn ang="0">
                                <a:pos x="T5" y="T7"/>
                              </a:cxn>
                              <a:cxn ang="0">
                                <a:pos x="T9" y="T11"/>
                              </a:cxn>
                              <a:cxn ang="0">
                                <a:pos x="T13" y="T15"/>
                              </a:cxn>
                            </a:cxnLst>
                            <a:rect l="0" t="0" r="r" b="b"/>
                            <a:pathLst>
                              <a:path w="49" h="49">
                                <a:moveTo>
                                  <a:pt x="0" y="49"/>
                                </a:moveTo>
                                <a:lnTo>
                                  <a:pt x="49" y="0"/>
                                </a:lnTo>
                                <a:moveTo>
                                  <a:pt x="0" y="0"/>
                                </a:moveTo>
                                <a:lnTo>
                                  <a:pt x="49" y="49"/>
                                </a:lnTo>
                              </a:path>
                            </a:pathLst>
                          </a:custGeom>
                          <a:noFill/>
                          <a:ln w="77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FE70A" id="Group 1005" o:spid="_x0000_s1026" style="position:absolute;margin-left:366.95pt;margin-top:-10.75pt;width:3.1pt;height:3.1pt;z-index:15756288;mso-position-horizontal-relative:page" coordorigin="7339,-215"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">
                <v:shape id="AutoShape 1007" o:spid="_x0000_s1027" style="position:absolute;left:7345;top:-21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" path="m25,24l,49r49,l25,24xm49,l,,25,24,49,xe" fillcolor="black" stroked="f">
                  <v:path arrowok="t" o:connecttype="custom" o:connectlocs="25,-185;0,-160;49,-160;25,-185;49,-209;0,-209;25,-185;49,-209" o:connectangles="0,0,0,0,0,0,0,0"/>
                </v:shape>
                <v:shape id="AutoShape 1006" o:spid="_x0000_s1028" style="position:absolute;left:7345;top:-21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" path="m,49l49,m,l49,49e" filled="f" strokeweight=".21606mm">
                  <v:path arrowok="t" o:connecttype="custom" o:connectlocs="0,-160;49,-209;0,-209;49,-160" o:connectangles="0,0,0,0"/>
                </v:shape>
                <w10:wrap anchorx="page"/>
              </v:group>
            </w:pict>
          </mc:Fallback>
        </mc:AlternateContent>
      </w:r>
      <w:r w:rsidR="00462487">
        <w:rPr>
          <w:rFonts w:ascii="Verdana"/>
          <w:w w:val="105"/>
          <w:sz w:val="10"/>
        </w:rPr>
        <w:t>NWP</w:t>
      </w:r>
    </w:p>
    <w:p w14:paraId="4BBA651A" w14:textId="78803A01" w:rsidR="00E2709D" w:rsidRDefault="00285D5B">
      <w:pPr>
        <w:spacing w:before="33" w:line="307" w:lineRule="auto"/>
        <w:ind w:left="456" w:right="2662"/>
        <w:rPr>
          <w:rFonts w:ascii="Verdana"/>
          <w:sz w:val="10"/>
        </w:rPr>
      </w:pPr>
      <w:r>
        <w:rPr>
          <w:noProof/>
        </w:rPr>
        <mc:AlternateContent>
          <mc:Choice Requires="wps">
            <w:drawing>
              <wp:anchor distT="0" distB="0" distL="114300" distR="114300" simplePos="0" relativeHeight="15756800" behindDoc="0" locked="0" layoutInCell="1" allowOverlap="1" wp14:anchorId="3CB43D59" wp14:editId="61AE5859">
                <wp:simplePos x="0" y="0"/>
                <wp:positionH relativeFrom="page">
                  <wp:posOffset>4664075</wp:posOffset>
                </wp:positionH>
                <wp:positionV relativeFrom="paragraph">
                  <wp:posOffset>51435</wp:posOffset>
                </wp:positionV>
                <wp:extent cx="31115" cy="31115"/>
                <wp:effectExtent l="0" t="0" r="0" b="0"/>
                <wp:wrapNone/>
                <wp:docPr id="1008" name="Freeform 1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81 81"/>
                            <a:gd name="T3" fmla="*/ 81 h 49"/>
                            <a:gd name="T4" fmla="+- 0 7345 7345"/>
                            <a:gd name="T5" fmla="*/ T4 w 49"/>
                            <a:gd name="T6" fmla="+- 0 130 81"/>
                            <a:gd name="T7" fmla="*/ 130 h 49"/>
                            <a:gd name="T8" fmla="+- 0 7394 7345"/>
                            <a:gd name="T9" fmla="*/ T8 w 49"/>
                            <a:gd name="T10" fmla="+- 0 130 81"/>
                            <a:gd name="T11" fmla="*/ 130 h 49"/>
                            <a:gd name="T12" fmla="+- 0 7370 7345"/>
                            <a:gd name="T13" fmla="*/ T12 w 49"/>
                            <a:gd name="T14" fmla="+- 0 81 81"/>
                            <a:gd name="T15" fmla="*/ 81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3122B" id="Freeform 1004" o:spid="_x0000_s1026" style="position:absolute;margin-left:367.25pt;margin-top:4.05pt;width:2.45pt;height:2.45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" path="m25,l,49r49,l25,xe" filled="f" strokecolor="#1663aa" strokeweight=".14406mm">
                <v:path arrowok="t" o:connecttype="custom" o:connectlocs="15875,51435;0,82550;31115,82550;15875,51435" o:connectangles="0,0,0,0"/>
                <w10:wrap anchorx="page"/>
              </v:shape>
            </w:pict>
          </mc:Fallback>
        </mc:AlternateContent>
      </w:r>
      <w:r>
        <w:rPr>
          <w:noProof/>
        </w:rPr>
        <mc:AlternateContent>
          <mc:Choice Requires="wps">
            <w:drawing>
              <wp:anchor distT="0" distB="0" distL="114300" distR="114300" simplePos="0" relativeHeight="15757312" behindDoc="0" locked="0" layoutInCell="1" allowOverlap="1" wp14:anchorId="69A25725" wp14:editId="09B4A517">
                <wp:simplePos x="0" y="0"/>
                <wp:positionH relativeFrom="page">
                  <wp:posOffset>4664075</wp:posOffset>
                </wp:positionH>
                <wp:positionV relativeFrom="paragraph">
                  <wp:posOffset>150495</wp:posOffset>
                </wp:positionV>
                <wp:extent cx="31115" cy="31115"/>
                <wp:effectExtent l="0" t="0" r="0" b="0"/>
                <wp:wrapNone/>
                <wp:docPr id="1007" name="Freeform 10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237 237"/>
                            <a:gd name="T3" fmla="*/ 237 h 49"/>
                            <a:gd name="T4" fmla="+- 0 7345 7345"/>
                            <a:gd name="T5" fmla="*/ T4 w 49"/>
                            <a:gd name="T6" fmla="+- 0 286 237"/>
                            <a:gd name="T7" fmla="*/ 286 h 49"/>
                            <a:gd name="T8" fmla="+- 0 7394 7345"/>
                            <a:gd name="T9" fmla="*/ T8 w 49"/>
                            <a:gd name="T10" fmla="+- 0 286 237"/>
                            <a:gd name="T11" fmla="*/ 286 h 49"/>
                            <a:gd name="T12" fmla="+- 0 7370 7345"/>
                            <a:gd name="T13" fmla="*/ T12 w 49"/>
                            <a:gd name="T14" fmla="+- 0 237 237"/>
                            <a:gd name="T15" fmla="*/ 237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0EB40" id="Freeform 1003" o:spid="_x0000_s1026" style="position:absolute;margin-left:367.25pt;margin-top:11.85pt;width:2.45pt;height:2.45pt;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" path="m25,l,49r49,l25,xe" filled="f" strokecolor="#b6d4e9" strokeweight=".14406mm">
                <v:path arrowok="t" o:connecttype="custom" o:connectlocs="15875,150495;0,181610;31115,181610;15875,150495" o:connectangles="0,0,0,0"/>
                <w10:wrap anchorx="page"/>
              </v:shape>
            </w:pict>
          </mc:Fallback>
        </mc:AlternateContent>
      </w:r>
      <w:r>
        <w:rPr>
          <w:noProof/>
        </w:rPr>
        <mc:AlternateContent>
          <mc:Choice Requires="wps">
            <w:drawing>
              <wp:anchor distT="0" distB="0" distL="114300" distR="114300" simplePos="0" relativeHeight="15757824" behindDoc="0" locked="0" layoutInCell="1" allowOverlap="1" wp14:anchorId="13F62227" wp14:editId="1C6F2D8E">
                <wp:simplePos x="0" y="0"/>
                <wp:positionH relativeFrom="page">
                  <wp:posOffset>4664075</wp:posOffset>
                </wp:positionH>
                <wp:positionV relativeFrom="paragraph">
                  <wp:posOffset>249555</wp:posOffset>
                </wp:positionV>
                <wp:extent cx="31115" cy="31115"/>
                <wp:effectExtent l="0" t="0" r="0" b="0"/>
                <wp:wrapNone/>
                <wp:docPr id="1006" name="Freeform 1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393 393"/>
                            <a:gd name="T3" fmla="*/ 393 h 49"/>
                            <a:gd name="T4" fmla="+- 0 7345 7345"/>
                            <a:gd name="T5" fmla="*/ T4 w 49"/>
                            <a:gd name="T6" fmla="+- 0 442 393"/>
                            <a:gd name="T7" fmla="*/ 442 h 49"/>
                            <a:gd name="T8" fmla="+- 0 7394 7345"/>
                            <a:gd name="T9" fmla="*/ T8 w 49"/>
                            <a:gd name="T10" fmla="+- 0 442 393"/>
                            <a:gd name="T11" fmla="*/ 442 h 49"/>
                            <a:gd name="T12" fmla="+- 0 7370 7345"/>
                            <a:gd name="T13" fmla="*/ T12 w 49"/>
                            <a:gd name="T14" fmla="+- 0 393 393"/>
                            <a:gd name="T15" fmla="*/ 393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1AD1B" id="Freeform 1002" o:spid="_x0000_s1026" style="position:absolute;margin-left:367.25pt;margin-top:19.65pt;width:2.45pt;height:2.45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" path="m25,l,49r49,l25,xe" filled="f" strokecolor="#fcc28c" strokeweight=".14406mm">
                <v:path arrowok="t" o:connecttype="custom" o:connectlocs="15875,249555;0,280670;31115,280670;15875,249555" o:connectangles="0,0,0,0"/>
                <w10:wrap anchorx="page"/>
              </v:shape>
            </w:pict>
          </mc:Fallback>
        </mc:AlternateContent>
      </w:r>
      <w:r>
        <w:rPr>
          <w:noProof/>
        </w:rPr>
        <mc:AlternateContent>
          <mc:Choice Requires="wps">
            <w:drawing>
              <wp:anchor distT="0" distB="0" distL="114300" distR="114300" simplePos="0" relativeHeight="15758336" behindDoc="0" locked="0" layoutInCell="1" allowOverlap="1" wp14:anchorId="6488E15F" wp14:editId="61BC133D">
                <wp:simplePos x="0" y="0"/>
                <wp:positionH relativeFrom="page">
                  <wp:posOffset>4664075</wp:posOffset>
                </wp:positionH>
                <wp:positionV relativeFrom="paragraph">
                  <wp:posOffset>348615</wp:posOffset>
                </wp:positionV>
                <wp:extent cx="31115" cy="31115"/>
                <wp:effectExtent l="0" t="0" r="0" b="0"/>
                <wp:wrapNone/>
                <wp:docPr id="1005" name="Freeform 1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549 549"/>
                            <a:gd name="T3" fmla="*/ 549 h 49"/>
                            <a:gd name="T4" fmla="+- 0 7345 7345"/>
                            <a:gd name="T5" fmla="*/ T4 w 49"/>
                            <a:gd name="T6" fmla="+- 0 598 549"/>
                            <a:gd name="T7" fmla="*/ 598 h 49"/>
                            <a:gd name="T8" fmla="+- 0 7394 7345"/>
                            <a:gd name="T9" fmla="*/ T8 w 49"/>
                            <a:gd name="T10" fmla="+- 0 598 549"/>
                            <a:gd name="T11" fmla="*/ 598 h 49"/>
                            <a:gd name="T12" fmla="+- 0 7370 7345"/>
                            <a:gd name="T13" fmla="*/ T12 w 49"/>
                            <a:gd name="T14" fmla="+- 0 549 549"/>
                            <a:gd name="T15" fmla="*/ 549 h 49"/>
                          </a:gdLst>
                          <a:ahLst/>
                          <a:cxnLst>
                            <a:cxn ang="0">
                              <a:pos x="T1" y="T3"/>
                            </a:cxn>
                            <a:cxn ang="0">
                              <a:pos x="T5" y="T7"/>
                            </a:cxn>
                            <a:cxn ang="0">
                              <a:pos x="T9" y="T11"/>
                            </a:cxn>
                            <a:cxn ang="0">
                              <a:pos x="T13" y="T15"/>
                            </a:cxn>
                          </a:cxnLst>
                          <a:rect l="0" t="0" r="r" b="b"/>
                          <a:pathLst>
                            <a:path w="49" h="49">
                              <a:moveTo>
                                <a:pt x="25" y="0"/>
                              </a:moveTo>
                              <a:lnTo>
                                <a:pt x="0" y="49"/>
                              </a:lnTo>
                              <a:lnTo>
                                <a:pt x="49" y="49"/>
                              </a:lnTo>
                              <a:lnTo>
                                <a:pt x="25" y="0"/>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3160D" id="Freeform 1001" o:spid="_x0000_s1026" style="position:absolute;margin-left:367.25pt;margin-top:27.45pt;width:2.45pt;height:2.4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" path="m25,l,49r49,l25,xe" filled="f" strokecolor="#c34001" strokeweight=".14406mm">
                <v:path arrowok="t" o:connecttype="custom" o:connectlocs="15875,348615;0,379730;31115,379730;15875,348615" o:connectangles="0,0,0,0"/>
                <w10:wrap anchorx="page"/>
              </v:shape>
            </w:pict>
          </mc:Fallback>
        </mc:AlternateContent>
      </w:r>
      <w:r>
        <w:rPr>
          <w:noProof/>
        </w:rPr>
        <mc:AlternateContent>
          <mc:Choice Requires="wps">
            <w:drawing>
              <wp:anchor distT="0" distB="0" distL="114300" distR="114300" simplePos="0" relativeHeight="15761408" behindDoc="0" locked="0" layoutInCell="1" allowOverlap="1" wp14:anchorId="723AE3FB" wp14:editId="44A407AA">
                <wp:simplePos x="0" y="0"/>
                <wp:positionH relativeFrom="page">
                  <wp:posOffset>4463415</wp:posOffset>
                </wp:positionH>
                <wp:positionV relativeFrom="paragraph">
                  <wp:posOffset>263525</wp:posOffset>
                </wp:positionV>
                <wp:extent cx="100965" cy="184785"/>
                <wp:effectExtent l="0" t="0" r="0" b="0"/>
                <wp:wrapNone/>
                <wp:docPr id="1004" name="Text Box 10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D5AD4" w14:textId="77777777" w:rsidR="00E749F9" w:rsidRDefault="00E749F9">
                            <w:pPr>
                              <w:spacing w:line="138" w:lineRule="exact"/>
                              <w:ind w:left="20"/>
                              <w:rPr>
                                <w:rFonts w:ascii="Verdana"/>
                                <w:sz w:val="12"/>
                              </w:rPr>
                            </w:pPr>
                            <w:r>
                              <w:rPr>
                                <w:rFonts w:ascii="Verdana"/>
                                <w:w w:val="105"/>
                                <w:sz w:val="12"/>
                              </w:rPr>
                              <w:t>bias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AE3FB" id="Text Box 1000" o:spid="_x0000_s1184" type="#_x0000_t202" style="position:absolute;left:0;text-align:left;margin-left:351.45pt;margin-top:20.75pt;width:7.95pt;height:14.55pt;z-index:1576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" filled="f" stroked="f">
                <v:textbox style="layout-flow:vertical;mso-layout-flow-alt:bottom-to-top" inset="0,0,0,0">
                  <w:txbxContent>
                    <w:p w14:paraId="299D5AD4" w14:textId="77777777" w:rsidR="00E749F9" w:rsidRDefault="00E749F9">
                      <w:pPr>
                        <w:spacing w:line="138" w:lineRule="exact"/>
                        <w:ind w:left="20"/>
                        <w:rPr>
                          <w:rFonts w:ascii="Verdana"/>
                          <w:sz w:val="12"/>
                        </w:rPr>
                      </w:pPr>
                      <w:r>
                        <w:rPr>
                          <w:rFonts w:ascii="Verdana"/>
                          <w:w w:val="105"/>
                          <w:sz w:val="12"/>
                        </w:rPr>
                        <w:t>bias</w:t>
                      </w:r>
                    </w:p>
                  </w:txbxContent>
                </v:textbox>
                <w10:wrap anchorx="page"/>
              </v:shape>
            </w:pict>
          </mc:Fallback>
        </mc:AlternateContent>
      </w:r>
      <w:r w:rsidR="00462487">
        <w:rPr>
          <w:rFonts w:ascii="Verdana"/>
          <w:w w:val="105"/>
          <w:sz w:val="10"/>
        </w:rPr>
        <w:t>ENS</w:t>
      </w:r>
      <w:r w:rsidR="00462487">
        <w:rPr>
          <w:rFonts w:ascii="Verdana"/>
          <w:spacing w:val="1"/>
          <w:w w:val="105"/>
          <w:sz w:val="10"/>
        </w:rPr>
        <w:t xml:space="preserve"> </w:t>
      </w:r>
      <w:r w:rsidR="00462487">
        <w:rPr>
          <w:rFonts w:ascii="Verdana"/>
          <w:w w:val="105"/>
          <w:sz w:val="10"/>
        </w:rPr>
        <w:t>COS</w:t>
      </w:r>
      <w:r w:rsidR="00462487">
        <w:rPr>
          <w:rFonts w:ascii="Verdana"/>
          <w:spacing w:val="1"/>
          <w:w w:val="105"/>
          <w:sz w:val="10"/>
        </w:rPr>
        <w:t xml:space="preserve"> </w:t>
      </w:r>
      <w:r w:rsidR="00462487">
        <w:rPr>
          <w:rFonts w:ascii="Verdana"/>
          <w:sz w:val="10"/>
        </w:rPr>
        <w:t>HRES</w:t>
      </w:r>
      <w:r w:rsidR="00462487">
        <w:rPr>
          <w:rFonts w:ascii="Verdana"/>
          <w:spacing w:val="-33"/>
          <w:sz w:val="10"/>
        </w:rPr>
        <w:t xml:space="preserve"> </w:t>
      </w:r>
      <w:r w:rsidR="00462487">
        <w:rPr>
          <w:rFonts w:ascii="Verdana"/>
          <w:w w:val="105"/>
          <w:sz w:val="10"/>
        </w:rPr>
        <w:t>DWD</w:t>
      </w:r>
    </w:p>
    <w:p w14:paraId="48C56725" w14:textId="77777777" w:rsidR="00E2709D" w:rsidRDefault="00E2709D">
      <w:pPr>
        <w:pStyle w:val="BodyText"/>
        <w:spacing w:before="8"/>
        <w:rPr>
          <w:rFonts w:ascii="Verdana"/>
          <w:sz w:val="8"/>
        </w:rPr>
      </w:pPr>
    </w:p>
    <w:p w14:paraId="5812C1F8" w14:textId="77777777" w:rsidR="00E2709D" w:rsidRDefault="00462487">
      <w:pPr>
        <w:ind w:left="210"/>
        <w:rPr>
          <w:rFonts w:ascii="Verdana"/>
          <w:sz w:val="10"/>
        </w:rPr>
      </w:pPr>
      <w:r>
        <w:rPr>
          <w:rFonts w:ascii="Verdana"/>
          <w:w w:val="105"/>
          <w:sz w:val="10"/>
        </w:rPr>
        <w:t>COMB</w:t>
      </w:r>
    </w:p>
    <w:p w14:paraId="62A82487" w14:textId="0CE9759D" w:rsidR="00E2709D" w:rsidRDefault="00285D5B">
      <w:pPr>
        <w:spacing w:before="33" w:line="307" w:lineRule="auto"/>
        <w:ind w:left="456" w:right="2587"/>
        <w:rPr>
          <w:rFonts w:ascii="Verdana"/>
          <w:sz w:val="10"/>
        </w:rPr>
      </w:pPr>
      <w:r>
        <w:rPr>
          <w:noProof/>
        </w:rPr>
        <mc:AlternateContent>
          <mc:Choice Requires="wps">
            <w:drawing>
              <wp:anchor distT="0" distB="0" distL="114300" distR="114300" simplePos="0" relativeHeight="15758848" behindDoc="0" locked="0" layoutInCell="1" allowOverlap="1" wp14:anchorId="584918A8" wp14:editId="1B3CF757">
                <wp:simplePos x="0" y="0"/>
                <wp:positionH relativeFrom="page">
                  <wp:posOffset>4664075</wp:posOffset>
                </wp:positionH>
                <wp:positionV relativeFrom="paragraph">
                  <wp:posOffset>51435</wp:posOffset>
                </wp:positionV>
                <wp:extent cx="31115" cy="31115"/>
                <wp:effectExtent l="0" t="0" r="0" b="0"/>
                <wp:wrapNone/>
                <wp:docPr id="1003" name="Freeform 9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130 81"/>
                            <a:gd name="T3" fmla="*/ 130 h 49"/>
                            <a:gd name="T4" fmla="+- 0 7376 7345"/>
                            <a:gd name="T5" fmla="*/ T4 w 49"/>
                            <a:gd name="T6" fmla="+- 0 130 81"/>
                            <a:gd name="T7" fmla="*/ 130 h 49"/>
                            <a:gd name="T8" fmla="+- 0 7383 7345"/>
                            <a:gd name="T9" fmla="*/ T8 w 49"/>
                            <a:gd name="T10" fmla="+- 0 128 81"/>
                            <a:gd name="T11" fmla="*/ 128 h 49"/>
                            <a:gd name="T12" fmla="+- 0 7387 7345"/>
                            <a:gd name="T13" fmla="*/ T12 w 49"/>
                            <a:gd name="T14" fmla="+- 0 123 81"/>
                            <a:gd name="T15" fmla="*/ 123 h 49"/>
                            <a:gd name="T16" fmla="+- 0 7392 7345"/>
                            <a:gd name="T17" fmla="*/ T16 w 49"/>
                            <a:gd name="T18" fmla="+- 0 118 81"/>
                            <a:gd name="T19" fmla="*/ 118 h 49"/>
                            <a:gd name="T20" fmla="+- 0 7394 7345"/>
                            <a:gd name="T21" fmla="*/ T20 w 49"/>
                            <a:gd name="T22" fmla="+- 0 112 81"/>
                            <a:gd name="T23" fmla="*/ 112 h 49"/>
                            <a:gd name="T24" fmla="+- 0 7394 7345"/>
                            <a:gd name="T25" fmla="*/ T24 w 49"/>
                            <a:gd name="T26" fmla="+- 0 106 81"/>
                            <a:gd name="T27" fmla="*/ 106 h 49"/>
                            <a:gd name="T28" fmla="+- 0 7394 7345"/>
                            <a:gd name="T29" fmla="*/ T28 w 49"/>
                            <a:gd name="T30" fmla="+- 0 99 81"/>
                            <a:gd name="T31" fmla="*/ 99 h 49"/>
                            <a:gd name="T32" fmla="+- 0 7392 7345"/>
                            <a:gd name="T33" fmla="*/ T32 w 49"/>
                            <a:gd name="T34" fmla="+- 0 93 81"/>
                            <a:gd name="T35" fmla="*/ 93 h 49"/>
                            <a:gd name="T36" fmla="+- 0 7387 7345"/>
                            <a:gd name="T37" fmla="*/ T36 w 49"/>
                            <a:gd name="T38" fmla="+- 0 88 81"/>
                            <a:gd name="T39" fmla="*/ 88 h 49"/>
                            <a:gd name="T40" fmla="+- 0 7383 7345"/>
                            <a:gd name="T41" fmla="*/ T40 w 49"/>
                            <a:gd name="T42" fmla="+- 0 84 81"/>
                            <a:gd name="T43" fmla="*/ 84 h 49"/>
                            <a:gd name="T44" fmla="+- 0 7376 7345"/>
                            <a:gd name="T45" fmla="*/ T44 w 49"/>
                            <a:gd name="T46" fmla="+- 0 81 81"/>
                            <a:gd name="T47" fmla="*/ 81 h 49"/>
                            <a:gd name="T48" fmla="+- 0 7370 7345"/>
                            <a:gd name="T49" fmla="*/ T48 w 49"/>
                            <a:gd name="T50" fmla="+- 0 81 81"/>
                            <a:gd name="T51" fmla="*/ 81 h 49"/>
                            <a:gd name="T52" fmla="+- 0 7363 7345"/>
                            <a:gd name="T53" fmla="*/ T52 w 49"/>
                            <a:gd name="T54" fmla="+- 0 81 81"/>
                            <a:gd name="T55" fmla="*/ 81 h 49"/>
                            <a:gd name="T56" fmla="+- 0 7357 7345"/>
                            <a:gd name="T57" fmla="*/ T56 w 49"/>
                            <a:gd name="T58" fmla="+- 0 84 81"/>
                            <a:gd name="T59" fmla="*/ 84 h 49"/>
                            <a:gd name="T60" fmla="+- 0 7353 7345"/>
                            <a:gd name="T61" fmla="*/ T60 w 49"/>
                            <a:gd name="T62" fmla="+- 0 88 81"/>
                            <a:gd name="T63" fmla="*/ 88 h 49"/>
                            <a:gd name="T64" fmla="+- 0 7348 7345"/>
                            <a:gd name="T65" fmla="*/ T64 w 49"/>
                            <a:gd name="T66" fmla="+- 0 93 81"/>
                            <a:gd name="T67" fmla="*/ 93 h 49"/>
                            <a:gd name="T68" fmla="+- 0 7345 7345"/>
                            <a:gd name="T69" fmla="*/ T68 w 49"/>
                            <a:gd name="T70" fmla="+- 0 99 81"/>
                            <a:gd name="T71" fmla="*/ 99 h 49"/>
                            <a:gd name="T72" fmla="+- 0 7345 7345"/>
                            <a:gd name="T73" fmla="*/ T72 w 49"/>
                            <a:gd name="T74" fmla="+- 0 106 81"/>
                            <a:gd name="T75" fmla="*/ 106 h 49"/>
                            <a:gd name="T76" fmla="+- 0 7345 7345"/>
                            <a:gd name="T77" fmla="*/ T76 w 49"/>
                            <a:gd name="T78" fmla="+- 0 112 81"/>
                            <a:gd name="T79" fmla="*/ 112 h 49"/>
                            <a:gd name="T80" fmla="+- 0 7348 7345"/>
                            <a:gd name="T81" fmla="*/ T80 w 49"/>
                            <a:gd name="T82" fmla="+- 0 118 81"/>
                            <a:gd name="T83" fmla="*/ 118 h 49"/>
                            <a:gd name="T84" fmla="+- 0 7353 7345"/>
                            <a:gd name="T85" fmla="*/ T84 w 49"/>
                            <a:gd name="T86" fmla="+- 0 123 81"/>
                            <a:gd name="T87" fmla="*/ 123 h 49"/>
                            <a:gd name="T88" fmla="+- 0 7357 7345"/>
                            <a:gd name="T89" fmla="*/ T88 w 49"/>
                            <a:gd name="T90" fmla="+- 0 128 81"/>
                            <a:gd name="T91" fmla="*/ 128 h 49"/>
                            <a:gd name="T92" fmla="+- 0 7363 7345"/>
                            <a:gd name="T93" fmla="*/ T92 w 49"/>
                            <a:gd name="T94" fmla="+- 0 130 81"/>
                            <a:gd name="T95" fmla="*/ 130 h 49"/>
                            <a:gd name="T96" fmla="+- 0 7370 7345"/>
                            <a:gd name="T97" fmla="*/ T96 w 49"/>
                            <a:gd name="T98" fmla="+- 0 130 81"/>
                            <a:gd name="T99" fmla="*/ 130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7"/>
                              </a:lnTo>
                              <a:lnTo>
                                <a:pt x="42" y="42"/>
                              </a:lnTo>
                              <a:lnTo>
                                <a:pt x="47" y="37"/>
                              </a:lnTo>
                              <a:lnTo>
                                <a:pt x="49" y="31"/>
                              </a:lnTo>
                              <a:lnTo>
                                <a:pt x="49" y="25"/>
                              </a:lnTo>
                              <a:lnTo>
                                <a:pt x="49" y="18"/>
                              </a:lnTo>
                              <a:lnTo>
                                <a:pt x="47" y="12"/>
                              </a:lnTo>
                              <a:lnTo>
                                <a:pt x="42" y="7"/>
                              </a:lnTo>
                              <a:lnTo>
                                <a:pt x="38" y="3"/>
                              </a:lnTo>
                              <a:lnTo>
                                <a:pt x="31" y="0"/>
                              </a:lnTo>
                              <a:lnTo>
                                <a:pt x="25" y="0"/>
                              </a:lnTo>
                              <a:lnTo>
                                <a:pt x="18" y="0"/>
                              </a:lnTo>
                              <a:lnTo>
                                <a:pt x="12" y="3"/>
                              </a:lnTo>
                              <a:lnTo>
                                <a:pt x="8" y="7"/>
                              </a:lnTo>
                              <a:lnTo>
                                <a:pt x="3" y="12"/>
                              </a:lnTo>
                              <a:lnTo>
                                <a:pt x="0" y="18"/>
                              </a:lnTo>
                              <a:lnTo>
                                <a:pt x="0" y="25"/>
                              </a:lnTo>
                              <a:lnTo>
                                <a:pt x="0" y="31"/>
                              </a:lnTo>
                              <a:lnTo>
                                <a:pt x="3" y="37"/>
                              </a:lnTo>
                              <a:lnTo>
                                <a:pt x="8" y="42"/>
                              </a:lnTo>
                              <a:lnTo>
                                <a:pt x="12" y="47"/>
                              </a:lnTo>
                              <a:lnTo>
                                <a:pt x="18" y="49"/>
                              </a:lnTo>
                              <a:lnTo>
                                <a:pt x="25" y="49"/>
                              </a:lnTo>
                              <a:close/>
                            </a:path>
                          </a:pathLst>
                        </a:custGeom>
                        <a:noFill/>
                        <a:ln w="5186">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B2EA1" id="Freeform 999" o:spid="_x0000_s1026" style="position:absolute;margin-left:367.25pt;margin-top:4.05pt;width:2.45pt;height:2.45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" path="m25,49r6,l38,47r4,-5l47,37r2,-6l49,25r,-7l47,12,42,7,38,3,31,,25,,18,,12,3,8,7,3,12,,18r,7l,31r3,6l8,42r4,5l18,49r7,xe" filled="f" strokecolor="#1663aa" strokeweight=".14406mm">
                <v:path arrowok="t" o:connecttype="custom" o:connectlocs="15875,82550;19685,82550;24130,81280;26670,78105;29845,74930;31115,71120;31115,67310;31115,62865;29845,59055;26670,55880;24130,53340;19685,51435;15875,51435;11430,51435;7620,53340;5080,55880;1905,59055;0,62865;0,67310;0,71120;1905,74930;5080,78105;7620,81280;11430,82550;15875,82550" o:connectangles="0,0,0,0,0,0,0,0,0,0,0,0,0,0,0,0,0,0,0,0,0,0,0,0,0"/>
                <w10:wrap anchorx="page"/>
              </v:shape>
            </w:pict>
          </mc:Fallback>
        </mc:AlternateContent>
      </w:r>
      <w:r>
        <w:rPr>
          <w:noProof/>
        </w:rPr>
        <mc:AlternateContent>
          <mc:Choice Requires="wps">
            <w:drawing>
              <wp:anchor distT="0" distB="0" distL="114300" distR="114300" simplePos="0" relativeHeight="15759360" behindDoc="0" locked="0" layoutInCell="1" allowOverlap="1" wp14:anchorId="0743C445" wp14:editId="3EF3FCFF">
                <wp:simplePos x="0" y="0"/>
                <wp:positionH relativeFrom="page">
                  <wp:posOffset>4664075</wp:posOffset>
                </wp:positionH>
                <wp:positionV relativeFrom="paragraph">
                  <wp:posOffset>150495</wp:posOffset>
                </wp:positionV>
                <wp:extent cx="31115" cy="31115"/>
                <wp:effectExtent l="0" t="0" r="0" b="0"/>
                <wp:wrapNone/>
                <wp:docPr id="1002" name="Freeform 9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286 237"/>
                            <a:gd name="T3" fmla="*/ 286 h 49"/>
                            <a:gd name="T4" fmla="+- 0 7376 7345"/>
                            <a:gd name="T5" fmla="*/ T4 w 49"/>
                            <a:gd name="T6" fmla="+- 0 286 237"/>
                            <a:gd name="T7" fmla="*/ 286 h 49"/>
                            <a:gd name="T8" fmla="+- 0 7383 7345"/>
                            <a:gd name="T9" fmla="*/ T8 w 49"/>
                            <a:gd name="T10" fmla="+- 0 283 237"/>
                            <a:gd name="T11" fmla="*/ 283 h 49"/>
                            <a:gd name="T12" fmla="+- 0 7387 7345"/>
                            <a:gd name="T13" fmla="*/ T12 w 49"/>
                            <a:gd name="T14" fmla="+- 0 279 237"/>
                            <a:gd name="T15" fmla="*/ 279 h 49"/>
                            <a:gd name="T16" fmla="+- 0 7392 7345"/>
                            <a:gd name="T17" fmla="*/ T16 w 49"/>
                            <a:gd name="T18" fmla="+- 0 274 237"/>
                            <a:gd name="T19" fmla="*/ 274 h 49"/>
                            <a:gd name="T20" fmla="+- 0 7394 7345"/>
                            <a:gd name="T21" fmla="*/ T20 w 49"/>
                            <a:gd name="T22" fmla="+- 0 268 237"/>
                            <a:gd name="T23" fmla="*/ 268 h 49"/>
                            <a:gd name="T24" fmla="+- 0 7394 7345"/>
                            <a:gd name="T25" fmla="*/ T24 w 49"/>
                            <a:gd name="T26" fmla="+- 0 261 237"/>
                            <a:gd name="T27" fmla="*/ 261 h 49"/>
                            <a:gd name="T28" fmla="+- 0 7394 7345"/>
                            <a:gd name="T29" fmla="*/ T28 w 49"/>
                            <a:gd name="T30" fmla="+- 0 255 237"/>
                            <a:gd name="T31" fmla="*/ 255 h 49"/>
                            <a:gd name="T32" fmla="+- 0 7392 7345"/>
                            <a:gd name="T33" fmla="*/ T32 w 49"/>
                            <a:gd name="T34" fmla="+- 0 249 237"/>
                            <a:gd name="T35" fmla="*/ 249 h 49"/>
                            <a:gd name="T36" fmla="+- 0 7387 7345"/>
                            <a:gd name="T37" fmla="*/ T36 w 49"/>
                            <a:gd name="T38" fmla="+- 0 244 237"/>
                            <a:gd name="T39" fmla="*/ 244 h 49"/>
                            <a:gd name="T40" fmla="+- 0 7383 7345"/>
                            <a:gd name="T41" fmla="*/ T40 w 49"/>
                            <a:gd name="T42" fmla="+- 0 240 237"/>
                            <a:gd name="T43" fmla="*/ 240 h 49"/>
                            <a:gd name="T44" fmla="+- 0 7376 7345"/>
                            <a:gd name="T45" fmla="*/ T44 w 49"/>
                            <a:gd name="T46" fmla="+- 0 237 237"/>
                            <a:gd name="T47" fmla="*/ 237 h 49"/>
                            <a:gd name="T48" fmla="+- 0 7370 7345"/>
                            <a:gd name="T49" fmla="*/ T48 w 49"/>
                            <a:gd name="T50" fmla="+- 0 237 237"/>
                            <a:gd name="T51" fmla="*/ 237 h 49"/>
                            <a:gd name="T52" fmla="+- 0 7363 7345"/>
                            <a:gd name="T53" fmla="*/ T52 w 49"/>
                            <a:gd name="T54" fmla="+- 0 237 237"/>
                            <a:gd name="T55" fmla="*/ 237 h 49"/>
                            <a:gd name="T56" fmla="+- 0 7357 7345"/>
                            <a:gd name="T57" fmla="*/ T56 w 49"/>
                            <a:gd name="T58" fmla="+- 0 240 237"/>
                            <a:gd name="T59" fmla="*/ 240 h 49"/>
                            <a:gd name="T60" fmla="+- 0 7353 7345"/>
                            <a:gd name="T61" fmla="*/ T60 w 49"/>
                            <a:gd name="T62" fmla="+- 0 244 237"/>
                            <a:gd name="T63" fmla="*/ 244 h 49"/>
                            <a:gd name="T64" fmla="+- 0 7348 7345"/>
                            <a:gd name="T65" fmla="*/ T64 w 49"/>
                            <a:gd name="T66" fmla="+- 0 249 237"/>
                            <a:gd name="T67" fmla="*/ 249 h 49"/>
                            <a:gd name="T68" fmla="+- 0 7345 7345"/>
                            <a:gd name="T69" fmla="*/ T68 w 49"/>
                            <a:gd name="T70" fmla="+- 0 255 237"/>
                            <a:gd name="T71" fmla="*/ 255 h 49"/>
                            <a:gd name="T72" fmla="+- 0 7345 7345"/>
                            <a:gd name="T73" fmla="*/ T72 w 49"/>
                            <a:gd name="T74" fmla="+- 0 261 237"/>
                            <a:gd name="T75" fmla="*/ 261 h 49"/>
                            <a:gd name="T76" fmla="+- 0 7345 7345"/>
                            <a:gd name="T77" fmla="*/ T76 w 49"/>
                            <a:gd name="T78" fmla="+- 0 268 237"/>
                            <a:gd name="T79" fmla="*/ 268 h 49"/>
                            <a:gd name="T80" fmla="+- 0 7348 7345"/>
                            <a:gd name="T81" fmla="*/ T80 w 49"/>
                            <a:gd name="T82" fmla="+- 0 274 237"/>
                            <a:gd name="T83" fmla="*/ 274 h 49"/>
                            <a:gd name="T84" fmla="+- 0 7353 7345"/>
                            <a:gd name="T85" fmla="*/ T84 w 49"/>
                            <a:gd name="T86" fmla="+- 0 279 237"/>
                            <a:gd name="T87" fmla="*/ 279 h 49"/>
                            <a:gd name="T88" fmla="+- 0 7357 7345"/>
                            <a:gd name="T89" fmla="*/ T88 w 49"/>
                            <a:gd name="T90" fmla="+- 0 283 237"/>
                            <a:gd name="T91" fmla="*/ 283 h 49"/>
                            <a:gd name="T92" fmla="+- 0 7363 7345"/>
                            <a:gd name="T93" fmla="*/ T92 w 49"/>
                            <a:gd name="T94" fmla="+- 0 286 237"/>
                            <a:gd name="T95" fmla="*/ 286 h 49"/>
                            <a:gd name="T96" fmla="+- 0 7370 7345"/>
                            <a:gd name="T97" fmla="*/ T96 w 49"/>
                            <a:gd name="T98" fmla="+- 0 286 237"/>
                            <a:gd name="T99" fmla="*/ 286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6"/>
                              </a:lnTo>
                              <a:lnTo>
                                <a:pt x="42" y="42"/>
                              </a:lnTo>
                              <a:lnTo>
                                <a:pt x="47" y="37"/>
                              </a:lnTo>
                              <a:lnTo>
                                <a:pt x="49" y="31"/>
                              </a:lnTo>
                              <a:lnTo>
                                <a:pt x="49" y="24"/>
                              </a:lnTo>
                              <a:lnTo>
                                <a:pt x="49" y="18"/>
                              </a:lnTo>
                              <a:lnTo>
                                <a:pt x="47" y="12"/>
                              </a:lnTo>
                              <a:lnTo>
                                <a:pt x="42" y="7"/>
                              </a:lnTo>
                              <a:lnTo>
                                <a:pt x="38" y="3"/>
                              </a:lnTo>
                              <a:lnTo>
                                <a:pt x="31" y="0"/>
                              </a:lnTo>
                              <a:lnTo>
                                <a:pt x="25" y="0"/>
                              </a:lnTo>
                              <a:lnTo>
                                <a:pt x="18" y="0"/>
                              </a:lnTo>
                              <a:lnTo>
                                <a:pt x="12" y="3"/>
                              </a:lnTo>
                              <a:lnTo>
                                <a:pt x="8" y="7"/>
                              </a:lnTo>
                              <a:lnTo>
                                <a:pt x="3" y="12"/>
                              </a:lnTo>
                              <a:lnTo>
                                <a:pt x="0" y="18"/>
                              </a:lnTo>
                              <a:lnTo>
                                <a:pt x="0" y="24"/>
                              </a:lnTo>
                              <a:lnTo>
                                <a:pt x="0" y="31"/>
                              </a:lnTo>
                              <a:lnTo>
                                <a:pt x="3" y="37"/>
                              </a:lnTo>
                              <a:lnTo>
                                <a:pt x="8" y="42"/>
                              </a:lnTo>
                              <a:lnTo>
                                <a:pt x="12" y="46"/>
                              </a:lnTo>
                              <a:lnTo>
                                <a:pt x="18" y="49"/>
                              </a:lnTo>
                              <a:lnTo>
                                <a:pt x="25" y="49"/>
                              </a:lnTo>
                              <a:close/>
                            </a:path>
                          </a:pathLst>
                        </a:custGeom>
                        <a:noFill/>
                        <a:ln w="5186">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F7828" id="Freeform 998" o:spid="_x0000_s1026" style="position:absolute;margin-left:367.25pt;margin-top:11.85pt;width:2.45pt;height:2.45pt;z-index:1575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" path="m25,49r6,l38,46r4,-4l47,37r2,-6l49,24r,-6l47,12,42,7,38,3,31,,25,,18,,12,3,8,7,3,12,,18r,6l,31r3,6l8,42r4,4l18,49r7,xe" filled="f" strokecolor="#b6d4e9" strokeweight=".14406mm">
                <v:path arrowok="t" o:connecttype="custom" o:connectlocs="15875,181610;19685,181610;24130,179705;26670,177165;29845,173990;31115,170180;31115,165735;31115,161925;29845,158115;26670,154940;24130,152400;19685,150495;15875,150495;11430,150495;7620,152400;5080,154940;1905,158115;0,161925;0,165735;0,170180;1905,173990;5080,177165;7620,179705;11430,181610;15875,181610" o:connectangles="0,0,0,0,0,0,0,0,0,0,0,0,0,0,0,0,0,0,0,0,0,0,0,0,0"/>
                <w10:wrap anchorx="page"/>
              </v:shape>
            </w:pict>
          </mc:Fallback>
        </mc:AlternateContent>
      </w:r>
      <w:r>
        <w:rPr>
          <w:noProof/>
        </w:rPr>
        <mc:AlternateContent>
          <mc:Choice Requires="wps">
            <w:drawing>
              <wp:anchor distT="0" distB="0" distL="114300" distR="114300" simplePos="0" relativeHeight="15759872" behindDoc="0" locked="0" layoutInCell="1" allowOverlap="1" wp14:anchorId="4DCD395F" wp14:editId="7D3A00EC">
                <wp:simplePos x="0" y="0"/>
                <wp:positionH relativeFrom="page">
                  <wp:posOffset>4664075</wp:posOffset>
                </wp:positionH>
                <wp:positionV relativeFrom="paragraph">
                  <wp:posOffset>249555</wp:posOffset>
                </wp:positionV>
                <wp:extent cx="31115" cy="31115"/>
                <wp:effectExtent l="0" t="0" r="0" b="0"/>
                <wp:wrapNone/>
                <wp:docPr id="1001" name="Freeform 9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442 393"/>
                            <a:gd name="T3" fmla="*/ 442 h 49"/>
                            <a:gd name="T4" fmla="+- 0 7376 7345"/>
                            <a:gd name="T5" fmla="*/ T4 w 49"/>
                            <a:gd name="T6" fmla="+- 0 442 393"/>
                            <a:gd name="T7" fmla="*/ 442 h 49"/>
                            <a:gd name="T8" fmla="+- 0 7383 7345"/>
                            <a:gd name="T9" fmla="*/ T8 w 49"/>
                            <a:gd name="T10" fmla="+- 0 439 393"/>
                            <a:gd name="T11" fmla="*/ 439 h 49"/>
                            <a:gd name="T12" fmla="+- 0 7387 7345"/>
                            <a:gd name="T13" fmla="*/ T12 w 49"/>
                            <a:gd name="T14" fmla="+- 0 435 393"/>
                            <a:gd name="T15" fmla="*/ 435 h 49"/>
                            <a:gd name="T16" fmla="+- 0 7392 7345"/>
                            <a:gd name="T17" fmla="*/ T16 w 49"/>
                            <a:gd name="T18" fmla="+- 0 430 393"/>
                            <a:gd name="T19" fmla="*/ 430 h 49"/>
                            <a:gd name="T20" fmla="+- 0 7394 7345"/>
                            <a:gd name="T21" fmla="*/ T20 w 49"/>
                            <a:gd name="T22" fmla="+- 0 424 393"/>
                            <a:gd name="T23" fmla="*/ 424 h 49"/>
                            <a:gd name="T24" fmla="+- 0 7394 7345"/>
                            <a:gd name="T25" fmla="*/ T24 w 49"/>
                            <a:gd name="T26" fmla="+- 0 417 393"/>
                            <a:gd name="T27" fmla="*/ 417 h 49"/>
                            <a:gd name="T28" fmla="+- 0 7394 7345"/>
                            <a:gd name="T29" fmla="*/ T28 w 49"/>
                            <a:gd name="T30" fmla="+- 0 411 393"/>
                            <a:gd name="T31" fmla="*/ 411 h 49"/>
                            <a:gd name="T32" fmla="+- 0 7392 7345"/>
                            <a:gd name="T33" fmla="*/ T32 w 49"/>
                            <a:gd name="T34" fmla="+- 0 405 393"/>
                            <a:gd name="T35" fmla="*/ 405 h 49"/>
                            <a:gd name="T36" fmla="+- 0 7387 7345"/>
                            <a:gd name="T37" fmla="*/ T36 w 49"/>
                            <a:gd name="T38" fmla="+- 0 400 393"/>
                            <a:gd name="T39" fmla="*/ 400 h 49"/>
                            <a:gd name="T40" fmla="+- 0 7383 7345"/>
                            <a:gd name="T41" fmla="*/ T40 w 49"/>
                            <a:gd name="T42" fmla="+- 0 395 393"/>
                            <a:gd name="T43" fmla="*/ 395 h 49"/>
                            <a:gd name="T44" fmla="+- 0 7376 7345"/>
                            <a:gd name="T45" fmla="*/ T44 w 49"/>
                            <a:gd name="T46" fmla="+- 0 393 393"/>
                            <a:gd name="T47" fmla="*/ 393 h 49"/>
                            <a:gd name="T48" fmla="+- 0 7370 7345"/>
                            <a:gd name="T49" fmla="*/ T48 w 49"/>
                            <a:gd name="T50" fmla="+- 0 393 393"/>
                            <a:gd name="T51" fmla="*/ 393 h 49"/>
                            <a:gd name="T52" fmla="+- 0 7363 7345"/>
                            <a:gd name="T53" fmla="*/ T52 w 49"/>
                            <a:gd name="T54" fmla="+- 0 393 393"/>
                            <a:gd name="T55" fmla="*/ 393 h 49"/>
                            <a:gd name="T56" fmla="+- 0 7357 7345"/>
                            <a:gd name="T57" fmla="*/ T56 w 49"/>
                            <a:gd name="T58" fmla="+- 0 395 393"/>
                            <a:gd name="T59" fmla="*/ 395 h 49"/>
                            <a:gd name="T60" fmla="+- 0 7353 7345"/>
                            <a:gd name="T61" fmla="*/ T60 w 49"/>
                            <a:gd name="T62" fmla="+- 0 400 393"/>
                            <a:gd name="T63" fmla="*/ 400 h 49"/>
                            <a:gd name="T64" fmla="+- 0 7348 7345"/>
                            <a:gd name="T65" fmla="*/ T64 w 49"/>
                            <a:gd name="T66" fmla="+- 0 405 393"/>
                            <a:gd name="T67" fmla="*/ 405 h 49"/>
                            <a:gd name="T68" fmla="+- 0 7345 7345"/>
                            <a:gd name="T69" fmla="*/ T68 w 49"/>
                            <a:gd name="T70" fmla="+- 0 411 393"/>
                            <a:gd name="T71" fmla="*/ 411 h 49"/>
                            <a:gd name="T72" fmla="+- 0 7345 7345"/>
                            <a:gd name="T73" fmla="*/ T72 w 49"/>
                            <a:gd name="T74" fmla="+- 0 417 393"/>
                            <a:gd name="T75" fmla="*/ 417 h 49"/>
                            <a:gd name="T76" fmla="+- 0 7345 7345"/>
                            <a:gd name="T77" fmla="*/ T76 w 49"/>
                            <a:gd name="T78" fmla="+- 0 424 393"/>
                            <a:gd name="T79" fmla="*/ 424 h 49"/>
                            <a:gd name="T80" fmla="+- 0 7348 7345"/>
                            <a:gd name="T81" fmla="*/ T80 w 49"/>
                            <a:gd name="T82" fmla="+- 0 430 393"/>
                            <a:gd name="T83" fmla="*/ 430 h 49"/>
                            <a:gd name="T84" fmla="+- 0 7353 7345"/>
                            <a:gd name="T85" fmla="*/ T84 w 49"/>
                            <a:gd name="T86" fmla="+- 0 435 393"/>
                            <a:gd name="T87" fmla="*/ 435 h 49"/>
                            <a:gd name="T88" fmla="+- 0 7357 7345"/>
                            <a:gd name="T89" fmla="*/ T88 w 49"/>
                            <a:gd name="T90" fmla="+- 0 439 393"/>
                            <a:gd name="T91" fmla="*/ 439 h 49"/>
                            <a:gd name="T92" fmla="+- 0 7363 7345"/>
                            <a:gd name="T93" fmla="*/ T92 w 49"/>
                            <a:gd name="T94" fmla="+- 0 442 393"/>
                            <a:gd name="T95" fmla="*/ 442 h 49"/>
                            <a:gd name="T96" fmla="+- 0 7370 7345"/>
                            <a:gd name="T97" fmla="*/ T96 w 49"/>
                            <a:gd name="T98" fmla="+- 0 442 393"/>
                            <a:gd name="T99" fmla="*/ 44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6"/>
                              </a:lnTo>
                              <a:lnTo>
                                <a:pt x="42" y="42"/>
                              </a:lnTo>
                              <a:lnTo>
                                <a:pt x="47" y="37"/>
                              </a:lnTo>
                              <a:lnTo>
                                <a:pt x="49" y="31"/>
                              </a:lnTo>
                              <a:lnTo>
                                <a:pt x="49" y="24"/>
                              </a:lnTo>
                              <a:lnTo>
                                <a:pt x="49" y="18"/>
                              </a:lnTo>
                              <a:lnTo>
                                <a:pt x="47" y="12"/>
                              </a:lnTo>
                              <a:lnTo>
                                <a:pt x="42" y="7"/>
                              </a:lnTo>
                              <a:lnTo>
                                <a:pt x="38" y="2"/>
                              </a:lnTo>
                              <a:lnTo>
                                <a:pt x="31" y="0"/>
                              </a:lnTo>
                              <a:lnTo>
                                <a:pt x="25" y="0"/>
                              </a:lnTo>
                              <a:lnTo>
                                <a:pt x="18" y="0"/>
                              </a:lnTo>
                              <a:lnTo>
                                <a:pt x="12" y="2"/>
                              </a:lnTo>
                              <a:lnTo>
                                <a:pt x="8" y="7"/>
                              </a:lnTo>
                              <a:lnTo>
                                <a:pt x="3" y="12"/>
                              </a:lnTo>
                              <a:lnTo>
                                <a:pt x="0" y="18"/>
                              </a:lnTo>
                              <a:lnTo>
                                <a:pt x="0" y="24"/>
                              </a:lnTo>
                              <a:lnTo>
                                <a:pt x="0" y="31"/>
                              </a:lnTo>
                              <a:lnTo>
                                <a:pt x="3" y="37"/>
                              </a:lnTo>
                              <a:lnTo>
                                <a:pt x="8" y="42"/>
                              </a:lnTo>
                              <a:lnTo>
                                <a:pt x="12" y="46"/>
                              </a:lnTo>
                              <a:lnTo>
                                <a:pt x="18" y="49"/>
                              </a:lnTo>
                              <a:lnTo>
                                <a:pt x="25" y="49"/>
                              </a:lnTo>
                              <a:close/>
                            </a:path>
                          </a:pathLst>
                        </a:custGeom>
                        <a:noFill/>
                        <a:ln w="5186">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8AC67" id="Freeform 997" o:spid="_x0000_s1026" style="position:absolute;margin-left:367.25pt;margin-top:19.65pt;width:2.45pt;height:2.45pt;z-index:1575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" path="m25,49r6,l38,46r4,-4l47,37r2,-6l49,24r,-6l47,12,42,7,38,2,31,,25,,18,,12,2,8,7,3,12,,18r,6l,31r3,6l8,42r4,4l18,49r7,xe" filled="f" strokecolor="#fcc28c" strokeweight=".14406mm">
                <v:path arrowok="t" o:connecttype="custom" o:connectlocs="15875,280670;19685,280670;24130,278765;26670,276225;29845,273050;31115,269240;31115,264795;31115,260985;29845,257175;26670,254000;24130,250825;19685,249555;15875,249555;11430,249555;7620,250825;5080,254000;1905,257175;0,260985;0,264795;0,269240;1905,273050;5080,276225;7620,278765;11430,280670;15875,280670" o:connectangles="0,0,0,0,0,0,0,0,0,0,0,0,0,0,0,0,0,0,0,0,0,0,0,0,0"/>
                <w10:wrap anchorx="page"/>
              </v:shape>
            </w:pict>
          </mc:Fallback>
        </mc:AlternateContent>
      </w:r>
      <w:r>
        <w:rPr>
          <w:noProof/>
        </w:rPr>
        <mc:AlternateContent>
          <mc:Choice Requires="wps">
            <w:drawing>
              <wp:anchor distT="0" distB="0" distL="114300" distR="114300" simplePos="0" relativeHeight="15760384" behindDoc="0" locked="0" layoutInCell="1" allowOverlap="1" wp14:anchorId="551ED517" wp14:editId="567B4643">
                <wp:simplePos x="0" y="0"/>
                <wp:positionH relativeFrom="page">
                  <wp:posOffset>4664075</wp:posOffset>
                </wp:positionH>
                <wp:positionV relativeFrom="paragraph">
                  <wp:posOffset>348615</wp:posOffset>
                </wp:positionV>
                <wp:extent cx="31115" cy="31115"/>
                <wp:effectExtent l="0" t="0" r="0" b="0"/>
                <wp:wrapNone/>
                <wp:docPr id="1000" name="Freeform 9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31115"/>
                        </a:xfrm>
                        <a:custGeom>
                          <a:avLst/>
                          <a:gdLst>
                            <a:gd name="T0" fmla="+- 0 7370 7345"/>
                            <a:gd name="T1" fmla="*/ T0 w 49"/>
                            <a:gd name="T2" fmla="+- 0 598 549"/>
                            <a:gd name="T3" fmla="*/ 598 h 49"/>
                            <a:gd name="T4" fmla="+- 0 7376 7345"/>
                            <a:gd name="T5" fmla="*/ T4 w 49"/>
                            <a:gd name="T6" fmla="+- 0 598 549"/>
                            <a:gd name="T7" fmla="*/ 598 h 49"/>
                            <a:gd name="T8" fmla="+- 0 7383 7345"/>
                            <a:gd name="T9" fmla="*/ T8 w 49"/>
                            <a:gd name="T10" fmla="+- 0 595 549"/>
                            <a:gd name="T11" fmla="*/ 595 h 49"/>
                            <a:gd name="T12" fmla="+- 0 7387 7345"/>
                            <a:gd name="T13" fmla="*/ T12 w 49"/>
                            <a:gd name="T14" fmla="+- 0 590 549"/>
                            <a:gd name="T15" fmla="*/ 590 h 49"/>
                            <a:gd name="T16" fmla="+- 0 7392 7345"/>
                            <a:gd name="T17" fmla="*/ T16 w 49"/>
                            <a:gd name="T18" fmla="+- 0 586 549"/>
                            <a:gd name="T19" fmla="*/ 586 h 49"/>
                            <a:gd name="T20" fmla="+- 0 7394 7345"/>
                            <a:gd name="T21" fmla="*/ T20 w 49"/>
                            <a:gd name="T22" fmla="+- 0 580 549"/>
                            <a:gd name="T23" fmla="*/ 580 h 49"/>
                            <a:gd name="T24" fmla="+- 0 7394 7345"/>
                            <a:gd name="T25" fmla="*/ T24 w 49"/>
                            <a:gd name="T26" fmla="+- 0 573 549"/>
                            <a:gd name="T27" fmla="*/ 573 h 49"/>
                            <a:gd name="T28" fmla="+- 0 7394 7345"/>
                            <a:gd name="T29" fmla="*/ T28 w 49"/>
                            <a:gd name="T30" fmla="+- 0 567 549"/>
                            <a:gd name="T31" fmla="*/ 567 h 49"/>
                            <a:gd name="T32" fmla="+- 0 7392 7345"/>
                            <a:gd name="T33" fmla="*/ T32 w 49"/>
                            <a:gd name="T34" fmla="+- 0 560 549"/>
                            <a:gd name="T35" fmla="*/ 560 h 49"/>
                            <a:gd name="T36" fmla="+- 0 7387 7345"/>
                            <a:gd name="T37" fmla="*/ T36 w 49"/>
                            <a:gd name="T38" fmla="+- 0 556 549"/>
                            <a:gd name="T39" fmla="*/ 556 h 49"/>
                            <a:gd name="T40" fmla="+- 0 7383 7345"/>
                            <a:gd name="T41" fmla="*/ T40 w 49"/>
                            <a:gd name="T42" fmla="+- 0 551 549"/>
                            <a:gd name="T43" fmla="*/ 551 h 49"/>
                            <a:gd name="T44" fmla="+- 0 7376 7345"/>
                            <a:gd name="T45" fmla="*/ T44 w 49"/>
                            <a:gd name="T46" fmla="+- 0 549 549"/>
                            <a:gd name="T47" fmla="*/ 549 h 49"/>
                            <a:gd name="T48" fmla="+- 0 7370 7345"/>
                            <a:gd name="T49" fmla="*/ T48 w 49"/>
                            <a:gd name="T50" fmla="+- 0 549 549"/>
                            <a:gd name="T51" fmla="*/ 549 h 49"/>
                            <a:gd name="T52" fmla="+- 0 7363 7345"/>
                            <a:gd name="T53" fmla="*/ T52 w 49"/>
                            <a:gd name="T54" fmla="+- 0 549 549"/>
                            <a:gd name="T55" fmla="*/ 549 h 49"/>
                            <a:gd name="T56" fmla="+- 0 7357 7345"/>
                            <a:gd name="T57" fmla="*/ T56 w 49"/>
                            <a:gd name="T58" fmla="+- 0 551 549"/>
                            <a:gd name="T59" fmla="*/ 551 h 49"/>
                            <a:gd name="T60" fmla="+- 0 7353 7345"/>
                            <a:gd name="T61" fmla="*/ T60 w 49"/>
                            <a:gd name="T62" fmla="+- 0 556 549"/>
                            <a:gd name="T63" fmla="*/ 556 h 49"/>
                            <a:gd name="T64" fmla="+- 0 7348 7345"/>
                            <a:gd name="T65" fmla="*/ T64 w 49"/>
                            <a:gd name="T66" fmla="+- 0 560 549"/>
                            <a:gd name="T67" fmla="*/ 560 h 49"/>
                            <a:gd name="T68" fmla="+- 0 7345 7345"/>
                            <a:gd name="T69" fmla="*/ T68 w 49"/>
                            <a:gd name="T70" fmla="+- 0 567 549"/>
                            <a:gd name="T71" fmla="*/ 567 h 49"/>
                            <a:gd name="T72" fmla="+- 0 7345 7345"/>
                            <a:gd name="T73" fmla="*/ T72 w 49"/>
                            <a:gd name="T74" fmla="+- 0 573 549"/>
                            <a:gd name="T75" fmla="*/ 573 h 49"/>
                            <a:gd name="T76" fmla="+- 0 7345 7345"/>
                            <a:gd name="T77" fmla="*/ T76 w 49"/>
                            <a:gd name="T78" fmla="+- 0 580 549"/>
                            <a:gd name="T79" fmla="*/ 580 h 49"/>
                            <a:gd name="T80" fmla="+- 0 7348 7345"/>
                            <a:gd name="T81" fmla="*/ T80 w 49"/>
                            <a:gd name="T82" fmla="+- 0 586 549"/>
                            <a:gd name="T83" fmla="*/ 586 h 49"/>
                            <a:gd name="T84" fmla="+- 0 7353 7345"/>
                            <a:gd name="T85" fmla="*/ T84 w 49"/>
                            <a:gd name="T86" fmla="+- 0 590 549"/>
                            <a:gd name="T87" fmla="*/ 590 h 49"/>
                            <a:gd name="T88" fmla="+- 0 7357 7345"/>
                            <a:gd name="T89" fmla="*/ T88 w 49"/>
                            <a:gd name="T90" fmla="+- 0 595 549"/>
                            <a:gd name="T91" fmla="*/ 595 h 49"/>
                            <a:gd name="T92" fmla="+- 0 7363 7345"/>
                            <a:gd name="T93" fmla="*/ T92 w 49"/>
                            <a:gd name="T94" fmla="+- 0 598 549"/>
                            <a:gd name="T95" fmla="*/ 598 h 49"/>
                            <a:gd name="T96" fmla="+- 0 7370 7345"/>
                            <a:gd name="T97" fmla="*/ T96 w 49"/>
                            <a:gd name="T98" fmla="+- 0 598 549"/>
                            <a:gd name="T99" fmla="*/ 59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 h="49">
                              <a:moveTo>
                                <a:pt x="25" y="49"/>
                              </a:moveTo>
                              <a:lnTo>
                                <a:pt x="31" y="49"/>
                              </a:lnTo>
                              <a:lnTo>
                                <a:pt x="38" y="46"/>
                              </a:lnTo>
                              <a:lnTo>
                                <a:pt x="42" y="41"/>
                              </a:lnTo>
                              <a:lnTo>
                                <a:pt x="47" y="37"/>
                              </a:lnTo>
                              <a:lnTo>
                                <a:pt x="49" y="31"/>
                              </a:lnTo>
                              <a:lnTo>
                                <a:pt x="49" y="24"/>
                              </a:lnTo>
                              <a:lnTo>
                                <a:pt x="49" y="18"/>
                              </a:lnTo>
                              <a:lnTo>
                                <a:pt x="47" y="11"/>
                              </a:lnTo>
                              <a:lnTo>
                                <a:pt x="42" y="7"/>
                              </a:lnTo>
                              <a:lnTo>
                                <a:pt x="38" y="2"/>
                              </a:lnTo>
                              <a:lnTo>
                                <a:pt x="31" y="0"/>
                              </a:lnTo>
                              <a:lnTo>
                                <a:pt x="25" y="0"/>
                              </a:lnTo>
                              <a:lnTo>
                                <a:pt x="18" y="0"/>
                              </a:lnTo>
                              <a:lnTo>
                                <a:pt x="12" y="2"/>
                              </a:lnTo>
                              <a:lnTo>
                                <a:pt x="8" y="7"/>
                              </a:lnTo>
                              <a:lnTo>
                                <a:pt x="3" y="11"/>
                              </a:lnTo>
                              <a:lnTo>
                                <a:pt x="0" y="18"/>
                              </a:lnTo>
                              <a:lnTo>
                                <a:pt x="0" y="24"/>
                              </a:lnTo>
                              <a:lnTo>
                                <a:pt x="0" y="31"/>
                              </a:lnTo>
                              <a:lnTo>
                                <a:pt x="3" y="37"/>
                              </a:lnTo>
                              <a:lnTo>
                                <a:pt x="8" y="41"/>
                              </a:lnTo>
                              <a:lnTo>
                                <a:pt x="12" y="46"/>
                              </a:lnTo>
                              <a:lnTo>
                                <a:pt x="18" y="49"/>
                              </a:lnTo>
                              <a:lnTo>
                                <a:pt x="25" y="49"/>
                              </a:lnTo>
                              <a:close/>
                            </a:path>
                          </a:pathLst>
                        </a:custGeom>
                        <a:noFill/>
                        <a:ln w="5186">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16205" id="Freeform 996" o:spid="_x0000_s1026" style="position:absolute;margin-left:367.25pt;margin-top:27.45pt;width:2.45pt;height:2.45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" path="m25,49r6,l38,46r4,-5l47,37r2,-6l49,24r,-6l47,11,42,7,38,2,31,,25,,18,,12,2,8,7,3,11,,18r,6l,31r3,6l8,41r4,5l18,49r7,xe" filled="f" strokecolor="#c34001" strokeweight=".14406mm">
                <v:path arrowok="t" o:connecttype="custom" o:connectlocs="15875,379730;19685,379730;24130,377825;26670,374650;29845,372110;31115,368300;31115,363855;31115,360045;29845,355600;26670,353060;24130,349885;19685,348615;15875,348615;11430,348615;7620,349885;5080,353060;1905,355600;0,360045;0,363855;0,368300;1905,372110;5080,374650;7620,377825;11430,379730;15875,379730" o:connectangles="0,0,0,0,0,0,0,0,0,0,0,0,0,0,0,0,0,0,0,0,0,0,0,0,0"/>
                <w10:wrap anchorx="page"/>
              </v:shape>
            </w:pict>
          </mc:Fallback>
        </mc:AlternateContent>
      </w:r>
      <w:r w:rsidR="00462487">
        <w:rPr>
          <w:rFonts w:ascii="Verdana"/>
          <w:w w:val="105"/>
          <w:sz w:val="10"/>
        </w:rPr>
        <w:t>BW</w:t>
      </w:r>
      <w:r w:rsidR="00462487">
        <w:rPr>
          <w:rFonts w:ascii="Verdana"/>
          <w:spacing w:val="1"/>
          <w:w w:val="105"/>
          <w:sz w:val="10"/>
        </w:rPr>
        <w:t xml:space="preserve"> </w:t>
      </w:r>
      <w:r w:rsidR="00462487">
        <w:rPr>
          <w:rFonts w:ascii="Verdana"/>
          <w:w w:val="105"/>
          <w:sz w:val="10"/>
        </w:rPr>
        <w:t>MW</w:t>
      </w:r>
      <w:r w:rsidR="00462487">
        <w:rPr>
          <w:rFonts w:ascii="Verdana"/>
          <w:spacing w:val="1"/>
          <w:w w:val="105"/>
          <w:sz w:val="10"/>
        </w:rPr>
        <w:t xml:space="preserve"> </w:t>
      </w:r>
      <w:r w:rsidR="00462487">
        <w:rPr>
          <w:rFonts w:ascii="Verdana"/>
          <w:w w:val="105"/>
          <w:sz w:val="10"/>
        </w:rPr>
        <w:t>MM</w:t>
      </w:r>
      <w:r w:rsidR="00462487">
        <w:rPr>
          <w:rFonts w:ascii="Verdana"/>
          <w:spacing w:val="1"/>
          <w:w w:val="105"/>
          <w:sz w:val="10"/>
        </w:rPr>
        <w:t xml:space="preserve"> </w:t>
      </w:r>
      <w:r w:rsidR="00462487">
        <w:rPr>
          <w:rFonts w:ascii="Verdana"/>
          <w:w w:val="105"/>
          <w:sz w:val="10"/>
        </w:rPr>
        <w:t>1D+1P</w:t>
      </w:r>
    </w:p>
    <w:p w14:paraId="678E3C49" w14:textId="77777777" w:rsidR="00E2709D" w:rsidRDefault="00E2709D">
      <w:pPr>
        <w:spacing w:line="307" w:lineRule="auto"/>
        <w:rPr>
          <w:rFonts w:ascii="Verdana"/>
          <w:sz w:val="10"/>
        </w:rPr>
        <w:sectPr w:rsidR="00E2709D">
          <w:type w:val="continuous"/>
          <w:pgSz w:w="12240" w:h="15840"/>
          <w:pgMar w:top="1500" w:right="1720" w:bottom="280" w:left="1600" w:header="720" w:footer="720" w:gutter="0"/>
          <w:cols w:num="3" w:space="720" w:equalWidth="0">
            <w:col w:w="2939" w:space="40"/>
            <w:col w:w="2487" w:space="39"/>
            <w:col w:w="3415"/>
          </w:cols>
        </w:sectPr>
      </w:pPr>
    </w:p>
    <w:p w14:paraId="56ABB647" w14:textId="77777777" w:rsidR="00E2709D" w:rsidRDefault="00E2709D">
      <w:pPr>
        <w:pStyle w:val="BodyText"/>
        <w:spacing w:before="6"/>
        <w:rPr>
          <w:rFonts w:ascii="Verdana"/>
          <w:sz w:val="14"/>
        </w:rPr>
      </w:pPr>
    </w:p>
    <w:p w14:paraId="147CA201" w14:textId="77777777" w:rsidR="00E2709D" w:rsidRDefault="00462487">
      <w:pPr>
        <w:spacing w:before="63" w:line="235" w:lineRule="auto"/>
        <w:ind w:left="617" w:right="528"/>
        <w:jc w:val="both"/>
        <w:rPr>
          <w:sz w:val="20"/>
        </w:rPr>
      </w:pPr>
      <w:r>
        <w:rPr>
          <w:w w:val="105"/>
          <w:sz w:val="20"/>
        </w:rPr>
        <w:t xml:space="preserve">Figure 7: </w:t>
      </w:r>
      <w:proofErr w:type="spellStart"/>
      <w:r>
        <w:rPr>
          <w:w w:val="105"/>
          <w:sz w:val="20"/>
        </w:rPr>
        <w:t>Roebber</w:t>
      </w:r>
      <w:proofErr w:type="spellEnd"/>
      <w:r>
        <w:rPr>
          <w:w w:val="105"/>
          <w:sz w:val="20"/>
        </w:rPr>
        <w:t xml:space="preserve"> diagram of the optimized criteria at the lead time range from 2 to 5.5</w:t>
      </w:r>
      <w:r>
        <w:rPr>
          <w:spacing w:val="1"/>
          <w:w w:val="105"/>
          <w:sz w:val="20"/>
        </w:rPr>
        <w:t xml:space="preserve"> </w:t>
      </w:r>
      <w:r>
        <w:rPr>
          <w:w w:val="105"/>
          <w:sz w:val="20"/>
        </w:rPr>
        <w:t>days.</w:t>
      </w:r>
      <w:r>
        <w:rPr>
          <w:spacing w:val="1"/>
          <w:w w:val="105"/>
          <w:sz w:val="20"/>
        </w:rPr>
        <w:t xml:space="preserve"> </w:t>
      </w:r>
      <w:r>
        <w:rPr>
          <w:w w:val="105"/>
          <w:sz w:val="20"/>
        </w:rPr>
        <w:t xml:space="preserve">Four skill metrics are represented:  precision and recall in the </w:t>
      </w:r>
      <w:r>
        <w:rPr>
          <w:w w:val="125"/>
          <w:sz w:val="20"/>
        </w:rPr>
        <w:t xml:space="preserve">X </w:t>
      </w:r>
      <w:r>
        <w:rPr>
          <w:w w:val="105"/>
          <w:sz w:val="20"/>
        </w:rPr>
        <w:t xml:space="preserve">and </w:t>
      </w:r>
      <w:r>
        <w:rPr>
          <w:w w:val="125"/>
          <w:sz w:val="20"/>
        </w:rPr>
        <w:t xml:space="preserve">Y </w:t>
      </w:r>
      <w:r>
        <w:rPr>
          <w:w w:val="105"/>
          <w:sz w:val="20"/>
        </w:rPr>
        <w:t>axis, bias by</w:t>
      </w:r>
      <w:r>
        <w:rPr>
          <w:spacing w:val="1"/>
          <w:w w:val="105"/>
          <w:sz w:val="20"/>
        </w:rPr>
        <w:t xml:space="preserve"> </w:t>
      </w:r>
      <w:r>
        <w:rPr>
          <w:w w:val="105"/>
          <w:sz w:val="20"/>
        </w:rPr>
        <w:t xml:space="preserve">the dashed lines, and the </w:t>
      </w:r>
      <w:r>
        <w:rPr>
          <w:i/>
          <w:w w:val="125"/>
          <w:sz w:val="20"/>
        </w:rPr>
        <w:t>f</w:t>
      </w:r>
      <w:r>
        <w:rPr>
          <w:rFonts w:ascii="Roboto"/>
          <w:w w:val="125"/>
          <w:sz w:val="20"/>
          <w:vertAlign w:val="subscript"/>
        </w:rPr>
        <w:t>0</w:t>
      </w:r>
      <w:r>
        <w:rPr>
          <w:i/>
          <w:w w:val="125"/>
          <w:sz w:val="20"/>
          <w:vertAlign w:val="subscript"/>
        </w:rPr>
        <w:t>.</w:t>
      </w:r>
      <w:r>
        <w:rPr>
          <w:rFonts w:ascii="Roboto"/>
          <w:w w:val="125"/>
          <w:sz w:val="20"/>
          <w:vertAlign w:val="subscript"/>
        </w:rPr>
        <w:t>8</w:t>
      </w:r>
      <w:r>
        <w:rPr>
          <w:rFonts w:ascii="Roboto"/>
          <w:w w:val="125"/>
          <w:sz w:val="20"/>
        </w:rPr>
        <w:t xml:space="preserve"> </w:t>
      </w:r>
      <w:r>
        <w:rPr>
          <w:w w:val="105"/>
          <w:sz w:val="20"/>
        </w:rPr>
        <w:t>score by the solid lines.</w:t>
      </w:r>
      <w:r>
        <w:rPr>
          <w:spacing w:val="1"/>
          <w:w w:val="105"/>
          <w:sz w:val="20"/>
        </w:rPr>
        <w:t xml:space="preserve"> </w:t>
      </w:r>
      <w:r>
        <w:rPr>
          <w:w w:val="105"/>
          <w:sz w:val="20"/>
        </w:rPr>
        <w:t>Triangles illustrate individual NWP</w:t>
      </w:r>
      <w:r>
        <w:rPr>
          <w:spacing w:val="1"/>
          <w:w w:val="105"/>
          <w:sz w:val="20"/>
        </w:rPr>
        <w:t xml:space="preserve"> </w:t>
      </w:r>
      <w:r>
        <w:rPr>
          <w:w w:val="105"/>
          <w:sz w:val="20"/>
        </w:rPr>
        <w:t>and circles the combination of NWP. For reference, the skill of the current notification</w:t>
      </w:r>
      <w:r>
        <w:rPr>
          <w:spacing w:val="1"/>
          <w:w w:val="105"/>
          <w:sz w:val="20"/>
        </w:rPr>
        <w:t xml:space="preserve"> </w:t>
      </w:r>
      <w:r>
        <w:rPr>
          <w:w w:val="105"/>
          <w:sz w:val="20"/>
        </w:rPr>
        <w:t>criteria</w:t>
      </w:r>
      <w:r>
        <w:rPr>
          <w:spacing w:val="18"/>
          <w:w w:val="105"/>
          <w:sz w:val="20"/>
        </w:rPr>
        <w:t xml:space="preserve"> </w:t>
      </w:r>
      <w:r>
        <w:rPr>
          <w:w w:val="105"/>
          <w:sz w:val="20"/>
        </w:rPr>
        <w:t>is</w:t>
      </w:r>
      <w:r>
        <w:rPr>
          <w:spacing w:val="19"/>
          <w:w w:val="105"/>
          <w:sz w:val="20"/>
        </w:rPr>
        <w:t xml:space="preserve"> </w:t>
      </w:r>
      <w:r>
        <w:rPr>
          <w:w w:val="105"/>
          <w:sz w:val="20"/>
        </w:rPr>
        <w:t>shown</w:t>
      </w:r>
      <w:r>
        <w:rPr>
          <w:spacing w:val="18"/>
          <w:w w:val="105"/>
          <w:sz w:val="20"/>
        </w:rPr>
        <w:t xml:space="preserve"> </w:t>
      </w:r>
      <w:r>
        <w:rPr>
          <w:w w:val="105"/>
          <w:sz w:val="20"/>
        </w:rPr>
        <w:t>as</w:t>
      </w:r>
      <w:r>
        <w:rPr>
          <w:spacing w:val="19"/>
          <w:w w:val="105"/>
          <w:sz w:val="20"/>
        </w:rPr>
        <w:t xml:space="preserve"> </w:t>
      </w:r>
      <w:r>
        <w:rPr>
          <w:w w:val="105"/>
          <w:sz w:val="20"/>
        </w:rPr>
        <w:t>a</w:t>
      </w:r>
      <w:r>
        <w:rPr>
          <w:spacing w:val="18"/>
          <w:w w:val="105"/>
          <w:sz w:val="20"/>
        </w:rPr>
        <w:t xml:space="preserve"> </w:t>
      </w:r>
      <w:r>
        <w:rPr>
          <w:w w:val="105"/>
          <w:sz w:val="20"/>
        </w:rPr>
        <w:t>black</w:t>
      </w:r>
      <w:r>
        <w:rPr>
          <w:spacing w:val="19"/>
          <w:w w:val="105"/>
          <w:sz w:val="20"/>
        </w:rPr>
        <w:t xml:space="preserve"> </w:t>
      </w:r>
      <w:r>
        <w:rPr>
          <w:w w:val="105"/>
          <w:sz w:val="20"/>
        </w:rPr>
        <w:t>cross.</w:t>
      </w:r>
    </w:p>
    <w:p w14:paraId="0C5FBC89" w14:textId="77777777" w:rsidR="00E2709D" w:rsidRDefault="00E2709D">
      <w:pPr>
        <w:pStyle w:val="BodyText"/>
        <w:rPr>
          <w:sz w:val="20"/>
        </w:rPr>
      </w:pPr>
    </w:p>
    <w:p w14:paraId="4FD081C6" w14:textId="77777777" w:rsidR="00E2709D" w:rsidRDefault="00462487">
      <w:pPr>
        <w:pStyle w:val="BodyText"/>
        <w:tabs>
          <w:tab w:val="left" w:pos="2127"/>
        </w:tabs>
        <w:spacing w:before="183" w:line="291" w:lineRule="exact"/>
        <w:ind w:left="227"/>
      </w:pPr>
      <w:r>
        <w:rPr>
          <w:rFonts w:ascii="Trebuchet MS"/>
          <w:sz w:val="12"/>
        </w:rPr>
        <w:t xml:space="preserve">543    </w:t>
      </w:r>
      <w:r>
        <w:rPr>
          <w:rFonts w:ascii="Trebuchet MS"/>
          <w:spacing w:val="19"/>
          <w:sz w:val="12"/>
        </w:rPr>
        <w:t xml:space="preserve"> </w:t>
      </w:r>
      <w:r>
        <w:t>to</w:t>
      </w:r>
      <w:r>
        <w:rPr>
          <w:spacing w:val="69"/>
        </w:rPr>
        <w:t xml:space="preserve"> </w:t>
      </w:r>
      <w:r>
        <w:t>precision.</w:t>
      </w:r>
      <w:r>
        <w:tab/>
        <w:t>Points</w:t>
      </w:r>
      <w:r>
        <w:rPr>
          <w:spacing w:val="73"/>
        </w:rPr>
        <w:t xml:space="preserve"> </w:t>
      </w:r>
      <w:r>
        <w:t>below</w:t>
      </w:r>
      <w:r>
        <w:rPr>
          <w:spacing w:val="74"/>
        </w:rPr>
        <w:t xml:space="preserve"> </w:t>
      </w:r>
      <w:r>
        <w:t>the</w:t>
      </w:r>
      <w:r>
        <w:rPr>
          <w:spacing w:val="73"/>
        </w:rPr>
        <w:t xml:space="preserve"> </w:t>
      </w:r>
      <w:r>
        <w:t>1:1</w:t>
      </w:r>
      <w:r>
        <w:rPr>
          <w:spacing w:val="73"/>
        </w:rPr>
        <w:t xml:space="preserve"> </w:t>
      </w:r>
      <w:r>
        <w:t>line</w:t>
      </w:r>
      <w:r>
        <w:rPr>
          <w:spacing w:val="73"/>
        </w:rPr>
        <w:t xml:space="preserve"> </w:t>
      </w:r>
      <w:r>
        <w:t>indicate</w:t>
      </w:r>
      <w:r>
        <w:rPr>
          <w:spacing w:val="74"/>
        </w:rPr>
        <w:t xml:space="preserve"> </w:t>
      </w:r>
      <w:r>
        <w:t>negative</w:t>
      </w:r>
      <w:r>
        <w:rPr>
          <w:spacing w:val="73"/>
        </w:rPr>
        <w:t xml:space="preserve"> </w:t>
      </w:r>
      <w:r>
        <w:t>bias</w:t>
      </w:r>
      <w:r>
        <w:rPr>
          <w:spacing w:val="73"/>
        </w:rPr>
        <w:t xml:space="preserve"> </w:t>
      </w:r>
      <w:r>
        <w:t>(a</w:t>
      </w:r>
      <w:r>
        <w:rPr>
          <w:spacing w:val="73"/>
        </w:rPr>
        <w:t xml:space="preserve"> </w:t>
      </w:r>
      <w:r>
        <w:t>smaller</w:t>
      </w:r>
    </w:p>
    <w:p w14:paraId="0D0F7701" w14:textId="77777777" w:rsidR="00E2709D" w:rsidRDefault="00462487">
      <w:pPr>
        <w:pStyle w:val="BodyText"/>
        <w:spacing w:line="289" w:lineRule="exact"/>
        <w:ind w:left="227"/>
      </w:pPr>
      <w:r>
        <w:rPr>
          <w:rFonts w:ascii="Trebuchet MS"/>
          <w:sz w:val="12"/>
        </w:rPr>
        <w:t xml:space="preserve">544    </w:t>
      </w:r>
      <w:r>
        <w:rPr>
          <w:rFonts w:ascii="Trebuchet MS"/>
          <w:spacing w:val="19"/>
          <w:sz w:val="12"/>
        </w:rPr>
        <w:t xml:space="preserve"> </w:t>
      </w:r>
      <w:r>
        <w:t>number</w:t>
      </w:r>
      <w:r>
        <w:rPr>
          <w:spacing w:val="48"/>
        </w:rPr>
        <w:t xml:space="preserve"> </w:t>
      </w:r>
      <w:r>
        <w:t>of</w:t>
      </w:r>
      <w:r>
        <w:rPr>
          <w:spacing w:val="47"/>
        </w:rPr>
        <w:t xml:space="preserve"> </w:t>
      </w:r>
      <w:r>
        <w:t>notifications</w:t>
      </w:r>
      <w:r>
        <w:rPr>
          <w:spacing w:val="47"/>
        </w:rPr>
        <w:t xml:space="preserve"> </w:t>
      </w:r>
      <w:r>
        <w:t>than</w:t>
      </w:r>
      <w:r>
        <w:rPr>
          <w:spacing w:val="48"/>
        </w:rPr>
        <w:t xml:space="preserve"> </w:t>
      </w:r>
      <w:r>
        <w:t>observed</w:t>
      </w:r>
      <w:r>
        <w:rPr>
          <w:spacing w:val="47"/>
        </w:rPr>
        <w:t xml:space="preserve"> </w:t>
      </w:r>
      <w:r>
        <w:t>events),</w:t>
      </w:r>
      <w:r>
        <w:rPr>
          <w:spacing w:val="53"/>
        </w:rPr>
        <w:t xml:space="preserve"> </w:t>
      </w:r>
      <w:r>
        <w:t>while</w:t>
      </w:r>
      <w:r>
        <w:rPr>
          <w:spacing w:val="47"/>
        </w:rPr>
        <w:t xml:space="preserve"> </w:t>
      </w:r>
      <w:r>
        <w:t>points</w:t>
      </w:r>
      <w:r>
        <w:rPr>
          <w:spacing w:val="47"/>
        </w:rPr>
        <w:t xml:space="preserve"> </w:t>
      </w:r>
      <w:r>
        <w:t>above</w:t>
      </w:r>
      <w:r>
        <w:rPr>
          <w:spacing w:val="48"/>
        </w:rPr>
        <w:t xml:space="preserve"> </w:t>
      </w:r>
      <w:r>
        <w:t>the</w:t>
      </w:r>
      <w:r>
        <w:rPr>
          <w:spacing w:val="47"/>
        </w:rPr>
        <w:t xml:space="preserve"> </w:t>
      </w:r>
      <w:r>
        <w:t>line</w:t>
      </w:r>
    </w:p>
    <w:p w14:paraId="25550E52" w14:textId="77777777" w:rsidR="00E2709D" w:rsidRDefault="00462487">
      <w:pPr>
        <w:pStyle w:val="BodyText"/>
        <w:spacing w:line="289" w:lineRule="exact"/>
        <w:ind w:left="227"/>
      </w:pPr>
      <w:r>
        <w:rPr>
          <w:rFonts w:ascii="Trebuchet MS"/>
          <w:sz w:val="12"/>
        </w:rPr>
        <w:t xml:space="preserve">545    </w:t>
      </w:r>
      <w:r>
        <w:rPr>
          <w:rFonts w:ascii="Trebuchet MS"/>
          <w:spacing w:val="19"/>
          <w:sz w:val="12"/>
        </w:rPr>
        <w:t xml:space="preserve"> </w:t>
      </w:r>
      <w:r>
        <w:rPr>
          <w:w w:val="105"/>
        </w:rPr>
        <w:t>indicate</w:t>
      </w:r>
      <w:r>
        <w:rPr>
          <w:spacing w:val="17"/>
          <w:w w:val="105"/>
        </w:rPr>
        <w:t xml:space="preserve"> </w:t>
      </w:r>
      <w:r>
        <w:rPr>
          <w:w w:val="105"/>
        </w:rPr>
        <w:t>positive</w:t>
      </w:r>
      <w:r>
        <w:rPr>
          <w:spacing w:val="15"/>
          <w:w w:val="105"/>
        </w:rPr>
        <w:t xml:space="preserve"> </w:t>
      </w:r>
      <w:r>
        <w:rPr>
          <w:w w:val="105"/>
        </w:rPr>
        <w:t>bias</w:t>
      </w:r>
      <w:r>
        <w:rPr>
          <w:spacing w:val="17"/>
          <w:w w:val="105"/>
        </w:rPr>
        <w:t xml:space="preserve"> </w:t>
      </w:r>
      <w:r>
        <w:rPr>
          <w:w w:val="105"/>
        </w:rPr>
        <w:t>(an</w:t>
      </w:r>
      <w:r>
        <w:rPr>
          <w:spacing w:val="16"/>
          <w:w w:val="105"/>
        </w:rPr>
        <w:t xml:space="preserve"> </w:t>
      </w:r>
      <w:r>
        <w:rPr>
          <w:w w:val="105"/>
        </w:rPr>
        <w:t>excessive</w:t>
      </w:r>
      <w:r>
        <w:rPr>
          <w:spacing w:val="16"/>
          <w:w w:val="105"/>
        </w:rPr>
        <w:t xml:space="preserve"> </w:t>
      </w:r>
      <w:r>
        <w:rPr>
          <w:w w:val="105"/>
        </w:rPr>
        <w:t>number</w:t>
      </w:r>
      <w:r>
        <w:rPr>
          <w:spacing w:val="16"/>
          <w:w w:val="105"/>
        </w:rPr>
        <w:t xml:space="preserve"> </w:t>
      </w:r>
      <w:r>
        <w:rPr>
          <w:w w:val="105"/>
        </w:rPr>
        <w:t>of</w:t>
      </w:r>
      <w:r>
        <w:rPr>
          <w:spacing w:val="15"/>
          <w:w w:val="105"/>
        </w:rPr>
        <w:t xml:space="preserve"> </w:t>
      </w:r>
      <w:r>
        <w:rPr>
          <w:w w:val="105"/>
        </w:rPr>
        <w:t>notifications).</w:t>
      </w:r>
      <w:r>
        <w:rPr>
          <w:spacing w:val="52"/>
          <w:w w:val="105"/>
        </w:rPr>
        <w:t xml:space="preserve"> </w:t>
      </w:r>
      <w:r>
        <w:rPr>
          <w:w w:val="105"/>
        </w:rPr>
        <w:t>The</w:t>
      </w:r>
      <w:r>
        <w:rPr>
          <w:spacing w:val="15"/>
          <w:w w:val="105"/>
        </w:rPr>
        <w:t xml:space="preserve"> </w:t>
      </w:r>
      <w:r>
        <w:rPr>
          <w:i/>
          <w:w w:val="105"/>
        </w:rPr>
        <w:t>f</w:t>
      </w:r>
      <w:r>
        <w:rPr>
          <w:w w:val="105"/>
          <w:vertAlign w:val="subscript"/>
        </w:rPr>
        <w:t>0</w:t>
      </w:r>
      <w:r>
        <w:rPr>
          <w:i/>
          <w:w w:val="105"/>
          <w:vertAlign w:val="subscript"/>
        </w:rPr>
        <w:t>.</w:t>
      </w:r>
      <w:r>
        <w:rPr>
          <w:w w:val="105"/>
          <w:vertAlign w:val="subscript"/>
        </w:rPr>
        <w:t>8</w:t>
      </w:r>
      <w:r>
        <w:rPr>
          <w:spacing w:val="24"/>
          <w:w w:val="105"/>
        </w:rPr>
        <w:t xml:space="preserve"> </w:t>
      </w:r>
      <w:r>
        <w:rPr>
          <w:w w:val="105"/>
        </w:rPr>
        <w:t>score</w:t>
      </w:r>
    </w:p>
    <w:p w14:paraId="4B133907" w14:textId="77777777" w:rsidR="00E2709D" w:rsidRDefault="00462487">
      <w:pPr>
        <w:pStyle w:val="BodyText"/>
        <w:spacing w:line="289" w:lineRule="exact"/>
        <w:ind w:left="227"/>
      </w:pPr>
      <w:r>
        <w:rPr>
          <w:rFonts w:ascii="Trebuchet MS"/>
          <w:sz w:val="12"/>
        </w:rPr>
        <w:t xml:space="preserve">546    </w:t>
      </w:r>
      <w:r>
        <w:rPr>
          <w:rFonts w:ascii="Trebuchet MS"/>
          <w:spacing w:val="19"/>
          <w:sz w:val="12"/>
        </w:rPr>
        <w:t xml:space="preserve"> </w:t>
      </w:r>
      <w:r>
        <w:rPr>
          <w:w w:val="105"/>
        </w:rPr>
        <w:t>is</w:t>
      </w:r>
      <w:r>
        <w:rPr>
          <w:spacing w:val="13"/>
          <w:w w:val="105"/>
        </w:rPr>
        <w:t xml:space="preserve"> </w:t>
      </w:r>
      <w:r>
        <w:rPr>
          <w:w w:val="105"/>
        </w:rPr>
        <w:t>represented</w:t>
      </w:r>
      <w:r>
        <w:rPr>
          <w:spacing w:val="13"/>
          <w:w w:val="105"/>
        </w:rPr>
        <w:t xml:space="preserve"> </w:t>
      </w:r>
      <w:r>
        <w:rPr>
          <w:w w:val="105"/>
        </w:rPr>
        <w:t>by</w:t>
      </w:r>
      <w:r>
        <w:rPr>
          <w:spacing w:val="13"/>
          <w:w w:val="105"/>
        </w:rPr>
        <w:t xml:space="preserve"> </w:t>
      </w:r>
      <w:r>
        <w:rPr>
          <w:w w:val="105"/>
        </w:rPr>
        <w:t>solid,</w:t>
      </w:r>
      <w:r>
        <w:rPr>
          <w:spacing w:val="14"/>
          <w:w w:val="105"/>
        </w:rPr>
        <w:t xml:space="preserve"> </w:t>
      </w:r>
      <w:r>
        <w:rPr>
          <w:w w:val="105"/>
        </w:rPr>
        <w:t>black</w:t>
      </w:r>
      <w:r>
        <w:rPr>
          <w:spacing w:val="12"/>
          <w:w w:val="105"/>
        </w:rPr>
        <w:t xml:space="preserve"> </w:t>
      </w:r>
      <w:r>
        <w:rPr>
          <w:w w:val="105"/>
        </w:rPr>
        <w:t>lines.</w:t>
      </w:r>
      <w:r>
        <w:rPr>
          <w:spacing w:val="47"/>
          <w:w w:val="105"/>
        </w:rPr>
        <w:t xml:space="preserve"> </w:t>
      </w:r>
      <w:r>
        <w:rPr>
          <w:w w:val="105"/>
        </w:rPr>
        <w:t>Figure</w:t>
      </w:r>
      <w:r>
        <w:rPr>
          <w:spacing w:val="12"/>
          <w:w w:val="105"/>
        </w:rPr>
        <w:t xml:space="preserve"> </w:t>
      </w:r>
      <w:hyperlink w:anchor="_bookmark22" w:history="1">
        <w:r>
          <w:rPr>
            <w:w w:val="105"/>
          </w:rPr>
          <w:t>7</w:t>
        </w:r>
      </w:hyperlink>
      <w:r>
        <w:rPr>
          <w:spacing w:val="13"/>
          <w:w w:val="105"/>
        </w:rPr>
        <w:t xml:space="preserve"> </w:t>
      </w:r>
      <w:r>
        <w:rPr>
          <w:w w:val="105"/>
        </w:rPr>
        <w:t>shows</w:t>
      </w:r>
      <w:r>
        <w:rPr>
          <w:spacing w:val="12"/>
          <w:w w:val="105"/>
        </w:rPr>
        <w:t xml:space="preserve"> </w:t>
      </w:r>
      <w:r>
        <w:rPr>
          <w:w w:val="105"/>
        </w:rPr>
        <w:t>simultaneously</w:t>
      </w:r>
      <w:r>
        <w:rPr>
          <w:spacing w:val="13"/>
          <w:w w:val="105"/>
        </w:rPr>
        <w:t xml:space="preserve"> </w:t>
      </w:r>
      <w:r>
        <w:rPr>
          <w:w w:val="105"/>
        </w:rPr>
        <w:t>the</w:t>
      </w:r>
      <w:r>
        <w:rPr>
          <w:spacing w:val="12"/>
          <w:w w:val="105"/>
        </w:rPr>
        <w:t xml:space="preserve"> </w:t>
      </w:r>
      <w:r>
        <w:rPr>
          <w:w w:val="105"/>
        </w:rPr>
        <w:t>skill</w:t>
      </w:r>
    </w:p>
    <w:p w14:paraId="3B7FA832" w14:textId="77777777" w:rsidR="00E2709D" w:rsidRDefault="00462487">
      <w:pPr>
        <w:pStyle w:val="BodyText"/>
        <w:spacing w:line="289" w:lineRule="exact"/>
        <w:ind w:left="227"/>
      </w:pPr>
      <w:r>
        <w:rPr>
          <w:rFonts w:ascii="Trebuchet MS"/>
          <w:sz w:val="12"/>
        </w:rPr>
        <w:t xml:space="preserve">547    </w:t>
      </w:r>
      <w:r>
        <w:rPr>
          <w:rFonts w:ascii="Trebuchet MS"/>
          <w:spacing w:val="19"/>
          <w:sz w:val="12"/>
        </w:rPr>
        <w:t xml:space="preserve"> </w:t>
      </w:r>
      <w:r>
        <w:t>of</w:t>
      </w:r>
      <w:r>
        <w:rPr>
          <w:spacing w:val="46"/>
        </w:rPr>
        <w:t xml:space="preserve"> </w:t>
      </w:r>
      <w:r>
        <w:t>the</w:t>
      </w:r>
      <w:r>
        <w:rPr>
          <w:spacing w:val="46"/>
        </w:rPr>
        <w:t xml:space="preserve"> </w:t>
      </w:r>
      <w:r>
        <w:t>current</w:t>
      </w:r>
      <w:r>
        <w:rPr>
          <w:spacing w:val="47"/>
        </w:rPr>
        <w:t xml:space="preserve"> </w:t>
      </w:r>
      <w:r>
        <w:t>notification</w:t>
      </w:r>
      <w:r>
        <w:rPr>
          <w:spacing w:val="46"/>
        </w:rPr>
        <w:t xml:space="preserve"> </w:t>
      </w:r>
      <w:r>
        <w:t>criteria,</w:t>
      </w:r>
      <w:r>
        <w:rPr>
          <w:spacing w:val="47"/>
        </w:rPr>
        <w:t xml:space="preserve"> </w:t>
      </w:r>
      <w:r>
        <w:t>the</w:t>
      </w:r>
      <w:r>
        <w:rPr>
          <w:spacing w:val="48"/>
        </w:rPr>
        <w:t xml:space="preserve"> </w:t>
      </w:r>
      <w:r>
        <w:t>optimization</w:t>
      </w:r>
      <w:r>
        <w:rPr>
          <w:spacing w:val="46"/>
        </w:rPr>
        <w:t xml:space="preserve"> </w:t>
      </w:r>
      <w:r>
        <w:t>of</w:t>
      </w:r>
      <w:r>
        <w:rPr>
          <w:spacing w:val="45"/>
        </w:rPr>
        <w:t xml:space="preserve"> </w:t>
      </w:r>
      <w:r>
        <w:t>individual</w:t>
      </w:r>
      <w:r>
        <w:rPr>
          <w:spacing w:val="48"/>
        </w:rPr>
        <w:t xml:space="preserve"> </w:t>
      </w:r>
      <w:r>
        <w:t>NWP,</w:t>
      </w:r>
      <w:r>
        <w:rPr>
          <w:spacing w:val="47"/>
        </w:rPr>
        <w:t xml:space="preserve"> </w:t>
      </w:r>
      <w:r>
        <w:t>and</w:t>
      </w:r>
    </w:p>
    <w:p w14:paraId="2B645A29" w14:textId="77777777" w:rsidR="00E2709D" w:rsidRDefault="00462487">
      <w:pPr>
        <w:pStyle w:val="BodyText"/>
        <w:spacing w:line="289" w:lineRule="exact"/>
        <w:ind w:left="227"/>
      </w:pPr>
      <w:r>
        <w:rPr>
          <w:rFonts w:ascii="Trebuchet MS"/>
          <w:sz w:val="12"/>
        </w:rPr>
        <w:t xml:space="preserve">548    </w:t>
      </w:r>
      <w:r>
        <w:rPr>
          <w:rFonts w:ascii="Trebuchet MS"/>
          <w:spacing w:val="19"/>
          <w:sz w:val="12"/>
        </w:rPr>
        <w:t xml:space="preserve"> </w:t>
      </w:r>
      <w:r>
        <w:t>the</w:t>
      </w:r>
      <w:r>
        <w:rPr>
          <w:spacing w:val="39"/>
        </w:rPr>
        <w:t xml:space="preserve"> </w:t>
      </w:r>
      <w:r>
        <w:t>optimization</w:t>
      </w:r>
      <w:r>
        <w:rPr>
          <w:spacing w:val="39"/>
        </w:rPr>
        <w:t xml:space="preserve"> </w:t>
      </w:r>
      <w:r>
        <w:t>of</w:t>
      </w:r>
      <w:r>
        <w:rPr>
          <w:spacing w:val="38"/>
        </w:rPr>
        <w:t xml:space="preserve"> </w:t>
      </w:r>
      <w:r>
        <w:t>combination</w:t>
      </w:r>
      <w:r>
        <w:rPr>
          <w:spacing w:val="39"/>
        </w:rPr>
        <w:t xml:space="preserve"> </w:t>
      </w:r>
      <w:r>
        <w:t>methods</w:t>
      </w:r>
      <w:r>
        <w:rPr>
          <w:spacing w:val="38"/>
        </w:rPr>
        <w:t xml:space="preserve"> </w:t>
      </w:r>
      <w:r>
        <w:t>(refer</w:t>
      </w:r>
      <w:r>
        <w:rPr>
          <w:spacing w:val="39"/>
        </w:rPr>
        <w:t xml:space="preserve"> </w:t>
      </w:r>
      <w:r>
        <w:t>to</w:t>
      </w:r>
      <w:r>
        <w:rPr>
          <w:spacing w:val="39"/>
        </w:rPr>
        <w:t xml:space="preserve"> </w:t>
      </w:r>
      <w:r>
        <w:t>Section</w:t>
      </w:r>
      <w:r>
        <w:rPr>
          <w:spacing w:val="38"/>
        </w:rPr>
        <w:t xml:space="preserve"> </w:t>
      </w:r>
      <w:hyperlink w:anchor="_bookmark23" w:history="1">
        <w:r>
          <w:t>4.3)</w:t>
        </w:r>
      </w:hyperlink>
      <w:r>
        <w:rPr>
          <w:spacing w:val="39"/>
        </w:rPr>
        <w:t xml:space="preserve"> </w:t>
      </w:r>
      <w:r>
        <w:t>for</w:t>
      </w:r>
      <w:r>
        <w:rPr>
          <w:spacing w:val="39"/>
        </w:rPr>
        <w:t xml:space="preserve"> </w:t>
      </w:r>
      <w:r>
        <w:t>the</w:t>
      </w:r>
      <w:r>
        <w:rPr>
          <w:spacing w:val="38"/>
        </w:rPr>
        <w:t xml:space="preserve"> </w:t>
      </w:r>
      <w:r>
        <w:t>lead</w:t>
      </w:r>
    </w:p>
    <w:p w14:paraId="43E3A21F" w14:textId="77777777" w:rsidR="00E2709D" w:rsidRDefault="00462487">
      <w:pPr>
        <w:spacing w:line="289" w:lineRule="exact"/>
        <w:ind w:left="227"/>
        <w:rPr>
          <w:sz w:val="24"/>
        </w:rPr>
      </w:pPr>
      <w:proofErr w:type="gramStart"/>
      <w:r>
        <w:rPr>
          <w:rFonts w:ascii="Trebuchet MS"/>
          <w:sz w:val="12"/>
        </w:rPr>
        <w:t xml:space="preserve">549    </w:t>
      </w:r>
      <w:r>
        <w:rPr>
          <w:rFonts w:ascii="Trebuchet MS"/>
          <w:spacing w:val="19"/>
          <w:sz w:val="12"/>
        </w:rPr>
        <w:t xml:space="preserve"> </w:t>
      </w:r>
      <w:r>
        <w:rPr>
          <w:sz w:val="24"/>
        </w:rPr>
        <w:t>time</w:t>
      </w:r>
      <w:proofErr w:type="gramEnd"/>
      <w:r>
        <w:rPr>
          <w:spacing w:val="28"/>
          <w:sz w:val="24"/>
        </w:rPr>
        <w:t xml:space="preserve"> </w:t>
      </w:r>
      <w:r>
        <w:rPr>
          <w:sz w:val="24"/>
        </w:rPr>
        <w:t>range</w:t>
      </w:r>
      <w:r>
        <w:rPr>
          <w:spacing w:val="28"/>
          <w:sz w:val="24"/>
        </w:rPr>
        <w:t xml:space="preserve"> </w:t>
      </w:r>
      <w:r>
        <w:rPr>
          <w:sz w:val="24"/>
        </w:rPr>
        <w:t>2-5.5</w:t>
      </w:r>
      <w:r>
        <w:rPr>
          <w:spacing w:val="28"/>
          <w:sz w:val="24"/>
        </w:rPr>
        <w:t xml:space="preserve"> </w:t>
      </w:r>
      <w:r>
        <w:rPr>
          <w:sz w:val="24"/>
        </w:rPr>
        <w:t>days</w:t>
      </w:r>
      <w:del w:id="325" w:author="Pechlivanidis Ilias" w:date="2024-02-10T13:05:00Z">
        <w:r w:rsidDel="00C62B43">
          <w:rPr>
            <w:spacing w:val="27"/>
            <w:sz w:val="24"/>
          </w:rPr>
          <w:delText xml:space="preserve"> </w:delText>
        </w:r>
      </w:del>
      <w:r>
        <w:rPr>
          <w:sz w:val="24"/>
        </w:rPr>
        <w:t>.</w:t>
      </w:r>
    </w:p>
    <w:p w14:paraId="0ECF6731" w14:textId="77777777" w:rsidR="00E2709D" w:rsidRDefault="00462487">
      <w:pPr>
        <w:pStyle w:val="BodyText"/>
        <w:tabs>
          <w:tab w:val="left" w:pos="968"/>
        </w:tabs>
        <w:spacing w:line="289" w:lineRule="exact"/>
        <w:ind w:left="227"/>
      </w:pPr>
      <w:r>
        <w:rPr>
          <w:rFonts w:ascii="Trebuchet MS"/>
          <w:w w:val="105"/>
          <w:sz w:val="12"/>
        </w:rPr>
        <w:t>550</w:t>
      </w:r>
      <w:r>
        <w:rPr>
          <w:rFonts w:ascii="Trebuchet MS"/>
          <w:w w:val="105"/>
          <w:sz w:val="12"/>
        </w:rPr>
        <w:tab/>
      </w:r>
      <w:r>
        <w:rPr>
          <w:w w:val="105"/>
        </w:rPr>
        <w:t>All</w:t>
      </w:r>
      <w:r>
        <w:rPr>
          <w:spacing w:val="3"/>
          <w:w w:val="105"/>
        </w:rPr>
        <w:t xml:space="preserve"> </w:t>
      </w:r>
      <w:r>
        <w:rPr>
          <w:w w:val="105"/>
        </w:rPr>
        <w:t>NWP</w:t>
      </w:r>
      <w:r>
        <w:rPr>
          <w:spacing w:val="3"/>
          <w:w w:val="105"/>
        </w:rPr>
        <w:t xml:space="preserve"> </w:t>
      </w:r>
      <w:r>
        <w:rPr>
          <w:w w:val="105"/>
        </w:rPr>
        <w:t>models</w:t>
      </w:r>
      <w:r>
        <w:rPr>
          <w:spacing w:val="5"/>
          <w:w w:val="105"/>
        </w:rPr>
        <w:t xml:space="preserve"> </w:t>
      </w:r>
      <w:r>
        <w:rPr>
          <w:w w:val="105"/>
        </w:rPr>
        <w:t>and</w:t>
      </w:r>
      <w:r>
        <w:rPr>
          <w:spacing w:val="4"/>
          <w:w w:val="105"/>
        </w:rPr>
        <w:t xml:space="preserve"> </w:t>
      </w:r>
      <w:r>
        <w:rPr>
          <w:w w:val="105"/>
        </w:rPr>
        <w:t>the</w:t>
      </w:r>
      <w:r>
        <w:rPr>
          <w:spacing w:val="4"/>
          <w:w w:val="105"/>
        </w:rPr>
        <w:t xml:space="preserve"> </w:t>
      </w:r>
      <w:r>
        <w:rPr>
          <w:w w:val="105"/>
        </w:rPr>
        <w:t>current</w:t>
      </w:r>
      <w:r>
        <w:rPr>
          <w:spacing w:val="5"/>
          <w:w w:val="105"/>
        </w:rPr>
        <w:t xml:space="preserve"> </w:t>
      </w:r>
      <w:r>
        <w:rPr>
          <w:w w:val="105"/>
        </w:rPr>
        <w:t>criteria</w:t>
      </w:r>
      <w:r>
        <w:rPr>
          <w:spacing w:val="3"/>
          <w:w w:val="105"/>
        </w:rPr>
        <w:t xml:space="preserve"> </w:t>
      </w:r>
      <w:r>
        <w:rPr>
          <w:w w:val="105"/>
        </w:rPr>
        <w:t>exhibit</w:t>
      </w:r>
      <w:r>
        <w:rPr>
          <w:spacing w:val="4"/>
          <w:w w:val="105"/>
        </w:rPr>
        <w:t xml:space="preserve"> </w:t>
      </w:r>
      <w:r>
        <w:rPr>
          <w:w w:val="105"/>
        </w:rPr>
        <w:t>negative</w:t>
      </w:r>
      <w:r>
        <w:rPr>
          <w:spacing w:val="3"/>
          <w:w w:val="105"/>
        </w:rPr>
        <w:t xml:space="preserve"> </w:t>
      </w:r>
      <w:r>
        <w:rPr>
          <w:w w:val="105"/>
        </w:rPr>
        <w:t>bias,</w:t>
      </w:r>
      <w:r>
        <w:rPr>
          <w:spacing w:val="7"/>
          <w:w w:val="105"/>
        </w:rPr>
        <w:t xml:space="preserve"> </w:t>
      </w:r>
      <w:r>
        <w:rPr>
          <w:w w:val="105"/>
        </w:rPr>
        <w:t>indicating</w:t>
      </w:r>
    </w:p>
    <w:p w14:paraId="45B673CE" w14:textId="77777777" w:rsidR="00E2709D" w:rsidRDefault="00462487">
      <w:pPr>
        <w:pStyle w:val="BodyText"/>
        <w:spacing w:line="289" w:lineRule="exact"/>
        <w:ind w:left="227"/>
      </w:pPr>
      <w:r>
        <w:rPr>
          <w:rFonts w:ascii="Trebuchet MS"/>
          <w:sz w:val="12"/>
        </w:rPr>
        <w:t xml:space="preserve">551    </w:t>
      </w:r>
      <w:r>
        <w:rPr>
          <w:rFonts w:ascii="Trebuchet MS"/>
          <w:spacing w:val="19"/>
          <w:sz w:val="12"/>
        </w:rPr>
        <w:t xml:space="preserve"> </w:t>
      </w:r>
      <w:r>
        <w:t>that</w:t>
      </w:r>
      <w:r>
        <w:rPr>
          <w:spacing w:val="43"/>
        </w:rPr>
        <w:t xml:space="preserve"> </w:t>
      </w:r>
      <w:r>
        <w:t>EFAS</w:t>
      </w:r>
      <w:r>
        <w:rPr>
          <w:spacing w:val="43"/>
        </w:rPr>
        <w:t xml:space="preserve"> </w:t>
      </w:r>
      <w:r>
        <w:t>underpredicts</w:t>
      </w:r>
      <w:r>
        <w:rPr>
          <w:spacing w:val="43"/>
        </w:rPr>
        <w:t xml:space="preserve"> </w:t>
      </w:r>
      <w:r>
        <w:t>the</w:t>
      </w:r>
      <w:r>
        <w:rPr>
          <w:spacing w:val="43"/>
        </w:rPr>
        <w:t xml:space="preserve"> </w:t>
      </w:r>
      <w:r>
        <w:t>occurrence</w:t>
      </w:r>
      <w:r>
        <w:rPr>
          <w:spacing w:val="43"/>
        </w:rPr>
        <w:t xml:space="preserve"> </w:t>
      </w:r>
      <w:r>
        <w:t>of</w:t>
      </w:r>
      <w:r>
        <w:rPr>
          <w:spacing w:val="43"/>
        </w:rPr>
        <w:t xml:space="preserve"> </w:t>
      </w:r>
      <w:r>
        <w:t>flood</w:t>
      </w:r>
      <w:r>
        <w:rPr>
          <w:spacing w:val="42"/>
        </w:rPr>
        <w:t xml:space="preserve"> </w:t>
      </w:r>
      <w:r>
        <w:t>events.</w:t>
      </w:r>
      <w:r>
        <w:rPr>
          <w:spacing w:val="92"/>
        </w:rPr>
        <w:t xml:space="preserve"> </w:t>
      </w:r>
      <w:r>
        <w:t>In</w:t>
      </w:r>
      <w:r>
        <w:rPr>
          <w:spacing w:val="42"/>
        </w:rPr>
        <w:t xml:space="preserve"> </w:t>
      </w:r>
      <w:r>
        <w:t>the</w:t>
      </w:r>
      <w:r>
        <w:rPr>
          <w:spacing w:val="43"/>
        </w:rPr>
        <w:t xml:space="preserve"> </w:t>
      </w:r>
      <w:r>
        <w:t>case</w:t>
      </w:r>
      <w:r>
        <w:rPr>
          <w:spacing w:val="43"/>
        </w:rPr>
        <w:t xml:space="preserve"> </w:t>
      </w:r>
      <w:r>
        <w:t>of</w:t>
      </w:r>
      <w:r>
        <w:rPr>
          <w:spacing w:val="43"/>
        </w:rPr>
        <w:t xml:space="preserve"> </w:t>
      </w:r>
      <w:r>
        <w:t>the</w:t>
      </w:r>
    </w:p>
    <w:p w14:paraId="038577BD" w14:textId="77777777" w:rsidR="00E2709D" w:rsidRDefault="00462487">
      <w:pPr>
        <w:pStyle w:val="BodyText"/>
        <w:spacing w:line="289" w:lineRule="exact"/>
        <w:ind w:left="227"/>
      </w:pPr>
      <w:r>
        <w:rPr>
          <w:rFonts w:ascii="Trebuchet MS"/>
          <w:sz w:val="12"/>
        </w:rPr>
        <w:t xml:space="preserve">552    </w:t>
      </w:r>
      <w:r>
        <w:rPr>
          <w:rFonts w:ascii="Trebuchet MS"/>
          <w:spacing w:val="19"/>
          <w:sz w:val="12"/>
        </w:rPr>
        <w:t xml:space="preserve"> </w:t>
      </w:r>
      <w:r>
        <w:rPr>
          <w:w w:val="105"/>
        </w:rPr>
        <w:t>optimizations</w:t>
      </w:r>
      <w:r>
        <w:rPr>
          <w:spacing w:val="-7"/>
          <w:w w:val="105"/>
        </w:rPr>
        <w:t xml:space="preserve"> </w:t>
      </w:r>
      <w:r>
        <w:rPr>
          <w:w w:val="105"/>
        </w:rPr>
        <w:t>carried</w:t>
      </w:r>
      <w:r>
        <w:rPr>
          <w:spacing w:val="-9"/>
          <w:w w:val="105"/>
        </w:rPr>
        <w:t xml:space="preserve"> </w:t>
      </w:r>
      <w:r>
        <w:rPr>
          <w:w w:val="105"/>
        </w:rPr>
        <w:t>out</w:t>
      </w:r>
      <w:r>
        <w:rPr>
          <w:spacing w:val="-7"/>
          <w:w w:val="105"/>
        </w:rPr>
        <w:t xml:space="preserve"> </w:t>
      </w:r>
      <w:r>
        <w:rPr>
          <w:w w:val="105"/>
        </w:rPr>
        <w:t>in</w:t>
      </w:r>
      <w:r>
        <w:rPr>
          <w:spacing w:val="-8"/>
          <w:w w:val="105"/>
        </w:rPr>
        <w:t xml:space="preserve"> </w:t>
      </w:r>
      <w:r>
        <w:rPr>
          <w:w w:val="105"/>
        </w:rPr>
        <w:t>this</w:t>
      </w:r>
      <w:r>
        <w:rPr>
          <w:spacing w:val="-7"/>
          <w:w w:val="105"/>
        </w:rPr>
        <w:t xml:space="preserve"> </w:t>
      </w:r>
      <w:r>
        <w:rPr>
          <w:w w:val="105"/>
        </w:rPr>
        <w:t>analysis,</w:t>
      </w:r>
      <w:r>
        <w:rPr>
          <w:spacing w:val="-6"/>
          <w:w w:val="105"/>
        </w:rPr>
        <w:t xml:space="preserve"> </w:t>
      </w:r>
      <w:r>
        <w:rPr>
          <w:w w:val="105"/>
        </w:rPr>
        <w:t>the</w:t>
      </w:r>
      <w:r>
        <w:rPr>
          <w:spacing w:val="-7"/>
          <w:w w:val="105"/>
        </w:rPr>
        <w:t xml:space="preserve"> </w:t>
      </w:r>
      <w:r>
        <w:rPr>
          <w:w w:val="105"/>
        </w:rPr>
        <w:t>selection</w:t>
      </w:r>
      <w:r>
        <w:rPr>
          <w:spacing w:val="-8"/>
          <w:w w:val="105"/>
        </w:rPr>
        <w:t xml:space="preserve"> </w:t>
      </w:r>
      <w:r>
        <w:rPr>
          <w:w w:val="105"/>
        </w:rPr>
        <w:t>of</w:t>
      </w:r>
      <w:r>
        <w:rPr>
          <w:spacing w:val="-7"/>
          <w:w w:val="105"/>
        </w:rPr>
        <w:t xml:space="preserve"> </w:t>
      </w:r>
      <w:r>
        <w:rPr>
          <w:w w:val="105"/>
        </w:rPr>
        <w:t>the</w:t>
      </w:r>
      <w:r>
        <w:rPr>
          <w:spacing w:val="-7"/>
          <w:w w:val="105"/>
        </w:rPr>
        <w:t xml:space="preserve"> </w:t>
      </w:r>
      <w:r>
        <w:rPr>
          <w:i/>
          <w:w w:val="105"/>
        </w:rPr>
        <w:t>f</w:t>
      </w:r>
      <w:r>
        <w:rPr>
          <w:w w:val="105"/>
          <w:vertAlign w:val="subscript"/>
        </w:rPr>
        <w:t>0</w:t>
      </w:r>
      <w:r>
        <w:rPr>
          <w:i/>
          <w:w w:val="105"/>
          <w:vertAlign w:val="subscript"/>
        </w:rPr>
        <w:t>.</w:t>
      </w:r>
      <w:r>
        <w:rPr>
          <w:w w:val="105"/>
          <w:vertAlign w:val="subscript"/>
        </w:rPr>
        <w:t>8</w:t>
      </w:r>
      <w:r>
        <w:rPr>
          <w:w w:val="105"/>
        </w:rPr>
        <w:t xml:space="preserve"> score</w:t>
      </w:r>
      <w:r>
        <w:rPr>
          <w:spacing w:val="-8"/>
          <w:w w:val="105"/>
        </w:rPr>
        <w:t xml:space="preserve"> </w:t>
      </w:r>
      <w:r>
        <w:rPr>
          <w:w w:val="105"/>
        </w:rPr>
        <w:t>as</w:t>
      </w:r>
      <w:r>
        <w:rPr>
          <w:spacing w:val="-8"/>
          <w:w w:val="105"/>
        </w:rPr>
        <w:t xml:space="preserve"> </w:t>
      </w:r>
      <w:r>
        <w:rPr>
          <w:w w:val="105"/>
        </w:rPr>
        <w:t>the</w:t>
      </w:r>
    </w:p>
    <w:p w14:paraId="324F2F3B" w14:textId="77777777" w:rsidR="00E2709D" w:rsidRDefault="00462487">
      <w:pPr>
        <w:pStyle w:val="BodyText"/>
        <w:spacing w:line="289" w:lineRule="exact"/>
        <w:ind w:left="227"/>
      </w:pPr>
      <w:r>
        <w:rPr>
          <w:rFonts w:ascii="Trebuchet MS"/>
          <w:sz w:val="12"/>
        </w:rPr>
        <w:t xml:space="preserve">553    </w:t>
      </w:r>
      <w:r>
        <w:rPr>
          <w:rFonts w:ascii="Trebuchet MS"/>
          <w:spacing w:val="19"/>
          <w:sz w:val="12"/>
        </w:rPr>
        <w:t xml:space="preserve"> </w:t>
      </w:r>
      <w:r>
        <w:rPr>
          <w:w w:val="105"/>
        </w:rPr>
        <w:t>target</w:t>
      </w:r>
      <w:r>
        <w:rPr>
          <w:spacing w:val="21"/>
          <w:w w:val="105"/>
        </w:rPr>
        <w:t xml:space="preserve"> </w:t>
      </w:r>
      <w:proofErr w:type="gramStart"/>
      <w:r>
        <w:rPr>
          <w:w w:val="105"/>
        </w:rPr>
        <w:t>metric</w:t>
      </w:r>
      <w:proofErr w:type="gramEnd"/>
      <w:r>
        <w:rPr>
          <w:spacing w:val="20"/>
          <w:w w:val="105"/>
        </w:rPr>
        <w:t xml:space="preserve"> </w:t>
      </w:r>
      <w:r>
        <w:rPr>
          <w:w w:val="105"/>
        </w:rPr>
        <w:t>in</w:t>
      </w:r>
      <w:r>
        <w:rPr>
          <w:spacing w:val="21"/>
          <w:w w:val="105"/>
        </w:rPr>
        <w:t xml:space="preserve"> </w:t>
      </w:r>
      <w:r>
        <w:rPr>
          <w:w w:val="105"/>
        </w:rPr>
        <w:t>the</w:t>
      </w:r>
      <w:r>
        <w:rPr>
          <w:spacing w:val="20"/>
          <w:w w:val="105"/>
        </w:rPr>
        <w:t xml:space="preserve"> </w:t>
      </w:r>
      <w:r>
        <w:rPr>
          <w:w w:val="105"/>
        </w:rPr>
        <w:t>optimization</w:t>
      </w:r>
      <w:r>
        <w:rPr>
          <w:spacing w:val="20"/>
          <w:w w:val="105"/>
        </w:rPr>
        <w:t xml:space="preserve"> </w:t>
      </w:r>
      <w:r>
        <w:rPr>
          <w:w w:val="105"/>
        </w:rPr>
        <w:t>forces</w:t>
      </w:r>
      <w:r>
        <w:rPr>
          <w:spacing w:val="21"/>
          <w:w w:val="105"/>
        </w:rPr>
        <w:t xml:space="preserve"> </w:t>
      </w:r>
      <w:r>
        <w:rPr>
          <w:w w:val="105"/>
        </w:rPr>
        <w:t>this</w:t>
      </w:r>
      <w:r>
        <w:rPr>
          <w:spacing w:val="20"/>
          <w:w w:val="105"/>
        </w:rPr>
        <w:t xml:space="preserve"> </w:t>
      </w:r>
      <w:r>
        <w:rPr>
          <w:w w:val="105"/>
        </w:rPr>
        <w:t>bias,</w:t>
      </w:r>
      <w:r>
        <w:rPr>
          <w:spacing w:val="23"/>
          <w:w w:val="105"/>
        </w:rPr>
        <w:t xml:space="preserve"> </w:t>
      </w:r>
      <w:r>
        <w:rPr>
          <w:w w:val="105"/>
        </w:rPr>
        <w:t>as</w:t>
      </w:r>
      <w:r>
        <w:rPr>
          <w:spacing w:val="20"/>
          <w:w w:val="105"/>
        </w:rPr>
        <w:t xml:space="preserve"> </w:t>
      </w:r>
      <w:r>
        <w:rPr>
          <w:w w:val="105"/>
        </w:rPr>
        <w:t>it</w:t>
      </w:r>
      <w:r>
        <w:rPr>
          <w:spacing w:val="21"/>
          <w:w w:val="105"/>
        </w:rPr>
        <w:t xml:space="preserve"> </w:t>
      </w:r>
      <w:r>
        <w:rPr>
          <w:w w:val="105"/>
        </w:rPr>
        <w:t>prioritizes</w:t>
      </w:r>
      <w:r>
        <w:rPr>
          <w:spacing w:val="20"/>
          <w:w w:val="105"/>
        </w:rPr>
        <w:t xml:space="preserve"> </w:t>
      </w:r>
      <w:r>
        <w:rPr>
          <w:w w:val="105"/>
        </w:rPr>
        <w:t>precision</w:t>
      </w:r>
    </w:p>
    <w:p w14:paraId="22D3AC4C" w14:textId="77777777" w:rsidR="00E2709D" w:rsidRDefault="00462487">
      <w:pPr>
        <w:pStyle w:val="BodyText"/>
        <w:spacing w:line="289" w:lineRule="exact"/>
        <w:ind w:left="227"/>
      </w:pPr>
      <w:r>
        <w:rPr>
          <w:rFonts w:ascii="Trebuchet MS"/>
          <w:sz w:val="12"/>
        </w:rPr>
        <w:t xml:space="preserve">554    </w:t>
      </w:r>
      <w:r>
        <w:rPr>
          <w:rFonts w:ascii="Trebuchet MS"/>
          <w:spacing w:val="19"/>
          <w:sz w:val="12"/>
        </w:rPr>
        <w:t xml:space="preserve"> </w:t>
      </w:r>
      <w:r>
        <w:t>over</w:t>
      </w:r>
      <w:r>
        <w:rPr>
          <w:spacing w:val="36"/>
        </w:rPr>
        <w:t xml:space="preserve"> </w:t>
      </w:r>
      <w:r>
        <w:t>recall.</w:t>
      </w:r>
      <w:r>
        <w:rPr>
          <w:spacing w:val="78"/>
        </w:rPr>
        <w:t xml:space="preserve"> </w:t>
      </w:r>
      <w:r>
        <w:t>However,</w:t>
      </w:r>
      <w:r>
        <w:rPr>
          <w:spacing w:val="37"/>
        </w:rPr>
        <w:t xml:space="preserve"> </w:t>
      </w:r>
      <w:r>
        <w:t>the</w:t>
      </w:r>
      <w:r>
        <w:rPr>
          <w:spacing w:val="36"/>
        </w:rPr>
        <w:t xml:space="preserve"> </w:t>
      </w:r>
      <w:r>
        <w:t>current</w:t>
      </w:r>
      <w:r>
        <w:rPr>
          <w:spacing w:val="37"/>
        </w:rPr>
        <w:t xml:space="preserve"> </w:t>
      </w:r>
      <w:r>
        <w:t>setup</w:t>
      </w:r>
      <w:r>
        <w:rPr>
          <w:spacing w:val="35"/>
        </w:rPr>
        <w:t xml:space="preserve"> </w:t>
      </w:r>
      <w:r>
        <w:t>already</w:t>
      </w:r>
      <w:r>
        <w:rPr>
          <w:spacing w:val="36"/>
        </w:rPr>
        <w:t xml:space="preserve"> </w:t>
      </w:r>
      <w:r>
        <w:t>shows</w:t>
      </w:r>
      <w:r>
        <w:rPr>
          <w:spacing w:val="36"/>
        </w:rPr>
        <w:t xml:space="preserve"> </w:t>
      </w:r>
      <w:r>
        <w:t>a</w:t>
      </w:r>
      <w:r>
        <w:rPr>
          <w:spacing w:val="36"/>
        </w:rPr>
        <w:t xml:space="preserve"> </w:t>
      </w:r>
      <w:r>
        <w:t>negative</w:t>
      </w:r>
      <w:r>
        <w:rPr>
          <w:spacing w:val="35"/>
        </w:rPr>
        <w:t xml:space="preserve"> </w:t>
      </w:r>
      <w:r>
        <w:t>bias.</w:t>
      </w:r>
      <w:r>
        <w:rPr>
          <w:spacing w:val="77"/>
        </w:rPr>
        <w:t xml:space="preserve"> </w:t>
      </w:r>
      <w:r>
        <w:t>It</w:t>
      </w:r>
      <w:r>
        <w:rPr>
          <w:spacing w:val="36"/>
        </w:rPr>
        <w:t xml:space="preserve"> </w:t>
      </w:r>
      <w:r>
        <w:t>is</w:t>
      </w:r>
    </w:p>
    <w:p w14:paraId="2D85AC7D" w14:textId="77777777" w:rsidR="00E2709D" w:rsidRDefault="00462487">
      <w:pPr>
        <w:pStyle w:val="BodyText"/>
        <w:spacing w:line="289" w:lineRule="exact"/>
        <w:ind w:left="227"/>
      </w:pPr>
      <w:r>
        <w:rPr>
          <w:rFonts w:ascii="Trebuchet MS"/>
          <w:sz w:val="12"/>
        </w:rPr>
        <w:t xml:space="preserve">555    </w:t>
      </w:r>
      <w:r>
        <w:rPr>
          <w:rFonts w:ascii="Trebuchet MS"/>
          <w:spacing w:val="19"/>
          <w:sz w:val="12"/>
        </w:rPr>
        <w:t xml:space="preserve"> </w:t>
      </w:r>
      <w:r>
        <w:rPr>
          <w:w w:val="105"/>
        </w:rPr>
        <w:t>remarkable</w:t>
      </w:r>
      <w:r>
        <w:rPr>
          <w:spacing w:val="19"/>
          <w:w w:val="105"/>
        </w:rPr>
        <w:t xml:space="preserve"> </w:t>
      </w:r>
      <w:r>
        <w:rPr>
          <w:w w:val="105"/>
        </w:rPr>
        <w:t>that</w:t>
      </w:r>
      <w:r>
        <w:rPr>
          <w:spacing w:val="18"/>
          <w:w w:val="105"/>
        </w:rPr>
        <w:t xml:space="preserve"> </w:t>
      </w:r>
      <w:r>
        <w:rPr>
          <w:w w:val="105"/>
        </w:rPr>
        <w:t>the</w:t>
      </w:r>
      <w:r>
        <w:rPr>
          <w:spacing w:val="18"/>
          <w:w w:val="105"/>
        </w:rPr>
        <w:t xml:space="preserve"> </w:t>
      </w:r>
      <w:r>
        <w:rPr>
          <w:w w:val="105"/>
        </w:rPr>
        <w:t>improved</w:t>
      </w:r>
      <w:r>
        <w:rPr>
          <w:spacing w:val="18"/>
          <w:w w:val="105"/>
        </w:rPr>
        <w:t xml:space="preserve"> </w:t>
      </w:r>
      <w:r>
        <w:rPr>
          <w:i/>
          <w:w w:val="105"/>
        </w:rPr>
        <w:t>f</w:t>
      </w:r>
      <w:r>
        <w:rPr>
          <w:w w:val="105"/>
          <w:vertAlign w:val="subscript"/>
        </w:rPr>
        <w:t>0</w:t>
      </w:r>
      <w:r>
        <w:rPr>
          <w:i/>
          <w:w w:val="105"/>
          <w:vertAlign w:val="subscript"/>
        </w:rPr>
        <w:t>.</w:t>
      </w:r>
      <w:r>
        <w:rPr>
          <w:w w:val="105"/>
          <w:vertAlign w:val="subscript"/>
        </w:rPr>
        <w:t>8</w:t>
      </w:r>
      <w:r>
        <w:rPr>
          <w:spacing w:val="26"/>
          <w:w w:val="105"/>
        </w:rPr>
        <w:t xml:space="preserve"> </w:t>
      </w:r>
      <w:r>
        <w:rPr>
          <w:w w:val="105"/>
        </w:rPr>
        <w:t>of</w:t>
      </w:r>
      <w:r>
        <w:rPr>
          <w:spacing w:val="18"/>
          <w:w w:val="105"/>
        </w:rPr>
        <w:t xml:space="preserve"> </w:t>
      </w:r>
      <w:r>
        <w:rPr>
          <w:w w:val="105"/>
        </w:rPr>
        <w:t>the</w:t>
      </w:r>
      <w:r>
        <w:rPr>
          <w:spacing w:val="19"/>
          <w:w w:val="105"/>
        </w:rPr>
        <w:t xml:space="preserve"> </w:t>
      </w:r>
      <w:r>
        <w:rPr>
          <w:w w:val="105"/>
        </w:rPr>
        <w:t>probabilistic</w:t>
      </w:r>
      <w:r>
        <w:rPr>
          <w:spacing w:val="18"/>
          <w:w w:val="105"/>
        </w:rPr>
        <w:t xml:space="preserve"> </w:t>
      </w:r>
      <w:r>
        <w:rPr>
          <w:w w:val="105"/>
        </w:rPr>
        <w:t>models</w:t>
      </w:r>
      <w:r>
        <w:rPr>
          <w:spacing w:val="18"/>
          <w:w w:val="105"/>
        </w:rPr>
        <w:t xml:space="preserve"> </w:t>
      </w:r>
      <w:r>
        <w:rPr>
          <w:w w:val="105"/>
        </w:rPr>
        <w:t>is</w:t>
      </w:r>
      <w:r>
        <w:rPr>
          <w:spacing w:val="18"/>
          <w:w w:val="105"/>
        </w:rPr>
        <w:t xml:space="preserve"> </w:t>
      </w:r>
      <w:r>
        <w:rPr>
          <w:w w:val="105"/>
        </w:rPr>
        <w:t>a</w:t>
      </w:r>
      <w:r>
        <w:rPr>
          <w:spacing w:val="19"/>
          <w:w w:val="105"/>
        </w:rPr>
        <w:t xml:space="preserve"> </w:t>
      </w:r>
      <w:r>
        <w:rPr>
          <w:w w:val="105"/>
        </w:rPr>
        <w:t>result</w:t>
      </w:r>
      <w:r>
        <w:rPr>
          <w:spacing w:val="17"/>
          <w:w w:val="105"/>
        </w:rPr>
        <w:t xml:space="preserve"> </w:t>
      </w:r>
      <w:r>
        <w:rPr>
          <w:w w:val="105"/>
        </w:rPr>
        <w:t>of</w:t>
      </w:r>
    </w:p>
    <w:p w14:paraId="7C36F8D2" w14:textId="77777777" w:rsidR="00E2709D" w:rsidRDefault="00462487">
      <w:pPr>
        <w:pStyle w:val="BodyText"/>
        <w:spacing w:line="289" w:lineRule="exact"/>
        <w:ind w:left="227"/>
      </w:pPr>
      <w:r>
        <w:rPr>
          <w:rFonts w:ascii="Trebuchet MS"/>
          <w:sz w:val="12"/>
        </w:rPr>
        <w:t xml:space="preserve">556    </w:t>
      </w:r>
      <w:r>
        <w:rPr>
          <w:rFonts w:ascii="Trebuchet MS"/>
          <w:spacing w:val="19"/>
          <w:sz w:val="12"/>
        </w:rPr>
        <w:t xml:space="preserve"> </w:t>
      </w:r>
      <w:r>
        <w:t>higher</w:t>
      </w:r>
      <w:r>
        <w:rPr>
          <w:spacing w:val="41"/>
        </w:rPr>
        <w:t xml:space="preserve"> </w:t>
      </w:r>
      <w:r>
        <w:t>precision,</w:t>
      </w:r>
      <w:r>
        <w:rPr>
          <w:spacing w:val="42"/>
        </w:rPr>
        <w:t xml:space="preserve"> </w:t>
      </w:r>
      <w:r>
        <w:t>while</w:t>
      </w:r>
      <w:r>
        <w:rPr>
          <w:spacing w:val="41"/>
        </w:rPr>
        <w:t xml:space="preserve"> </w:t>
      </w:r>
      <w:r>
        <w:t>recall</w:t>
      </w:r>
      <w:r>
        <w:rPr>
          <w:spacing w:val="41"/>
        </w:rPr>
        <w:t xml:space="preserve"> </w:t>
      </w:r>
      <w:r>
        <w:t>values</w:t>
      </w:r>
      <w:r>
        <w:rPr>
          <w:spacing w:val="41"/>
        </w:rPr>
        <w:t xml:space="preserve"> </w:t>
      </w:r>
      <w:r>
        <w:t>remain</w:t>
      </w:r>
      <w:r>
        <w:rPr>
          <w:spacing w:val="41"/>
        </w:rPr>
        <w:t xml:space="preserve"> </w:t>
      </w:r>
      <w:r>
        <w:t>similar</w:t>
      </w:r>
      <w:r>
        <w:rPr>
          <w:spacing w:val="41"/>
        </w:rPr>
        <w:t xml:space="preserve"> </w:t>
      </w:r>
      <w:r>
        <w:t>across</w:t>
      </w:r>
      <w:r>
        <w:rPr>
          <w:spacing w:val="41"/>
        </w:rPr>
        <w:t xml:space="preserve"> </w:t>
      </w:r>
      <w:r>
        <w:t>all</w:t>
      </w:r>
      <w:r>
        <w:rPr>
          <w:spacing w:val="41"/>
        </w:rPr>
        <w:t xml:space="preserve"> </w:t>
      </w:r>
      <w:r>
        <w:t>NWPs</w:t>
      </w:r>
      <w:r>
        <w:rPr>
          <w:spacing w:val="41"/>
        </w:rPr>
        <w:t xml:space="preserve"> </w:t>
      </w:r>
      <w:r>
        <w:t>and</w:t>
      </w:r>
      <w:r>
        <w:rPr>
          <w:spacing w:val="41"/>
        </w:rPr>
        <w:t xml:space="preserve"> </w:t>
      </w:r>
      <w:r>
        <w:t>the</w:t>
      </w:r>
    </w:p>
    <w:p w14:paraId="63F48015" w14:textId="77777777" w:rsidR="00E2709D" w:rsidRDefault="00462487">
      <w:pPr>
        <w:spacing w:line="291" w:lineRule="exact"/>
        <w:ind w:left="227"/>
        <w:rPr>
          <w:sz w:val="24"/>
        </w:rPr>
      </w:pPr>
      <w:r>
        <w:rPr>
          <w:rFonts w:ascii="Trebuchet MS"/>
          <w:sz w:val="12"/>
        </w:rPr>
        <w:t xml:space="preserve">557    </w:t>
      </w:r>
      <w:r>
        <w:rPr>
          <w:rFonts w:ascii="Trebuchet MS"/>
          <w:spacing w:val="19"/>
          <w:sz w:val="12"/>
        </w:rPr>
        <w:t xml:space="preserve"> </w:t>
      </w:r>
      <w:r>
        <w:rPr>
          <w:w w:val="105"/>
          <w:sz w:val="24"/>
        </w:rPr>
        <w:t>current</w:t>
      </w:r>
      <w:r>
        <w:rPr>
          <w:spacing w:val="5"/>
          <w:w w:val="105"/>
          <w:sz w:val="24"/>
        </w:rPr>
        <w:t xml:space="preserve"> </w:t>
      </w:r>
      <w:r>
        <w:rPr>
          <w:w w:val="105"/>
          <w:sz w:val="24"/>
        </w:rPr>
        <w:t>criteria.</w:t>
      </w:r>
    </w:p>
    <w:p w14:paraId="35E27FC5" w14:textId="77777777" w:rsidR="00E2709D" w:rsidRDefault="00E2709D">
      <w:pPr>
        <w:pStyle w:val="BodyText"/>
        <w:spacing w:before="1"/>
        <w:rPr>
          <w:sz w:val="15"/>
        </w:rPr>
      </w:pPr>
    </w:p>
    <w:p w14:paraId="4D4C6FBF" w14:textId="77777777" w:rsidR="00E2709D" w:rsidRDefault="00462487">
      <w:pPr>
        <w:spacing w:before="51"/>
        <w:ind w:left="227"/>
        <w:rPr>
          <w:i/>
          <w:sz w:val="24"/>
        </w:rPr>
      </w:pPr>
      <w:r>
        <w:rPr>
          <w:rFonts w:ascii="Trebuchet MS"/>
          <w:sz w:val="12"/>
        </w:rPr>
        <w:t xml:space="preserve">558    </w:t>
      </w:r>
      <w:bookmarkStart w:id="326" w:name="Combination_of_models"/>
      <w:bookmarkEnd w:id="326"/>
      <w:r>
        <w:rPr>
          <w:rFonts w:ascii="Trebuchet MS"/>
          <w:spacing w:val="19"/>
          <w:sz w:val="12"/>
        </w:rPr>
        <w:t xml:space="preserve"> </w:t>
      </w:r>
      <w:bookmarkStart w:id="327" w:name="_bookmark23"/>
      <w:bookmarkEnd w:id="327"/>
      <w:r>
        <w:rPr>
          <w:i/>
          <w:sz w:val="24"/>
        </w:rPr>
        <w:t>4.3.</w:t>
      </w:r>
      <w:r>
        <w:rPr>
          <w:i/>
          <w:spacing w:val="87"/>
          <w:sz w:val="24"/>
        </w:rPr>
        <w:t xml:space="preserve"> </w:t>
      </w:r>
      <w:r>
        <w:rPr>
          <w:i/>
          <w:sz w:val="24"/>
        </w:rPr>
        <w:t>Combination</w:t>
      </w:r>
      <w:r>
        <w:rPr>
          <w:i/>
          <w:spacing w:val="44"/>
          <w:sz w:val="24"/>
        </w:rPr>
        <w:t xml:space="preserve"> </w:t>
      </w:r>
      <w:r>
        <w:rPr>
          <w:i/>
          <w:sz w:val="24"/>
        </w:rPr>
        <w:t>of</w:t>
      </w:r>
      <w:r>
        <w:rPr>
          <w:i/>
          <w:spacing w:val="44"/>
          <w:sz w:val="24"/>
        </w:rPr>
        <w:t xml:space="preserve"> </w:t>
      </w:r>
      <w:r>
        <w:rPr>
          <w:i/>
          <w:sz w:val="24"/>
        </w:rPr>
        <w:t>models</w:t>
      </w:r>
    </w:p>
    <w:p w14:paraId="0867E1A9" w14:textId="77777777" w:rsidR="00E2709D" w:rsidRDefault="00462487">
      <w:pPr>
        <w:pStyle w:val="BodyText"/>
        <w:tabs>
          <w:tab w:val="left" w:pos="968"/>
        </w:tabs>
        <w:spacing w:before="56" w:line="291" w:lineRule="exact"/>
        <w:ind w:left="227"/>
      </w:pPr>
      <w:r>
        <w:rPr>
          <w:rFonts w:ascii="Trebuchet MS"/>
          <w:sz w:val="12"/>
        </w:rPr>
        <w:t>559</w:t>
      </w:r>
      <w:r>
        <w:rPr>
          <w:rFonts w:ascii="Trebuchet MS"/>
          <w:sz w:val="12"/>
        </w:rPr>
        <w:tab/>
      </w:r>
      <w:r>
        <w:t>As</w:t>
      </w:r>
      <w:r>
        <w:rPr>
          <w:spacing w:val="25"/>
        </w:rPr>
        <w:t xml:space="preserve"> </w:t>
      </w:r>
      <w:r>
        <w:t>explained</w:t>
      </w:r>
      <w:r>
        <w:rPr>
          <w:spacing w:val="26"/>
        </w:rPr>
        <w:t xml:space="preserve"> </w:t>
      </w:r>
      <w:r>
        <w:t>in</w:t>
      </w:r>
      <w:r>
        <w:rPr>
          <w:spacing w:val="25"/>
        </w:rPr>
        <w:t xml:space="preserve"> </w:t>
      </w:r>
      <w:r>
        <w:t>the</w:t>
      </w:r>
      <w:r>
        <w:rPr>
          <w:spacing w:val="26"/>
        </w:rPr>
        <w:t xml:space="preserve"> </w:t>
      </w:r>
      <w:r>
        <w:t>methodology,</w:t>
      </w:r>
      <w:r>
        <w:rPr>
          <w:spacing w:val="26"/>
        </w:rPr>
        <w:t xml:space="preserve"> </w:t>
      </w:r>
      <w:r>
        <w:t>three</w:t>
      </w:r>
      <w:r>
        <w:rPr>
          <w:spacing w:val="26"/>
        </w:rPr>
        <w:t xml:space="preserve"> </w:t>
      </w:r>
      <w:r>
        <w:t>of</w:t>
      </w:r>
      <w:r>
        <w:rPr>
          <w:spacing w:val="25"/>
        </w:rPr>
        <w:t xml:space="preserve"> </w:t>
      </w:r>
      <w:r>
        <w:t>the</w:t>
      </w:r>
      <w:r>
        <w:rPr>
          <w:spacing w:val="26"/>
        </w:rPr>
        <w:t xml:space="preserve"> </w:t>
      </w:r>
      <w:r>
        <w:t>four</w:t>
      </w:r>
      <w:r>
        <w:rPr>
          <w:spacing w:val="25"/>
        </w:rPr>
        <w:t xml:space="preserve"> </w:t>
      </w:r>
      <w:r>
        <w:t>combination</w:t>
      </w:r>
      <w:r>
        <w:rPr>
          <w:spacing w:val="26"/>
        </w:rPr>
        <w:t xml:space="preserve"> </w:t>
      </w:r>
      <w:r>
        <w:t>methods</w:t>
      </w:r>
    </w:p>
    <w:p w14:paraId="1448B9C2" w14:textId="77777777" w:rsidR="00E2709D" w:rsidRDefault="00462487">
      <w:pPr>
        <w:pStyle w:val="BodyText"/>
        <w:spacing w:line="289" w:lineRule="exact"/>
        <w:ind w:left="227"/>
      </w:pPr>
      <w:r>
        <w:rPr>
          <w:rFonts w:ascii="Trebuchet MS"/>
          <w:sz w:val="12"/>
        </w:rPr>
        <w:t xml:space="preserve">560    </w:t>
      </w:r>
      <w:r>
        <w:rPr>
          <w:rFonts w:ascii="Trebuchet MS"/>
          <w:spacing w:val="19"/>
          <w:sz w:val="12"/>
        </w:rPr>
        <w:t xml:space="preserve"> </w:t>
      </w:r>
      <w:r>
        <w:rPr>
          <w:w w:val="105"/>
        </w:rPr>
        <w:t>compute</w:t>
      </w:r>
      <w:r>
        <w:rPr>
          <w:spacing w:val="29"/>
          <w:w w:val="105"/>
        </w:rPr>
        <w:t xml:space="preserve"> </w:t>
      </w:r>
      <w:r>
        <w:rPr>
          <w:w w:val="105"/>
        </w:rPr>
        <w:t>total</w:t>
      </w:r>
      <w:r>
        <w:rPr>
          <w:spacing w:val="29"/>
          <w:w w:val="105"/>
        </w:rPr>
        <w:t xml:space="preserve"> </w:t>
      </w:r>
      <w:r>
        <w:rPr>
          <w:w w:val="105"/>
        </w:rPr>
        <w:t>probability,</w:t>
      </w:r>
      <w:r>
        <w:rPr>
          <w:spacing w:val="35"/>
          <w:w w:val="105"/>
        </w:rPr>
        <w:t xml:space="preserve"> </w:t>
      </w:r>
      <w:r>
        <w:rPr>
          <w:w w:val="105"/>
        </w:rPr>
        <w:t>which</w:t>
      </w:r>
      <w:r>
        <w:rPr>
          <w:spacing w:val="29"/>
          <w:w w:val="105"/>
        </w:rPr>
        <w:t xml:space="preserve"> </w:t>
      </w:r>
      <w:r>
        <w:rPr>
          <w:w w:val="105"/>
        </w:rPr>
        <w:t>requires</w:t>
      </w:r>
      <w:r>
        <w:rPr>
          <w:spacing w:val="29"/>
          <w:w w:val="105"/>
        </w:rPr>
        <w:t xml:space="preserve"> </w:t>
      </w:r>
      <w:r>
        <w:rPr>
          <w:w w:val="105"/>
        </w:rPr>
        <w:t>assigning</w:t>
      </w:r>
      <w:r>
        <w:rPr>
          <w:spacing w:val="29"/>
          <w:w w:val="105"/>
        </w:rPr>
        <w:t xml:space="preserve"> </w:t>
      </w:r>
      <w:r>
        <w:rPr>
          <w:w w:val="105"/>
        </w:rPr>
        <w:t>weights</w:t>
      </w:r>
      <w:r>
        <w:rPr>
          <w:spacing w:val="29"/>
          <w:w w:val="105"/>
        </w:rPr>
        <w:t xml:space="preserve"> </w:t>
      </w:r>
      <w:r>
        <w:rPr>
          <w:w w:val="105"/>
        </w:rPr>
        <w:t>to</w:t>
      </w:r>
      <w:r>
        <w:rPr>
          <w:spacing w:val="29"/>
          <w:w w:val="105"/>
        </w:rPr>
        <w:t xml:space="preserve"> </w:t>
      </w:r>
      <w:r>
        <w:rPr>
          <w:w w:val="105"/>
        </w:rPr>
        <w:t>each</w:t>
      </w:r>
      <w:r>
        <w:rPr>
          <w:spacing w:val="29"/>
          <w:w w:val="105"/>
        </w:rPr>
        <w:t xml:space="preserve"> </w:t>
      </w:r>
      <w:r>
        <w:rPr>
          <w:w w:val="105"/>
        </w:rPr>
        <w:t>NWP</w:t>
      </w:r>
    </w:p>
    <w:p w14:paraId="450B0524" w14:textId="77777777" w:rsidR="00E2709D" w:rsidRDefault="00462487">
      <w:pPr>
        <w:pStyle w:val="BodyText"/>
        <w:spacing w:line="289" w:lineRule="exact"/>
        <w:ind w:left="227"/>
      </w:pPr>
      <w:r>
        <w:rPr>
          <w:rFonts w:ascii="Trebuchet MS"/>
          <w:sz w:val="12"/>
        </w:rPr>
        <w:t xml:space="preserve">561    </w:t>
      </w:r>
      <w:r>
        <w:rPr>
          <w:rFonts w:ascii="Trebuchet MS"/>
          <w:spacing w:val="19"/>
          <w:sz w:val="12"/>
        </w:rPr>
        <w:t xml:space="preserve"> </w:t>
      </w:r>
      <w:r>
        <w:rPr>
          <w:w w:val="105"/>
        </w:rPr>
        <w:t>and</w:t>
      </w:r>
      <w:r>
        <w:rPr>
          <w:spacing w:val="19"/>
          <w:w w:val="105"/>
        </w:rPr>
        <w:t xml:space="preserve"> </w:t>
      </w:r>
      <w:r>
        <w:rPr>
          <w:w w:val="105"/>
        </w:rPr>
        <w:t>lead</w:t>
      </w:r>
      <w:r>
        <w:rPr>
          <w:spacing w:val="19"/>
          <w:w w:val="105"/>
        </w:rPr>
        <w:t xml:space="preserve"> </w:t>
      </w:r>
      <w:r>
        <w:rPr>
          <w:w w:val="105"/>
        </w:rPr>
        <w:t>time.</w:t>
      </w:r>
      <w:r>
        <w:rPr>
          <w:spacing w:val="53"/>
          <w:w w:val="105"/>
        </w:rPr>
        <w:t xml:space="preserve"> </w:t>
      </w:r>
      <w:r>
        <w:rPr>
          <w:w w:val="105"/>
        </w:rPr>
        <w:t>Figure</w:t>
      </w:r>
      <w:r>
        <w:rPr>
          <w:spacing w:val="19"/>
          <w:w w:val="105"/>
        </w:rPr>
        <w:t xml:space="preserve"> </w:t>
      </w:r>
      <w:hyperlink w:anchor="_bookmark24" w:history="1">
        <w:r>
          <w:rPr>
            <w:w w:val="105"/>
          </w:rPr>
          <w:t>8</w:t>
        </w:r>
      </w:hyperlink>
      <w:r>
        <w:rPr>
          <w:spacing w:val="19"/>
          <w:w w:val="105"/>
        </w:rPr>
        <w:t xml:space="preserve"> </w:t>
      </w:r>
      <w:r>
        <w:rPr>
          <w:w w:val="105"/>
        </w:rPr>
        <w:t>illustrates</w:t>
      </w:r>
      <w:r>
        <w:rPr>
          <w:spacing w:val="19"/>
          <w:w w:val="105"/>
        </w:rPr>
        <w:t xml:space="preserve"> </w:t>
      </w:r>
      <w:r>
        <w:rPr>
          <w:w w:val="105"/>
        </w:rPr>
        <w:t>the</w:t>
      </w:r>
      <w:r>
        <w:rPr>
          <w:spacing w:val="19"/>
          <w:w w:val="105"/>
        </w:rPr>
        <w:t xml:space="preserve"> </w:t>
      </w:r>
      <w:r>
        <w:rPr>
          <w:w w:val="105"/>
        </w:rPr>
        <w:t>distribution</w:t>
      </w:r>
      <w:r>
        <w:rPr>
          <w:spacing w:val="19"/>
          <w:w w:val="105"/>
        </w:rPr>
        <w:t xml:space="preserve"> </w:t>
      </w:r>
      <w:r>
        <w:rPr>
          <w:w w:val="105"/>
        </w:rPr>
        <w:t>of</w:t>
      </w:r>
      <w:r>
        <w:rPr>
          <w:spacing w:val="19"/>
          <w:w w:val="105"/>
        </w:rPr>
        <w:t xml:space="preserve"> </w:t>
      </w:r>
      <w:r>
        <w:rPr>
          <w:w w:val="105"/>
        </w:rPr>
        <w:t>weights</w:t>
      </w:r>
      <w:r>
        <w:rPr>
          <w:spacing w:val="19"/>
          <w:w w:val="105"/>
        </w:rPr>
        <w:t xml:space="preserve"> </w:t>
      </w:r>
      <w:r>
        <w:rPr>
          <w:w w:val="105"/>
        </w:rPr>
        <w:t>among</w:t>
      </w:r>
      <w:r>
        <w:rPr>
          <w:spacing w:val="19"/>
          <w:w w:val="105"/>
        </w:rPr>
        <w:t xml:space="preserve"> </w:t>
      </w:r>
      <w:r>
        <w:rPr>
          <w:w w:val="105"/>
        </w:rPr>
        <w:t>NWP</w:t>
      </w:r>
    </w:p>
    <w:p w14:paraId="52D122B9" w14:textId="77777777" w:rsidR="00E2709D" w:rsidRDefault="00462487">
      <w:pPr>
        <w:pStyle w:val="BodyText"/>
        <w:spacing w:line="291" w:lineRule="exact"/>
        <w:ind w:left="227"/>
      </w:pPr>
      <w:r>
        <w:rPr>
          <w:rFonts w:ascii="Trebuchet MS"/>
          <w:sz w:val="12"/>
        </w:rPr>
        <w:lastRenderedPageBreak/>
        <w:t xml:space="preserve">562    </w:t>
      </w:r>
      <w:r>
        <w:rPr>
          <w:rFonts w:ascii="Trebuchet MS"/>
          <w:spacing w:val="19"/>
          <w:sz w:val="12"/>
        </w:rPr>
        <w:t xml:space="preserve"> </w:t>
      </w:r>
      <w:r>
        <w:t>models</w:t>
      </w:r>
      <w:r>
        <w:rPr>
          <w:spacing w:val="20"/>
        </w:rPr>
        <w:t xml:space="preserve"> </w:t>
      </w:r>
      <w:r>
        <w:t>for</w:t>
      </w:r>
      <w:r>
        <w:rPr>
          <w:spacing w:val="19"/>
        </w:rPr>
        <w:t xml:space="preserve"> </w:t>
      </w:r>
      <w:r>
        <w:t>these</w:t>
      </w:r>
      <w:r>
        <w:rPr>
          <w:spacing w:val="20"/>
        </w:rPr>
        <w:t xml:space="preserve"> </w:t>
      </w:r>
      <w:r>
        <w:t>three</w:t>
      </w:r>
      <w:r>
        <w:rPr>
          <w:spacing w:val="19"/>
        </w:rPr>
        <w:t xml:space="preserve"> </w:t>
      </w:r>
      <w:r>
        <w:t>combination</w:t>
      </w:r>
      <w:r>
        <w:rPr>
          <w:spacing w:val="19"/>
        </w:rPr>
        <w:t xml:space="preserve"> </w:t>
      </w:r>
      <w:r>
        <w:t>methods,</w:t>
      </w:r>
      <w:r>
        <w:rPr>
          <w:spacing w:val="21"/>
        </w:rPr>
        <w:t xml:space="preserve"> </w:t>
      </w:r>
      <w:r>
        <w:t>and</w:t>
      </w:r>
      <w:r>
        <w:rPr>
          <w:spacing w:val="19"/>
        </w:rPr>
        <w:t xml:space="preserve"> </w:t>
      </w:r>
      <w:r>
        <w:t>how</w:t>
      </w:r>
      <w:r>
        <w:rPr>
          <w:spacing w:val="20"/>
        </w:rPr>
        <w:t xml:space="preserve"> </w:t>
      </w:r>
      <w:r>
        <w:t>the</w:t>
      </w:r>
      <w:r>
        <w:rPr>
          <w:spacing w:val="19"/>
        </w:rPr>
        <w:t xml:space="preserve"> </w:t>
      </w:r>
      <w:r>
        <w:t>weights</w:t>
      </w:r>
      <w:r>
        <w:rPr>
          <w:spacing w:val="19"/>
        </w:rPr>
        <w:t xml:space="preserve"> </w:t>
      </w:r>
      <w:r>
        <w:t>vary</w:t>
      </w:r>
      <w:r>
        <w:rPr>
          <w:spacing w:val="20"/>
        </w:rPr>
        <w:t xml:space="preserve"> </w:t>
      </w:r>
      <w:r>
        <w:t>with</w:t>
      </w:r>
    </w:p>
    <w:p w14:paraId="3C2DFB95"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4B195DF1" w14:textId="77777777" w:rsidR="00E2709D" w:rsidRDefault="00E2709D">
      <w:pPr>
        <w:pStyle w:val="BodyText"/>
        <w:rPr>
          <w:sz w:val="20"/>
        </w:rPr>
      </w:pPr>
    </w:p>
    <w:p w14:paraId="2735C616" w14:textId="77777777" w:rsidR="00E2709D" w:rsidRDefault="00E2709D">
      <w:pPr>
        <w:pStyle w:val="BodyText"/>
        <w:rPr>
          <w:sz w:val="20"/>
        </w:rPr>
      </w:pPr>
    </w:p>
    <w:p w14:paraId="54FD042C" w14:textId="77777777" w:rsidR="00E2709D" w:rsidRDefault="00E2709D">
      <w:pPr>
        <w:pStyle w:val="BodyText"/>
        <w:rPr>
          <w:sz w:val="20"/>
        </w:rPr>
      </w:pPr>
    </w:p>
    <w:p w14:paraId="0995DF15" w14:textId="77777777" w:rsidR="00E2709D" w:rsidRDefault="00E2709D">
      <w:pPr>
        <w:pStyle w:val="BodyText"/>
        <w:spacing w:before="1"/>
        <w:rPr>
          <w:sz w:val="20"/>
        </w:rPr>
      </w:pPr>
    </w:p>
    <w:p w14:paraId="559BECF6" w14:textId="77777777" w:rsidR="00E2709D" w:rsidRDefault="00E2709D">
      <w:pPr>
        <w:rPr>
          <w:sz w:val="20"/>
        </w:rPr>
        <w:sectPr w:rsidR="00E2709D">
          <w:pgSz w:w="12240" w:h="15840"/>
          <w:pgMar w:top="1500" w:right="1720" w:bottom="1960" w:left="1600" w:header="0" w:footer="1777" w:gutter="0"/>
          <w:cols w:space="720"/>
        </w:sectPr>
      </w:pPr>
    </w:p>
    <w:p w14:paraId="59DE8C62" w14:textId="77777777" w:rsidR="00E2709D" w:rsidRDefault="00E2709D">
      <w:pPr>
        <w:pStyle w:val="BodyText"/>
        <w:rPr>
          <w:sz w:val="10"/>
        </w:rPr>
      </w:pPr>
    </w:p>
    <w:p w14:paraId="49BC5E79" w14:textId="77777777" w:rsidR="00E2709D" w:rsidRDefault="00462487">
      <w:pPr>
        <w:spacing w:before="76"/>
        <w:jc w:val="right"/>
        <w:rPr>
          <w:rFonts w:ascii="Verdana"/>
          <w:sz w:val="10"/>
        </w:rPr>
      </w:pPr>
      <w:bookmarkStart w:id="328" w:name="_bookmark24"/>
      <w:bookmarkEnd w:id="328"/>
      <w:r>
        <w:rPr>
          <w:rFonts w:ascii="Verdana"/>
          <w:w w:val="110"/>
          <w:sz w:val="10"/>
        </w:rPr>
        <w:t>1.0</w:t>
      </w:r>
    </w:p>
    <w:p w14:paraId="5A811DC0" w14:textId="77777777" w:rsidR="00E2709D" w:rsidRDefault="00E2709D">
      <w:pPr>
        <w:pStyle w:val="BodyText"/>
        <w:rPr>
          <w:rFonts w:ascii="Verdana"/>
          <w:sz w:val="10"/>
        </w:rPr>
      </w:pPr>
    </w:p>
    <w:p w14:paraId="265F27C4" w14:textId="77777777" w:rsidR="00E2709D" w:rsidRDefault="00E2709D">
      <w:pPr>
        <w:pStyle w:val="BodyText"/>
        <w:spacing w:before="4"/>
        <w:rPr>
          <w:rFonts w:ascii="Verdana"/>
          <w:sz w:val="11"/>
        </w:rPr>
      </w:pPr>
    </w:p>
    <w:p w14:paraId="2B855BF4" w14:textId="5F216005" w:rsidR="00E2709D" w:rsidRDefault="00285D5B">
      <w:pPr>
        <w:jc w:val="right"/>
        <w:rPr>
          <w:rFonts w:ascii="Verdana"/>
          <w:sz w:val="10"/>
        </w:rPr>
      </w:pPr>
      <w:r>
        <w:rPr>
          <w:noProof/>
        </w:rPr>
        <mc:AlternateContent>
          <mc:Choice Requires="wps">
            <w:drawing>
              <wp:anchor distT="0" distB="0" distL="114300" distR="114300" simplePos="0" relativeHeight="15766016" behindDoc="0" locked="0" layoutInCell="1" allowOverlap="1" wp14:anchorId="1AE1BC8F" wp14:editId="50AB8530">
                <wp:simplePos x="0" y="0"/>
                <wp:positionH relativeFrom="page">
                  <wp:posOffset>1434465</wp:posOffset>
                </wp:positionH>
                <wp:positionV relativeFrom="paragraph">
                  <wp:posOffset>-50800</wp:posOffset>
                </wp:positionV>
                <wp:extent cx="104775" cy="901700"/>
                <wp:effectExtent l="0" t="0" r="0" b="0"/>
                <wp:wrapNone/>
                <wp:docPr id="999"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 cy="90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7F046" w14:textId="77777777" w:rsidR="00E749F9" w:rsidRDefault="00E749F9">
                            <w:pPr>
                              <w:spacing w:line="143" w:lineRule="exact"/>
                              <w:ind w:left="20"/>
                              <w:rPr>
                                <w:rFonts w:ascii="Verdana"/>
                                <w:sz w:val="12"/>
                              </w:rPr>
                            </w:pPr>
                            <w:r>
                              <w:rPr>
                                <w:rFonts w:ascii="Verdana"/>
                                <w:w w:val="105"/>
                                <w:sz w:val="12"/>
                              </w:rPr>
                              <w:t>cumulative</w:t>
                            </w:r>
                            <w:r>
                              <w:rPr>
                                <w:rFonts w:ascii="Verdana"/>
                                <w:spacing w:val="3"/>
                                <w:w w:val="105"/>
                                <w:sz w:val="12"/>
                              </w:rPr>
                              <w:t xml:space="preserve"> </w:t>
                            </w:r>
                            <w:r>
                              <w:rPr>
                                <w:rFonts w:ascii="Verdana"/>
                                <w:w w:val="105"/>
                                <w:sz w:val="12"/>
                              </w:rPr>
                              <w:t>weight</w:t>
                            </w:r>
                            <w:r>
                              <w:rPr>
                                <w:rFonts w:ascii="Verdana"/>
                                <w:spacing w:val="3"/>
                                <w:w w:val="105"/>
                                <w:sz w:val="12"/>
                              </w:rPr>
                              <w:t xml:space="preserve"> </w:t>
                            </w:r>
                            <w:r>
                              <w:rPr>
                                <w:rFonts w:ascii="Verdana"/>
                                <w:w w:val="105"/>
                                <w:sz w:val="12"/>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1BC8F" id="Text Box 995" o:spid="_x0000_s1185" type="#_x0000_t202" style="position:absolute;left:0;text-align:left;margin-left:112.95pt;margin-top:-4pt;width:8.25pt;height:71pt;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" filled="f" stroked="f">
                <v:textbox style="layout-flow:vertical;mso-layout-flow-alt:bottom-to-top" inset="0,0,0,0">
                  <w:txbxContent>
                    <w:p w14:paraId="1287F046" w14:textId="77777777" w:rsidR="00E749F9" w:rsidRDefault="00E749F9">
                      <w:pPr>
                        <w:spacing w:line="143" w:lineRule="exact"/>
                        <w:ind w:left="20"/>
                        <w:rPr>
                          <w:rFonts w:ascii="Verdana"/>
                          <w:sz w:val="12"/>
                        </w:rPr>
                      </w:pPr>
                      <w:r>
                        <w:rPr>
                          <w:rFonts w:ascii="Verdana"/>
                          <w:w w:val="105"/>
                          <w:sz w:val="12"/>
                        </w:rPr>
                        <w:t>cumulative</w:t>
                      </w:r>
                      <w:r>
                        <w:rPr>
                          <w:rFonts w:ascii="Verdana"/>
                          <w:spacing w:val="3"/>
                          <w:w w:val="105"/>
                          <w:sz w:val="12"/>
                        </w:rPr>
                        <w:t xml:space="preserve"> </w:t>
                      </w:r>
                      <w:r>
                        <w:rPr>
                          <w:rFonts w:ascii="Verdana"/>
                          <w:w w:val="105"/>
                          <w:sz w:val="12"/>
                        </w:rPr>
                        <w:t>weight</w:t>
                      </w:r>
                      <w:r>
                        <w:rPr>
                          <w:rFonts w:ascii="Verdana"/>
                          <w:spacing w:val="3"/>
                          <w:w w:val="105"/>
                          <w:sz w:val="12"/>
                        </w:rPr>
                        <w:t xml:space="preserve"> </w:t>
                      </w:r>
                      <w:r>
                        <w:rPr>
                          <w:rFonts w:ascii="Verdana"/>
                          <w:w w:val="105"/>
                          <w:sz w:val="12"/>
                        </w:rPr>
                        <w:t>(-)</w:t>
                      </w:r>
                    </w:p>
                  </w:txbxContent>
                </v:textbox>
                <w10:wrap anchorx="page"/>
              </v:shape>
            </w:pict>
          </mc:Fallback>
        </mc:AlternateContent>
      </w:r>
      <w:r w:rsidR="00462487">
        <w:rPr>
          <w:rFonts w:ascii="Verdana"/>
          <w:w w:val="110"/>
          <w:sz w:val="10"/>
        </w:rPr>
        <w:t>0.8</w:t>
      </w:r>
    </w:p>
    <w:p w14:paraId="362559A3" w14:textId="77777777" w:rsidR="00E2709D" w:rsidRDefault="00E2709D">
      <w:pPr>
        <w:pStyle w:val="BodyText"/>
        <w:rPr>
          <w:rFonts w:ascii="Verdana"/>
          <w:sz w:val="10"/>
        </w:rPr>
      </w:pPr>
    </w:p>
    <w:p w14:paraId="51EC8C51" w14:textId="77777777" w:rsidR="00E2709D" w:rsidRDefault="00E2709D">
      <w:pPr>
        <w:pStyle w:val="BodyText"/>
        <w:spacing w:before="4"/>
        <w:rPr>
          <w:rFonts w:ascii="Verdana"/>
          <w:sz w:val="11"/>
        </w:rPr>
      </w:pPr>
    </w:p>
    <w:p w14:paraId="7ACFF1EA" w14:textId="77777777" w:rsidR="00E2709D" w:rsidRDefault="00462487">
      <w:pPr>
        <w:jc w:val="right"/>
        <w:rPr>
          <w:rFonts w:ascii="Verdana"/>
          <w:sz w:val="10"/>
        </w:rPr>
      </w:pPr>
      <w:r>
        <w:rPr>
          <w:rFonts w:ascii="Verdana"/>
          <w:w w:val="110"/>
          <w:sz w:val="10"/>
        </w:rPr>
        <w:t>0.6</w:t>
      </w:r>
    </w:p>
    <w:p w14:paraId="16808CD4" w14:textId="77777777" w:rsidR="00E2709D" w:rsidRDefault="00462487">
      <w:pPr>
        <w:spacing w:before="74"/>
        <w:ind w:left="540"/>
        <w:rPr>
          <w:rFonts w:ascii="Verdana"/>
          <w:sz w:val="13"/>
        </w:rPr>
      </w:pPr>
      <w:r>
        <w:br w:type="column"/>
      </w:r>
      <w:r>
        <w:rPr>
          <w:rFonts w:ascii="Verdana"/>
          <w:w w:val="105"/>
          <w:sz w:val="13"/>
        </w:rPr>
        <w:t>model</w:t>
      </w:r>
      <w:r>
        <w:rPr>
          <w:rFonts w:ascii="Verdana"/>
          <w:spacing w:val="11"/>
          <w:w w:val="105"/>
          <w:sz w:val="13"/>
        </w:rPr>
        <w:t xml:space="preserve"> </w:t>
      </w:r>
      <w:proofErr w:type="gramStart"/>
      <w:r>
        <w:rPr>
          <w:rFonts w:ascii="Verdana"/>
          <w:w w:val="105"/>
          <w:sz w:val="13"/>
        </w:rPr>
        <w:t>mean</w:t>
      </w:r>
      <w:proofErr w:type="gramEnd"/>
    </w:p>
    <w:p w14:paraId="5CA76D5E" w14:textId="77777777" w:rsidR="00E2709D" w:rsidRDefault="00462487">
      <w:pPr>
        <w:spacing w:before="74"/>
        <w:ind w:left="837"/>
        <w:rPr>
          <w:rFonts w:ascii="Verdana"/>
          <w:sz w:val="13"/>
        </w:rPr>
      </w:pPr>
      <w:r>
        <w:br w:type="column"/>
      </w:r>
      <w:r>
        <w:rPr>
          <w:rFonts w:ascii="Verdana"/>
          <w:w w:val="105"/>
          <w:sz w:val="13"/>
        </w:rPr>
        <w:t>member</w:t>
      </w:r>
      <w:r>
        <w:rPr>
          <w:rFonts w:ascii="Verdana"/>
          <w:spacing w:val="18"/>
          <w:w w:val="105"/>
          <w:sz w:val="13"/>
        </w:rPr>
        <w:t xml:space="preserve"> </w:t>
      </w:r>
      <w:r>
        <w:rPr>
          <w:rFonts w:ascii="Verdana"/>
          <w:w w:val="105"/>
          <w:sz w:val="13"/>
        </w:rPr>
        <w:t>weighted</w:t>
      </w:r>
    </w:p>
    <w:p w14:paraId="1E1B8C83" w14:textId="77777777" w:rsidR="00E2709D" w:rsidRDefault="00462487">
      <w:pPr>
        <w:spacing w:before="74"/>
        <w:ind w:left="837"/>
        <w:rPr>
          <w:rFonts w:ascii="Verdana"/>
          <w:sz w:val="13"/>
        </w:rPr>
      </w:pPr>
      <w:r>
        <w:br w:type="column"/>
      </w:r>
      <w:r>
        <w:rPr>
          <w:rFonts w:ascii="Verdana"/>
          <w:w w:val="105"/>
          <w:sz w:val="13"/>
        </w:rPr>
        <w:t>Brier</w:t>
      </w:r>
      <w:r>
        <w:rPr>
          <w:rFonts w:ascii="Verdana"/>
          <w:spacing w:val="-9"/>
          <w:w w:val="105"/>
          <w:sz w:val="13"/>
        </w:rPr>
        <w:t xml:space="preserve"> </w:t>
      </w:r>
      <w:r>
        <w:rPr>
          <w:rFonts w:ascii="Verdana"/>
          <w:w w:val="105"/>
          <w:sz w:val="13"/>
        </w:rPr>
        <w:t>weighted</w:t>
      </w:r>
    </w:p>
    <w:p w14:paraId="21EA3D81" w14:textId="77777777" w:rsidR="00E2709D" w:rsidRDefault="00462487">
      <w:pPr>
        <w:pStyle w:val="BodyText"/>
        <w:rPr>
          <w:rFonts w:ascii="Verdana"/>
          <w:sz w:val="10"/>
        </w:rPr>
      </w:pPr>
      <w:r>
        <w:br w:type="column"/>
      </w:r>
    </w:p>
    <w:p w14:paraId="32465561" w14:textId="77777777" w:rsidR="00E2709D" w:rsidRDefault="00E2709D">
      <w:pPr>
        <w:pStyle w:val="BodyText"/>
        <w:spacing w:before="12"/>
        <w:rPr>
          <w:rFonts w:ascii="Verdana"/>
          <w:sz w:val="13"/>
        </w:rPr>
      </w:pPr>
    </w:p>
    <w:p w14:paraId="4F464A12" w14:textId="28EE5E26" w:rsidR="00E2709D" w:rsidRDefault="00285D5B">
      <w:pPr>
        <w:spacing w:line="324" w:lineRule="auto"/>
        <w:ind w:left="837" w:right="619"/>
        <w:rPr>
          <w:rFonts w:ascii="Verdana"/>
          <w:sz w:val="10"/>
        </w:rPr>
      </w:pPr>
      <w:r>
        <w:rPr>
          <w:noProof/>
        </w:rPr>
        <mc:AlternateContent>
          <mc:Choice Requires="wpg">
            <w:drawing>
              <wp:anchor distT="0" distB="0" distL="114300" distR="114300" simplePos="0" relativeHeight="15763456" behindDoc="0" locked="0" layoutInCell="1" allowOverlap="1" wp14:anchorId="610B6E53" wp14:editId="74FCFFCD">
                <wp:simplePos x="0" y="0"/>
                <wp:positionH relativeFrom="page">
                  <wp:posOffset>4580890</wp:posOffset>
                </wp:positionH>
                <wp:positionV relativeFrom="paragraph">
                  <wp:posOffset>-24765</wp:posOffset>
                </wp:positionV>
                <wp:extent cx="1229995" cy="1231265"/>
                <wp:effectExtent l="0" t="0" r="0" b="0"/>
                <wp:wrapNone/>
                <wp:docPr id="970" name="Group 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995" cy="1231265"/>
                          <a:chOff x="7214" y="-39"/>
                          <a:chExt cx="1937" cy="1939"/>
                        </a:xfrm>
                      </wpg:grpSpPr>
                      <wps:wsp>
                        <wps:cNvPr id="971" name="Freeform 994"/>
                        <wps:cNvSpPr>
                          <a:spLocks/>
                        </wps:cNvSpPr>
                        <wps:spPr bwMode="auto">
                          <a:xfrm>
                            <a:off x="7243" y="27"/>
                            <a:ext cx="1904" cy="1843"/>
                          </a:xfrm>
                          <a:custGeom>
                            <a:avLst/>
                            <a:gdLst>
                              <a:gd name="T0" fmla="+- 0 9147 7244"/>
                              <a:gd name="T1" fmla="*/ T0 w 1904"/>
                              <a:gd name="T2" fmla="+- 0 27 27"/>
                              <a:gd name="T3" fmla="*/ 27 h 1843"/>
                              <a:gd name="T4" fmla="+- 0 9047 7244"/>
                              <a:gd name="T5" fmla="*/ T4 w 1904"/>
                              <a:gd name="T6" fmla="+- 0 27 27"/>
                              <a:gd name="T7" fmla="*/ 27 h 1843"/>
                              <a:gd name="T8" fmla="+- 0 9047 7244"/>
                              <a:gd name="T9" fmla="*/ T8 w 1904"/>
                              <a:gd name="T10" fmla="+- 0 37 27"/>
                              <a:gd name="T11" fmla="*/ 37 h 1843"/>
                              <a:gd name="T12" fmla="+- 0 8947 7244"/>
                              <a:gd name="T13" fmla="*/ T12 w 1904"/>
                              <a:gd name="T14" fmla="+- 0 37 27"/>
                              <a:gd name="T15" fmla="*/ 37 h 1843"/>
                              <a:gd name="T16" fmla="+- 0 8947 7244"/>
                              <a:gd name="T17" fmla="*/ T16 w 1904"/>
                              <a:gd name="T18" fmla="+- 0 42 27"/>
                              <a:gd name="T19" fmla="*/ 42 h 1843"/>
                              <a:gd name="T20" fmla="+- 0 8846 7244"/>
                              <a:gd name="T21" fmla="*/ T20 w 1904"/>
                              <a:gd name="T22" fmla="+- 0 42 27"/>
                              <a:gd name="T23" fmla="*/ 42 h 1843"/>
                              <a:gd name="T24" fmla="+- 0 8846 7244"/>
                              <a:gd name="T25" fmla="*/ T24 w 1904"/>
                              <a:gd name="T26" fmla="+- 0 46 27"/>
                              <a:gd name="T27" fmla="*/ 46 h 1843"/>
                              <a:gd name="T28" fmla="+- 0 8746 7244"/>
                              <a:gd name="T29" fmla="*/ T28 w 1904"/>
                              <a:gd name="T30" fmla="+- 0 46 27"/>
                              <a:gd name="T31" fmla="*/ 46 h 1843"/>
                              <a:gd name="T32" fmla="+- 0 8746 7244"/>
                              <a:gd name="T33" fmla="*/ T32 w 1904"/>
                              <a:gd name="T34" fmla="+- 0 55 27"/>
                              <a:gd name="T35" fmla="*/ 55 h 1843"/>
                              <a:gd name="T36" fmla="+- 0 8646 7244"/>
                              <a:gd name="T37" fmla="*/ T36 w 1904"/>
                              <a:gd name="T38" fmla="+- 0 55 27"/>
                              <a:gd name="T39" fmla="*/ 55 h 1843"/>
                              <a:gd name="T40" fmla="+- 0 8646 7244"/>
                              <a:gd name="T41" fmla="*/ T40 w 1904"/>
                              <a:gd name="T42" fmla="+- 0 102 27"/>
                              <a:gd name="T43" fmla="*/ 102 h 1843"/>
                              <a:gd name="T44" fmla="+- 0 8546 7244"/>
                              <a:gd name="T45" fmla="*/ T44 w 1904"/>
                              <a:gd name="T46" fmla="+- 0 102 27"/>
                              <a:gd name="T47" fmla="*/ 102 h 1843"/>
                              <a:gd name="T48" fmla="+- 0 8546 7244"/>
                              <a:gd name="T49" fmla="*/ T48 w 1904"/>
                              <a:gd name="T50" fmla="+- 0 132 27"/>
                              <a:gd name="T51" fmla="*/ 132 h 1843"/>
                              <a:gd name="T52" fmla="+- 0 8446 7244"/>
                              <a:gd name="T53" fmla="*/ T52 w 1904"/>
                              <a:gd name="T54" fmla="+- 0 132 27"/>
                              <a:gd name="T55" fmla="*/ 132 h 1843"/>
                              <a:gd name="T56" fmla="+- 0 8446 7244"/>
                              <a:gd name="T57" fmla="*/ T56 w 1904"/>
                              <a:gd name="T58" fmla="+- 0 149 27"/>
                              <a:gd name="T59" fmla="*/ 149 h 1843"/>
                              <a:gd name="T60" fmla="+- 0 8345 7244"/>
                              <a:gd name="T61" fmla="*/ T60 w 1904"/>
                              <a:gd name="T62" fmla="+- 0 149 27"/>
                              <a:gd name="T63" fmla="*/ 149 h 1843"/>
                              <a:gd name="T64" fmla="+- 0 8345 7244"/>
                              <a:gd name="T65" fmla="*/ T64 w 1904"/>
                              <a:gd name="T66" fmla="+- 0 411 27"/>
                              <a:gd name="T67" fmla="*/ 411 h 1843"/>
                              <a:gd name="T68" fmla="+- 0 8245 7244"/>
                              <a:gd name="T69" fmla="*/ T68 w 1904"/>
                              <a:gd name="T70" fmla="+- 0 411 27"/>
                              <a:gd name="T71" fmla="*/ 411 h 1843"/>
                              <a:gd name="T72" fmla="+- 0 8245 7244"/>
                              <a:gd name="T73" fmla="*/ T72 w 1904"/>
                              <a:gd name="T74" fmla="+- 0 434 27"/>
                              <a:gd name="T75" fmla="*/ 434 h 1843"/>
                              <a:gd name="T76" fmla="+- 0 8145 7244"/>
                              <a:gd name="T77" fmla="*/ T76 w 1904"/>
                              <a:gd name="T78" fmla="+- 0 434 27"/>
                              <a:gd name="T79" fmla="*/ 434 h 1843"/>
                              <a:gd name="T80" fmla="+- 0 8145 7244"/>
                              <a:gd name="T81" fmla="*/ T80 w 1904"/>
                              <a:gd name="T82" fmla="+- 0 455 27"/>
                              <a:gd name="T83" fmla="*/ 455 h 1843"/>
                              <a:gd name="T84" fmla="+- 0 8045 7244"/>
                              <a:gd name="T85" fmla="*/ T84 w 1904"/>
                              <a:gd name="T86" fmla="+- 0 455 27"/>
                              <a:gd name="T87" fmla="*/ 455 h 1843"/>
                              <a:gd name="T88" fmla="+- 0 8045 7244"/>
                              <a:gd name="T89" fmla="*/ T88 w 1904"/>
                              <a:gd name="T90" fmla="+- 0 486 27"/>
                              <a:gd name="T91" fmla="*/ 486 h 1843"/>
                              <a:gd name="T92" fmla="+- 0 7945 7244"/>
                              <a:gd name="T93" fmla="*/ T92 w 1904"/>
                              <a:gd name="T94" fmla="+- 0 486 27"/>
                              <a:gd name="T95" fmla="*/ 486 h 1843"/>
                              <a:gd name="T96" fmla="+- 0 7945 7244"/>
                              <a:gd name="T97" fmla="*/ T96 w 1904"/>
                              <a:gd name="T98" fmla="+- 0 546 27"/>
                              <a:gd name="T99" fmla="*/ 546 h 1843"/>
                              <a:gd name="T100" fmla="+- 0 7845 7244"/>
                              <a:gd name="T101" fmla="*/ T100 w 1904"/>
                              <a:gd name="T102" fmla="+- 0 546 27"/>
                              <a:gd name="T103" fmla="*/ 546 h 1843"/>
                              <a:gd name="T104" fmla="+- 0 7845 7244"/>
                              <a:gd name="T105" fmla="*/ T104 w 1904"/>
                              <a:gd name="T106" fmla="+- 0 626 27"/>
                              <a:gd name="T107" fmla="*/ 626 h 1843"/>
                              <a:gd name="T108" fmla="+- 0 7744 7244"/>
                              <a:gd name="T109" fmla="*/ T108 w 1904"/>
                              <a:gd name="T110" fmla="+- 0 626 27"/>
                              <a:gd name="T111" fmla="*/ 626 h 1843"/>
                              <a:gd name="T112" fmla="+- 0 7744 7244"/>
                              <a:gd name="T113" fmla="*/ T112 w 1904"/>
                              <a:gd name="T114" fmla="+- 0 701 27"/>
                              <a:gd name="T115" fmla="*/ 701 h 1843"/>
                              <a:gd name="T116" fmla="+- 0 7644 7244"/>
                              <a:gd name="T117" fmla="*/ T116 w 1904"/>
                              <a:gd name="T118" fmla="+- 0 701 27"/>
                              <a:gd name="T119" fmla="*/ 701 h 1843"/>
                              <a:gd name="T120" fmla="+- 0 7644 7244"/>
                              <a:gd name="T121" fmla="*/ T120 w 1904"/>
                              <a:gd name="T122" fmla="+- 0 781 27"/>
                              <a:gd name="T123" fmla="*/ 781 h 1843"/>
                              <a:gd name="T124" fmla="+- 0 7544 7244"/>
                              <a:gd name="T125" fmla="*/ T124 w 1904"/>
                              <a:gd name="T126" fmla="+- 0 781 27"/>
                              <a:gd name="T127" fmla="*/ 781 h 1843"/>
                              <a:gd name="T128" fmla="+- 0 7544 7244"/>
                              <a:gd name="T129" fmla="*/ T128 w 1904"/>
                              <a:gd name="T130" fmla="+- 0 887 27"/>
                              <a:gd name="T131" fmla="*/ 887 h 1843"/>
                              <a:gd name="T132" fmla="+- 0 7444 7244"/>
                              <a:gd name="T133" fmla="*/ T132 w 1904"/>
                              <a:gd name="T134" fmla="+- 0 887 27"/>
                              <a:gd name="T135" fmla="*/ 887 h 1843"/>
                              <a:gd name="T136" fmla="+- 0 7444 7244"/>
                              <a:gd name="T137" fmla="*/ T136 w 1904"/>
                              <a:gd name="T138" fmla="+- 0 1068 27"/>
                              <a:gd name="T139" fmla="*/ 1068 h 1843"/>
                              <a:gd name="T140" fmla="+- 0 7344 7244"/>
                              <a:gd name="T141" fmla="*/ T140 w 1904"/>
                              <a:gd name="T142" fmla="+- 0 1068 27"/>
                              <a:gd name="T143" fmla="*/ 1068 h 1843"/>
                              <a:gd name="T144" fmla="+- 0 7344 7244"/>
                              <a:gd name="T145" fmla="*/ T144 w 1904"/>
                              <a:gd name="T146" fmla="+- 0 1262 27"/>
                              <a:gd name="T147" fmla="*/ 1262 h 1843"/>
                              <a:gd name="T148" fmla="+- 0 7244 7244"/>
                              <a:gd name="T149" fmla="*/ T148 w 1904"/>
                              <a:gd name="T150" fmla="+- 0 1262 27"/>
                              <a:gd name="T151" fmla="*/ 1262 h 1843"/>
                              <a:gd name="T152" fmla="+- 0 7244 7244"/>
                              <a:gd name="T153" fmla="*/ T152 w 1904"/>
                              <a:gd name="T154" fmla="+- 0 1870 27"/>
                              <a:gd name="T155" fmla="*/ 1870 h 1843"/>
                              <a:gd name="T156" fmla="+- 0 7344 7244"/>
                              <a:gd name="T157" fmla="*/ T156 w 1904"/>
                              <a:gd name="T158" fmla="+- 0 1870 27"/>
                              <a:gd name="T159" fmla="*/ 1870 h 1843"/>
                              <a:gd name="T160" fmla="+- 0 7444 7244"/>
                              <a:gd name="T161" fmla="*/ T160 w 1904"/>
                              <a:gd name="T162" fmla="+- 0 1870 27"/>
                              <a:gd name="T163" fmla="*/ 1870 h 1843"/>
                              <a:gd name="T164" fmla="+- 0 9147 7244"/>
                              <a:gd name="T165" fmla="*/ T164 w 1904"/>
                              <a:gd name="T166" fmla="+- 0 1870 27"/>
                              <a:gd name="T167" fmla="*/ 1870 h 1843"/>
                              <a:gd name="T168" fmla="+- 0 9147 7244"/>
                              <a:gd name="T169" fmla="*/ T168 w 1904"/>
                              <a:gd name="T170" fmla="+- 0 27 27"/>
                              <a:gd name="T171" fmla="*/ 27 h 1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904" h="1843">
                                <a:moveTo>
                                  <a:pt x="1903" y="0"/>
                                </a:moveTo>
                                <a:lnTo>
                                  <a:pt x="1803" y="0"/>
                                </a:lnTo>
                                <a:lnTo>
                                  <a:pt x="1803" y="10"/>
                                </a:lnTo>
                                <a:lnTo>
                                  <a:pt x="1703" y="10"/>
                                </a:lnTo>
                                <a:lnTo>
                                  <a:pt x="1703" y="15"/>
                                </a:lnTo>
                                <a:lnTo>
                                  <a:pt x="1602" y="15"/>
                                </a:lnTo>
                                <a:lnTo>
                                  <a:pt x="1602" y="19"/>
                                </a:lnTo>
                                <a:lnTo>
                                  <a:pt x="1502" y="19"/>
                                </a:lnTo>
                                <a:lnTo>
                                  <a:pt x="1502" y="28"/>
                                </a:lnTo>
                                <a:lnTo>
                                  <a:pt x="1402" y="28"/>
                                </a:lnTo>
                                <a:lnTo>
                                  <a:pt x="1402" y="75"/>
                                </a:lnTo>
                                <a:lnTo>
                                  <a:pt x="1302" y="75"/>
                                </a:lnTo>
                                <a:lnTo>
                                  <a:pt x="1302" y="105"/>
                                </a:lnTo>
                                <a:lnTo>
                                  <a:pt x="1202" y="105"/>
                                </a:lnTo>
                                <a:lnTo>
                                  <a:pt x="1202" y="122"/>
                                </a:lnTo>
                                <a:lnTo>
                                  <a:pt x="1101" y="122"/>
                                </a:lnTo>
                                <a:lnTo>
                                  <a:pt x="1101" y="384"/>
                                </a:lnTo>
                                <a:lnTo>
                                  <a:pt x="1001" y="384"/>
                                </a:lnTo>
                                <a:lnTo>
                                  <a:pt x="1001" y="407"/>
                                </a:lnTo>
                                <a:lnTo>
                                  <a:pt x="901" y="407"/>
                                </a:lnTo>
                                <a:lnTo>
                                  <a:pt x="901" y="428"/>
                                </a:lnTo>
                                <a:lnTo>
                                  <a:pt x="801" y="428"/>
                                </a:lnTo>
                                <a:lnTo>
                                  <a:pt x="801" y="459"/>
                                </a:lnTo>
                                <a:lnTo>
                                  <a:pt x="701" y="459"/>
                                </a:lnTo>
                                <a:lnTo>
                                  <a:pt x="701" y="519"/>
                                </a:lnTo>
                                <a:lnTo>
                                  <a:pt x="601" y="519"/>
                                </a:lnTo>
                                <a:lnTo>
                                  <a:pt x="601" y="599"/>
                                </a:lnTo>
                                <a:lnTo>
                                  <a:pt x="500" y="599"/>
                                </a:lnTo>
                                <a:lnTo>
                                  <a:pt x="500" y="674"/>
                                </a:lnTo>
                                <a:lnTo>
                                  <a:pt x="400" y="674"/>
                                </a:lnTo>
                                <a:lnTo>
                                  <a:pt x="400" y="754"/>
                                </a:lnTo>
                                <a:lnTo>
                                  <a:pt x="300" y="754"/>
                                </a:lnTo>
                                <a:lnTo>
                                  <a:pt x="300" y="860"/>
                                </a:lnTo>
                                <a:lnTo>
                                  <a:pt x="200" y="860"/>
                                </a:lnTo>
                                <a:lnTo>
                                  <a:pt x="200" y="1041"/>
                                </a:lnTo>
                                <a:lnTo>
                                  <a:pt x="100" y="1041"/>
                                </a:lnTo>
                                <a:lnTo>
                                  <a:pt x="100" y="1235"/>
                                </a:lnTo>
                                <a:lnTo>
                                  <a:pt x="0" y="1235"/>
                                </a:lnTo>
                                <a:lnTo>
                                  <a:pt x="0" y="1843"/>
                                </a:lnTo>
                                <a:lnTo>
                                  <a:pt x="100" y="1843"/>
                                </a:lnTo>
                                <a:lnTo>
                                  <a:pt x="200" y="1843"/>
                                </a:lnTo>
                                <a:lnTo>
                                  <a:pt x="1903" y="1843"/>
                                </a:lnTo>
                                <a:lnTo>
                                  <a:pt x="1903" y="0"/>
                                </a:lnTo>
                                <a:close/>
                              </a:path>
                            </a:pathLst>
                          </a:custGeom>
                          <a:solidFill>
                            <a:srgbClr val="1663AA">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Freeform 993"/>
                        <wps:cNvSpPr>
                          <a:spLocks/>
                        </wps:cNvSpPr>
                        <wps:spPr bwMode="auto">
                          <a:xfrm>
                            <a:off x="7243" y="127"/>
                            <a:ext cx="1102" cy="1135"/>
                          </a:xfrm>
                          <a:custGeom>
                            <a:avLst/>
                            <a:gdLst>
                              <a:gd name="T0" fmla="+- 0 8345 7244"/>
                              <a:gd name="T1" fmla="*/ T0 w 1102"/>
                              <a:gd name="T2" fmla="+- 0 127 127"/>
                              <a:gd name="T3" fmla="*/ 127 h 1135"/>
                              <a:gd name="T4" fmla="+- 0 8245 7244"/>
                              <a:gd name="T5" fmla="*/ T4 w 1102"/>
                              <a:gd name="T6" fmla="+- 0 127 127"/>
                              <a:gd name="T7" fmla="*/ 127 h 1135"/>
                              <a:gd name="T8" fmla="+- 0 8245 7244"/>
                              <a:gd name="T9" fmla="*/ T8 w 1102"/>
                              <a:gd name="T10" fmla="+- 0 137 127"/>
                              <a:gd name="T11" fmla="*/ 137 h 1135"/>
                              <a:gd name="T12" fmla="+- 0 8145 7244"/>
                              <a:gd name="T13" fmla="*/ T12 w 1102"/>
                              <a:gd name="T14" fmla="+- 0 137 127"/>
                              <a:gd name="T15" fmla="*/ 137 h 1135"/>
                              <a:gd name="T16" fmla="+- 0 8145 7244"/>
                              <a:gd name="T17" fmla="*/ T16 w 1102"/>
                              <a:gd name="T18" fmla="+- 0 149 127"/>
                              <a:gd name="T19" fmla="*/ 149 h 1135"/>
                              <a:gd name="T20" fmla="+- 0 8045 7244"/>
                              <a:gd name="T21" fmla="*/ T20 w 1102"/>
                              <a:gd name="T22" fmla="+- 0 149 127"/>
                              <a:gd name="T23" fmla="*/ 149 h 1135"/>
                              <a:gd name="T24" fmla="+- 0 8045 7244"/>
                              <a:gd name="T25" fmla="*/ T24 w 1102"/>
                              <a:gd name="T26" fmla="+- 0 157 127"/>
                              <a:gd name="T27" fmla="*/ 157 h 1135"/>
                              <a:gd name="T28" fmla="+- 0 7945 7244"/>
                              <a:gd name="T29" fmla="*/ T28 w 1102"/>
                              <a:gd name="T30" fmla="+- 0 157 127"/>
                              <a:gd name="T31" fmla="*/ 157 h 1135"/>
                              <a:gd name="T32" fmla="+- 0 7945 7244"/>
                              <a:gd name="T33" fmla="*/ T32 w 1102"/>
                              <a:gd name="T34" fmla="+- 0 185 127"/>
                              <a:gd name="T35" fmla="*/ 185 h 1135"/>
                              <a:gd name="T36" fmla="+- 0 7845 7244"/>
                              <a:gd name="T37" fmla="*/ T36 w 1102"/>
                              <a:gd name="T38" fmla="+- 0 185 127"/>
                              <a:gd name="T39" fmla="*/ 185 h 1135"/>
                              <a:gd name="T40" fmla="+- 0 7845 7244"/>
                              <a:gd name="T41" fmla="*/ T40 w 1102"/>
                              <a:gd name="T42" fmla="+- 0 224 127"/>
                              <a:gd name="T43" fmla="*/ 224 h 1135"/>
                              <a:gd name="T44" fmla="+- 0 7744 7244"/>
                              <a:gd name="T45" fmla="*/ T44 w 1102"/>
                              <a:gd name="T46" fmla="+- 0 224 127"/>
                              <a:gd name="T47" fmla="*/ 224 h 1135"/>
                              <a:gd name="T48" fmla="+- 0 7744 7244"/>
                              <a:gd name="T49" fmla="*/ T48 w 1102"/>
                              <a:gd name="T50" fmla="+- 0 252 127"/>
                              <a:gd name="T51" fmla="*/ 252 h 1135"/>
                              <a:gd name="T52" fmla="+- 0 7644 7244"/>
                              <a:gd name="T53" fmla="*/ T52 w 1102"/>
                              <a:gd name="T54" fmla="+- 0 252 127"/>
                              <a:gd name="T55" fmla="*/ 252 h 1135"/>
                              <a:gd name="T56" fmla="+- 0 7644 7244"/>
                              <a:gd name="T57" fmla="*/ T56 w 1102"/>
                              <a:gd name="T58" fmla="+- 0 300 127"/>
                              <a:gd name="T59" fmla="*/ 300 h 1135"/>
                              <a:gd name="T60" fmla="+- 0 7544 7244"/>
                              <a:gd name="T61" fmla="*/ T60 w 1102"/>
                              <a:gd name="T62" fmla="+- 0 300 127"/>
                              <a:gd name="T63" fmla="*/ 300 h 1135"/>
                              <a:gd name="T64" fmla="+- 0 7544 7244"/>
                              <a:gd name="T65" fmla="*/ T64 w 1102"/>
                              <a:gd name="T66" fmla="+- 0 340 127"/>
                              <a:gd name="T67" fmla="*/ 340 h 1135"/>
                              <a:gd name="T68" fmla="+- 0 7444 7244"/>
                              <a:gd name="T69" fmla="*/ T68 w 1102"/>
                              <a:gd name="T70" fmla="+- 0 340 127"/>
                              <a:gd name="T71" fmla="*/ 340 h 1135"/>
                              <a:gd name="T72" fmla="+- 0 7444 7244"/>
                              <a:gd name="T73" fmla="*/ T72 w 1102"/>
                              <a:gd name="T74" fmla="+- 0 434 127"/>
                              <a:gd name="T75" fmla="*/ 434 h 1135"/>
                              <a:gd name="T76" fmla="+- 0 7344 7244"/>
                              <a:gd name="T77" fmla="*/ T76 w 1102"/>
                              <a:gd name="T78" fmla="+- 0 434 127"/>
                              <a:gd name="T79" fmla="*/ 434 h 1135"/>
                              <a:gd name="T80" fmla="+- 0 7344 7244"/>
                              <a:gd name="T81" fmla="*/ T80 w 1102"/>
                              <a:gd name="T82" fmla="+- 0 656 127"/>
                              <a:gd name="T83" fmla="*/ 656 h 1135"/>
                              <a:gd name="T84" fmla="+- 0 7244 7244"/>
                              <a:gd name="T85" fmla="*/ T84 w 1102"/>
                              <a:gd name="T86" fmla="+- 0 656 127"/>
                              <a:gd name="T87" fmla="*/ 656 h 1135"/>
                              <a:gd name="T88" fmla="+- 0 7244 7244"/>
                              <a:gd name="T89" fmla="*/ T88 w 1102"/>
                              <a:gd name="T90" fmla="+- 0 1262 127"/>
                              <a:gd name="T91" fmla="*/ 1262 h 1135"/>
                              <a:gd name="T92" fmla="+- 0 7344 7244"/>
                              <a:gd name="T93" fmla="*/ T92 w 1102"/>
                              <a:gd name="T94" fmla="+- 0 1262 127"/>
                              <a:gd name="T95" fmla="*/ 1262 h 1135"/>
                              <a:gd name="T96" fmla="+- 0 7344 7244"/>
                              <a:gd name="T97" fmla="*/ T96 w 1102"/>
                              <a:gd name="T98" fmla="+- 0 1068 127"/>
                              <a:gd name="T99" fmla="*/ 1068 h 1135"/>
                              <a:gd name="T100" fmla="+- 0 7444 7244"/>
                              <a:gd name="T101" fmla="*/ T100 w 1102"/>
                              <a:gd name="T102" fmla="+- 0 1068 127"/>
                              <a:gd name="T103" fmla="*/ 1068 h 1135"/>
                              <a:gd name="T104" fmla="+- 0 7444 7244"/>
                              <a:gd name="T105" fmla="*/ T104 w 1102"/>
                              <a:gd name="T106" fmla="+- 0 887 127"/>
                              <a:gd name="T107" fmla="*/ 887 h 1135"/>
                              <a:gd name="T108" fmla="+- 0 7544 7244"/>
                              <a:gd name="T109" fmla="*/ T108 w 1102"/>
                              <a:gd name="T110" fmla="+- 0 887 127"/>
                              <a:gd name="T111" fmla="*/ 887 h 1135"/>
                              <a:gd name="T112" fmla="+- 0 7544 7244"/>
                              <a:gd name="T113" fmla="*/ T112 w 1102"/>
                              <a:gd name="T114" fmla="+- 0 781 127"/>
                              <a:gd name="T115" fmla="*/ 781 h 1135"/>
                              <a:gd name="T116" fmla="+- 0 7644 7244"/>
                              <a:gd name="T117" fmla="*/ T116 w 1102"/>
                              <a:gd name="T118" fmla="+- 0 781 127"/>
                              <a:gd name="T119" fmla="*/ 781 h 1135"/>
                              <a:gd name="T120" fmla="+- 0 7644 7244"/>
                              <a:gd name="T121" fmla="*/ T120 w 1102"/>
                              <a:gd name="T122" fmla="+- 0 701 127"/>
                              <a:gd name="T123" fmla="*/ 701 h 1135"/>
                              <a:gd name="T124" fmla="+- 0 7744 7244"/>
                              <a:gd name="T125" fmla="*/ T124 w 1102"/>
                              <a:gd name="T126" fmla="+- 0 701 127"/>
                              <a:gd name="T127" fmla="*/ 701 h 1135"/>
                              <a:gd name="T128" fmla="+- 0 7744 7244"/>
                              <a:gd name="T129" fmla="*/ T128 w 1102"/>
                              <a:gd name="T130" fmla="+- 0 626 127"/>
                              <a:gd name="T131" fmla="*/ 626 h 1135"/>
                              <a:gd name="T132" fmla="+- 0 7845 7244"/>
                              <a:gd name="T133" fmla="*/ T132 w 1102"/>
                              <a:gd name="T134" fmla="+- 0 626 127"/>
                              <a:gd name="T135" fmla="*/ 626 h 1135"/>
                              <a:gd name="T136" fmla="+- 0 7845 7244"/>
                              <a:gd name="T137" fmla="*/ T136 w 1102"/>
                              <a:gd name="T138" fmla="+- 0 546 127"/>
                              <a:gd name="T139" fmla="*/ 546 h 1135"/>
                              <a:gd name="T140" fmla="+- 0 7945 7244"/>
                              <a:gd name="T141" fmla="*/ T140 w 1102"/>
                              <a:gd name="T142" fmla="+- 0 546 127"/>
                              <a:gd name="T143" fmla="*/ 546 h 1135"/>
                              <a:gd name="T144" fmla="+- 0 7945 7244"/>
                              <a:gd name="T145" fmla="*/ T144 w 1102"/>
                              <a:gd name="T146" fmla="+- 0 486 127"/>
                              <a:gd name="T147" fmla="*/ 486 h 1135"/>
                              <a:gd name="T148" fmla="+- 0 8045 7244"/>
                              <a:gd name="T149" fmla="*/ T148 w 1102"/>
                              <a:gd name="T150" fmla="+- 0 486 127"/>
                              <a:gd name="T151" fmla="*/ 486 h 1135"/>
                              <a:gd name="T152" fmla="+- 0 8045 7244"/>
                              <a:gd name="T153" fmla="*/ T152 w 1102"/>
                              <a:gd name="T154" fmla="+- 0 455 127"/>
                              <a:gd name="T155" fmla="*/ 455 h 1135"/>
                              <a:gd name="T156" fmla="+- 0 8145 7244"/>
                              <a:gd name="T157" fmla="*/ T156 w 1102"/>
                              <a:gd name="T158" fmla="+- 0 455 127"/>
                              <a:gd name="T159" fmla="*/ 455 h 1135"/>
                              <a:gd name="T160" fmla="+- 0 8145 7244"/>
                              <a:gd name="T161" fmla="*/ T160 w 1102"/>
                              <a:gd name="T162" fmla="+- 0 434 127"/>
                              <a:gd name="T163" fmla="*/ 434 h 1135"/>
                              <a:gd name="T164" fmla="+- 0 8245 7244"/>
                              <a:gd name="T165" fmla="*/ T164 w 1102"/>
                              <a:gd name="T166" fmla="+- 0 434 127"/>
                              <a:gd name="T167" fmla="*/ 434 h 1135"/>
                              <a:gd name="T168" fmla="+- 0 8245 7244"/>
                              <a:gd name="T169" fmla="*/ T168 w 1102"/>
                              <a:gd name="T170" fmla="+- 0 411 127"/>
                              <a:gd name="T171" fmla="*/ 411 h 1135"/>
                              <a:gd name="T172" fmla="+- 0 8345 7244"/>
                              <a:gd name="T173" fmla="*/ T172 w 1102"/>
                              <a:gd name="T174" fmla="+- 0 411 127"/>
                              <a:gd name="T175" fmla="*/ 411 h 1135"/>
                              <a:gd name="T176" fmla="+- 0 8345 7244"/>
                              <a:gd name="T177" fmla="*/ T176 w 1102"/>
                              <a:gd name="T178" fmla="+- 0 149 127"/>
                              <a:gd name="T179" fmla="*/ 149 h 1135"/>
                              <a:gd name="T180" fmla="+- 0 8345 7244"/>
                              <a:gd name="T181" fmla="*/ T180 w 1102"/>
                              <a:gd name="T182" fmla="+- 0 127 127"/>
                              <a:gd name="T183" fmla="*/ 127 h 1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02" h="1135">
                                <a:moveTo>
                                  <a:pt x="1101" y="0"/>
                                </a:moveTo>
                                <a:lnTo>
                                  <a:pt x="1001" y="0"/>
                                </a:lnTo>
                                <a:lnTo>
                                  <a:pt x="1001" y="10"/>
                                </a:lnTo>
                                <a:lnTo>
                                  <a:pt x="901" y="10"/>
                                </a:lnTo>
                                <a:lnTo>
                                  <a:pt x="901" y="22"/>
                                </a:lnTo>
                                <a:lnTo>
                                  <a:pt x="801" y="22"/>
                                </a:lnTo>
                                <a:lnTo>
                                  <a:pt x="801" y="30"/>
                                </a:lnTo>
                                <a:lnTo>
                                  <a:pt x="701" y="30"/>
                                </a:lnTo>
                                <a:lnTo>
                                  <a:pt x="701" y="58"/>
                                </a:lnTo>
                                <a:lnTo>
                                  <a:pt x="601" y="58"/>
                                </a:lnTo>
                                <a:lnTo>
                                  <a:pt x="601" y="97"/>
                                </a:lnTo>
                                <a:lnTo>
                                  <a:pt x="500" y="97"/>
                                </a:lnTo>
                                <a:lnTo>
                                  <a:pt x="500" y="125"/>
                                </a:lnTo>
                                <a:lnTo>
                                  <a:pt x="400" y="125"/>
                                </a:lnTo>
                                <a:lnTo>
                                  <a:pt x="400" y="173"/>
                                </a:lnTo>
                                <a:lnTo>
                                  <a:pt x="300" y="173"/>
                                </a:lnTo>
                                <a:lnTo>
                                  <a:pt x="300" y="213"/>
                                </a:lnTo>
                                <a:lnTo>
                                  <a:pt x="200" y="213"/>
                                </a:lnTo>
                                <a:lnTo>
                                  <a:pt x="200" y="307"/>
                                </a:lnTo>
                                <a:lnTo>
                                  <a:pt x="100" y="307"/>
                                </a:lnTo>
                                <a:lnTo>
                                  <a:pt x="100" y="529"/>
                                </a:lnTo>
                                <a:lnTo>
                                  <a:pt x="0" y="529"/>
                                </a:lnTo>
                                <a:lnTo>
                                  <a:pt x="0" y="1135"/>
                                </a:lnTo>
                                <a:lnTo>
                                  <a:pt x="100" y="1135"/>
                                </a:lnTo>
                                <a:lnTo>
                                  <a:pt x="100" y="941"/>
                                </a:lnTo>
                                <a:lnTo>
                                  <a:pt x="200" y="941"/>
                                </a:lnTo>
                                <a:lnTo>
                                  <a:pt x="200" y="760"/>
                                </a:lnTo>
                                <a:lnTo>
                                  <a:pt x="300" y="760"/>
                                </a:lnTo>
                                <a:lnTo>
                                  <a:pt x="300" y="654"/>
                                </a:lnTo>
                                <a:lnTo>
                                  <a:pt x="400" y="654"/>
                                </a:lnTo>
                                <a:lnTo>
                                  <a:pt x="400" y="574"/>
                                </a:lnTo>
                                <a:lnTo>
                                  <a:pt x="500" y="574"/>
                                </a:lnTo>
                                <a:lnTo>
                                  <a:pt x="500" y="499"/>
                                </a:lnTo>
                                <a:lnTo>
                                  <a:pt x="601" y="499"/>
                                </a:lnTo>
                                <a:lnTo>
                                  <a:pt x="601" y="419"/>
                                </a:lnTo>
                                <a:lnTo>
                                  <a:pt x="701" y="419"/>
                                </a:lnTo>
                                <a:lnTo>
                                  <a:pt x="701" y="359"/>
                                </a:lnTo>
                                <a:lnTo>
                                  <a:pt x="801" y="359"/>
                                </a:lnTo>
                                <a:lnTo>
                                  <a:pt x="801" y="328"/>
                                </a:lnTo>
                                <a:lnTo>
                                  <a:pt x="901" y="328"/>
                                </a:lnTo>
                                <a:lnTo>
                                  <a:pt x="901" y="307"/>
                                </a:lnTo>
                                <a:lnTo>
                                  <a:pt x="1001" y="307"/>
                                </a:lnTo>
                                <a:lnTo>
                                  <a:pt x="1001" y="284"/>
                                </a:lnTo>
                                <a:lnTo>
                                  <a:pt x="1101" y="284"/>
                                </a:lnTo>
                                <a:lnTo>
                                  <a:pt x="1101" y="22"/>
                                </a:lnTo>
                                <a:lnTo>
                                  <a:pt x="1101" y="0"/>
                                </a:lnTo>
                                <a:close/>
                              </a:path>
                            </a:pathLst>
                          </a:custGeom>
                          <a:solidFill>
                            <a:srgbClr val="B6D4E9">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Freeform 992"/>
                        <wps:cNvSpPr>
                          <a:spLocks/>
                        </wps:cNvSpPr>
                        <wps:spPr bwMode="auto">
                          <a:xfrm>
                            <a:off x="7243" y="-36"/>
                            <a:ext cx="1904" cy="692"/>
                          </a:xfrm>
                          <a:custGeom>
                            <a:avLst/>
                            <a:gdLst>
                              <a:gd name="T0" fmla="+- 0 9147 7244"/>
                              <a:gd name="T1" fmla="*/ T0 w 1904"/>
                              <a:gd name="T2" fmla="+- 0 -35 -35"/>
                              <a:gd name="T3" fmla="*/ -35 h 692"/>
                              <a:gd name="T4" fmla="+- 0 8646 7244"/>
                              <a:gd name="T5" fmla="*/ T4 w 1904"/>
                              <a:gd name="T6" fmla="+- 0 1 -35"/>
                              <a:gd name="T7" fmla="*/ 1 h 692"/>
                              <a:gd name="T8" fmla="+- 0 8546 7244"/>
                              <a:gd name="T9" fmla="*/ T8 w 1904"/>
                              <a:gd name="T10" fmla="+- 0 6 -35"/>
                              <a:gd name="T11" fmla="*/ 6 h 692"/>
                              <a:gd name="T12" fmla="+- 0 8446 7244"/>
                              <a:gd name="T13" fmla="*/ T12 w 1904"/>
                              <a:gd name="T14" fmla="+- 0 13 -35"/>
                              <a:gd name="T15" fmla="*/ 13 h 692"/>
                              <a:gd name="T16" fmla="+- 0 8345 7244"/>
                              <a:gd name="T17" fmla="*/ T16 w 1904"/>
                              <a:gd name="T18" fmla="+- 0 7 -35"/>
                              <a:gd name="T19" fmla="*/ 7 h 692"/>
                              <a:gd name="T20" fmla="+- 0 8245 7244"/>
                              <a:gd name="T21" fmla="*/ T20 w 1904"/>
                              <a:gd name="T22" fmla="+- 0 9 -35"/>
                              <a:gd name="T23" fmla="*/ 9 h 692"/>
                              <a:gd name="T24" fmla="+- 0 8045 7244"/>
                              <a:gd name="T25" fmla="*/ T24 w 1904"/>
                              <a:gd name="T26" fmla="+- 0 9 -35"/>
                              <a:gd name="T27" fmla="*/ 9 h 692"/>
                              <a:gd name="T28" fmla="+- 0 7945 7244"/>
                              <a:gd name="T29" fmla="*/ T28 w 1904"/>
                              <a:gd name="T30" fmla="+- 0 18 -35"/>
                              <a:gd name="T31" fmla="*/ 18 h 692"/>
                              <a:gd name="T32" fmla="+- 0 7845 7244"/>
                              <a:gd name="T33" fmla="*/ T32 w 1904"/>
                              <a:gd name="T34" fmla="+- 0 33 -35"/>
                              <a:gd name="T35" fmla="*/ 33 h 692"/>
                              <a:gd name="T36" fmla="+- 0 7744 7244"/>
                              <a:gd name="T37" fmla="*/ T36 w 1904"/>
                              <a:gd name="T38" fmla="+- 0 38 -35"/>
                              <a:gd name="T39" fmla="*/ 38 h 692"/>
                              <a:gd name="T40" fmla="+- 0 7644 7244"/>
                              <a:gd name="T41" fmla="*/ T40 w 1904"/>
                              <a:gd name="T42" fmla="+- 0 42 -35"/>
                              <a:gd name="T43" fmla="*/ 42 h 692"/>
                              <a:gd name="T44" fmla="+- 0 7544 7244"/>
                              <a:gd name="T45" fmla="*/ T44 w 1904"/>
                              <a:gd name="T46" fmla="+- 0 55 -35"/>
                              <a:gd name="T47" fmla="*/ 55 h 692"/>
                              <a:gd name="T48" fmla="+- 0 7444 7244"/>
                              <a:gd name="T49" fmla="*/ T48 w 1904"/>
                              <a:gd name="T50" fmla="+- 0 83 -35"/>
                              <a:gd name="T51" fmla="*/ 83 h 692"/>
                              <a:gd name="T52" fmla="+- 0 7344 7244"/>
                              <a:gd name="T53" fmla="*/ T52 w 1904"/>
                              <a:gd name="T54" fmla="+- 0 123 -35"/>
                              <a:gd name="T55" fmla="*/ 123 h 692"/>
                              <a:gd name="T56" fmla="+- 0 7244 7244"/>
                              <a:gd name="T57" fmla="*/ T56 w 1904"/>
                              <a:gd name="T58" fmla="+- 0 208 -35"/>
                              <a:gd name="T59" fmla="*/ 208 h 692"/>
                              <a:gd name="T60" fmla="+- 0 7344 7244"/>
                              <a:gd name="T61" fmla="*/ T60 w 1904"/>
                              <a:gd name="T62" fmla="+- 0 656 -35"/>
                              <a:gd name="T63" fmla="*/ 656 h 692"/>
                              <a:gd name="T64" fmla="+- 0 7444 7244"/>
                              <a:gd name="T65" fmla="*/ T64 w 1904"/>
                              <a:gd name="T66" fmla="+- 0 434 -35"/>
                              <a:gd name="T67" fmla="*/ 434 h 692"/>
                              <a:gd name="T68" fmla="+- 0 7544 7244"/>
                              <a:gd name="T69" fmla="*/ T68 w 1904"/>
                              <a:gd name="T70" fmla="+- 0 340 -35"/>
                              <a:gd name="T71" fmla="*/ 340 h 692"/>
                              <a:gd name="T72" fmla="+- 0 7644 7244"/>
                              <a:gd name="T73" fmla="*/ T72 w 1904"/>
                              <a:gd name="T74" fmla="+- 0 300 -35"/>
                              <a:gd name="T75" fmla="*/ 300 h 692"/>
                              <a:gd name="T76" fmla="+- 0 7744 7244"/>
                              <a:gd name="T77" fmla="*/ T76 w 1904"/>
                              <a:gd name="T78" fmla="+- 0 252 -35"/>
                              <a:gd name="T79" fmla="*/ 252 h 692"/>
                              <a:gd name="T80" fmla="+- 0 7845 7244"/>
                              <a:gd name="T81" fmla="*/ T80 w 1904"/>
                              <a:gd name="T82" fmla="+- 0 224 -35"/>
                              <a:gd name="T83" fmla="*/ 224 h 692"/>
                              <a:gd name="T84" fmla="+- 0 7945 7244"/>
                              <a:gd name="T85" fmla="*/ T84 w 1904"/>
                              <a:gd name="T86" fmla="+- 0 185 -35"/>
                              <a:gd name="T87" fmla="*/ 185 h 692"/>
                              <a:gd name="T88" fmla="+- 0 8045 7244"/>
                              <a:gd name="T89" fmla="*/ T88 w 1904"/>
                              <a:gd name="T90" fmla="+- 0 157 -35"/>
                              <a:gd name="T91" fmla="*/ 157 h 692"/>
                              <a:gd name="T92" fmla="+- 0 8145 7244"/>
                              <a:gd name="T93" fmla="*/ T92 w 1904"/>
                              <a:gd name="T94" fmla="+- 0 149 -35"/>
                              <a:gd name="T95" fmla="*/ 149 h 692"/>
                              <a:gd name="T96" fmla="+- 0 8245 7244"/>
                              <a:gd name="T97" fmla="*/ T96 w 1904"/>
                              <a:gd name="T98" fmla="+- 0 137 -35"/>
                              <a:gd name="T99" fmla="*/ 137 h 692"/>
                              <a:gd name="T100" fmla="+- 0 8345 7244"/>
                              <a:gd name="T101" fmla="*/ T100 w 1904"/>
                              <a:gd name="T102" fmla="+- 0 127 -35"/>
                              <a:gd name="T103" fmla="*/ 127 h 692"/>
                              <a:gd name="T104" fmla="+- 0 8446 7244"/>
                              <a:gd name="T105" fmla="*/ T104 w 1904"/>
                              <a:gd name="T106" fmla="+- 0 149 -35"/>
                              <a:gd name="T107" fmla="*/ 149 h 692"/>
                              <a:gd name="T108" fmla="+- 0 8546 7244"/>
                              <a:gd name="T109" fmla="*/ T108 w 1904"/>
                              <a:gd name="T110" fmla="+- 0 132 -35"/>
                              <a:gd name="T111" fmla="*/ 132 h 692"/>
                              <a:gd name="T112" fmla="+- 0 8646 7244"/>
                              <a:gd name="T113" fmla="*/ T112 w 1904"/>
                              <a:gd name="T114" fmla="+- 0 102 -35"/>
                              <a:gd name="T115" fmla="*/ 102 h 692"/>
                              <a:gd name="T116" fmla="+- 0 8746 7244"/>
                              <a:gd name="T117" fmla="*/ T116 w 1904"/>
                              <a:gd name="T118" fmla="+- 0 55 -35"/>
                              <a:gd name="T119" fmla="*/ 55 h 692"/>
                              <a:gd name="T120" fmla="+- 0 8846 7244"/>
                              <a:gd name="T121" fmla="*/ T120 w 1904"/>
                              <a:gd name="T122" fmla="+- 0 46 -35"/>
                              <a:gd name="T123" fmla="*/ 46 h 692"/>
                              <a:gd name="T124" fmla="+- 0 8947 7244"/>
                              <a:gd name="T125" fmla="*/ T124 w 1904"/>
                              <a:gd name="T126" fmla="+- 0 42 -35"/>
                              <a:gd name="T127" fmla="*/ 42 h 692"/>
                              <a:gd name="T128" fmla="+- 0 9047 7244"/>
                              <a:gd name="T129" fmla="*/ T128 w 1904"/>
                              <a:gd name="T130" fmla="+- 0 37 -35"/>
                              <a:gd name="T131" fmla="*/ 37 h 692"/>
                              <a:gd name="T132" fmla="+- 0 9147 7244"/>
                              <a:gd name="T133" fmla="*/ T132 w 1904"/>
                              <a:gd name="T134" fmla="+- 0 27 -35"/>
                              <a:gd name="T135" fmla="*/ 27 h 6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904" h="692">
                                <a:moveTo>
                                  <a:pt x="1903" y="0"/>
                                </a:moveTo>
                                <a:lnTo>
                                  <a:pt x="1903" y="0"/>
                                </a:lnTo>
                                <a:lnTo>
                                  <a:pt x="1402" y="0"/>
                                </a:lnTo>
                                <a:lnTo>
                                  <a:pt x="1402" y="36"/>
                                </a:lnTo>
                                <a:lnTo>
                                  <a:pt x="1302" y="36"/>
                                </a:lnTo>
                                <a:lnTo>
                                  <a:pt x="1302" y="41"/>
                                </a:lnTo>
                                <a:lnTo>
                                  <a:pt x="1202" y="41"/>
                                </a:lnTo>
                                <a:lnTo>
                                  <a:pt x="1202" y="48"/>
                                </a:lnTo>
                                <a:lnTo>
                                  <a:pt x="1101" y="48"/>
                                </a:lnTo>
                                <a:lnTo>
                                  <a:pt x="1101" y="42"/>
                                </a:lnTo>
                                <a:lnTo>
                                  <a:pt x="1001" y="42"/>
                                </a:lnTo>
                                <a:lnTo>
                                  <a:pt x="1001" y="44"/>
                                </a:lnTo>
                                <a:lnTo>
                                  <a:pt x="901" y="44"/>
                                </a:lnTo>
                                <a:lnTo>
                                  <a:pt x="801" y="44"/>
                                </a:lnTo>
                                <a:lnTo>
                                  <a:pt x="801" y="53"/>
                                </a:lnTo>
                                <a:lnTo>
                                  <a:pt x="701" y="53"/>
                                </a:lnTo>
                                <a:lnTo>
                                  <a:pt x="701" y="68"/>
                                </a:lnTo>
                                <a:lnTo>
                                  <a:pt x="601" y="68"/>
                                </a:lnTo>
                                <a:lnTo>
                                  <a:pt x="601" y="73"/>
                                </a:lnTo>
                                <a:lnTo>
                                  <a:pt x="500" y="73"/>
                                </a:lnTo>
                                <a:lnTo>
                                  <a:pt x="500" y="77"/>
                                </a:lnTo>
                                <a:lnTo>
                                  <a:pt x="400" y="77"/>
                                </a:lnTo>
                                <a:lnTo>
                                  <a:pt x="400" y="90"/>
                                </a:lnTo>
                                <a:lnTo>
                                  <a:pt x="300" y="90"/>
                                </a:lnTo>
                                <a:lnTo>
                                  <a:pt x="300" y="118"/>
                                </a:lnTo>
                                <a:lnTo>
                                  <a:pt x="200" y="118"/>
                                </a:lnTo>
                                <a:lnTo>
                                  <a:pt x="200" y="158"/>
                                </a:lnTo>
                                <a:lnTo>
                                  <a:pt x="100" y="158"/>
                                </a:lnTo>
                                <a:lnTo>
                                  <a:pt x="100" y="243"/>
                                </a:lnTo>
                                <a:lnTo>
                                  <a:pt x="0" y="243"/>
                                </a:lnTo>
                                <a:lnTo>
                                  <a:pt x="0" y="691"/>
                                </a:lnTo>
                                <a:lnTo>
                                  <a:pt x="100" y="691"/>
                                </a:lnTo>
                                <a:lnTo>
                                  <a:pt x="100" y="469"/>
                                </a:lnTo>
                                <a:lnTo>
                                  <a:pt x="200" y="469"/>
                                </a:lnTo>
                                <a:lnTo>
                                  <a:pt x="200" y="375"/>
                                </a:lnTo>
                                <a:lnTo>
                                  <a:pt x="300" y="375"/>
                                </a:lnTo>
                                <a:lnTo>
                                  <a:pt x="300" y="335"/>
                                </a:lnTo>
                                <a:lnTo>
                                  <a:pt x="400" y="335"/>
                                </a:lnTo>
                                <a:lnTo>
                                  <a:pt x="400" y="287"/>
                                </a:lnTo>
                                <a:lnTo>
                                  <a:pt x="500" y="287"/>
                                </a:lnTo>
                                <a:lnTo>
                                  <a:pt x="500" y="259"/>
                                </a:lnTo>
                                <a:lnTo>
                                  <a:pt x="601" y="259"/>
                                </a:lnTo>
                                <a:lnTo>
                                  <a:pt x="601" y="220"/>
                                </a:lnTo>
                                <a:lnTo>
                                  <a:pt x="701" y="220"/>
                                </a:lnTo>
                                <a:lnTo>
                                  <a:pt x="701" y="192"/>
                                </a:lnTo>
                                <a:lnTo>
                                  <a:pt x="801" y="192"/>
                                </a:lnTo>
                                <a:lnTo>
                                  <a:pt x="801" y="184"/>
                                </a:lnTo>
                                <a:lnTo>
                                  <a:pt x="901" y="184"/>
                                </a:lnTo>
                                <a:lnTo>
                                  <a:pt x="901" y="172"/>
                                </a:lnTo>
                                <a:lnTo>
                                  <a:pt x="1001" y="172"/>
                                </a:lnTo>
                                <a:lnTo>
                                  <a:pt x="1001" y="162"/>
                                </a:lnTo>
                                <a:lnTo>
                                  <a:pt x="1101" y="162"/>
                                </a:lnTo>
                                <a:lnTo>
                                  <a:pt x="1101" y="184"/>
                                </a:lnTo>
                                <a:lnTo>
                                  <a:pt x="1202" y="184"/>
                                </a:lnTo>
                                <a:lnTo>
                                  <a:pt x="1202" y="167"/>
                                </a:lnTo>
                                <a:lnTo>
                                  <a:pt x="1302" y="167"/>
                                </a:lnTo>
                                <a:lnTo>
                                  <a:pt x="1302" y="137"/>
                                </a:lnTo>
                                <a:lnTo>
                                  <a:pt x="1402" y="137"/>
                                </a:lnTo>
                                <a:lnTo>
                                  <a:pt x="1402" y="90"/>
                                </a:lnTo>
                                <a:lnTo>
                                  <a:pt x="1502" y="90"/>
                                </a:lnTo>
                                <a:lnTo>
                                  <a:pt x="1502" y="81"/>
                                </a:lnTo>
                                <a:lnTo>
                                  <a:pt x="1602" y="81"/>
                                </a:lnTo>
                                <a:lnTo>
                                  <a:pt x="1602" y="77"/>
                                </a:lnTo>
                                <a:lnTo>
                                  <a:pt x="1703" y="77"/>
                                </a:lnTo>
                                <a:lnTo>
                                  <a:pt x="1703" y="72"/>
                                </a:lnTo>
                                <a:lnTo>
                                  <a:pt x="1803" y="72"/>
                                </a:lnTo>
                                <a:lnTo>
                                  <a:pt x="1803" y="62"/>
                                </a:lnTo>
                                <a:lnTo>
                                  <a:pt x="1903" y="62"/>
                                </a:lnTo>
                                <a:lnTo>
                                  <a:pt x="1903" y="0"/>
                                </a:lnTo>
                                <a:close/>
                              </a:path>
                            </a:pathLst>
                          </a:custGeom>
                          <a:solidFill>
                            <a:srgbClr val="FCC28C">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Freeform 991"/>
                        <wps:cNvSpPr>
                          <a:spLocks/>
                        </wps:cNvSpPr>
                        <wps:spPr bwMode="auto">
                          <a:xfrm>
                            <a:off x="7243" y="-36"/>
                            <a:ext cx="1403" cy="244"/>
                          </a:xfrm>
                          <a:custGeom>
                            <a:avLst/>
                            <a:gdLst>
                              <a:gd name="T0" fmla="+- 0 8646 7244"/>
                              <a:gd name="T1" fmla="*/ T0 w 1403"/>
                              <a:gd name="T2" fmla="+- 0 -35 -35"/>
                              <a:gd name="T3" fmla="*/ -35 h 244"/>
                              <a:gd name="T4" fmla="+- 0 8646 7244"/>
                              <a:gd name="T5" fmla="*/ T4 w 1403"/>
                              <a:gd name="T6" fmla="+- 0 -35 -35"/>
                              <a:gd name="T7" fmla="*/ -35 h 244"/>
                              <a:gd name="T8" fmla="+- 0 7244 7244"/>
                              <a:gd name="T9" fmla="*/ T8 w 1403"/>
                              <a:gd name="T10" fmla="+- 0 -35 -35"/>
                              <a:gd name="T11" fmla="*/ -35 h 244"/>
                              <a:gd name="T12" fmla="+- 0 7244 7244"/>
                              <a:gd name="T13" fmla="*/ T12 w 1403"/>
                              <a:gd name="T14" fmla="+- 0 208 -35"/>
                              <a:gd name="T15" fmla="*/ 208 h 244"/>
                              <a:gd name="T16" fmla="+- 0 7344 7244"/>
                              <a:gd name="T17" fmla="*/ T16 w 1403"/>
                              <a:gd name="T18" fmla="+- 0 208 -35"/>
                              <a:gd name="T19" fmla="*/ 208 h 244"/>
                              <a:gd name="T20" fmla="+- 0 7344 7244"/>
                              <a:gd name="T21" fmla="*/ T20 w 1403"/>
                              <a:gd name="T22" fmla="+- 0 123 -35"/>
                              <a:gd name="T23" fmla="*/ 123 h 244"/>
                              <a:gd name="T24" fmla="+- 0 7444 7244"/>
                              <a:gd name="T25" fmla="*/ T24 w 1403"/>
                              <a:gd name="T26" fmla="+- 0 123 -35"/>
                              <a:gd name="T27" fmla="*/ 123 h 244"/>
                              <a:gd name="T28" fmla="+- 0 7444 7244"/>
                              <a:gd name="T29" fmla="*/ T28 w 1403"/>
                              <a:gd name="T30" fmla="+- 0 83 -35"/>
                              <a:gd name="T31" fmla="*/ 83 h 244"/>
                              <a:gd name="T32" fmla="+- 0 7544 7244"/>
                              <a:gd name="T33" fmla="*/ T32 w 1403"/>
                              <a:gd name="T34" fmla="+- 0 83 -35"/>
                              <a:gd name="T35" fmla="*/ 83 h 244"/>
                              <a:gd name="T36" fmla="+- 0 7544 7244"/>
                              <a:gd name="T37" fmla="*/ T36 w 1403"/>
                              <a:gd name="T38" fmla="+- 0 55 -35"/>
                              <a:gd name="T39" fmla="*/ 55 h 244"/>
                              <a:gd name="T40" fmla="+- 0 7644 7244"/>
                              <a:gd name="T41" fmla="*/ T40 w 1403"/>
                              <a:gd name="T42" fmla="+- 0 55 -35"/>
                              <a:gd name="T43" fmla="*/ 55 h 244"/>
                              <a:gd name="T44" fmla="+- 0 7644 7244"/>
                              <a:gd name="T45" fmla="*/ T44 w 1403"/>
                              <a:gd name="T46" fmla="+- 0 42 -35"/>
                              <a:gd name="T47" fmla="*/ 42 h 244"/>
                              <a:gd name="T48" fmla="+- 0 7744 7244"/>
                              <a:gd name="T49" fmla="*/ T48 w 1403"/>
                              <a:gd name="T50" fmla="+- 0 42 -35"/>
                              <a:gd name="T51" fmla="*/ 42 h 244"/>
                              <a:gd name="T52" fmla="+- 0 7744 7244"/>
                              <a:gd name="T53" fmla="*/ T52 w 1403"/>
                              <a:gd name="T54" fmla="+- 0 38 -35"/>
                              <a:gd name="T55" fmla="*/ 38 h 244"/>
                              <a:gd name="T56" fmla="+- 0 7845 7244"/>
                              <a:gd name="T57" fmla="*/ T56 w 1403"/>
                              <a:gd name="T58" fmla="+- 0 38 -35"/>
                              <a:gd name="T59" fmla="*/ 38 h 244"/>
                              <a:gd name="T60" fmla="+- 0 7845 7244"/>
                              <a:gd name="T61" fmla="*/ T60 w 1403"/>
                              <a:gd name="T62" fmla="+- 0 33 -35"/>
                              <a:gd name="T63" fmla="*/ 33 h 244"/>
                              <a:gd name="T64" fmla="+- 0 7945 7244"/>
                              <a:gd name="T65" fmla="*/ T64 w 1403"/>
                              <a:gd name="T66" fmla="+- 0 33 -35"/>
                              <a:gd name="T67" fmla="*/ 33 h 244"/>
                              <a:gd name="T68" fmla="+- 0 7945 7244"/>
                              <a:gd name="T69" fmla="*/ T68 w 1403"/>
                              <a:gd name="T70" fmla="+- 0 18 -35"/>
                              <a:gd name="T71" fmla="*/ 18 h 244"/>
                              <a:gd name="T72" fmla="+- 0 8045 7244"/>
                              <a:gd name="T73" fmla="*/ T72 w 1403"/>
                              <a:gd name="T74" fmla="+- 0 18 -35"/>
                              <a:gd name="T75" fmla="*/ 18 h 244"/>
                              <a:gd name="T76" fmla="+- 0 8045 7244"/>
                              <a:gd name="T77" fmla="*/ T76 w 1403"/>
                              <a:gd name="T78" fmla="+- 0 9 -35"/>
                              <a:gd name="T79" fmla="*/ 9 h 244"/>
                              <a:gd name="T80" fmla="+- 0 8145 7244"/>
                              <a:gd name="T81" fmla="*/ T80 w 1403"/>
                              <a:gd name="T82" fmla="+- 0 9 -35"/>
                              <a:gd name="T83" fmla="*/ 9 h 244"/>
                              <a:gd name="T84" fmla="+- 0 8245 7244"/>
                              <a:gd name="T85" fmla="*/ T84 w 1403"/>
                              <a:gd name="T86" fmla="+- 0 9 -35"/>
                              <a:gd name="T87" fmla="*/ 9 h 244"/>
                              <a:gd name="T88" fmla="+- 0 8245 7244"/>
                              <a:gd name="T89" fmla="*/ T88 w 1403"/>
                              <a:gd name="T90" fmla="+- 0 7 -35"/>
                              <a:gd name="T91" fmla="*/ 7 h 244"/>
                              <a:gd name="T92" fmla="+- 0 8345 7244"/>
                              <a:gd name="T93" fmla="*/ T92 w 1403"/>
                              <a:gd name="T94" fmla="+- 0 7 -35"/>
                              <a:gd name="T95" fmla="*/ 7 h 244"/>
                              <a:gd name="T96" fmla="+- 0 8345 7244"/>
                              <a:gd name="T97" fmla="*/ T96 w 1403"/>
                              <a:gd name="T98" fmla="+- 0 13 -35"/>
                              <a:gd name="T99" fmla="*/ 13 h 244"/>
                              <a:gd name="T100" fmla="+- 0 8446 7244"/>
                              <a:gd name="T101" fmla="*/ T100 w 1403"/>
                              <a:gd name="T102" fmla="+- 0 13 -35"/>
                              <a:gd name="T103" fmla="*/ 13 h 244"/>
                              <a:gd name="T104" fmla="+- 0 8446 7244"/>
                              <a:gd name="T105" fmla="*/ T104 w 1403"/>
                              <a:gd name="T106" fmla="+- 0 6 -35"/>
                              <a:gd name="T107" fmla="*/ 6 h 244"/>
                              <a:gd name="T108" fmla="+- 0 8546 7244"/>
                              <a:gd name="T109" fmla="*/ T108 w 1403"/>
                              <a:gd name="T110" fmla="+- 0 6 -35"/>
                              <a:gd name="T111" fmla="*/ 6 h 244"/>
                              <a:gd name="T112" fmla="+- 0 8546 7244"/>
                              <a:gd name="T113" fmla="*/ T112 w 1403"/>
                              <a:gd name="T114" fmla="+- 0 1 -35"/>
                              <a:gd name="T115" fmla="*/ 1 h 244"/>
                              <a:gd name="T116" fmla="+- 0 8646 7244"/>
                              <a:gd name="T117" fmla="*/ T116 w 1403"/>
                              <a:gd name="T118" fmla="+- 0 1 -35"/>
                              <a:gd name="T119" fmla="*/ 1 h 244"/>
                              <a:gd name="T120" fmla="+- 0 8646 7244"/>
                              <a:gd name="T121" fmla="*/ T120 w 1403"/>
                              <a:gd name="T122" fmla="+- 0 -35 -35"/>
                              <a:gd name="T123" fmla="*/ -35 h 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403" h="244">
                                <a:moveTo>
                                  <a:pt x="1402" y="0"/>
                                </a:moveTo>
                                <a:lnTo>
                                  <a:pt x="1402" y="0"/>
                                </a:lnTo>
                                <a:lnTo>
                                  <a:pt x="0" y="0"/>
                                </a:lnTo>
                                <a:lnTo>
                                  <a:pt x="0" y="243"/>
                                </a:lnTo>
                                <a:lnTo>
                                  <a:pt x="100" y="243"/>
                                </a:lnTo>
                                <a:lnTo>
                                  <a:pt x="100" y="158"/>
                                </a:lnTo>
                                <a:lnTo>
                                  <a:pt x="200" y="158"/>
                                </a:lnTo>
                                <a:lnTo>
                                  <a:pt x="200" y="118"/>
                                </a:lnTo>
                                <a:lnTo>
                                  <a:pt x="300" y="118"/>
                                </a:lnTo>
                                <a:lnTo>
                                  <a:pt x="300" y="90"/>
                                </a:lnTo>
                                <a:lnTo>
                                  <a:pt x="400" y="90"/>
                                </a:lnTo>
                                <a:lnTo>
                                  <a:pt x="400" y="77"/>
                                </a:lnTo>
                                <a:lnTo>
                                  <a:pt x="500" y="77"/>
                                </a:lnTo>
                                <a:lnTo>
                                  <a:pt x="500" y="73"/>
                                </a:lnTo>
                                <a:lnTo>
                                  <a:pt x="601" y="73"/>
                                </a:lnTo>
                                <a:lnTo>
                                  <a:pt x="601" y="68"/>
                                </a:lnTo>
                                <a:lnTo>
                                  <a:pt x="701" y="68"/>
                                </a:lnTo>
                                <a:lnTo>
                                  <a:pt x="701" y="53"/>
                                </a:lnTo>
                                <a:lnTo>
                                  <a:pt x="801" y="53"/>
                                </a:lnTo>
                                <a:lnTo>
                                  <a:pt x="801" y="44"/>
                                </a:lnTo>
                                <a:lnTo>
                                  <a:pt x="901" y="44"/>
                                </a:lnTo>
                                <a:lnTo>
                                  <a:pt x="1001" y="44"/>
                                </a:lnTo>
                                <a:lnTo>
                                  <a:pt x="1001" y="42"/>
                                </a:lnTo>
                                <a:lnTo>
                                  <a:pt x="1101" y="42"/>
                                </a:lnTo>
                                <a:lnTo>
                                  <a:pt x="1101" y="48"/>
                                </a:lnTo>
                                <a:lnTo>
                                  <a:pt x="1202" y="48"/>
                                </a:lnTo>
                                <a:lnTo>
                                  <a:pt x="1202" y="41"/>
                                </a:lnTo>
                                <a:lnTo>
                                  <a:pt x="1302" y="41"/>
                                </a:lnTo>
                                <a:lnTo>
                                  <a:pt x="1302" y="36"/>
                                </a:lnTo>
                                <a:lnTo>
                                  <a:pt x="1402" y="36"/>
                                </a:lnTo>
                                <a:lnTo>
                                  <a:pt x="1402" y="0"/>
                                </a:lnTo>
                                <a:close/>
                              </a:path>
                            </a:pathLst>
                          </a:custGeom>
                          <a:solidFill>
                            <a:srgbClr val="C34001">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5" name="Freeform 990"/>
                        <wps:cNvSpPr>
                          <a:spLocks/>
                        </wps:cNvSpPr>
                        <wps:spPr bwMode="auto">
                          <a:xfrm>
                            <a:off x="7243"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Line 989"/>
                        <wps:cNvCnPr>
                          <a:cxnSpLocks noChangeShapeType="1"/>
                        </wps:cNvCnPr>
                        <wps:spPr bwMode="auto">
                          <a:xfrm>
                            <a:off x="7244"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 name="Freeform 988"/>
                        <wps:cNvSpPr>
                          <a:spLocks/>
                        </wps:cNvSpPr>
                        <wps:spPr bwMode="auto">
                          <a:xfrm>
                            <a:off x="7644"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Line 987"/>
                        <wps:cNvCnPr>
                          <a:cxnSpLocks noChangeShapeType="1"/>
                        </wps:cNvCnPr>
                        <wps:spPr bwMode="auto">
                          <a:xfrm>
                            <a:off x="7644"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 name="Freeform 986"/>
                        <wps:cNvSpPr>
                          <a:spLocks/>
                        </wps:cNvSpPr>
                        <wps:spPr bwMode="auto">
                          <a:xfrm>
                            <a:off x="8044"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Line 985"/>
                        <wps:cNvCnPr>
                          <a:cxnSpLocks noChangeShapeType="1"/>
                        </wps:cNvCnPr>
                        <wps:spPr bwMode="auto">
                          <a:xfrm>
                            <a:off x="8045"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 name="Freeform 984"/>
                        <wps:cNvSpPr>
                          <a:spLocks/>
                        </wps:cNvSpPr>
                        <wps:spPr bwMode="auto">
                          <a:xfrm>
                            <a:off x="8445"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Line 983"/>
                        <wps:cNvCnPr>
                          <a:cxnSpLocks noChangeShapeType="1"/>
                        </wps:cNvCnPr>
                        <wps:spPr bwMode="auto">
                          <a:xfrm>
                            <a:off x="8446"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 name="Freeform 982"/>
                        <wps:cNvSpPr>
                          <a:spLocks/>
                        </wps:cNvSpPr>
                        <wps:spPr bwMode="auto">
                          <a:xfrm>
                            <a:off x="8846" y="1869"/>
                            <a:ext cx="2" cy="31"/>
                          </a:xfrm>
                          <a:custGeom>
                            <a:avLst/>
                            <a:gdLst>
                              <a:gd name="T0" fmla="+- 0 1870 1870"/>
                              <a:gd name="T1" fmla="*/ 1870 h 31"/>
                              <a:gd name="T2" fmla="+- 0 1900 1870"/>
                              <a:gd name="T3" fmla="*/ 1900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Line 981"/>
                        <wps:cNvCnPr>
                          <a:cxnSpLocks noChangeShapeType="1"/>
                        </wps:cNvCnPr>
                        <wps:spPr bwMode="auto">
                          <a:xfrm>
                            <a:off x="8846" y="1870"/>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 name="Freeform 980"/>
                        <wps:cNvSpPr>
                          <a:spLocks/>
                        </wps:cNvSpPr>
                        <wps:spPr bwMode="auto">
                          <a:xfrm>
                            <a:off x="7213" y="1869"/>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 name="Line 979"/>
                        <wps:cNvCnPr>
                          <a:cxnSpLocks noChangeShapeType="1"/>
                        </wps:cNvCnPr>
                        <wps:spPr bwMode="auto">
                          <a:xfrm>
                            <a:off x="7244" y="1870"/>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 name="Freeform 978"/>
                        <wps:cNvSpPr>
                          <a:spLocks/>
                        </wps:cNvSpPr>
                        <wps:spPr bwMode="auto">
                          <a:xfrm>
                            <a:off x="7213" y="1488"/>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Line 977"/>
                        <wps:cNvCnPr>
                          <a:cxnSpLocks noChangeShapeType="1"/>
                        </wps:cNvCnPr>
                        <wps:spPr bwMode="auto">
                          <a:xfrm>
                            <a:off x="7244" y="1489"/>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 name="Freeform 976"/>
                        <wps:cNvSpPr>
                          <a:spLocks/>
                        </wps:cNvSpPr>
                        <wps:spPr bwMode="auto">
                          <a:xfrm>
                            <a:off x="7213" y="1107"/>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Line 975"/>
                        <wps:cNvCnPr>
                          <a:cxnSpLocks noChangeShapeType="1"/>
                        </wps:cNvCnPr>
                        <wps:spPr bwMode="auto">
                          <a:xfrm>
                            <a:off x="7244" y="1108"/>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 name="Freeform 974"/>
                        <wps:cNvSpPr>
                          <a:spLocks/>
                        </wps:cNvSpPr>
                        <wps:spPr bwMode="auto">
                          <a:xfrm>
                            <a:off x="7213" y="726"/>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Line 973"/>
                        <wps:cNvCnPr>
                          <a:cxnSpLocks noChangeShapeType="1"/>
                        </wps:cNvCnPr>
                        <wps:spPr bwMode="auto">
                          <a:xfrm>
                            <a:off x="7244" y="727"/>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 name="Freeform 972"/>
                        <wps:cNvSpPr>
                          <a:spLocks/>
                        </wps:cNvSpPr>
                        <wps:spPr bwMode="auto">
                          <a:xfrm>
                            <a:off x="7213" y="345"/>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 name="Line 971"/>
                        <wps:cNvCnPr>
                          <a:cxnSpLocks noChangeShapeType="1"/>
                        </wps:cNvCnPr>
                        <wps:spPr bwMode="auto">
                          <a:xfrm>
                            <a:off x="7244" y="346"/>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 name="Freeform 970"/>
                        <wps:cNvSpPr>
                          <a:spLocks/>
                        </wps:cNvSpPr>
                        <wps:spPr bwMode="auto">
                          <a:xfrm>
                            <a:off x="7213" y="-36"/>
                            <a:ext cx="31" cy="2"/>
                          </a:xfrm>
                          <a:custGeom>
                            <a:avLst/>
                            <a:gdLst>
                              <a:gd name="T0" fmla="+- 0 7244 7214"/>
                              <a:gd name="T1" fmla="*/ T0 w 31"/>
                              <a:gd name="T2" fmla="+- 0 7214 72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 name="Line 969"/>
                        <wps:cNvCnPr>
                          <a:cxnSpLocks noChangeShapeType="1"/>
                        </wps:cNvCnPr>
                        <wps:spPr bwMode="auto">
                          <a:xfrm>
                            <a:off x="7244" y="-35"/>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 name="AutoShape 968"/>
                        <wps:cNvSpPr>
                          <a:spLocks/>
                        </wps:cNvSpPr>
                        <wps:spPr bwMode="auto">
                          <a:xfrm>
                            <a:off x="7644" y="-36"/>
                            <a:ext cx="1002" cy="1905"/>
                          </a:xfrm>
                          <a:custGeom>
                            <a:avLst/>
                            <a:gdLst>
                              <a:gd name="T0" fmla="+- 0 7644 7644"/>
                              <a:gd name="T1" fmla="*/ T0 w 1002"/>
                              <a:gd name="T2" fmla="+- 0 1870 -35"/>
                              <a:gd name="T3" fmla="*/ 1870 h 1905"/>
                              <a:gd name="T4" fmla="+- 0 7644 7644"/>
                              <a:gd name="T5" fmla="*/ T4 w 1002"/>
                              <a:gd name="T6" fmla="+- 0 -35 -35"/>
                              <a:gd name="T7" fmla="*/ -35 h 1905"/>
                              <a:gd name="T8" fmla="+- 0 8345 7644"/>
                              <a:gd name="T9" fmla="*/ T8 w 1002"/>
                              <a:gd name="T10" fmla="+- 0 1870 -35"/>
                              <a:gd name="T11" fmla="*/ 1870 h 1905"/>
                              <a:gd name="T12" fmla="+- 0 8345 7644"/>
                              <a:gd name="T13" fmla="*/ T12 w 1002"/>
                              <a:gd name="T14" fmla="+- 0 -35 -35"/>
                              <a:gd name="T15" fmla="*/ -35 h 1905"/>
                              <a:gd name="T16" fmla="+- 0 8646 7644"/>
                              <a:gd name="T17" fmla="*/ T16 w 1002"/>
                              <a:gd name="T18" fmla="+- 0 1870 -35"/>
                              <a:gd name="T19" fmla="*/ 1870 h 1905"/>
                              <a:gd name="T20" fmla="+- 0 8646 7644"/>
                              <a:gd name="T21" fmla="*/ T20 w 1002"/>
                              <a:gd name="T22" fmla="+- 0 -35 -35"/>
                              <a:gd name="T23" fmla="*/ -35 h 1905"/>
                            </a:gdLst>
                            <a:ahLst/>
                            <a:cxnLst>
                              <a:cxn ang="0">
                                <a:pos x="T1" y="T3"/>
                              </a:cxn>
                              <a:cxn ang="0">
                                <a:pos x="T5" y="T7"/>
                              </a:cxn>
                              <a:cxn ang="0">
                                <a:pos x="T9" y="T11"/>
                              </a:cxn>
                              <a:cxn ang="0">
                                <a:pos x="T13" y="T15"/>
                              </a:cxn>
                              <a:cxn ang="0">
                                <a:pos x="T17" y="T19"/>
                              </a:cxn>
                              <a:cxn ang="0">
                                <a:pos x="T21" y="T23"/>
                              </a:cxn>
                            </a:cxnLst>
                            <a:rect l="0" t="0" r="r" b="b"/>
                            <a:pathLst>
                              <a:path w="1002" h="1905">
                                <a:moveTo>
                                  <a:pt x="0" y="1905"/>
                                </a:moveTo>
                                <a:lnTo>
                                  <a:pt x="0" y="0"/>
                                </a:lnTo>
                                <a:moveTo>
                                  <a:pt x="701" y="1905"/>
                                </a:moveTo>
                                <a:lnTo>
                                  <a:pt x="701" y="0"/>
                                </a:lnTo>
                                <a:moveTo>
                                  <a:pt x="1002" y="1905"/>
                                </a:moveTo>
                                <a:lnTo>
                                  <a:pt x="1002" y="0"/>
                                </a:lnTo>
                              </a:path>
                            </a:pathLst>
                          </a:custGeom>
                          <a:noFill/>
                          <a:ln w="272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AutoShape 967"/>
                        <wps:cNvSpPr>
                          <a:spLocks/>
                        </wps:cNvSpPr>
                        <wps:spPr bwMode="auto">
                          <a:xfrm>
                            <a:off x="7243" y="-36"/>
                            <a:ext cx="1904" cy="1905"/>
                          </a:xfrm>
                          <a:custGeom>
                            <a:avLst/>
                            <a:gdLst>
                              <a:gd name="T0" fmla="+- 0 7244 7244"/>
                              <a:gd name="T1" fmla="*/ T0 w 1904"/>
                              <a:gd name="T2" fmla="+- 0 1870 -35"/>
                              <a:gd name="T3" fmla="*/ 1870 h 1905"/>
                              <a:gd name="T4" fmla="+- 0 7244 7244"/>
                              <a:gd name="T5" fmla="*/ T4 w 1904"/>
                              <a:gd name="T6" fmla="+- 0 -35 -35"/>
                              <a:gd name="T7" fmla="*/ -35 h 1905"/>
                              <a:gd name="T8" fmla="+- 0 9147 7244"/>
                              <a:gd name="T9" fmla="*/ T8 w 1904"/>
                              <a:gd name="T10" fmla="+- 0 1870 -35"/>
                              <a:gd name="T11" fmla="*/ 1870 h 1905"/>
                              <a:gd name="T12" fmla="+- 0 9147 7244"/>
                              <a:gd name="T13" fmla="*/ T12 w 1904"/>
                              <a:gd name="T14" fmla="+- 0 -35 -35"/>
                              <a:gd name="T15" fmla="*/ -35 h 1905"/>
                              <a:gd name="T16" fmla="+- 0 7244 7244"/>
                              <a:gd name="T17" fmla="*/ T16 w 1904"/>
                              <a:gd name="T18" fmla="+- 0 1870 -35"/>
                              <a:gd name="T19" fmla="*/ 1870 h 1905"/>
                              <a:gd name="T20" fmla="+- 0 9147 7244"/>
                              <a:gd name="T21" fmla="*/ T20 w 1904"/>
                              <a:gd name="T22" fmla="+- 0 1870 -35"/>
                              <a:gd name="T23" fmla="*/ 1870 h 1905"/>
                              <a:gd name="T24" fmla="+- 0 7244 7244"/>
                              <a:gd name="T25" fmla="*/ T24 w 1904"/>
                              <a:gd name="T26" fmla="+- 0 -35 -35"/>
                              <a:gd name="T27" fmla="*/ -35 h 1905"/>
                              <a:gd name="T28" fmla="+- 0 9147 7244"/>
                              <a:gd name="T29" fmla="*/ T28 w 1904"/>
                              <a:gd name="T30" fmla="+- 0 -35 -35"/>
                              <a:gd name="T31" fmla="*/ -35 h 19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04" h="1905">
                                <a:moveTo>
                                  <a:pt x="0" y="1905"/>
                                </a:moveTo>
                                <a:lnTo>
                                  <a:pt x="0" y="0"/>
                                </a:lnTo>
                                <a:moveTo>
                                  <a:pt x="1903" y="1905"/>
                                </a:moveTo>
                                <a:lnTo>
                                  <a:pt x="1903" y="0"/>
                                </a:lnTo>
                                <a:moveTo>
                                  <a:pt x="0" y="1905"/>
                                </a:moveTo>
                                <a:lnTo>
                                  <a:pt x="1903" y="1905"/>
                                </a:lnTo>
                                <a:moveTo>
                                  <a:pt x="0" y="0"/>
                                </a:moveTo>
                                <a:lnTo>
                                  <a:pt x="1903" y="0"/>
                                </a:lnTo>
                              </a:path>
                            </a:pathLst>
                          </a:custGeom>
                          <a:noFill/>
                          <a:ln w="43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BB9A6" id="Group 966" o:spid="_x0000_s1026" style="position:absolute;margin-left:360.7pt;margin-top:-1.95pt;width:96.85pt;height:96.95pt;z-index:15763456;mso-position-horizontal-relative:page" coordorigin="7214,-39" coordsize="1937,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">
                <v:shape id="Freeform 994" o:spid="_x0000_s1027" style="position:absolute;left:7243;top:27;width:1904;height:1843;visibility:visible;mso-wrap-style:square;v-text-anchor:top" coordsize="1904,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" path="m1903,l1803,r,10l1703,10r,5l1602,15r,4l1502,19r,9l1402,28r,47l1302,75r,30l1202,105r,17l1101,122r,262l1001,384r,23l901,407r,21l801,428r,31l701,459r,60l601,519r,80l500,599r,75l400,674r,80l300,754r,106l200,860r,181l100,1041r,194l,1235r,608l100,1843r100,l1903,1843,1903,xe" fillcolor="#1663aa" stroked="f">
                  <v:fill opacity="19532f"/>
                  <v:path arrowok="t" o:connecttype="custom" o:connectlocs="1903,27;1803,27;1803,37;1703,37;1703,42;1602,42;1602,46;1502,46;1502,55;1402,55;1402,102;1302,102;1302,132;1202,132;1202,149;1101,149;1101,411;1001,411;1001,434;901,434;901,455;801,455;801,486;701,486;701,546;601,546;601,626;500,626;500,701;400,701;400,781;300,781;300,887;200,887;200,1068;100,1068;100,1262;0,1262;0,1870;100,1870;200,1870;1903,1870;1903,27" o:connectangles="0,0,0,0,0,0,0,0,0,0,0,0,0,0,0,0,0,0,0,0,0,0,0,0,0,0,0,0,0,0,0,0,0,0,0,0,0,0,0,0,0,0,0"/>
                </v:shape>
                <v:shape id="Freeform 993" o:spid="_x0000_s1028" style="position:absolute;left:7243;top:127;width:1102;height:1135;visibility:visible;mso-wrap-style:square;v-text-anchor:top" coordsize="1102,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" path="m1101,l1001,r,10l901,10r,12l801,22r,8l701,30r,28l601,58r,39l500,97r,28l400,125r,48l300,173r,40l200,213r,94l100,307r,222l,529r,606l100,1135r,-194l200,941r,-181l300,760r,-106l400,654r,-80l500,574r,-75l601,499r,-80l701,419r,-60l801,359r,-31l901,328r,-21l1001,307r,-23l1101,284r,-262l1101,xe" fillcolor="#b6d4e9" stroked="f">
                  <v:fill opacity="19532f"/>
                  <v:path arrowok="t" o:connecttype="custom" o:connectlocs="1101,127;1001,127;1001,137;901,137;901,149;801,149;801,157;701,157;701,185;601,185;601,224;500,224;500,252;400,252;400,300;300,300;300,340;200,340;200,434;100,434;100,656;0,656;0,1262;100,1262;100,1068;200,1068;200,887;300,887;300,781;400,781;400,701;500,701;500,626;601,626;601,546;701,546;701,486;801,486;801,455;901,455;901,434;1001,434;1001,411;1101,411;1101,149;1101,127" o:connectangles="0,0,0,0,0,0,0,0,0,0,0,0,0,0,0,0,0,0,0,0,0,0,0,0,0,0,0,0,0,0,0,0,0,0,0,0,0,0,0,0,0,0,0,0,0,0"/>
                </v:shape>
                <v:shape id="Freeform 992" o:spid="_x0000_s1029" style="position:absolute;left:7243;top:-36;width:1904;height:692;visibility:visible;mso-wrap-style:square;v-text-anchor:top" coordsize="190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" path="m1903,r,l1402,r,36l1302,36r,5l1202,41r,7l1101,48r,-6l1001,42r,2l901,44r-100,l801,53r-100,l701,68r-100,l601,73r-101,l500,77r-100,l400,90r-100,l300,118r-100,l200,158r-100,l100,243,,243,,691r100,l100,469r100,l200,375r100,l300,335r100,l400,287r100,l500,259r101,l601,220r100,l701,192r100,l801,184r100,l901,172r100,l1001,162r100,l1101,184r101,l1202,167r100,l1302,137r100,l1402,90r100,l1502,81r100,l1602,77r101,l1703,72r100,l1803,62r100,l1903,xe" fillcolor="#fcc28c" stroked="f">
                  <v:fill opacity="19532f"/>
                  <v:path arrowok="t" o:connecttype="custom" o:connectlocs="1903,-35;1402,1;1302,6;1202,13;1101,7;1001,9;801,9;701,18;601,33;500,38;400,42;300,55;200,83;100,123;0,208;100,656;200,434;300,340;400,300;500,252;601,224;701,185;801,157;901,149;1001,137;1101,127;1202,149;1302,132;1402,102;1502,55;1602,46;1703,42;1803,37;1903,27" o:connectangles="0,0,0,0,0,0,0,0,0,0,0,0,0,0,0,0,0,0,0,0,0,0,0,0,0,0,0,0,0,0,0,0,0,0"/>
                </v:shape>
                <v:shape id="Freeform 991" o:spid="_x0000_s1030" style="position:absolute;left:7243;top:-36;width:1403;height:244;visibility:visible;mso-wrap-style:square;v-text-anchor:top" coordsize="140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" path="m1402,r,l,,,243r100,l100,158r100,l200,118r100,l300,90r100,l400,77r100,l500,73r101,l601,68r100,l701,53r100,l801,44r100,l1001,44r,-2l1101,42r,6l1202,48r,-7l1302,41r,-5l1402,36r,-36xe" fillcolor="#c34001" stroked="f">
                  <v:fill opacity="19532f"/>
                  <v:path arrowok="t" o:connecttype="custom" o:connectlocs="1402,-35;1402,-35;0,-35;0,208;100,208;100,123;200,123;200,83;300,83;300,55;400,55;400,42;500,42;500,38;601,38;601,33;701,33;701,18;801,18;801,9;901,9;1001,9;1001,7;1101,7;1101,13;1202,13;1202,6;1302,6;1302,1;1402,1;1402,-35" o:connectangles="0,0,0,0,0,0,0,0,0,0,0,0,0,0,0,0,0,0,0,0,0,0,0,0,0,0,0,0,0,0,0"/>
                </v:shape>
                <v:shape id="Freeform 990" o:spid="_x0000_s1031" style="position:absolute;left:7243;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" path="m,l,30e" fillcolor="black" stroked="f">
                  <v:path arrowok="t" o:connecttype="custom" o:connectlocs="0,1870;0,1900" o:connectangles="0,0"/>
                </v:shape>
                <v:line id="Line 989" o:spid="_x0000_s1032" style="position:absolute;visibility:visible;mso-wrap-style:square" from="7244,1870" to="7244,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" strokeweight=".1212mm"/>
                <v:shape id="Freeform 988" o:spid="_x0000_s1033" style="position:absolute;left:7644;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" path="m,l,30e" fillcolor="black" stroked="f">
                  <v:path arrowok="t" o:connecttype="custom" o:connectlocs="0,1870;0,1900" o:connectangles="0,0"/>
                </v:shape>
                <v:line id="Line 987" o:spid="_x0000_s1034" style="position:absolute;visibility:visible;mso-wrap-style:square" from="7644,1870" to="7644,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" strokeweight=".1212mm"/>
                <v:shape id="Freeform 986" o:spid="_x0000_s1035" style="position:absolute;left:8044;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" path="m,l,30e" fillcolor="black" stroked="f">
                  <v:path arrowok="t" o:connecttype="custom" o:connectlocs="0,1870;0,1900" o:connectangles="0,0"/>
                </v:shape>
                <v:line id="Line 985" o:spid="_x0000_s1036" style="position:absolute;visibility:visible;mso-wrap-style:square" from="8045,1870" to="8045,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" strokeweight=".1212mm"/>
                <v:shape id="Freeform 984" o:spid="_x0000_s1037" style="position:absolute;left:8445;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" path="m,l,30e" fillcolor="black" stroked="f">
                  <v:path arrowok="t" o:connecttype="custom" o:connectlocs="0,1870;0,1900" o:connectangles="0,0"/>
                </v:shape>
                <v:line id="Line 983" o:spid="_x0000_s1038" style="position:absolute;visibility:visible;mso-wrap-style:square" from="8446,1870" to="8446,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" strokeweight=".1212mm"/>
                <v:shape id="Freeform 982" o:spid="_x0000_s1039" style="position:absolute;left:8846;top:1869;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" path="m,l,30e" fillcolor="black" stroked="f">
                  <v:path arrowok="t" o:connecttype="custom" o:connectlocs="0,1870;0,1900" o:connectangles="0,0"/>
                </v:shape>
                <v:line id="Line 981" o:spid="_x0000_s1040" style="position:absolute;visibility:visible;mso-wrap-style:square" from="8846,1870" to="8846,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" strokeweight=".1212mm"/>
                <v:shape id="Freeform 980" o:spid="_x0000_s1041" style="position:absolute;left:7213;top:186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" path="m30,l,e" fillcolor="black" stroked="f">
                  <v:path arrowok="t" o:connecttype="custom" o:connectlocs="30,0;0,0" o:connectangles="0,0"/>
                </v:shape>
                <v:line id="Line 979" o:spid="_x0000_s1042" style="position:absolute;visibility:visible;mso-wrap-style:square" from="7244,1870" to="7244,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" strokeweight=".1212mm"/>
                <v:shape id="Freeform 978" o:spid="_x0000_s1043" style="position:absolute;left:7213;top:148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" path="m30,l,e" fillcolor="black" stroked="f">
                  <v:path arrowok="t" o:connecttype="custom" o:connectlocs="30,0;0,0" o:connectangles="0,0"/>
                </v:shape>
                <v:line id="Line 977" o:spid="_x0000_s1044" style="position:absolute;visibility:visible;mso-wrap-style:square" from="7244,1489" to="7244,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" strokeweight=".1212mm"/>
                <v:shape id="Freeform 976" o:spid="_x0000_s1045" style="position:absolute;left:7213;top:1107;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" path="m30,l,e" fillcolor="black" stroked="f">
                  <v:path arrowok="t" o:connecttype="custom" o:connectlocs="30,0;0,0" o:connectangles="0,0"/>
                </v:shape>
                <v:line id="Line 975" o:spid="_x0000_s1046" style="position:absolute;visibility:visible;mso-wrap-style:square" from="7244,1108" to="7244,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" strokeweight=".1212mm"/>
                <v:shape id="Freeform 974" o:spid="_x0000_s1047" style="position:absolute;left:7213;top:72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" path="m30,l,e" fillcolor="black" stroked="f">
                  <v:path arrowok="t" o:connecttype="custom" o:connectlocs="30,0;0,0" o:connectangles="0,0"/>
                </v:shape>
                <v:line id="Line 973" o:spid="_x0000_s1048" style="position:absolute;visibility:visible;mso-wrap-style:square" from="7244,727" to="7244,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" strokeweight=".1212mm"/>
                <v:shape id="Freeform 972" o:spid="_x0000_s1049" style="position:absolute;left:7213;top:34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" path="m30,l,e" fillcolor="black" stroked="f">
                  <v:path arrowok="t" o:connecttype="custom" o:connectlocs="30,0;0,0" o:connectangles="0,0"/>
                </v:shape>
                <v:line id="Line 971" o:spid="_x0000_s1050" style="position:absolute;visibility:visible;mso-wrap-style:square" from="7244,346" to="724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" strokeweight=".1212mm"/>
                <v:shape id="Freeform 970" o:spid="_x0000_s1051" style="position:absolute;left:7213;top:-3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" path="m30,l,e" fillcolor="black" stroked="f">
                  <v:path arrowok="t" o:connecttype="custom" o:connectlocs="30,0;0,0" o:connectangles="0,0"/>
                </v:shape>
                <v:line id="Line 969" o:spid="_x0000_s1052" style="position:absolute;visibility:visible;mso-wrap-style:square" from="7244,-35" to="724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" strokeweight=".1212mm"/>
                <v:shape id="AutoShape 968" o:spid="_x0000_s1053" style="position:absolute;left:7644;top:-36;width:1002;height:1905;visibility:visible;mso-wrap-style:square;v-text-anchor:top" coordsize="1002,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" path="m,1905l,m701,1905l701,t301,1905l1002,e" filled="f" strokeweight=".07575mm">
                  <v:stroke dashstyle="1 1"/>
                  <v:path arrowok="t" o:connecttype="custom" o:connectlocs="0,1870;0,-35;701,1870;701,-35;1002,1870;1002,-35" o:connectangles="0,0,0,0,0,0"/>
                </v:shape>
                <v:shape id="AutoShape 967" o:spid="_x0000_s1054" style="position:absolute;left:7243;top:-36;width:1904;height:1905;visibility:visible;mso-wrap-style:square;v-text-anchor:top" coordsize="190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" path="m,1905l,m1903,1905l1903,m,1905r1903,m,l1903,e" filled="f" strokeweight=".1212mm">
                  <v:path arrowok="t" o:connecttype="custom" o:connectlocs="0,1870;0,-35;1903,1870;1903,-35;0,1870;1903,1870;0,-35;1903,-35" o:connectangles="0,0,0,0,0,0,0,0"/>
                </v:shape>
                <w10:wrap anchorx="page"/>
              </v:group>
            </w:pict>
          </mc:Fallback>
        </mc:AlternateContent>
      </w:r>
      <w:r>
        <w:rPr>
          <w:noProof/>
        </w:rPr>
        <mc:AlternateContent>
          <mc:Choice Requires="wps">
            <w:drawing>
              <wp:anchor distT="0" distB="0" distL="114300" distR="114300" simplePos="0" relativeHeight="15763968" behindDoc="0" locked="0" layoutInCell="1" allowOverlap="1" wp14:anchorId="0E943EB9" wp14:editId="77B3071C">
                <wp:simplePos x="0" y="0"/>
                <wp:positionH relativeFrom="page">
                  <wp:posOffset>5883910</wp:posOffset>
                </wp:positionH>
                <wp:positionV relativeFrom="paragraph">
                  <wp:posOffset>13970</wp:posOffset>
                </wp:positionV>
                <wp:extent cx="141605" cy="49530"/>
                <wp:effectExtent l="0" t="0" r="0" b="0"/>
                <wp:wrapNone/>
                <wp:docPr id="969"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C34001">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753A0" id="Rectangle 965" o:spid="_x0000_s1026" style="position:absolute;margin-left:463.3pt;margin-top:1.1pt;width:11.15pt;height:3.9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" fillcolor="#c34001" stroked="f">
                <v:fill opacity="19532f"/>
                <w10:wrap anchorx="page"/>
              </v:rect>
            </w:pict>
          </mc:Fallback>
        </mc:AlternateContent>
      </w:r>
      <w:r>
        <w:rPr>
          <w:noProof/>
        </w:rPr>
        <mc:AlternateContent>
          <mc:Choice Requires="wps">
            <w:drawing>
              <wp:anchor distT="0" distB="0" distL="114300" distR="114300" simplePos="0" relativeHeight="15764480" behindDoc="0" locked="0" layoutInCell="1" allowOverlap="1" wp14:anchorId="6836E724" wp14:editId="3A845ACC">
                <wp:simplePos x="0" y="0"/>
                <wp:positionH relativeFrom="page">
                  <wp:posOffset>5883910</wp:posOffset>
                </wp:positionH>
                <wp:positionV relativeFrom="paragraph">
                  <wp:posOffset>118110</wp:posOffset>
                </wp:positionV>
                <wp:extent cx="141605" cy="49530"/>
                <wp:effectExtent l="0" t="0" r="0" b="0"/>
                <wp:wrapNone/>
                <wp:docPr id="968" name="Rectangle 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FCC28C">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A026B" id="Rectangle 964" o:spid="_x0000_s1026" style="position:absolute;margin-left:463.3pt;margin-top:9.3pt;width:11.15pt;height:3.9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" fillcolor="#fcc28c" stroked="f">
                <v:fill opacity="19532f"/>
                <w10:wrap anchorx="page"/>
              </v:rect>
            </w:pict>
          </mc:Fallback>
        </mc:AlternateContent>
      </w:r>
      <w:r>
        <w:rPr>
          <w:noProof/>
        </w:rPr>
        <mc:AlternateContent>
          <mc:Choice Requires="wps">
            <w:drawing>
              <wp:anchor distT="0" distB="0" distL="114300" distR="114300" simplePos="0" relativeHeight="15764992" behindDoc="0" locked="0" layoutInCell="1" allowOverlap="1" wp14:anchorId="1D4E492A" wp14:editId="4C4BAEBF">
                <wp:simplePos x="0" y="0"/>
                <wp:positionH relativeFrom="page">
                  <wp:posOffset>5883910</wp:posOffset>
                </wp:positionH>
                <wp:positionV relativeFrom="paragraph">
                  <wp:posOffset>222250</wp:posOffset>
                </wp:positionV>
                <wp:extent cx="141605" cy="49530"/>
                <wp:effectExtent l="0" t="0" r="0" b="0"/>
                <wp:wrapNone/>
                <wp:docPr id="967" name="Rectangle 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B6D4E9">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D8905" id="Rectangle 963" o:spid="_x0000_s1026" style="position:absolute;margin-left:463.3pt;margin-top:17.5pt;width:11.15pt;height:3.9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" fillcolor="#b6d4e9" stroked="f">
                <v:fill opacity="19532f"/>
                <w10:wrap anchorx="page"/>
              </v:rect>
            </w:pict>
          </mc:Fallback>
        </mc:AlternateContent>
      </w:r>
      <w:r>
        <w:rPr>
          <w:noProof/>
        </w:rPr>
        <mc:AlternateContent>
          <mc:Choice Requires="wps">
            <w:drawing>
              <wp:anchor distT="0" distB="0" distL="114300" distR="114300" simplePos="0" relativeHeight="15765504" behindDoc="0" locked="0" layoutInCell="1" allowOverlap="1" wp14:anchorId="5F59981D" wp14:editId="75102470">
                <wp:simplePos x="0" y="0"/>
                <wp:positionH relativeFrom="page">
                  <wp:posOffset>5883910</wp:posOffset>
                </wp:positionH>
                <wp:positionV relativeFrom="paragraph">
                  <wp:posOffset>326390</wp:posOffset>
                </wp:positionV>
                <wp:extent cx="141605" cy="49530"/>
                <wp:effectExtent l="0" t="0" r="0" b="0"/>
                <wp:wrapNone/>
                <wp:docPr id="966" name="Rectangle 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49530"/>
                        </a:xfrm>
                        <a:prstGeom prst="rect">
                          <a:avLst/>
                        </a:prstGeom>
                        <a:solidFill>
                          <a:srgbClr val="1663AA">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A755A" id="Rectangle 962" o:spid="_x0000_s1026" style="position:absolute;margin-left:463.3pt;margin-top:25.7pt;width:11.15pt;height:3.9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" fillcolor="#1663aa" stroked="f">
                <v:fill opacity="19532f"/>
                <w10:wrap anchorx="page"/>
              </v:rect>
            </w:pict>
          </mc:Fallback>
        </mc:AlternateContent>
      </w:r>
      <w:r w:rsidR="00462487">
        <w:rPr>
          <w:rFonts w:ascii="Verdana"/>
          <w:w w:val="110"/>
          <w:sz w:val="10"/>
        </w:rPr>
        <w:t>DWD</w:t>
      </w:r>
      <w:r w:rsidR="00462487">
        <w:rPr>
          <w:rFonts w:ascii="Verdana"/>
          <w:spacing w:val="-36"/>
          <w:w w:val="110"/>
          <w:sz w:val="10"/>
        </w:rPr>
        <w:t xml:space="preserve"> </w:t>
      </w:r>
      <w:r w:rsidR="00462487">
        <w:rPr>
          <w:rFonts w:ascii="Verdana"/>
          <w:w w:val="110"/>
          <w:sz w:val="10"/>
        </w:rPr>
        <w:t>HRES</w:t>
      </w:r>
      <w:r w:rsidR="00462487">
        <w:rPr>
          <w:rFonts w:ascii="Verdana"/>
          <w:spacing w:val="-36"/>
          <w:w w:val="110"/>
          <w:sz w:val="10"/>
        </w:rPr>
        <w:t xml:space="preserve"> </w:t>
      </w:r>
      <w:r w:rsidR="00462487">
        <w:rPr>
          <w:rFonts w:ascii="Verdana"/>
          <w:w w:val="110"/>
          <w:sz w:val="10"/>
        </w:rPr>
        <w:t>COS</w:t>
      </w:r>
      <w:r w:rsidR="00462487">
        <w:rPr>
          <w:rFonts w:ascii="Verdana"/>
          <w:spacing w:val="1"/>
          <w:w w:val="110"/>
          <w:sz w:val="10"/>
        </w:rPr>
        <w:t xml:space="preserve"> </w:t>
      </w:r>
      <w:r w:rsidR="00462487">
        <w:rPr>
          <w:rFonts w:ascii="Verdana"/>
          <w:w w:val="110"/>
          <w:sz w:val="10"/>
        </w:rPr>
        <w:t>ENS</w:t>
      </w:r>
    </w:p>
    <w:p w14:paraId="56947A97" w14:textId="77777777" w:rsidR="00E2709D" w:rsidRDefault="00E2709D">
      <w:pPr>
        <w:spacing w:line="324" w:lineRule="auto"/>
        <w:rPr>
          <w:rFonts w:ascii="Verdana"/>
          <w:sz w:val="10"/>
        </w:rPr>
        <w:sectPr w:rsidR="00E2709D">
          <w:type w:val="continuous"/>
          <w:pgSz w:w="12240" w:h="15840"/>
          <w:pgMar w:top="1500" w:right="1720" w:bottom="280" w:left="1600" w:header="720" w:footer="720" w:gutter="0"/>
          <w:cols w:num="5" w:space="720" w:equalWidth="0">
            <w:col w:w="1016" w:space="40"/>
            <w:col w:w="1443" w:space="344"/>
            <w:col w:w="2138" w:space="271"/>
            <w:col w:w="1847" w:space="41"/>
            <w:col w:w="1780"/>
          </w:cols>
        </w:sectPr>
      </w:pPr>
    </w:p>
    <w:p w14:paraId="192FDBD5" w14:textId="77777777" w:rsidR="00E2709D" w:rsidRDefault="00E2709D">
      <w:pPr>
        <w:pStyle w:val="BodyText"/>
        <w:spacing w:before="5"/>
        <w:rPr>
          <w:rFonts w:ascii="Verdana"/>
          <w:sz w:val="14"/>
        </w:rPr>
      </w:pPr>
    </w:p>
    <w:p w14:paraId="5C114036" w14:textId="0772B5E4" w:rsidR="00E2709D" w:rsidRDefault="00285D5B">
      <w:pPr>
        <w:spacing w:before="85"/>
        <w:ind w:left="837"/>
        <w:rPr>
          <w:rFonts w:ascii="Verdana"/>
          <w:sz w:val="10"/>
        </w:rPr>
      </w:pPr>
      <w:r>
        <w:rPr>
          <w:noProof/>
        </w:rPr>
        <mc:AlternateContent>
          <mc:Choice Requires="wpg">
            <w:drawing>
              <wp:anchor distT="0" distB="0" distL="114300" distR="114300" simplePos="0" relativeHeight="15761920" behindDoc="0" locked="0" layoutInCell="1" allowOverlap="1" wp14:anchorId="0B2D71CC" wp14:editId="7CB00312">
                <wp:simplePos x="0" y="0"/>
                <wp:positionH relativeFrom="page">
                  <wp:posOffset>1680210</wp:posOffset>
                </wp:positionH>
                <wp:positionV relativeFrom="paragraph">
                  <wp:posOffset>-636905</wp:posOffset>
                </wp:positionV>
                <wp:extent cx="1229995" cy="1231265"/>
                <wp:effectExtent l="0" t="0" r="0" b="0"/>
                <wp:wrapNone/>
                <wp:docPr id="937" name="Group 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995" cy="1231265"/>
                          <a:chOff x="2646" y="-1003"/>
                          <a:chExt cx="1937" cy="1939"/>
                        </a:xfrm>
                      </wpg:grpSpPr>
                      <wps:wsp>
                        <wps:cNvPr id="938" name="Freeform 961"/>
                        <wps:cNvSpPr>
                          <a:spLocks/>
                        </wps:cNvSpPr>
                        <wps:spPr bwMode="auto">
                          <a:xfrm>
                            <a:off x="2675" y="-48"/>
                            <a:ext cx="1904" cy="953"/>
                          </a:xfrm>
                          <a:custGeom>
                            <a:avLst/>
                            <a:gdLst>
                              <a:gd name="T0" fmla="+- 0 4579 2676"/>
                              <a:gd name="T1" fmla="*/ T0 w 1904"/>
                              <a:gd name="T2" fmla="+- 0 -47 -47"/>
                              <a:gd name="T3" fmla="*/ -47 h 953"/>
                              <a:gd name="T4" fmla="+- 0 4579 2676"/>
                              <a:gd name="T5" fmla="*/ T4 w 1904"/>
                              <a:gd name="T6" fmla="+- 0 -47 -47"/>
                              <a:gd name="T7" fmla="*/ -47 h 953"/>
                              <a:gd name="T8" fmla="+- 0 4078 2676"/>
                              <a:gd name="T9" fmla="*/ T8 w 1904"/>
                              <a:gd name="T10" fmla="+- 0 -47 -47"/>
                              <a:gd name="T11" fmla="*/ -47 h 953"/>
                              <a:gd name="T12" fmla="+- 0 4078 2676"/>
                              <a:gd name="T13" fmla="*/ T12 w 1904"/>
                              <a:gd name="T14" fmla="+- 0 270 -47"/>
                              <a:gd name="T15" fmla="*/ 270 h 953"/>
                              <a:gd name="T16" fmla="+- 0 3978 2676"/>
                              <a:gd name="T17" fmla="*/ T16 w 1904"/>
                              <a:gd name="T18" fmla="+- 0 270 -47"/>
                              <a:gd name="T19" fmla="*/ 270 h 953"/>
                              <a:gd name="T20" fmla="+- 0 3878 2676"/>
                              <a:gd name="T21" fmla="*/ T20 w 1904"/>
                              <a:gd name="T22" fmla="+- 0 270 -47"/>
                              <a:gd name="T23" fmla="*/ 270 h 953"/>
                              <a:gd name="T24" fmla="+- 0 3778 2676"/>
                              <a:gd name="T25" fmla="*/ T24 w 1904"/>
                              <a:gd name="T26" fmla="+- 0 270 -47"/>
                              <a:gd name="T27" fmla="*/ 270 h 953"/>
                              <a:gd name="T28" fmla="+- 0 3778 2676"/>
                              <a:gd name="T29" fmla="*/ T28 w 1904"/>
                              <a:gd name="T30" fmla="+- 0 429 -47"/>
                              <a:gd name="T31" fmla="*/ 429 h 953"/>
                              <a:gd name="T32" fmla="+- 0 2676 2676"/>
                              <a:gd name="T33" fmla="*/ T32 w 1904"/>
                              <a:gd name="T34" fmla="+- 0 429 -47"/>
                              <a:gd name="T35" fmla="*/ 429 h 953"/>
                              <a:gd name="T36" fmla="+- 0 2676 2676"/>
                              <a:gd name="T37" fmla="*/ T36 w 1904"/>
                              <a:gd name="T38" fmla="+- 0 905 -47"/>
                              <a:gd name="T39" fmla="*/ 905 h 953"/>
                              <a:gd name="T40" fmla="+- 0 4579 2676"/>
                              <a:gd name="T41" fmla="*/ T40 w 1904"/>
                              <a:gd name="T42" fmla="+- 0 905 -47"/>
                              <a:gd name="T43" fmla="*/ 905 h 953"/>
                              <a:gd name="T44" fmla="+- 0 4579 2676"/>
                              <a:gd name="T45" fmla="*/ T44 w 1904"/>
                              <a:gd name="T46" fmla="+- 0 -47 -47"/>
                              <a:gd name="T47" fmla="*/ -47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04" h="953">
                                <a:moveTo>
                                  <a:pt x="1903" y="0"/>
                                </a:moveTo>
                                <a:lnTo>
                                  <a:pt x="1903" y="0"/>
                                </a:lnTo>
                                <a:lnTo>
                                  <a:pt x="1402" y="0"/>
                                </a:lnTo>
                                <a:lnTo>
                                  <a:pt x="1402" y="317"/>
                                </a:lnTo>
                                <a:lnTo>
                                  <a:pt x="1302" y="317"/>
                                </a:lnTo>
                                <a:lnTo>
                                  <a:pt x="1202" y="317"/>
                                </a:lnTo>
                                <a:lnTo>
                                  <a:pt x="1102" y="317"/>
                                </a:lnTo>
                                <a:lnTo>
                                  <a:pt x="1102" y="476"/>
                                </a:lnTo>
                                <a:lnTo>
                                  <a:pt x="0" y="476"/>
                                </a:lnTo>
                                <a:lnTo>
                                  <a:pt x="0" y="952"/>
                                </a:lnTo>
                                <a:lnTo>
                                  <a:pt x="1903" y="952"/>
                                </a:lnTo>
                                <a:lnTo>
                                  <a:pt x="1903" y="0"/>
                                </a:lnTo>
                                <a:close/>
                              </a:path>
                            </a:pathLst>
                          </a:custGeom>
                          <a:solidFill>
                            <a:srgbClr val="1663AA">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AutoShape 960"/>
                        <wps:cNvSpPr>
                          <a:spLocks/>
                        </wps:cNvSpPr>
                        <wps:spPr bwMode="auto">
                          <a:xfrm>
                            <a:off x="2675" y="-48"/>
                            <a:ext cx="1102" cy="477"/>
                          </a:xfrm>
                          <a:custGeom>
                            <a:avLst/>
                            <a:gdLst>
                              <a:gd name="T0" fmla="+- 0 2776 2676"/>
                              <a:gd name="T1" fmla="*/ T0 w 1102"/>
                              <a:gd name="T2" fmla="+- 0 -47 -47"/>
                              <a:gd name="T3" fmla="*/ -47 h 477"/>
                              <a:gd name="T4" fmla="+- 0 2676 2676"/>
                              <a:gd name="T5" fmla="*/ T4 w 1102"/>
                              <a:gd name="T6" fmla="+- 0 -47 -47"/>
                              <a:gd name="T7" fmla="*/ -47 h 477"/>
                              <a:gd name="T8" fmla="+- 0 2676 2676"/>
                              <a:gd name="T9" fmla="*/ T8 w 1102"/>
                              <a:gd name="T10" fmla="+- 0 429 -47"/>
                              <a:gd name="T11" fmla="*/ 429 h 477"/>
                              <a:gd name="T12" fmla="+- 0 2776 2676"/>
                              <a:gd name="T13" fmla="*/ T12 w 1102"/>
                              <a:gd name="T14" fmla="+- 0 429 -47"/>
                              <a:gd name="T15" fmla="*/ 429 h 477"/>
                              <a:gd name="T16" fmla="+- 0 2776 2676"/>
                              <a:gd name="T17" fmla="*/ T16 w 1102"/>
                              <a:gd name="T18" fmla="+- 0 -47 -47"/>
                              <a:gd name="T19" fmla="*/ -47 h 477"/>
                              <a:gd name="T20" fmla="+- 0 3778 2676"/>
                              <a:gd name="T21" fmla="*/ T20 w 1102"/>
                              <a:gd name="T22" fmla="+- 0 -47 -47"/>
                              <a:gd name="T23" fmla="*/ -47 h 477"/>
                              <a:gd name="T24" fmla="+- 0 3677 2676"/>
                              <a:gd name="T25" fmla="*/ T24 w 1102"/>
                              <a:gd name="T26" fmla="+- 0 -47 -47"/>
                              <a:gd name="T27" fmla="*/ -47 h 477"/>
                              <a:gd name="T28" fmla="+- 0 3677 2676"/>
                              <a:gd name="T29" fmla="*/ T28 w 1102"/>
                              <a:gd name="T30" fmla="+- 0 429 -47"/>
                              <a:gd name="T31" fmla="*/ 429 h 477"/>
                              <a:gd name="T32" fmla="+- 0 3778 2676"/>
                              <a:gd name="T33" fmla="*/ T32 w 1102"/>
                              <a:gd name="T34" fmla="+- 0 429 -47"/>
                              <a:gd name="T35" fmla="*/ 429 h 477"/>
                              <a:gd name="T36" fmla="+- 0 3778 2676"/>
                              <a:gd name="T37" fmla="*/ T36 w 1102"/>
                              <a:gd name="T38" fmla="+- 0 270 -47"/>
                              <a:gd name="T39" fmla="*/ 270 h 477"/>
                              <a:gd name="T40" fmla="+- 0 3778 2676"/>
                              <a:gd name="T41" fmla="*/ T40 w 1102"/>
                              <a:gd name="T42" fmla="+- 0 -47 -47"/>
                              <a:gd name="T43" fmla="*/ -47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02" h="477">
                                <a:moveTo>
                                  <a:pt x="100" y="0"/>
                                </a:moveTo>
                                <a:lnTo>
                                  <a:pt x="0" y="0"/>
                                </a:lnTo>
                                <a:lnTo>
                                  <a:pt x="0" y="476"/>
                                </a:lnTo>
                                <a:lnTo>
                                  <a:pt x="100" y="476"/>
                                </a:lnTo>
                                <a:lnTo>
                                  <a:pt x="100" y="0"/>
                                </a:lnTo>
                                <a:close/>
                                <a:moveTo>
                                  <a:pt x="1102" y="0"/>
                                </a:moveTo>
                                <a:lnTo>
                                  <a:pt x="1001" y="0"/>
                                </a:lnTo>
                                <a:lnTo>
                                  <a:pt x="1001" y="476"/>
                                </a:lnTo>
                                <a:lnTo>
                                  <a:pt x="1102" y="476"/>
                                </a:lnTo>
                                <a:lnTo>
                                  <a:pt x="1102" y="317"/>
                                </a:lnTo>
                                <a:lnTo>
                                  <a:pt x="1102" y="0"/>
                                </a:lnTo>
                                <a:close/>
                              </a:path>
                            </a:pathLst>
                          </a:custGeom>
                          <a:solidFill>
                            <a:srgbClr val="B6D4E9">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0" name="AutoShape 959"/>
                        <wps:cNvSpPr>
                          <a:spLocks/>
                        </wps:cNvSpPr>
                        <wps:spPr bwMode="auto">
                          <a:xfrm>
                            <a:off x="2675" y="-1000"/>
                            <a:ext cx="1904" cy="1270"/>
                          </a:xfrm>
                          <a:custGeom>
                            <a:avLst/>
                            <a:gdLst>
                              <a:gd name="T0" fmla="+- 0 2776 2676"/>
                              <a:gd name="T1" fmla="*/ T0 w 1904"/>
                              <a:gd name="T2" fmla="+- 0 -524 -1000"/>
                              <a:gd name="T3" fmla="*/ -524 h 1270"/>
                              <a:gd name="T4" fmla="+- 0 2676 2676"/>
                              <a:gd name="T5" fmla="*/ T4 w 1904"/>
                              <a:gd name="T6" fmla="+- 0 -524 -1000"/>
                              <a:gd name="T7" fmla="*/ -524 h 1270"/>
                              <a:gd name="T8" fmla="+- 0 2676 2676"/>
                              <a:gd name="T9" fmla="*/ T8 w 1904"/>
                              <a:gd name="T10" fmla="+- 0 -47 -1000"/>
                              <a:gd name="T11" fmla="*/ -47 h 1270"/>
                              <a:gd name="T12" fmla="+- 0 2776 2676"/>
                              <a:gd name="T13" fmla="*/ T12 w 1904"/>
                              <a:gd name="T14" fmla="+- 0 -47 -1000"/>
                              <a:gd name="T15" fmla="*/ -47 h 1270"/>
                              <a:gd name="T16" fmla="+- 0 2776 2676"/>
                              <a:gd name="T17" fmla="*/ T16 w 1904"/>
                              <a:gd name="T18" fmla="+- 0 -524 -1000"/>
                              <a:gd name="T19" fmla="*/ -524 h 1270"/>
                              <a:gd name="T20" fmla="+- 0 4579 2676"/>
                              <a:gd name="T21" fmla="*/ T20 w 1904"/>
                              <a:gd name="T22" fmla="+- 0 -1000 -1000"/>
                              <a:gd name="T23" fmla="*/ -1000 h 1270"/>
                              <a:gd name="T24" fmla="+- 0 4479 2676"/>
                              <a:gd name="T25" fmla="*/ T24 w 1904"/>
                              <a:gd name="T26" fmla="+- 0 -1000 -1000"/>
                              <a:gd name="T27" fmla="*/ -1000 h 1270"/>
                              <a:gd name="T28" fmla="+- 0 4379 2676"/>
                              <a:gd name="T29" fmla="*/ T28 w 1904"/>
                              <a:gd name="T30" fmla="+- 0 -1000 -1000"/>
                              <a:gd name="T31" fmla="*/ -1000 h 1270"/>
                              <a:gd name="T32" fmla="+- 0 4278 2676"/>
                              <a:gd name="T33" fmla="*/ T32 w 1904"/>
                              <a:gd name="T34" fmla="+- 0 -1000 -1000"/>
                              <a:gd name="T35" fmla="*/ -1000 h 1270"/>
                              <a:gd name="T36" fmla="+- 0 4178 2676"/>
                              <a:gd name="T37" fmla="*/ T36 w 1904"/>
                              <a:gd name="T38" fmla="+- 0 -1000 -1000"/>
                              <a:gd name="T39" fmla="*/ -1000 h 1270"/>
                              <a:gd name="T40" fmla="+- 0 4078 2676"/>
                              <a:gd name="T41" fmla="*/ T40 w 1904"/>
                              <a:gd name="T42" fmla="+- 0 -1000 -1000"/>
                              <a:gd name="T43" fmla="*/ -1000 h 1270"/>
                              <a:gd name="T44" fmla="+- 0 4078 2676"/>
                              <a:gd name="T45" fmla="*/ T44 w 1904"/>
                              <a:gd name="T46" fmla="+- 0 -365 -1000"/>
                              <a:gd name="T47" fmla="*/ -365 h 1270"/>
                              <a:gd name="T48" fmla="+- 0 3978 2676"/>
                              <a:gd name="T49" fmla="*/ T48 w 1904"/>
                              <a:gd name="T50" fmla="+- 0 -365 -1000"/>
                              <a:gd name="T51" fmla="*/ -365 h 1270"/>
                              <a:gd name="T52" fmla="+- 0 3878 2676"/>
                              <a:gd name="T53" fmla="*/ T52 w 1904"/>
                              <a:gd name="T54" fmla="+- 0 -365 -1000"/>
                              <a:gd name="T55" fmla="*/ -365 h 1270"/>
                              <a:gd name="T56" fmla="+- 0 3778 2676"/>
                              <a:gd name="T57" fmla="*/ T56 w 1904"/>
                              <a:gd name="T58" fmla="+- 0 -365 -1000"/>
                              <a:gd name="T59" fmla="*/ -365 h 1270"/>
                              <a:gd name="T60" fmla="+- 0 3778 2676"/>
                              <a:gd name="T61" fmla="*/ T60 w 1904"/>
                              <a:gd name="T62" fmla="+- 0 270 -1000"/>
                              <a:gd name="T63" fmla="*/ 270 h 1270"/>
                              <a:gd name="T64" fmla="+- 0 3878 2676"/>
                              <a:gd name="T65" fmla="*/ T64 w 1904"/>
                              <a:gd name="T66" fmla="+- 0 270 -1000"/>
                              <a:gd name="T67" fmla="*/ 270 h 1270"/>
                              <a:gd name="T68" fmla="+- 0 3978 2676"/>
                              <a:gd name="T69" fmla="*/ T68 w 1904"/>
                              <a:gd name="T70" fmla="+- 0 270 -1000"/>
                              <a:gd name="T71" fmla="*/ 270 h 1270"/>
                              <a:gd name="T72" fmla="+- 0 4078 2676"/>
                              <a:gd name="T73" fmla="*/ T72 w 1904"/>
                              <a:gd name="T74" fmla="+- 0 270 -1000"/>
                              <a:gd name="T75" fmla="*/ 270 h 1270"/>
                              <a:gd name="T76" fmla="+- 0 4078 2676"/>
                              <a:gd name="T77" fmla="*/ T76 w 1904"/>
                              <a:gd name="T78" fmla="+- 0 -47 -1000"/>
                              <a:gd name="T79" fmla="*/ -47 h 1270"/>
                              <a:gd name="T80" fmla="+- 0 4178 2676"/>
                              <a:gd name="T81" fmla="*/ T80 w 1904"/>
                              <a:gd name="T82" fmla="+- 0 -47 -1000"/>
                              <a:gd name="T83" fmla="*/ -47 h 1270"/>
                              <a:gd name="T84" fmla="+- 0 4278 2676"/>
                              <a:gd name="T85" fmla="*/ T84 w 1904"/>
                              <a:gd name="T86" fmla="+- 0 -47 -1000"/>
                              <a:gd name="T87" fmla="*/ -47 h 1270"/>
                              <a:gd name="T88" fmla="+- 0 4379 2676"/>
                              <a:gd name="T89" fmla="*/ T88 w 1904"/>
                              <a:gd name="T90" fmla="+- 0 -47 -1000"/>
                              <a:gd name="T91" fmla="*/ -47 h 1270"/>
                              <a:gd name="T92" fmla="+- 0 4479 2676"/>
                              <a:gd name="T93" fmla="*/ T92 w 1904"/>
                              <a:gd name="T94" fmla="+- 0 -47 -1000"/>
                              <a:gd name="T95" fmla="*/ -47 h 1270"/>
                              <a:gd name="T96" fmla="+- 0 4579 2676"/>
                              <a:gd name="T97" fmla="*/ T96 w 1904"/>
                              <a:gd name="T98" fmla="+- 0 -47 -1000"/>
                              <a:gd name="T99" fmla="*/ -47 h 1270"/>
                              <a:gd name="T100" fmla="+- 0 4579 2676"/>
                              <a:gd name="T101" fmla="*/ T100 w 1904"/>
                              <a:gd name="T102" fmla="+- 0 -1000 -1000"/>
                              <a:gd name="T103" fmla="*/ -1000 h 1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04" h="1270">
                                <a:moveTo>
                                  <a:pt x="100" y="476"/>
                                </a:moveTo>
                                <a:lnTo>
                                  <a:pt x="0" y="476"/>
                                </a:lnTo>
                                <a:lnTo>
                                  <a:pt x="0" y="953"/>
                                </a:lnTo>
                                <a:lnTo>
                                  <a:pt x="100" y="953"/>
                                </a:lnTo>
                                <a:lnTo>
                                  <a:pt x="100" y="476"/>
                                </a:lnTo>
                                <a:close/>
                                <a:moveTo>
                                  <a:pt x="1903" y="0"/>
                                </a:moveTo>
                                <a:lnTo>
                                  <a:pt x="1803" y="0"/>
                                </a:lnTo>
                                <a:lnTo>
                                  <a:pt x="1703" y="0"/>
                                </a:lnTo>
                                <a:lnTo>
                                  <a:pt x="1602" y="0"/>
                                </a:lnTo>
                                <a:lnTo>
                                  <a:pt x="1502" y="0"/>
                                </a:lnTo>
                                <a:lnTo>
                                  <a:pt x="1402" y="0"/>
                                </a:lnTo>
                                <a:lnTo>
                                  <a:pt x="1402" y="635"/>
                                </a:lnTo>
                                <a:lnTo>
                                  <a:pt x="1302" y="635"/>
                                </a:lnTo>
                                <a:lnTo>
                                  <a:pt x="1202" y="635"/>
                                </a:lnTo>
                                <a:lnTo>
                                  <a:pt x="1102" y="635"/>
                                </a:lnTo>
                                <a:lnTo>
                                  <a:pt x="1102" y="1270"/>
                                </a:lnTo>
                                <a:lnTo>
                                  <a:pt x="1202" y="1270"/>
                                </a:lnTo>
                                <a:lnTo>
                                  <a:pt x="1302" y="1270"/>
                                </a:lnTo>
                                <a:lnTo>
                                  <a:pt x="1402" y="1270"/>
                                </a:lnTo>
                                <a:lnTo>
                                  <a:pt x="1402" y="953"/>
                                </a:lnTo>
                                <a:lnTo>
                                  <a:pt x="1502" y="953"/>
                                </a:lnTo>
                                <a:lnTo>
                                  <a:pt x="1602" y="953"/>
                                </a:lnTo>
                                <a:lnTo>
                                  <a:pt x="1703" y="953"/>
                                </a:lnTo>
                                <a:lnTo>
                                  <a:pt x="1803" y="953"/>
                                </a:lnTo>
                                <a:lnTo>
                                  <a:pt x="1903" y="953"/>
                                </a:lnTo>
                                <a:lnTo>
                                  <a:pt x="1903" y="0"/>
                                </a:lnTo>
                                <a:close/>
                              </a:path>
                            </a:pathLst>
                          </a:custGeom>
                          <a:solidFill>
                            <a:srgbClr val="FCC28C">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 name="Freeform 958"/>
                        <wps:cNvSpPr>
                          <a:spLocks/>
                        </wps:cNvSpPr>
                        <wps:spPr bwMode="auto">
                          <a:xfrm>
                            <a:off x="2675" y="-1000"/>
                            <a:ext cx="1403" cy="635"/>
                          </a:xfrm>
                          <a:custGeom>
                            <a:avLst/>
                            <a:gdLst>
                              <a:gd name="T0" fmla="+- 0 4078 2676"/>
                              <a:gd name="T1" fmla="*/ T0 w 1403"/>
                              <a:gd name="T2" fmla="+- 0 -1000 -1000"/>
                              <a:gd name="T3" fmla="*/ -1000 h 635"/>
                              <a:gd name="T4" fmla="+- 0 4078 2676"/>
                              <a:gd name="T5" fmla="*/ T4 w 1403"/>
                              <a:gd name="T6" fmla="+- 0 -1000 -1000"/>
                              <a:gd name="T7" fmla="*/ -1000 h 635"/>
                              <a:gd name="T8" fmla="+- 0 2676 2676"/>
                              <a:gd name="T9" fmla="*/ T8 w 1403"/>
                              <a:gd name="T10" fmla="+- 0 -1000 -1000"/>
                              <a:gd name="T11" fmla="*/ -1000 h 635"/>
                              <a:gd name="T12" fmla="+- 0 2676 2676"/>
                              <a:gd name="T13" fmla="*/ T12 w 1403"/>
                              <a:gd name="T14" fmla="+- 0 -524 -1000"/>
                              <a:gd name="T15" fmla="*/ -524 h 635"/>
                              <a:gd name="T16" fmla="+- 0 3778 2676"/>
                              <a:gd name="T17" fmla="*/ T16 w 1403"/>
                              <a:gd name="T18" fmla="+- 0 -524 -1000"/>
                              <a:gd name="T19" fmla="*/ -524 h 635"/>
                              <a:gd name="T20" fmla="+- 0 3778 2676"/>
                              <a:gd name="T21" fmla="*/ T20 w 1403"/>
                              <a:gd name="T22" fmla="+- 0 -365 -1000"/>
                              <a:gd name="T23" fmla="*/ -365 h 635"/>
                              <a:gd name="T24" fmla="+- 0 3878 2676"/>
                              <a:gd name="T25" fmla="*/ T24 w 1403"/>
                              <a:gd name="T26" fmla="+- 0 -365 -1000"/>
                              <a:gd name="T27" fmla="*/ -365 h 635"/>
                              <a:gd name="T28" fmla="+- 0 3978 2676"/>
                              <a:gd name="T29" fmla="*/ T28 w 1403"/>
                              <a:gd name="T30" fmla="+- 0 -365 -1000"/>
                              <a:gd name="T31" fmla="*/ -365 h 635"/>
                              <a:gd name="T32" fmla="+- 0 4078 2676"/>
                              <a:gd name="T33" fmla="*/ T32 w 1403"/>
                              <a:gd name="T34" fmla="+- 0 -365 -1000"/>
                              <a:gd name="T35" fmla="*/ -365 h 635"/>
                              <a:gd name="T36" fmla="+- 0 4078 2676"/>
                              <a:gd name="T37" fmla="*/ T36 w 1403"/>
                              <a:gd name="T38" fmla="+- 0 -1000 -1000"/>
                              <a:gd name="T39" fmla="*/ -1000 h 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3" h="635">
                                <a:moveTo>
                                  <a:pt x="1402" y="0"/>
                                </a:moveTo>
                                <a:lnTo>
                                  <a:pt x="1402" y="0"/>
                                </a:lnTo>
                                <a:lnTo>
                                  <a:pt x="0" y="0"/>
                                </a:lnTo>
                                <a:lnTo>
                                  <a:pt x="0" y="476"/>
                                </a:lnTo>
                                <a:lnTo>
                                  <a:pt x="1102" y="476"/>
                                </a:lnTo>
                                <a:lnTo>
                                  <a:pt x="1102" y="635"/>
                                </a:lnTo>
                                <a:lnTo>
                                  <a:pt x="1202" y="635"/>
                                </a:lnTo>
                                <a:lnTo>
                                  <a:pt x="1302" y="635"/>
                                </a:lnTo>
                                <a:lnTo>
                                  <a:pt x="1402" y="635"/>
                                </a:lnTo>
                                <a:lnTo>
                                  <a:pt x="1402" y="0"/>
                                </a:lnTo>
                                <a:close/>
                              </a:path>
                            </a:pathLst>
                          </a:custGeom>
                          <a:solidFill>
                            <a:srgbClr val="C34001">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Freeform 957"/>
                        <wps:cNvSpPr>
                          <a:spLocks/>
                        </wps:cNvSpPr>
                        <wps:spPr bwMode="auto">
                          <a:xfrm>
                            <a:off x="2675"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Line 956"/>
                        <wps:cNvCnPr>
                          <a:cxnSpLocks noChangeShapeType="1"/>
                        </wps:cNvCnPr>
                        <wps:spPr bwMode="auto">
                          <a:xfrm>
                            <a:off x="2676"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 name="Freeform 955"/>
                        <wps:cNvSpPr>
                          <a:spLocks/>
                        </wps:cNvSpPr>
                        <wps:spPr bwMode="auto">
                          <a:xfrm>
                            <a:off x="3076"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Line 954"/>
                        <wps:cNvCnPr>
                          <a:cxnSpLocks noChangeShapeType="1"/>
                        </wps:cNvCnPr>
                        <wps:spPr bwMode="auto">
                          <a:xfrm>
                            <a:off x="3076"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 name="Freeform 953"/>
                        <wps:cNvSpPr>
                          <a:spLocks/>
                        </wps:cNvSpPr>
                        <wps:spPr bwMode="auto">
                          <a:xfrm>
                            <a:off x="3477"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Line 952"/>
                        <wps:cNvCnPr>
                          <a:cxnSpLocks noChangeShapeType="1"/>
                        </wps:cNvCnPr>
                        <wps:spPr bwMode="auto">
                          <a:xfrm>
                            <a:off x="3477"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 name="Freeform 951"/>
                        <wps:cNvSpPr>
                          <a:spLocks/>
                        </wps:cNvSpPr>
                        <wps:spPr bwMode="auto">
                          <a:xfrm>
                            <a:off x="3877"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 name="Line 950"/>
                        <wps:cNvCnPr>
                          <a:cxnSpLocks noChangeShapeType="1"/>
                        </wps:cNvCnPr>
                        <wps:spPr bwMode="auto">
                          <a:xfrm>
                            <a:off x="3878"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 name="Freeform 949"/>
                        <wps:cNvSpPr>
                          <a:spLocks/>
                        </wps:cNvSpPr>
                        <wps:spPr bwMode="auto">
                          <a:xfrm>
                            <a:off x="4278"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Line 948"/>
                        <wps:cNvCnPr>
                          <a:cxnSpLocks noChangeShapeType="1"/>
                        </wps:cNvCnPr>
                        <wps:spPr bwMode="auto">
                          <a:xfrm>
                            <a:off x="4278"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 name="Freeform 947"/>
                        <wps:cNvSpPr>
                          <a:spLocks/>
                        </wps:cNvSpPr>
                        <wps:spPr bwMode="auto">
                          <a:xfrm>
                            <a:off x="2645" y="905"/>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Line 946"/>
                        <wps:cNvCnPr>
                          <a:cxnSpLocks noChangeShapeType="1"/>
                        </wps:cNvCnPr>
                        <wps:spPr bwMode="auto">
                          <a:xfrm>
                            <a:off x="2676" y="905"/>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 name="Freeform 945"/>
                        <wps:cNvSpPr>
                          <a:spLocks/>
                        </wps:cNvSpPr>
                        <wps:spPr bwMode="auto">
                          <a:xfrm>
                            <a:off x="2645" y="524"/>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 name="Line 944"/>
                        <wps:cNvCnPr>
                          <a:cxnSpLocks noChangeShapeType="1"/>
                        </wps:cNvCnPr>
                        <wps:spPr bwMode="auto">
                          <a:xfrm>
                            <a:off x="2676" y="524"/>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 name="Freeform 943"/>
                        <wps:cNvSpPr>
                          <a:spLocks/>
                        </wps:cNvSpPr>
                        <wps:spPr bwMode="auto">
                          <a:xfrm>
                            <a:off x="2645" y="143"/>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Line 942"/>
                        <wps:cNvCnPr>
                          <a:cxnSpLocks noChangeShapeType="1"/>
                        </wps:cNvCnPr>
                        <wps:spPr bwMode="auto">
                          <a:xfrm>
                            <a:off x="2676" y="143"/>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 name="Freeform 941"/>
                        <wps:cNvSpPr>
                          <a:spLocks/>
                        </wps:cNvSpPr>
                        <wps:spPr bwMode="auto">
                          <a:xfrm>
                            <a:off x="2645" y="-238"/>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Line 940"/>
                        <wps:cNvCnPr>
                          <a:cxnSpLocks noChangeShapeType="1"/>
                        </wps:cNvCnPr>
                        <wps:spPr bwMode="auto">
                          <a:xfrm>
                            <a:off x="2676" y="-238"/>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 name="Freeform 939"/>
                        <wps:cNvSpPr>
                          <a:spLocks/>
                        </wps:cNvSpPr>
                        <wps:spPr bwMode="auto">
                          <a:xfrm>
                            <a:off x="2645" y="-619"/>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 name="Line 938"/>
                        <wps:cNvCnPr>
                          <a:cxnSpLocks noChangeShapeType="1"/>
                        </wps:cNvCnPr>
                        <wps:spPr bwMode="auto">
                          <a:xfrm>
                            <a:off x="2676" y="-619"/>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 name="Freeform 937"/>
                        <wps:cNvSpPr>
                          <a:spLocks/>
                        </wps:cNvSpPr>
                        <wps:spPr bwMode="auto">
                          <a:xfrm>
                            <a:off x="2645" y="-1000"/>
                            <a:ext cx="31" cy="2"/>
                          </a:xfrm>
                          <a:custGeom>
                            <a:avLst/>
                            <a:gdLst>
                              <a:gd name="T0" fmla="+- 0 2676 2646"/>
                              <a:gd name="T1" fmla="*/ T0 w 31"/>
                              <a:gd name="T2" fmla="+- 0 2646 2646"/>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3" name="Line 936"/>
                        <wps:cNvCnPr>
                          <a:cxnSpLocks noChangeShapeType="1"/>
                        </wps:cNvCnPr>
                        <wps:spPr bwMode="auto">
                          <a:xfrm>
                            <a:off x="2676" y="-1000"/>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 name="AutoShape 935"/>
                        <wps:cNvSpPr>
                          <a:spLocks/>
                        </wps:cNvSpPr>
                        <wps:spPr bwMode="auto">
                          <a:xfrm>
                            <a:off x="3076" y="-1000"/>
                            <a:ext cx="1002" cy="1905"/>
                          </a:xfrm>
                          <a:custGeom>
                            <a:avLst/>
                            <a:gdLst>
                              <a:gd name="T0" fmla="+- 0 3076 3076"/>
                              <a:gd name="T1" fmla="*/ T0 w 1002"/>
                              <a:gd name="T2" fmla="+- 0 905 -1000"/>
                              <a:gd name="T3" fmla="*/ 905 h 1905"/>
                              <a:gd name="T4" fmla="+- 0 3076 3076"/>
                              <a:gd name="T5" fmla="*/ T4 w 1002"/>
                              <a:gd name="T6" fmla="+- 0 -1000 -1000"/>
                              <a:gd name="T7" fmla="*/ -1000 h 1905"/>
                              <a:gd name="T8" fmla="+- 0 3778 3076"/>
                              <a:gd name="T9" fmla="*/ T8 w 1002"/>
                              <a:gd name="T10" fmla="+- 0 905 -1000"/>
                              <a:gd name="T11" fmla="*/ 905 h 1905"/>
                              <a:gd name="T12" fmla="+- 0 3778 3076"/>
                              <a:gd name="T13" fmla="*/ T12 w 1002"/>
                              <a:gd name="T14" fmla="+- 0 -1000 -1000"/>
                              <a:gd name="T15" fmla="*/ -1000 h 1905"/>
                              <a:gd name="T16" fmla="+- 0 4078 3076"/>
                              <a:gd name="T17" fmla="*/ T16 w 1002"/>
                              <a:gd name="T18" fmla="+- 0 905 -1000"/>
                              <a:gd name="T19" fmla="*/ 905 h 1905"/>
                              <a:gd name="T20" fmla="+- 0 4078 3076"/>
                              <a:gd name="T21" fmla="*/ T20 w 1002"/>
                              <a:gd name="T22" fmla="+- 0 -1000 -1000"/>
                              <a:gd name="T23" fmla="*/ -1000 h 1905"/>
                            </a:gdLst>
                            <a:ahLst/>
                            <a:cxnLst>
                              <a:cxn ang="0">
                                <a:pos x="T1" y="T3"/>
                              </a:cxn>
                              <a:cxn ang="0">
                                <a:pos x="T5" y="T7"/>
                              </a:cxn>
                              <a:cxn ang="0">
                                <a:pos x="T9" y="T11"/>
                              </a:cxn>
                              <a:cxn ang="0">
                                <a:pos x="T13" y="T15"/>
                              </a:cxn>
                              <a:cxn ang="0">
                                <a:pos x="T17" y="T19"/>
                              </a:cxn>
                              <a:cxn ang="0">
                                <a:pos x="T21" y="T23"/>
                              </a:cxn>
                            </a:cxnLst>
                            <a:rect l="0" t="0" r="r" b="b"/>
                            <a:pathLst>
                              <a:path w="1002" h="1905">
                                <a:moveTo>
                                  <a:pt x="0" y="1905"/>
                                </a:moveTo>
                                <a:lnTo>
                                  <a:pt x="0" y="0"/>
                                </a:lnTo>
                                <a:moveTo>
                                  <a:pt x="702" y="1905"/>
                                </a:moveTo>
                                <a:lnTo>
                                  <a:pt x="702" y="0"/>
                                </a:lnTo>
                                <a:moveTo>
                                  <a:pt x="1002" y="1905"/>
                                </a:moveTo>
                                <a:lnTo>
                                  <a:pt x="1002" y="0"/>
                                </a:lnTo>
                              </a:path>
                            </a:pathLst>
                          </a:custGeom>
                          <a:noFill/>
                          <a:ln w="272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AutoShape 934"/>
                        <wps:cNvSpPr>
                          <a:spLocks/>
                        </wps:cNvSpPr>
                        <wps:spPr bwMode="auto">
                          <a:xfrm>
                            <a:off x="2675" y="-1000"/>
                            <a:ext cx="1904" cy="1905"/>
                          </a:xfrm>
                          <a:custGeom>
                            <a:avLst/>
                            <a:gdLst>
                              <a:gd name="T0" fmla="+- 0 2676 2676"/>
                              <a:gd name="T1" fmla="*/ T0 w 1904"/>
                              <a:gd name="T2" fmla="+- 0 905 -1000"/>
                              <a:gd name="T3" fmla="*/ 905 h 1905"/>
                              <a:gd name="T4" fmla="+- 0 2676 2676"/>
                              <a:gd name="T5" fmla="*/ T4 w 1904"/>
                              <a:gd name="T6" fmla="+- 0 -1000 -1000"/>
                              <a:gd name="T7" fmla="*/ -1000 h 1905"/>
                              <a:gd name="T8" fmla="+- 0 4579 2676"/>
                              <a:gd name="T9" fmla="*/ T8 w 1904"/>
                              <a:gd name="T10" fmla="+- 0 905 -1000"/>
                              <a:gd name="T11" fmla="*/ 905 h 1905"/>
                              <a:gd name="T12" fmla="+- 0 4579 2676"/>
                              <a:gd name="T13" fmla="*/ T12 w 1904"/>
                              <a:gd name="T14" fmla="+- 0 -1000 -1000"/>
                              <a:gd name="T15" fmla="*/ -1000 h 1905"/>
                              <a:gd name="T16" fmla="+- 0 2676 2676"/>
                              <a:gd name="T17" fmla="*/ T16 w 1904"/>
                              <a:gd name="T18" fmla="+- 0 905 -1000"/>
                              <a:gd name="T19" fmla="*/ 905 h 1905"/>
                              <a:gd name="T20" fmla="+- 0 4579 2676"/>
                              <a:gd name="T21" fmla="*/ T20 w 1904"/>
                              <a:gd name="T22" fmla="+- 0 905 -1000"/>
                              <a:gd name="T23" fmla="*/ 905 h 1905"/>
                              <a:gd name="T24" fmla="+- 0 2676 2676"/>
                              <a:gd name="T25" fmla="*/ T24 w 1904"/>
                              <a:gd name="T26" fmla="+- 0 -1000 -1000"/>
                              <a:gd name="T27" fmla="*/ -1000 h 1905"/>
                              <a:gd name="T28" fmla="+- 0 4579 2676"/>
                              <a:gd name="T29" fmla="*/ T28 w 1904"/>
                              <a:gd name="T30" fmla="+- 0 -1000 -1000"/>
                              <a:gd name="T31" fmla="*/ -1000 h 19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04" h="1905">
                                <a:moveTo>
                                  <a:pt x="0" y="1905"/>
                                </a:moveTo>
                                <a:lnTo>
                                  <a:pt x="0" y="0"/>
                                </a:lnTo>
                                <a:moveTo>
                                  <a:pt x="1903" y="1905"/>
                                </a:moveTo>
                                <a:lnTo>
                                  <a:pt x="1903" y="0"/>
                                </a:lnTo>
                                <a:moveTo>
                                  <a:pt x="0" y="1905"/>
                                </a:moveTo>
                                <a:lnTo>
                                  <a:pt x="1903" y="1905"/>
                                </a:lnTo>
                                <a:moveTo>
                                  <a:pt x="0" y="0"/>
                                </a:moveTo>
                                <a:lnTo>
                                  <a:pt x="1903" y="0"/>
                                </a:lnTo>
                              </a:path>
                            </a:pathLst>
                          </a:custGeom>
                          <a:noFill/>
                          <a:ln w="43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25D54" id="Group 933" o:spid="_x0000_s1026" style="position:absolute;margin-left:132.3pt;margin-top:-50.15pt;width:96.85pt;height:96.95pt;z-index:15761920;mso-position-horizontal-relative:page" coordorigin="2646,-1003" coordsize="1937,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">
                <v:shape id="Freeform 961" o:spid="_x0000_s1027" style="position:absolute;left:2675;top:-48;width:1904;height:953;visibility:visible;mso-wrap-style:square;v-text-anchor:top" coordsize="190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" path="m1903,r,l1402,r,317l1302,317r-100,l1102,317r,159l,476,,952r1903,l1903,xe" fillcolor="#1663aa" stroked="f">
                  <v:fill opacity="19532f"/>
                  <v:path arrowok="t" o:connecttype="custom" o:connectlocs="1903,-47;1903,-47;1402,-47;1402,270;1302,270;1202,270;1102,270;1102,429;0,429;0,905;1903,905;1903,-47" o:connectangles="0,0,0,0,0,0,0,0,0,0,0,0"/>
                </v:shape>
                <v:shape id="AutoShape 960" o:spid="_x0000_s1028" style="position:absolute;left:2675;top:-48;width:1102;height:477;visibility:visible;mso-wrap-style:square;v-text-anchor:top" coordsize="110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" path="m100,l,,,476r100,l100,xm1102,l1001,r,476l1102,476r,-159l1102,xe" fillcolor="#b6d4e9" stroked="f">
                  <v:fill opacity="19532f"/>
                  <v:path arrowok="t" o:connecttype="custom" o:connectlocs="100,-47;0,-47;0,429;100,429;100,-47;1102,-47;1001,-47;1001,429;1102,429;1102,270;1102,-47" o:connectangles="0,0,0,0,0,0,0,0,0,0,0"/>
                </v:shape>
                <v:shape id="AutoShape 959" o:spid="_x0000_s1029" style="position:absolute;left:2675;top:-1000;width:1904;height:1270;visibility:visible;mso-wrap-style:square;v-text-anchor:top" coordsize="190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" path="m100,476l,476,,953r100,l100,476xm1903,l1803,,1703,,1602,,1502,,1402,r,635l1302,635r-100,l1102,635r,635l1202,1270r100,l1402,1270r,-317l1502,953r100,l1703,953r100,l1903,953,1903,xe" fillcolor="#fcc28c" stroked="f">
                  <v:fill opacity="19532f"/>
                  <v:path arrowok="t" o:connecttype="custom" o:connectlocs="100,-524;0,-524;0,-47;100,-47;100,-524;1903,-1000;1803,-1000;1703,-1000;1602,-1000;1502,-1000;1402,-1000;1402,-365;1302,-365;1202,-365;1102,-365;1102,270;1202,270;1302,270;1402,270;1402,-47;1502,-47;1602,-47;1703,-47;1803,-47;1903,-47;1903,-1000" o:connectangles="0,0,0,0,0,0,0,0,0,0,0,0,0,0,0,0,0,0,0,0,0,0,0,0,0,0"/>
                </v:shape>
                <v:shape id="Freeform 958" o:spid="_x0000_s1030" style="position:absolute;left:2675;top:-1000;width:1403;height:635;visibility:visible;mso-wrap-style:square;v-text-anchor:top" coordsize="140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" path="m1402,r,l,,,476r1102,l1102,635r100,l1302,635r100,l1402,xe" fillcolor="#c34001" stroked="f">
                  <v:fill opacity="19532f"/>
                  <v:path arrowok="t" o:connecttype="custom" o:connectlocs="1402,-1000;1402,-1000;0,-1000;0,-524;1102,-524;1102,-365;1202,-365;1302,-365;1402,-365;1402,-1000" o:connectangles="0,0,0,0,0,0,0,0,0,0"/>
                </v:shape>
                <v:shape id="Freeform 957" o:spid="_x0000_s1031" style="position:absolute;left:2675;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" path="m,l,30e" fillcolor="black" stroked="f">
                  <v:path arrowok="t" o:connecttype="custom" o:connectlocs="0,905;0,935" o:connectangles="0,0"/>
                </v:shape>
                <v:line id="Line 956" o:spid="_x0000_s1032" style="position:absolute;visibility:visible;mso-wrap-style:square" from="2676,905" to="267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" strokeweight=".1212mm"/>
                <v:shape id="Freeform 955" o:spid="_x0000_s1033" style="position:absolute;left:3076;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" path="m,l,30e" fillcolor="black" stroked="f">
                  <v:path arrowok="t" o:connecttype="custom" o:connectlocs="0,905;0,935" o:connectangles="0,0"/>
                </v:shape>
                <v:line id="Line 954" o:spid="_x0000_s1034" style="position:absolute;visibility:visible;mso-wrap-style:square" from="3076,905" to="307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" strokeweight=".1212mm"/>
                <v:shape id="Freeform 953" o:spid="_x0000_s1035" style="position:absolute;left:3477;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" path="m,l,30e" fillcolor="black" stroked="f">
                  <v:path arrowok="t" o:connecttype="custom" o:connectlocs="0,905;0,935" o:connectangles="0,0"/>
                </v:shape>
                <v:line id="Line 952" o:spid="_x0000_s1036" style="position:absolute;visibility:visible;mso-wrap-style:square" from="3477,905" to="3477,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" strokeweight=".1212mm"/>
                <v:shape id="Freeform 951" o:spid="_x0000_s1037" style="position:absolute;left:3877;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" path="m,l,30e" fillcolor="black" stroked="f">
                  <v:path arrowok="t" o:connecttype="custom" o:connectlocs="0,905;0,935" o:connectangles="0,0"/>
                </v:shape>
                <v:line id="Line 950" o:spid="_x0000_s1038" style="position:absolute;visibility:visible;mso-wrap-style:square" from="3878,905" to="387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" strokeweight=".1212mm"/>
                <v:shape id="Freeform 949" o:spid="_x0000_s1039" style="position:absolute;left:4278;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" path="m,l,30e" fillcolor="black" stroked="f">
                  <v:path arrowok="t" o:connecttype="custom" o:connectlocs="0,905;0,935" o:connectangles="0,0"/>
                </v:shape>
                <v:line id="Line 948" o:spid="_x0000_s1040" style="position:absolute;visibility:visible;mso-wrap-style:square" from="4278,905" to="427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" strokeweight=".1212mm"/>
                <v:shape id="Freeform 947" o:spid="_x0000_s1041" style="position:absolute;left:2645;top:90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" path="m30,l,e" fillcolor="black" stroked="f">
                  <v:path arrowok="t" o:connecttype="custom" o:connectlocs="30,0;0,0" o:connectangles="0,0"/>
                </v:shape>
                <v:line id="Line 946" o:spid="_x0000_s1042" style="position:absolute;visibility:visible;mso-wrap-style:square" from="2676,905" to="2676,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" strokeweight=".1212mm"/>
                <v:shape id="Freeform 945" o:spid="_x0000_s1043" style="position:absolute;left:2645;top:524;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" path="m30,l,e" fillcolor="black" stroked="f">
                  <v:path arrowok="t" o:connecttype="custom" o:connectlocs="30,0;0,0" o:connectangles="0,0"/>
                </v:shape>
                <v:line id="Line 944" o:spid="_x0000_s1044" style="position:absolute;visibility:visible;mso-wrap-style:square" from="2676,524" to="267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" strokeweight=".1212mm"/>
                <v:shape id="Freeform 943" o:spid="_x0000_s1045" style="position:absolute;left:2645;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" path="m30,l,e" fillcolor="black" stroked="f">
                  <v:path arrowok="t" o:connecttype="custom" o:connectlocs="30,0;0,0" o:connectangles="0,0"/>
                </v:shape>
                <v:line id="Line 942" o:spid="_x0000_s1046" style="position:absolute;visibility:visible;mso-wrap-style:square" from="2676,143" to="267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" strokeweight=".1212mm"/>
                <v:shape id="Freeform 941" o:spid="_x0000_s1047" style="position:absolute;left:2645;top:-23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" path="m30,l,e" fillcolor="black" stroked="f">
                  <v:path arrowok="t" o:connecttype="custom" o:connectlocs="30,0;0,0" o:connectangles="0,0"/>
                </v:shape>
                <v:line id="Line 940" o:spid="_x0000_s1048" style="position:absolute;visibility:visible;mso-wrap-style:square" from="2676,-238" to="26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" strokeweight=".1212mm"/>
                <v:shape id="Freeform 939" o:spid="_x0000_s1049" style="position:absolute;left:2645;top:-61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" path="m30,l,e" fillcolor="black" stroked="f">
                  <v:path arrowok="t" o:connecttype="custom" o:connectlocs="30,0;0,0" o:connectangles="0,0"/>
                </v:shape>
                <v:line id="Line 938" o:spid="_x0000_s1050" style="position:absolute;visibility:visible;mso-wrap-style:square" from="2676,-619" to="267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" strokeweight=".1212mm"/>
                <v:shape id="Freeform 937" o:spid="_x0000_s1051" style="position:absolute;left:2645;top:-10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" path="m30,l,e" fillcolor="black" stroked="f">
                  <v:path arrowok="t" o:connecttype="custom" o:connectlocs="30,0;0,0" o:connectangles="0,0"/>
                </v:shape>
                <v:line id="Line 936" o:spid="_x0000_s1052" style="position:absolute;visibility:visible;mso-wrap-style:square" from="2676,-1000" to="2676,-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" strokeweight=".1212mm"/>
                <v:shape id="AutoShape 935" o:spid="_x0000_s1053" style="position:absolute;left:3076;top:-1000;width:1002;height:1905;visibility:visible;mso-wrap-style:square;v-text-anchor:top" coordsize="1002,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" path="m,1905l,m702,1905l702,t300,1905l1002,e" filled="f" strokeweight=".07575mm">
                  <v:stroke dashstyle="1 1"/>
                  <v:path arrowok="t" o:connecttype="custom" o:connectlocs="0,905;0,-1000;702,905;702,-1000;1002,905;1002,-1000" o:connectangles="0,0,0,0,0,0"/>
                </v:shape>
                <v:shape id="AutoShape 934" o:spid="_x0000_s1054" style="position:absolute;left:2675;top:-1000;width:1904;height:1905;visibility:visible;mso-wrap-style:square;v-text-anchor:top" coordsize="190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" path="m,1905l,m1903,1905l1903,m,1905r1903,m,l1903,e" filled="f" strokeweight=".1212mm">
                  <v:path arrowok="t" o:connecttype="custom" o:connectlocs="0,905;0,-1000;1903,905;1903,-1000;0,905;1903,905;0,-1000;1903,-1000" o:connectangles="0,0,0,0,0,0,0,0"/>
                </v:shape>
                <w10:wrap anchorx="page"/>
              </v:group>
            </w:pict>
          </mc:Fallback>
        </mc:AlternateContent>
      </w:r>
      <w:r>
        <w:rPr>
          <w:noProof/>
        </w:rPr>
        <mc:AlternateContent>
          <mc:Choice Requires="wpg">
            <w:drawing>
              <wp:anchor distT="0" distB="0" distL="114300" distR="114300" simplePos="0" relativeHeight="15762432" behindDoc="0" locked="0" layoutInCell="1" allowOverlap="1" wp14:anchorId="697349BE" wp14:editId="3068FBFA">
                <wp:simplePos x="0" y="0"/>
                <wp:positionH relativeFrom="page">
                  <wp:posOffset>1762760</wp:posOffset>
                </wp:positionH>
                <wp:positionV relativeFrom="paragraph">
                  <wp:posOffset>-332740</wp:posOffset>
                </wp:positionV>
                <wp:extent cx="636270" cy="605155"/>
                <wp:effectExtent l="0" t="0" r="0" b="0"/>
                <wp:wrapNone/>
                <wp:docPr id="934" name="Group 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 cy="605155"/>
                          <a:chOff x="2776" y="-524"/>
                          <a:chExt cx="1002" cy="953"/>
                        </a:xfrm>
                      </wpg:grpSpPr>
                      <wps:wsp>
                        <wps:cNvPr id="935" name="Rectangle 932"/>
                        <wps:cNvSpPr>
                          <a:spLocks noChangeArrowheads="1"/>
                        </wps:cNvSpPr>
                        <wps:spPr bwMode="auto">
                          <a:xfrm>
                            <a:off x="2775" y="-48"/>
                            <a:ext cx="902" cy="477"/>
                          </a:xfrm>
                          <a:prstGeom prst="rect">
                            <a:avLst/>
                          </a:prstGeom>
                          <a:solidFill>
                            <a:srgbClr val="B6D4E9">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931"/>
                        <wps:cNvSpPr>
                          <a:spLocks noChangeArrowheads="1"/>
                        </wps:cNvSpPr>
                        <wps:spPr bwMode="auto">
                          <a:xfrm>
                            <a:off x="2775" y="-524"/>
                            <a:ext cx="1002" cy="477"/>
                          </a:xfrm>
                          <a:prstGeom prst="rect">
                            <a:avLst/>
                          </a:prstGeom>
                          <a:solidFill>
                            <a:srgbClr val="FCC28C">
                              <a:alpha val="2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195713" id="Group 930" o:spid="_x0000_s1026" style="position:absolute;margin-left:138.8pt;margin-top:-26.2pt;width:50.1pt;height:47.65pt;z-index:15762432;mso-position-horizontal-relative:page" coordorigin="2776,-524" coordsize="100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">
                <v:rect id="Rectangle 932" o:spid="_x0000_s1027" style="position:absolute;left:2775;top:-48;width:902;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" fillcolor="#b6d4e9" stroked="f">
                  <v:fill opacity="19532f"/>
                </v:rect>
                <v:rect id="Rectangle 931" o:spid="_x0000_s1028" style="position:absolute;left:2775;top:-524;width:1002;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" fillcolor="#fcc28c" stroked="f">
                  <v:fill opacity="19532f"/>
                </v:rect>
                <w10:wrap anchorx="page"/>
              </v:group>
            </w:pict>
          </mc:Fallback>
        </mc:AlternateContent>
      </w:r>
      <w:r>
        <w:rPr>
          <w:noProof/>
        </w:rPr>
        <mc:AlternateContent>
          <mc:Choice Requires="wpg">
            <w:drawing>
              <wp:anchor distT="0" distB="0" distL="114300" distR="114300" simplePos="0" relativeHeight="15762944" behindDoc="0" locked="0" layoutInCell="1" allowOverlap="1" wp14:anchorId="06E0E56E" wp14:editId="36C817FE">
                <wp:simplePos x="0" y="0"/>
                <wp:positionH relativeFrom="page">
                  <wp:posOffset>3130550</wp:posOffset>
                </wp:positionH>
                <wp:positionV relativeFrom="paragraph">
                  <wp:posOffset>-636905</wp:posOffset>
                </wp:positionV>
                <wp:extent cx="1229995" cy="1231265"/>
                <wp:effectExtent l="0" t="0" r="0" b="0"/>
                <wp:wrapNone/>
                <wp:docPr id="904" name="Group 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995" cy="1231265"/>
                          <a:chOff x="4930" y="-1003"/>
                          <a:chExt cx="1937" cy="1939"/>
                        </a:xfrm>
                      </wpg:grpSpPr>
                      <wps:wsp>
                        <wps:cNvPr id="905" name="Freeform 929"/>
                        <wps:cNvSpPr>
                          <a:spLocks/>
                        </wps:cNvSpPr>
                        <wps:spPr bwMode="auto">
                          <a:xfrm>
                            <a:off x="4959" y="-964"/>
                            <a:ext cx="1904" cy="1869"/>
                          </a:xfrm>
                          <a:custGeom>
                            <a:avLst/>
                            <a:gdLst>
                              <a:gd name="T0" fmla="+- 0 6863 4960"/>
                              <a:gd name="T1" fmla="*/ T0 w 1904"/>
                              <a:gd name="T2" fmla="+- 0 -963 -963"/>
                              <a:gd name="T3" fmla="*/ -963 h 1869"/>
                              <a:gd name="T4" fmla="+- 0 6863 4960"/>
                              <a:gd name="T5" fmla="*/ T4 w 1904"/>
                              <a:gd name="T6" fmla="+- 0 -963 -963"/>
                              <a:gd name="T7" fmla="*/ -963 h 1869"/>
                              <a:gd name="T8" fmla="+- 0 6362 4960"/>
                              <a:gd name="T9" fmla="*/ T8 w 1904"/>
                              <a:gd name="T10" fmla="+- 0 -963 -963"/>
                              <a:gd name="T11" fmla="*/ -963 h 1869"/>
                              <a:gd name="T12" fmla="+- 0 6362 4960"/>
                              <a:gd name="T13" fmla="*/ T12 w 1904"/>
                              <a:gd name="T14" fmla="+- 0 -928 -963"/>
                              <a:gd name="T15" fmla="*/ -928 h 1869"/>
                              <a:gd name="T16" fmla="+- 0 6262 4960"/>
                              <a:gd name="T17" fmla="*/ T16 w 1904"/>
                              <a:gd name="T18" fmla="+- 0 -928 -963"/>
                              <a:gd name="T19" fmla="*/ -928 h 1869"/>
                              <a:gd name="T20" fmla="+- 0 6162 4960"/>
                              <a:gd name="T21" fmla="*/ T20 w 1904"/>
                              <a:gd name="T22" fmla="+- 0 -928 -963"/>
                              <a:gd name="T23" fmla="*/ -928 h 1869"/>
                              <a:gd name="T24" fmla="+- 0 6062 4960"/>
                              <a:gd name="T25" fmla="*/ T24 w 1904"/>
                              <a:gd name="T26" fmla="+- 0 -928 -963"/>
                              <a:gd name="T27" fmla="*/ -928 h 1869"/>
                              <a:gd name="T28" fmla="+- 0 6062 4960"/>
                              <a:gd name="T29" fmla="*/ T28 w 1904"/>
                              <a:gd name="T30" fmla="+- 0 -426 -963"/>
                              <a:gd name="T31" fmla="*/ -426 h 1869"/>
                              <a:gd name="T32" fmla="+- 0 4960 4960"/>
                              <a:gd name="T33" fmla="*/ T32 w 1904"/>
                              <a:gd name="T34" fmla="+- 0 -426 -963"/>
                              <a:gd name="T35" fmla="*/ -426 h 1869"/>
                              <a:gd name="T36" fmla="+- 0 4960 4960"/>
                              <a:gd name="T37" fmla="*/ T36 w 1904"/>
                              <a:gd name="T38" fmla="+- 0 905 -963"/>
                              <a:gd name="T39" fmla="*/ 905 h 1869"/>
                              <a:gd name="T40" fmla="+- 0 6863 4960"/>
                              <a:gd name="T41" fmla="*/ T40 w 1904"/>
                              <a:gd name="T42" fmla="+- 0 905 -963"/>
                              <a:gd name="T43" fmla="*/ 905 h 1869"/>
                              <a:gd name="T44" fmla="+- 0 6863 4960"/>
                              <a:gd name="T45" fmla="*/ T44 w 1904"/>
                              <a:gd name="T46" fmla="+- 0 -963 -963"/>
                              <a:gd name="T47" fmla="*/ -963 h 1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04" h="1869">
                                <a:moveTo>
                                  <a:pt x="1903" y="0"/>
                                </a:moveTo>
                                <a:lnTo>
                                  <a:pt x="1903" y="0"/>
                                </a:lnTo>
                                <a:lnTo>
                                  <a:pt x="1402" y="0"/>
                                </a:lnTo>
                                <a:lnTo>
                                  <a:pt x="1402" y="35"/>
                                </a:lnTo>
                                <a:lnTo>
                                  <a:pt x="1302" y="35"/>
                                </a:lnTo>
                                <a:lnTo>
                                  <a:pt x="1202" y="35"/>
                                </a:lnTo>
                                <a:lnTo>
                                  <a:pt x="1102" y="35"/>
                                </a:lnTo>
                                <a:lnTo>
                                  <a:pt x="1102" y="537"/>
                                </a:lnTo>
                                <a:lnTo>
                                  <a:pt x="0" y="537"/>
                                </a:lnTo>
                                <a:lnTo>
                                  <a:pt x="0" y="1868"/>
                                </a:lnTo>
                                <a:lnTo>
                                  <a:pt x="1903" y="1868"/>
                                </a:lnTo>
                                <a:lnTo>
                                  <a:pt x="1903" y="0"/>
                                </a:lnTo>
                                <a:close/>
                              </a:path>
                            </a:pathLst>
                          </a:custGeom>
                          <a:solidFill>
                            <a:srgbClr val="1663AA">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6" name="Freeform 928"/>
                        <wps:cNvSpPr>
                          <a:spLocks/>
                        </wps:cNvSpPr>
                        <wps:spPr bwMode="auto">
                          <a:xfrm>
                            <a:off x="4959" y="-948"/>
                            <a:ext cx="1102" cy="522"/>
                          </a:xfrm>
                          <a:custGeom>
                            <a:avLst/>
                            <a:gdLst>
                              <a:gd name="T0" fmla="+- 0 6062 4960"/>
                              <a:gd name="T1" fmla="*/ T0 w 1102"/>
                              <a:gd name="T2" fmla="+- 0 -948 -948"/>
                              <a:gd name="T3" fmla="*/ -948 h 522"/>
                              <a:gd name="T4" fmla="+- 0 6062 4960"/>
                              <a:gd name="T5" fmla="*/ T4 w 1102"/>
                              <a:gd name="T6" fmla="+- 0 -948 -948"/>
                              <a:gd name="T7" fmla="*/ -948 h 522"/>
                              <a:gd name="T8" fmla="+- 0 4960 4960"/>
                              <a:gd name="T9" fmla="*/ T8 w 1102"/>
                              <a:gd name="T10" fmla="+- 0 -948 -948"/>
                              <a:gd name="T11" fmla="*/ -948 h 522"/>
                              <a:gd name="T12" fmla="+- 0 4960 4960"/>
                              <a:gd name="T13" fmla="*/ T12 w 1102"/>
                              <a:gd name="T14" fmla="+- 0 -426 -948"/>
                              <a:gd name="T15" fmla="*/ -426 h 522"/>
                              <a:gd name="T16" fmla="+- 0 6062 4960"/>
                              <a:gd name="T17" fmla="*/ T16 w 1102"/>
                              <a:gd name="T18" fmla="+- 0 -426 -948"/>
                              <a:gd name="T19" fmla="*/ -426 h 522"/>
                              <a:gd name="T20" fmla="+- 0 6062 4960"/>
                              <a:gd name="T21" fmla="*/ T20 w 1102"/>
                              <a:gd name="T22" fmla="+- 0 -928 -948"/>
                              <a:gd name="T23" fmla="*/ -928 h 522"/>
                              <a:gd name="T24" fmla="+- 0 6062 4960"/>
                              <a:gd name="T25" fmla="*/ T24 w 1102"/>
                              <a:gd name="T26" fmla="+- 0 -948 -948"/>
                              <a:gd name="T27" fmla="*/ -948 h 522"/>
                            </a:gdLst>
                            <a:ahLst/>
                            <a:cxnLst>
                              <a:cxn ang="0">
                                <a:pos x="T1" y="T3"/>
                              </a:cxn>
                              <a:cxn ang="0">
                                <a:pos x="T5" y="T7"/>
                              </a:cxn>
                              <a:cxn ang="0">
                                <a:pos x="T9" y="T11"/>
                              </a:cxn>
                              <a:cxn ang="0">
                                <a:pos x="T13" y="T15"/>
                              </a:cxn>
                              <a:cxn ang="0">
                                <a:pos x="T17" y="T19"/>
                              </a:cxn>
                              <a:cxn ang="0">
                                <a:pos x="T21" y="T23"/>
                              </a:cxn>
                              <a:cxn ang="0">
                                <a:pos x="T25" y="T27"/>
                              </a:cxn>
                            </a:cxnLst>
                            <a:rect l="0" t="0" r="r" b="b"/>
                            <a:pathLst>
                              <a:path w="1102" h="522">
                                <a:moveTo>
                                  <a:pt x="1102" y="0"/>
                                </a:moveTo>
                                <a:lnTo>
                                  <a:pt x="1102" y="0"/>
                                </a:lnTo>
                                <a:lnTo>
                                  <a:pt x="0" y="0"/>
                                </a:lnTo>
                                <a:lnTo>
                                  <a:pt x="0" y="522"/>
                                </a:lnTo>
                                <a:lnTo>
                                  <a:pt x="1102" y="522"/>
                                </a:lnTo>
                                <a:lnTo>
                                  <a:pt x="1102" y="20"/>
                                </a:lnTo>
                                <a:lnTo>
                                  <a:pt x="1102" y="0"/>
                                </a:lnTo>
                                <a:close/>
                              </a:path>
                            </a:pathLst>
                          </a:custGeom>
                          <a:solidFill>
                            <a:srgbClr val="B6D4E9">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Line 927"/>
                        <wps:cNvCnPr>
                          <a:cxnSpLocks noChangeShapeType="1"/>
                        </wps:cNvCnPr>
                        <wps:spPr bwMode="auto">
                          <a:xfrm>
                            <a:off x="4960" y="-961"/>
                            <a:ext cx="1102" cy="0"/>
                          </a:xfrm>
                          <a:prstGeom prst="line">
                            <a:avLst/>
                          </a:prstGeom>
                          <a:noFill/>
                          <a:ln w="16571">
                            <a:solidFill>
                              <a:srgbClr val="FCC28C"/>
                            </a:solidFill>
                            <a:prstDash val="solid"/>
                            <a:round/>
                            <a:headEnd/>
                            <a:tailEnd/>
                          </a:ln>
                          <a:extLst>
                            <a:ext uri="{909E8E84-426E-40DD-AFC4-6F175D3DCCD1}">
                              <a14:hiddenFill xmlns:a14="http://schemas.microsoft.com/office/drawing/2010/main">
                                <a:noFill/>
                              </a14:hiddenFill>
                            </a:ext>
                          </a:extLst>
                        </wps:spPr>
                        <wps:bodyPr/>
                      </wps:wsp>
                      <wps:wsp>
                        <wps:cNvPr id="908" name="Freeform 926"/>
                        <wps:cNvSpPr>
                          <a:spLocks/>
                        </wps:cNvSpPr>
                        <wps:spPr bwMode="auto">
                          <a:xfrm>
                            <a:off x="6061" y="-1000"/>
                            <a:ext cx="802" cy="72"/>
                          </a:xfrm>
                          <a:custGeom>
                            <a:avLst/>
                            <a:gdLst>
                              <a:gd name="T0" fmla="+- 0 6863 6062"/>
                              <a:gd name="T1" fmla="*/ T0 w 802"/>
                              <a:gd name="T2" fmla="+- 0 -1000 -1000"/>
                              <a:gd name="T3" fmla="*/ -1000 h 72"/>
                              <a:gd name="T4" fmla="+- 0 6863 6062"/>
                              <a:gd name="T5" fmla="*/ T4 w 802"/>
                              <a:gd name="T6" fmla="+- 0 -1000 -1000"/>
                              <a:gd name="T7" fmla="*/ -1000 h 72"/>
                              <a:gd name="T8" fmla="+- 0 6362 6062"/>
                              <a:gd name="T9" fmla="*/ T8 w 802"/>
                              <a:gd name="T10" fmla="+- 0 -1000 -1000"/>
                              <a:gd name="T11" fmla="*/ -1000 h 72"/>
                              <a:gd name="T12" fmla="+- 0 6362 6062"/>
                              <a:gd name="T13" fmla="*/ T12 w 802"/>
                              <a:gd name="T14" fmla="+- 0 -964 -1000"/>
                              <a:gd name="T15" fmla="*/ -964 h 72"/>
                              <a:gd name="T16" fmla="+- 0 6262 6062"/>
                              <a:gd name="T17" fmla="*/ T16 w 802"/>
                              <a:gd name="T18" fmla="+- 0 -964 -1000"/>
                              <a:gd name="T19" fmla="*/ -964 h 72"/>
                              <a:gd name="T20" fmla="+- 0 6162 6062"/>
                              <a:gd name="T21" fmla="*/ T20 w 802"/>
                              <a:gd name="T22" fmla="+- 0 -964 -1000"/>
                              <a:gd name="T23" fmla="*/ -964 h 72"/>
                              <a:gd name="T24" fmla="+- 0 6062 6062"/>
                              <a:gd name="T25" fmla="*/ T24 w 802"/>
                              <a:gd name="T26" fmla="+- 0 -964 -1000"/>
                              <a:gd name="T27" fmla="*/ -964 h 72"/>
                              <a:gd name="T28" fmla="+- 0 6062 6062"/>
                              <a:gd name="T29" fmla="*/ T28 w 802"/>
                              <a:gd name="T30" fmla="+- 0 -928 -1000"/>
                              <a:gd name="T31" fmla="*/ -928 h 72"/>
                              <a:gd name="T32" fmla="+- 0 6162 6062"/>
                              <a:gd name="T33" fmla="*/ T32 w 802"/>
                              <a:gd name="T34" fmla="+- 0 -928 -1000"/>
                              <a:gd name="T35" fmla="*/ -928 h 72"/>
                              <a:gd name="T36" fmla="+- 0 6262 6062"/>
                              <a:gd name="T37" fmla="*/ T36 w 802"/>
                              <a:gd name="T38" fmla="+- 0 -928 -1000"/>
                              <a:gd name="T39" fmla="*/ -928 h 72"/>
                              <a:gd name="T40" fmla="+- 0 6362 6062"/>
                              <a:gd name="T41" fmla="*/ T40 w 802"/>
                              <a:gd name="T42" fmla="+- 0 -928 -1000"/>
                              <a:gd name="T43" fmla="*/ -928 h 72"/>
                              <a:gd name="T44" fmla="+- 0 6362 6062"/>
                              <a:gd name="T45" fmla="*/ T44 w 802"/>
                              <a:gd name="T46" fmla="+- 0 -963 -1000"/>
                              <a:gd name="T47" fmla="*/ -963 h 72"/>
                              <a:gd name="T48" fmla="+- 0 6863 6062"/>
                              <a:gd name="T49" fmla="*/ T48 w 802"/>
                              <a:gd name="T50" fmla="+- 0 -963 -1000"/>
                              <a:gd name="T51" fmla="*/ -963 h 72"/>
                              <a:gd name="T52" fmla="+- 0 6863 6062"/>
                              <a:gd name="T53" fmla="*/ T52 w 802"/>
                              <a:gd name="T54" fmla="+- 0 -1000 -1000"/>
                              <a:gd name="T55" fmla="*/ -100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2" h="72">
                                <a:moveTo>
                                  <a:pt x="801" y="0"/>
                                </a:moveTo>
                                <a:lnTo>
                                  <a:pt x="801" y="0"/>
                                </a:lnTo>
                                <a:lnTo>
                                  <a:pt x="300" y="0"/>
                                </a:lnTo>
                                <a:lnTo>
                                  <a:pt x="300" y="36"/>
                                </a:lnTo>
                                <a:lnTo>
                                  <a:pt x="200" y="36"/>
                                </a:lnTo>
                                <a:lnTo>
                                  <a:pt x="100" y="36"/>
                                </a:lnTo>
                                <a:lnTo>
                                  <a:pt x="0" y="36"/>
                                </a:lnTo>
                                <a:lnTo>
                                  <a:pt x="0" y="72"/>
                                </a:lnTo>
                                <a:lnTo>
                                  <a:pt x="100" y="72"/>
                                </a:lnTo>
                                <a:lnTo>
                                  <a:pt x="200" y="72"/>
                                </a:lnTo>
                                <a:lnTo>
                                  <a:pt x="300" y="72"/>
                                </a:lnTo>
                                <a:lnTo>
                                  <a:pt x="300" y="37"/>
                                </a:lnTo>
                                <a:lnTo>
                                  <a:pt x="801" y="37"/>
                                </a:lnTo>
                                <a:lnTo>
                                  <a:pt x="801" y="0"/>
                                </a:lnTo>
                                <a:close/>
                              </a:path>
                            </a:pathLst>
                          </a:custGeom>
                          <a:solidFill>
                            <a:srgbClr val="FCC28C">
                              <a:alpha val="2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 name="Line 925"/>
                        <wps:cNvCnPr>
                          <a:cxnSpLocks noChangeShapeType="1"/>
                        </wps:cNvCnPr>
                        <wps:spPr bwMode="auto">
                          <a:xfrm>
                            <a:off x="4960" y="-982"/>
                            <a:ext cx="1402" cy="0"/>
                          </a:xfrm>
                          <a:prstGeom prst="line">
                            <a:avLst/>
                          </a:prstGeom>
                          <a:noFill/>
                          <a:ln w="16571">
                            <a:solidFill>
                              <a:srgbClr val="C34001"/>
                            </a:solidFill>
                            <a:prstDash val="solid"/>
                            <a:round/>
                            <a:headEnd/>
                            <a:tailEnd/>
                          </a:ln>
                          <a:extLst>
                            <a:ext uri="{909E8E84-426E-40DD-AFC4-6F175D3DCCD1}">
                              <a14:hiddenFill xmlns:a14="http://schemas.microsoft.com/office/drawing/2010/main">
                                <a:noFill/>
                              </a14:hiddenFill>
                            </a:ext>
                          </a:extLst>
                        </wps:spPr>
                        <wps:bodyPr/>
                      </wps:wsp>
                      <wps:wsp>
                        <wps:cNvPr id="910" name="Freeform 924"/>
                        <wps:cNvSpPr>
                          <a:spLocks/>
                        </wps:cNvSpPr>
                        <wps:spPr bwMode="auto">
                          <a:xfrm>
                            <a:off x="4959"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Line 923"/>
                        <wps:cNvCnPr>
                          <a:cxnSpLocks noChangeShapeType="1"/>
                        </wps:cNvCnPr>
                        <wps:spPr bwMode="auto">
                          <a:xfrm>
                            <a:off x="4960"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 name="Freeform 922"/>
                        <wps:cNvSpPr>
                          <a:spLocks/>
                        </wps:cNvSpPr>
                        <wps:spPr bwMode="auto">
                          <a:xfrm>
                            <a:off x="5360"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Line 921"/>
                        <wps:cNvCnPr>
                          <a:cxnSpLocks noChangeShapeType="1"/>
                        </wps:cNvCnPr>
                        <wps:spPr bwMode="auto">
                          <a:xfrm>
                            <a:off x="5360"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 name="Freeform 920"/>
                        <wps:cNvSpPr>
                          <a:spLocks/>
                        </wps:cNvSpPr>
                        <wps:spPr bwMode="auto">
                          <a:xfrm>
                            <a:off x="5761"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Line 919"/>
                        <wps:cNvCnPr>
                          <a:cxnSpLocks noChangeShapeType="1"/>
                        </wps:cNvCnPr>
                        <wps:spPr bwMode="auto">
                          <a:xfrm>
                            <a:off x="5761"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 name="Freeform 918"/>
                        <wps:cNvSpPr>
                          <a:spLocks/>
                        </wps:cNvSpPr>
                        <wps:spPr bwMode="auto">
                          <a:xfrm>
                            <a:off x="6161"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Line 917"/>
                        <wps:cNvCnPr>
                          <a:cxnSpLocks noChangeShapeType="1"/>
                        </wps:cNvCnPr>
                        <wps:spPr bwMode="auto">
                          <a:xfrm>
                            <a:off x="6162"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 name="Freeform 916"/>
                        <wps:cNvSpPr>
                          <a:spLocks/>
                        </wps:cNvSpPr>
                        <wps:spPr bwMode="auto">
                          <a:xfrm>
                            <a:off x="6562" y="905"/>
                            <a:ext cx="2" cy="31"/>
                          </a:xfrm>
                          <a:custGeom>
                            <a:avLst/>
                            <a:gdLst>
                              <a:gd name="T0" fmla="+- 0 905 905"/>
                              <a:gd name="T1" fmla="*/ 905 h 31"/>
                              <a:gd name="T2" fmla="+- 0 935 905"/>
                              <a:gd name="T3" fmla="*/ 935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Line 915"/>
                        <wps:cNvCnPr>
                          <a:cxnSpLocks noChangeShapeType="1"/>
                        </wps:cNvCnPr>
                        <wps:spPr bwMode="auto">
                          <a:xfrm>
                            <a:off x="6562" y="905"/>
                            <a:ext cx="0" cy="3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 name="Freeform 914"/>
                        <wps:cNvSpPr>
                          <a:spLocks/>
                        </wps:cNvSpPr>
                        <wps:spPr bwMode="auto">
                          <a:xfrm>
                            <a:off x="4929" y="905"/>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 name="Line 913"/>
                        <wps:cNvCnPr>
                          <a:cxnSpLocks noChangeShapeType="1"/>
                        </wps:cNvCnPr>
                        <wps:spPr bwMode="auto">
                          <a:xfrm>
                            <a:off x="4960" y="905"/>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 name="Freeform 912"/>
                        <wps:cNvSpPr>
                          <a:spLocks/>
                        </wps:cNvSpPr>
                        <wps:spPr bwMode="auto">
                          <a:xfrm>
                            <a:off x="4929" y="524"/>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Line 911"/>
                        <wps:cNvCnPr>
                          <a:cxnSpLocks noChangeShapeType="1"/>
                        </wps:cNvCnPr>
                        <wps:spPr bwMode="auto">
                          <a:xfrm>
                            <a:off x="4960" y="524"/>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 name="Freeform 910"/>
                        <wps:cNvSpPr>
                          <a:spLocks/>
                        </wps:cNvSpPr>
                        <wps:spPr bwMode="auto">
                          <a:xfrm>
                            <a:off x="4929" y="143"/>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Line 909"/>
                        <wps:cNvCnPr>
                          <a:cxnSpLocks noChangeShapeType="1"/>
                        </wps:cNvCnPr>
                        <wps:spPr bwMode="auto">
                          <a:xfrm>
                            <a:off x="4960" y="143"/>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 name="Freeform 908"/>
                        <wps:cNvSpPr>
                          <a:spLocks/>
                        </wps:cNvSpPr>
                        <wps:spPr bwMode="auto">
                          <a:xfrm>
                            <a:off x="4929" y="-238"/>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Line 907"/>
                        <wps:cNvCnPr>
                          <a:cxnSpLocks noChangeShapeType="1"/>
                        </wps:cNvCnPr>
                        <wps:spPr bwMode="auto">
                          <a:xfrm>
                            <a:off x="4960" y="-238"/>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 name="Freeform 906"/>
                        <wps:cNvSpPr>
                          <a:spLocks/>
                        </wps:cNvSpPr>
                        <wps:spPr bwMode="auto">
                          <a:xfrm>
                            <a:off x="4929" y="-619"/>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Line 905"/>
                        <wps:cNvCnPr>
                          <a:cxnSpLocks noChangeShapeType="1"/>
                        </wps:cNvCnPr>
                        <wps:spPr bwMode="auto">
                          <a:xfrm>
                            <a:off x="4960" y="-619"/>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 name="Freeform 904"/>
                        <wps:cNvSpPr>
                          <a:spLocks/>
                        </wps:cNvSpPr>
                        <wps:spPr bwMode="auto">
                          <a:xfrm>
                            <a:off x="4929" y="-1000"/>
                            <a:ext cx="31" cy="2"/>
                          </a:xfrm>
                          <a:custGeom>
                            <a:avLst/>
                            <a:gdLst>
                              <a:gd name="T0" fmla="+- 0 4960 4930"/>
                              <a:gd name="T1" fmla="*/ T0 w 31"/>
                              <a:gd name="T2" fmla="+- 0 4930 4930"/>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Line 903"/>
                        <wps:cNvCnPr>
                          <a:cxnSpLocks noChangeShapeType="1"/>
                        </wps:cNvCnPr>
                        <wps:spPr bwMode="auto">
                          <a:xfrm>
                            <a:off x="4960" y="-1000"/>
                            <a:ext cx="0" cy="0"/>
                          </a:xfrm>
                          <a:prstGeom prst="line">
                            <a:avLst/>
                          </a:prstGeom>
                          <a:noFill/>
                          <a:ln w="43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 name="AutoShape 902"/>
                        <wps:cNvSpPr>
                          <a:spLocks/>
                        </wps:cNvSpPr>
                        <wps:spPr bwMode="auto">
                          <a:xfrm>
                            <a:off x="5360" y="-1000"/>
                            <a:ext cx="1002" cy="1905"/>
                          </a:xfrm>
                          <a:custGeom>
                            <a:avLst/>
                            <a:gdLst>
                              <a:gd name="T0" fmla="+- 0 5360 5360"/>
                              <a:gd name="T1" fmla="*/ T0 w 1002"/>
                              <a:gd name="T2" fmla="+- 0 905 -1000"/>
                              <a:gd name="T3" fmla="*/ 905 h 1905"/>
                              <a:gd name="T4" fmla="+- 0 5360 5360"/>
                              <a:gd name="T5" fmla="*/ T4 w 1002"/>
                              <a:gd name="T6" fmla="+- 0 -1000 -1000"/>
                              <a:gd name="T7" fmla="*/ -1000 h 1905"/>
                              <a:gd name="T8" fmla="+- 0 6062 5360"/>
                              <a:gd name="T9" fmla="*/ T8 w 1002"/>
                              <a:gd name="T10" fmla="+- 0 905 -1000"/>
                              <a:gd name="T11" fmla="*/ 905 h 1905"/>
                              <a:gd name="T12" fmla="+- 0 6062 5360"/>
                              <a:gd name="T13" fmla="*/ T12 w 1002"/>
                              <a:gd name="T14" fmla="+- 0 -1000 -1000"/>
                              <a:gd name="T15" fmla="*/ -1000 h 1905"/>
                              <a:gd name="T16" fmla="+- 0 6362 5360"/>
                              <a:gd name="T17" fmla="*/ T16 w 1002"/>
                              <a:gd name="T18" fmla="+- 0 905 -1000"/>
                              <a:gd name="T19" fmla="*/ 905 h 1905"/>
                              <a:gd name="T20" fmla="+- 0 6362 5360"/>
                              <a:gd name="T21" fmla="*/ T20 w 1002"/>
                              <a:gd name="T22" fmla="+- 0 -1000 -1000"/>
                              <a:gd name="T23" fmla="*/ -1000 h 1905"/>
                            </a:gdLst>
                            <a:ahLst/>
                            <a:cxnLst>
                              <a:cxn ang="0">
                                <a:pos x="T1" y="T3"/>
                              </a:cxn>
                              <a:cxn ang="0">
                                <a:pos x="T5" y="T7"/>
                              </a:cxn>
                              <a:cxn ang="0">
                                <a:pos x="T9" y="T11"/>
                              </a:cxn>
                              <a:cxn ang="0">
                                <a:pos x="T13" y="T15"/>
                              </a:cxn>
                              <a:cxn ang="0">
                                <a:pos x="T17" y="T19"/>
                              </a:cxn>
                              <a:cxn ang="0">
                                <a:pos x="T21" y="T23"/>
                              </a:cxn>
                            </a:cxnLst>
                            <a:rect l="0" t="0" r="r" b="b"/>
                            <a:pathLst>
                              <a:path w="1002" h="1905">
                                <a:moveTo>
                                  <a:pt x="0" y="1905"/>
                                </a:moveTo>
                                <a:lnTo>
                                  <a:pt x="0" y="0"/>
                                </a:lnTo>
                                <a:moveTo>
                                  <a:pt x="702" y="1905"/>
                                </a:moveTo>
                                <a:lnTo>
                                  <a:pt x="702" y="0"/>
                                </a:lnTo>
                                <a:moveTo>
                                  <a:pt x="1002" y="1905"/>
                                </a:moveTo>
                                <a:lnTo>
                                  <a:pt x="1002" y="0"/>
                                </a:lnTo>
                              </a:path>
                            </a:pathLst>
                          </a:custGeom>
                          <a:noFill/>
                          <a:ln w="2727">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AutoShape 901"/>
                        <wps:cNvSpPr>
                          <a:spLocks/>
                        </wps:cNvSpPr>
                        <wps:spPr bwMode="auto">
                          <a:xfrm>
                            <a:off x="4959" y="-1000"/>
                            <a:ext cx="1904" cy="1905"/>
                          </a:xfrm>
                          <a:custGeom>
                            <a:avLst/>
                            <a:gdLst>
                              <a:gd name="T0" fmla="+- 0 4960 4960"/>
                              <a:gd name="T1" fmla="*/ T0 w 1904"/>
                              <a:gd name="T2" fmla="+- 0 905 -1000"/>
                              <a:gd name="T3" fmla="*/ 905 h 1905"/>
                              <a:gd name="T4" fmla="+- 0 4960 4960"/>
                              <a:gd name="T5" fmla="*/ T4 w 1904"/>
                              <a:gd name="T6" fmla="+- 0 -1000 -1000"/>
                              <a:gd name="T7" fmla="*/ -1000 h 1905"/>
                              <a:gd name="T8" fmla="+- 0 6863 4960"/>
                              <a:gd name="T9" fmla="*/ T8 w 1904"/>
                              <a:gd name="T10" fmla="+- 0 905 -1000"/>
                              <a:gd name="T11" fmla="*/ 905 h 1905"/>
                              <a:gd name="T12" fmla="+- 0 6863 4960"/>
                              <a:gd name="T13" fmla="*/ T12 w 1904"/>
                              <a:gd name="T14" fmla="+- 0 -1000 -1000"/>
                              <a:gd name="T15" fmla="*/ -1000 h 1905"/>
                              <a:gd name="T16" fmla="+- 0 4960 4960"/>
                              <a:gd name="T17" fmla="*/ T16 w 1904"/>
                              <a:gd name="T18" fmla="+- 0 905 -1000"/>
                              <a:gd name="T19" fmla="*/ 905 h 1905"/>
                              <a:gd name="T20" fmla="+- 0 6863 4960"/>
                              <a:gd name="T21" fmla="*/ T20 w 1904"/>
                              <a:gd name="T22" fmla="+- 0 905 -1000"/>
                              <a:gd name="T23" fmla="*/ 905 h 1905"/>
                              <a:gd name="T24" fmla="+- 0 4960 4960"/>
                              <a:gd name="T25" fmla="*/ T24 w 1904"/>
                              <a:gd name="T26" fmla="+- 0 -1000 -1000"/>
                              <a:gd name="T27" fmla="*/ -1000 h 1905"/>
                              <a:gd name="T28" fmla="+- 0 6863 4960"/>
                              <a:gd name="T29" fmla="*/ T28 w 1904"/>
                              <a:gd name="T30" fmla="+- 0 -1000 -1000"/>
                              <a:gd name="T31" fmla="*/ -1000 h 19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04" h="1905">
                                <a:moveTo>
                                  <a:pt x="0" y="1905"/>
                                </a:moveTo>
                                <a:lnTo>
                                  <a:pt x="0" y="0"/>
                                </a:lnTo>
                                <a:moveTo>
                                  <a:pt x="1903" y="1905"/>
                                </a:moveTo>
                                <a:lnTo>
                                  <a:pt x="1903" y="0"/>
                                </a:lnTo>
                                <a:moveTo>
                                  <a:pt x="0" y="1905"/>
                                </a:moveTo>
                                <a:lnTo>
                                  <a:pt x="1903" y="1905"/>
                                </a:lnTo>
                                <a:moveTo>
                                  <a:pt x="0" y="0"/>
                                </a:moveTo>
                                <a:lnTo>
                                  <a:pt x="1903" y="0"/>
                                </a:lnTo>
                              </a:path>
                            </a:pathLst>
                          </a:custGeom>
                          <a:noFill/>
                          <a:ln w="43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82857" id="Group 900" o:spid="_x0000_s1026" style="position:absolute;margin-left:246.5pt;margin-top:-50.15pt;width:96.85pt;height:96.95pt;z-index:15762944;mso-position-horizontal-relative:page" coordorigin="4930,-1003" coordsize="1937,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">
                <v:shape id="Freeform 929" o:spid="_x0000_s1027" style="position:absolute;left:4959;top:-964;width:1904;height:1869;visibility:visible;mso-wrap-style:square;v-text-anchor:top" coordsize="1904,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" path="m1903,r,l1402,r,35l1302,35r-100,l1102,35r,502l,537,,1868r1903,l1903,xe" fillcolor="#1663aa" stroked="f">
                  <v:fill opacity="19532f"/>
                  <v:path arrowok="t" o:connecttype="custom" o:connectlocs="1903,-963;1903,-963;1402,-963;1402,-928;1302,-928;1202,-928;1102,-928;1102,-426;0,-426;0,905;1903,905;1903,-963" o:connectangles="0,0,0,0,0,0,0,0,0,0,0,0"/>
                </v:shape>
                <v:shape id="Freeform 928" o:spid="_x0000_s1028" style="position:absolute;left:4959;top:-948;width:1102;height:522;visibility:visible;mso-wrap-style:square;v-text-anchor:top" coordsize="110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" path="m1102,r,l,,,522r1102,l1102,20r,-20xe" fillcolor="#b6d4e9" stroked="f">
                  <v:fill opacity="19532f"/>
                  <v:path arrowok="t" o:connecttype="custom" o:connectlocs="1102,-948;1102,-948;0,-948;0,-426;1102,-426;1102,-928;1102,-948" o:connectangles="0,0,0,0,0,0,0"/>
                </v:shape>
                <v:line id="Line 927" o:spid="_x0000_s1029" style="position:absolute;visibility:visible;mso-wrap-style:square" from="4960,-961" to="606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" strokecolor="#fcc28c" strokeweight=".46031mm"/>
                <v:shape id="Freeform 926" o:spid="_x0000_s1030" style="position:absolute;left:6061;top:-1000;width:802;height:72;visibility:visible;mso-wrap-style:square;v-text-anchor:top" coordsize="8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" path="m801,r,l300,r,36l200,36r-100,l,36,,72r100,l200,72r100,l300,37r501,l801,xe" fillcolor="#fcc28c" stroked="f">
                  <v:fill opacity="19532f"/>
                  <v:path arrowok="t" o:connecttype="custom" o:connectlocs="801,-1000;801,-1000;300,-1000;300,-964;200,-964;100,-964;0,-964;0,-928;100,-928;200,-928;300,-928;300,-963;801,-963;801,-1000" o:connectangles="0,0,0,0,0,0,0,0,0,0,0,0,0,0"/>
                </v:shape>
                <v:line id="Line 925" o:spid="_x0000_s1031" style="position:absolute;visibility:visible;mso-wrap-style:square" from="4960,-982" to="636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" strokecolor="#c34001" strokeweight=".46031mm"/>
                <v:shape id="Freeform 924" o:spid="_x0000_s1032" style="position:absolute;left:4959;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" path="m,l,30e" fillcolor="black" stroked="f">
                  <v:path arrowok="t" o:connecttype="custom" o:connectlocs="0,905;0,935" o:connectangles="0,0"/>
                </v:shape>
                <v:line id="Line 923" o:spid="_x0000_s1033" style="position:absolute;visibility:visible;mso-wrap-style:square" from="4960,905" to="496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" strokeweight=".1212mm"/>
                <v:shape id="Freeform 922" o:spid="_x0000_s1034" style="position:absolute;left:5360;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" path="m,l,30e" fillcolor="black" stroked="f">
                  <v:path arrowok="t" o:connecttype="custom" o:connectlocs="0,905;0,935" o:connectangles="0,0"/>
                </v:shape>
                <v:line id="Line 921" o:spid="_x0000_s1035" style="position:absolute;visibility:visible;mso-wrap-style:square" from="5360,905" to="536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" strokeweight=".1212mm"/>
                <v:shape id="Freeform 920" o:spid="_x0000_s1036" style="position:absolute;left:5761;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" path="m,l,30e" fillcolor="black" stroked="f">
                  <v:path arrowok="t" o:connecttype="custom" o:connectlocs="0,905;0,935" o:connectangles="0,0"/>
                </v:shape>
                <v:line id="Line 919" o:spid="_x0000_s1037" style="position:absolute;visibility:visible;mso-wrap-style:square" from="5761,905" to="576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" strokeweight=".1212mm"/>
                <v:shape id="Freeform 918" o:spid="_x0000_s1038" style="position:absolute;left:6161;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" path="m,l,30e" fillcolor="black" stroked="f">
                  <v:path arrowok="t" o:connecttype="custom" o:connectlocs="0,905;0,935" o:connectangles="0,0"/>
                </v:shape>
                <v:line id="Line 917" o:spid="_x0000_s1039" style="position:absolute;visibility:visible;mso-wrap-style:square" from="6162,905" to="6162,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" strokeweight=".1212mm"/>
                <v:shape id="Freeform 916" o:spid="_x0000_s1040" style="position:absolute;left:6562;top:905;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" path="m,l,30e" fillcolor="black" stroked="f">
                  <v:path arrowok="t" o:connecttype="custom" o:connectlocs="0,905;0,935" o:connectangles="0,0"/>
                </v:shape>
                <v:line id="Line 915" o:spid="_x0000_s1041" style="position:absolute;visibility:visible;mso-wrap-style:square" from="6562,905" to="6562,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" strokeweight=".1212mm"/>
                <v:shape id="Freeform 914" o:spid="_x0000_s1042" style="position:absolute;left:4929;top:90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" path="m30,l,e" fillcolor="black" stroked="f">
                  <v:path arrowok="t" o:connecttype="custom" o:connectlocs="30,0;0,0" o:connectangles="0,0"/>
                </v:shape>
                <v:line id="Line 913" o:spid="_x0000_s1043" style="position:absolute;visibility:visible;mso-wrap-style:square" from="4960,905" to="496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" strokeweight=".1212mm"/>
                <v:shape id="Freeform 912" o:spid="_x0000_s1044" style="position:absolute;left:4929;top:524;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" path="m30,l,e" fillcolor="black" stroked="f">
                  <v:path arrowok="t" o:connecttype="custom" o:connectlocs="30,0;0,0" o:connectangles="0,0"/>
                </v:shape>
                <v:line id="Line 911" o:spid="_x0000_s1045" style="position:absolute;visibility:visible;mso-wrap-style:square" from="4960,524" to="4960,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" strokeweight=".1212mm"/>
                <v:shape id="Freeform 910" o:spid="_x0000_s1046" style="position:absolute;left:4929;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" path="m30,l,e" fillcolor="black" stroked="f">
                  <v:path arrowok="t" o:connecttype="custom" o:connectlocs="30,0;0,0" o:connectangles="0,0"/>
                </v:shape>
                <v:line id="Line 909" o:spid="_x0000_s1047" style="position:absolute;visibility:visible;mso-wrap-style:square" from="4960,143" to="4960,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" strokeweight=".1212mm"/>
                <v:shape id="Freeform 908" o:spid="_x0000_s1048" style="position:absolute;left:4929;top:-23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" path="m30,l,e" fillcolor="black" stroked="f">
                  <v:path arrowok="t" o:connecttype="custom" o:connectlocs="30,0;0,0" o:connectangles="0,0"/>
                </v:shape>
                <v:line id="Line 907" o:spid="_x0000_s1049" style="position:absolute;visibility:visible;mso-wrap-style:square" from="4960,-238" to="496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" strokeweight=".1212mm"/>
                <v:shape id="Freeform 906" o:spid="_x0000_s1050" style="position:absolute;left:4929;top:-61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" path="m30,l,e" fillcolor="black" stroked="f">
                  <v:path arrowok="t" o:connecttype="custom" o:connectlocs="30,0;0,0" o:connectangles="0,0"/>
                </v:shape>
                <v:line id="Line 905" o:spid="_x0000_s1051" style="position:absolute;visibility:visible;mso-wrap-style:square" from="4960,-619" to="496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" strokeweight=".1212mm"/>
                <v:shape id="Freeform 904" o:spid="_x0000_s1052" style="position:absolute;left:4929;top:-10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" path="m30,l,e" fillcolor="black" stroked="f">
                  <v:path arrowok="t" o:connecttype="custom" o:connectlocs="30,0;0,0" o:connectangles="0,0"/>
                </v:shape>
                <v:line id="Line 903" o:spid="_x0000_s1053" style="position:absolute;visibility:visible;mso-wrap-style:square" from="4960,-1000" to="4960,-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" strokeweight=".1212mm"/>
                <v:shape id="AutoShape 902" o:spid="_x0000_s1054" style="position:absolute;left:5360;top:-1000;width:1002;height:1905;visibility:visible;mso-wrap-style:square;v-text-anchor:top" coordsize="1002,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" path="m,1905l,m702,1905l702,t300,1905l1002,e" filled="f" strokeweight=".07575mm">
                  <v:stroke dashstyle="1 1"/>
                  <v:path arrowok="t" o:connecttype="custom" o:connectlocs="0,905;0,-1000;702,905;702,-1000;1002,905;1002,-1000" o:connectangles="0,0,0,0,0,0"/>
                </v:shape>
                <v:shape id="AutoShape 901" o:spid="_x0000_s1055" style="position:absolute;left:4959;top:-1000;width:1904;height:1905;visibility:visible;mso-wrap-style:square;v-text-anchor:top" coordsize="190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" path="m,1905l,m1903,1905l1903,m,1905r1903,m,l1903,e" filled="f" strokeweight=".1212mm">
                  <v:path arrowok="t" o:connecttype="custom" o:connectlocs="0,905;0,-1000;1903,905;1903,-1000;0,905;1903,905;0,-1000;1903,-1000" o:connectangles="0,0,0,0,0,0,0,0"/>
                </v:shape>
                <w10:wrap anchorx="page"/>
              </v:group>
            </w:pict>
          </mc:Fallback>
        </mc:AlternateContent>
      </w:r>
      <w:r w:rsidR="00462487">
        <w:rPr>
          <w:rFonts w:ascii="Verdana"/>
          <w:w w:val="110"/>
          <w:sz w:val="10"/>
        </w:rPr>
        <w:t>0.4</w:t>
      </w:r>
    </w:p>
    <w:p w14:paraId="1CD93C8C" w14:textId="77777777" w:rsidR="00E2709D" w:rsidRDefault="00E2709D">
      <w:pPr>
        <w:pStyle w:val="BodyText"/>
        <w:spacing w:before="4"/>
        <w:rPr>
          <w:rFonts w:ascii="Verdana"/>
          <w:sz w:val="14"/>
        </w:rPr>
      </w:pPr>
    </w:p>
    <w:p w14:paraId="54F49409" w14:textId="42BB28EF" w:rsidR="00E2709D" w:rsidRDefault="00285D5B">
      <w:pPr>
        <w:spacing w:before="85"/>
        <w:ind w:left="837"/>
        <w:rPr>
          <w:rFonts w:ascii="Verdana"/>
          <w:sz w:val="10"/>
        </w:rPr>
      </w:pPr>
      <w:r>
        <w:rPr>
          <w:noProof/>
        </w:rPr>
        <mc:AlternateContent>
          <mc:Choice Requires="wps">
            <w:drawing>
              <wp:anchor distT="0" distB="0" distL="114300" distR="114300" simplePos="0" relativeHeight="15766528" behindDoc="0" locked="0" layoutInCell="1" allowOverlap="1" wp14:anchorId="7CCE538C" wp14:editId="022E3BDC">
                <wp:simplePos x="0" y="0"/>
                <wp:positionH relativeFrom="page">
                  <wp:posOffset>1885315</wp:posOffset>
                </wp:positionH>
                <wp:positionV relativeFrom="paragraph">
                  <wp:posOffset>12700</wp:posOffset>
                </wp:positionV>
                <wp:extent cx="81280" cy="321310"/>
                <wp:effectExtent l="0" t="0" r="0" b="0"/>
                <wp:wrapNone/>
                <wp:docPr id="903"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1082C" w14:textId="77777777" w:rsidR="00E749F9" w:rsidRDefault="00E749F9">
                            <w:pPr>
                              <w:spacing w:before="8"/>
                              <w:ind w:left="20"/>
                              <w:rPr>
                                <w:rFonts w:ascii="Verdana"/>
                                <w:sz w:val="8"/>
                              </w:rPr>
                            </w:pPr>
                            <w:r>
                              <w:rPr>
                                <w:rFonts w:ascii="Verdana"/>
                                <w:w w:val="110"/>
                                <w:sz w:val="8"/>
                              </w:rPr>
                              <w:t>start</w:t>
                            </w:r>
                            <w:r>
                              <w:rPr>
                                <w:rFonts w:ascii="Verdana"/>
                                <w:spacing w:val="-2"/>
                                <w:w w:val="110"/>
                                <w:sz w:val="8"/>
                              </w:rPr>
                              <w:t xml:space="preserve"> </w:t>
                            </w:r>
                            <w:proofErr w:type="spellStart"/>
                            <w:r>
                              <w:rPr>
                                <w:rFonts w:ascii="Verdana"/>
                                <w:w w:val="110"/>
                                <w:sz w:val="8"/>
                              </w:rPr>
                              <w:t>notif</w:t>
                            </w:r>
                            <w:proofErr w:type="spellEnd"/>
                            <w:r>
                              <w:rPr>
                                <w:rFonts w:ascii="Verdana"/>
                                <w:w w:val="110"/>
                                <w:sz w:val="8"/>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E538C" id="Text Box 899" o:spid="_x0000_s1186" type="#_x0000_t202" style="position:absolute;left:0;text-align:left;margin-left:148.45pt;margin-top:1pt;width:6.4pt;height:25.3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lbtAIAALY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" filled="f" stroked="f">
                <v:textbox style="layout-flow:vertical;mso-layout-flow-alt:bottom-to-top" inset="0,0,0,0">
                  <w:txbxContent>
                    <w:p w14:paraId="60A1082C" w14:textId="77777777" w:rsidR="00E749F9" w:rsidRDefault="00E749F9">
                      <w:pPr>
                        <w:spacing w:before="8"/>
                        <w:ind w:left="20"/>
                        <w:rPr>
                          <w:rFonts w:ascii="Verdana"/>
                          <w:sz w:val="8"/>
                        </w:rPr>
                      </w:pPr>
                      <w:r>
                        <w:rPr>
                          <w:rFonts w:ascii="Verdana"/>
                          <w:w w:val="110"/>
                          <w:sz w:val="8"/>
                        </w:rPr>
                        <w:t>start</w:t>
                      </w:r>
                      <w:r>
                        <w:rPr>
                          <w:rFonts w:ascii="Verdana"/>
                          <w:spacing w:val="-2"/>
                          <w:w w:val="110"/>
                          <w:sz w:val="8"/>
                        </w:rPr>
                        <w:t xml:space="preserve"> </w:t>
                      </w:r>
                      <w:proofErr w:type="spellStart"/>
                      <w:r>
                        <w:rPr>
                          <w:rFonts w:ascii="Verdana"/>
                          <w:w w:val="110"/>
                          <w:sz w:val="8"/>
                        </w:rPr>
                        <w:t>notif</w:t>
                      </w:r>
                      <w:proofErr w:type="spellEnd"/>
                      <w:r>
                        <w:rPr>
                          <w:rFonts w:ascii="Verdana"/>
                          <w:w w:val="110"/>
                          <w:sz w:val="8"/>
                        </w:rPr>
                        <w:t>.</w:t>
                      </w:r>
                    </w:p>
                  </w:txbxContent>
                </v:textbox>
                <w10:wrap anchorx="page"/>
              </v:shape>
            </w:pict>
          </mc:Fallback>
        </mc:AlternateContent>
      </w:r>
      <w:r>
        <w:rPr>
          <w:noProof/>
        </w:rPr>
        <mc:AlternateContent>
          <mc:Choice Requires="wps">
            <w:drawing>
              <wp:anchor distT="0" distB="0" distL="114300" distR="114300" simplePos="0" relativeHeight="15767040" behindDoc="0" locked="0" layoutInCell="1" allowOverlap="1" wp14:anchorId="1268109B" wp14:editId="1473FB2F">
                <wp:simplePos x="0" y="0"/>
                <wp:positionH relativeFrom="page">
                  <wp:posOffset>2330450</wp:posOffset>
                </wp:positionH>
                <wp:positionV relativeFrom="paragraph">
                  <wp:posOffset>60325</wp:posOffset>
                </wp:positionV>
                <wp:extent cx="81280" cy="273050"/>
                <wp:effectExtent l="0" t="0" r="0" b="0"/>
                <wp:wrapNone/>
                <wp:docPr id="902"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047EA" w14:textId="77777777" w:rsidR="00E749F9" w:rsidRDefault="00E749F9">
                            <w:pPr>
                              <w:spacing w:before="8"/>
                              <w:ind w:left="20"/>
                              <w:rPr>
                                <w:rFonts w:ascii="Verdana"/>
                                <w:sz w:val="8"/>
                              </w:rPr>
                            </w:pPr>
                            <w:r>
                              <w:rPr>
                                <w:rFonts w:ascii="Verdana"/>
                                <w:w w:val="110"/>
                                <w:sz w:val="8"/>
                              </w:rPr>
                              <w:t>end</w:t>
                            </w:r>
                            <w:r>
                              <w:rPr>
                                <w:rFonts w:ascii="Verdana"/>
                                <w:spacing w:val="3"/>
                                <w:w w:val="110"/>
                                <w:sz w:val="8"/>
                              </w:rPr>
                              <w:t xml:space="preserve"> </w:t>
                            </w:r>
                            <w:r>
                              <w:rPr>
                                <w:rFonts w:ascii="Verdana"/>
                                <w:w w:val="110"/>
                                <w:sz w:val="8"/>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8109B" id="Text Box 898" o:spid="_x0000_s1187" type="#_x0000_t202" style="position:absolute;left:0;text-align:left;margin-left:183.5pt;margin-top:4.75pt;width:6.4pt;height:21.5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" filled="f" stroked="f">
                <v:textbox style="layout-flow:vertical;mso-layout-flow-alt:bottom-to-top" inset="0,0,0,0">
                  <w:txbxContent>
                    <w:p w14:paraId="0D2047EA" w14:textId="77777777" w:rsidR="00E749F9" w:rsidRDefault="00E749F9">
                      <w:pPr>
                        <w:spacing w:before="8"/>
                        <w:ind w:left="20"/>
                        <w:rPr>
                          <w:rFonts w:ascii="Verdana"/>
                          <w:sz w:val="8"/>
                        </w:rPr>
                      </w:pPr>
                      <w:r>
                        <w:rPr>
                          <w:rFonts w:ascii="Verdana"/>
                          <w:w w:val="110"/>
                          <w:sz w:val="8"/>
                        </w:rPr>
                        <w:t>end</w:t>
                      </w:r>
                      <w:r>
                        <w:rPr>
                          <w:rFonts w:ascii="Verdana"/>
                          <w:spacing w:val="3"/>
                          <w:w w:val="110"/>
                          <w:sz w:val="8"/>
                        </w:rPr>
                        <w:t xml:space="preserve"> </w:t>
                      </w:r>
                      <w:r>
                        <w:rPr>
                          <w:rFonts w:ascii="Verdana"/>
                          <w:w w:val="110"/>
                          <w:sz w:val="8"/>
                        </w:rPr>
                        <w:t>COS</w:t>
                      </w:r>
                    </w:p>
                  </w:txbxContent>
                </v:textbox>
                <w10:wrap anchorx="page"/>
              </v:shape>
            </w:pict>
          </mc:Fallback>
        </mc:AlternateContent>
      </w:r>
      <w:r>
        <w:rPr>
          <w:noProof/>
        </w:rPr>
        <mc:AlternateContent>
          <mc:Choice Requires="wps">
            <w:drawing>
              <wp:anchor distT="0" distB="0" distL="114300" distR="114300" simplePos="0" relativeHeight="15767552" behindDoc="0" locked="0" layoutInCell="1" allowOverlap="1" wp14:anchorId="3D51CFC5" wp14:editId="33A391BB">
                <wp:simplePos x="0" y="0"/>
                <wp:positionH relativeFrom="page">
                  <wp:posOffset>2521585</wp:posOffset>
                </wp:positionH>
                <wp:positionV relativeFrom="paragraph">
                  <wp:posOffset>36830</wp:posOffset>
                </wp:positionV>
                <wp:extent cx="81280" cy="296545"/>
                <wp:effectExtent l="0" t="0" r="0" b="0"/>
                <wp:wrapNone/>
                <wp:docPr id="901" name="Text Box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D90AB" w14:textId="77777777" w:rsidR="00E749F9" w:rsidRDefault="00E749F9">
                            <w:pPr>
                              <w:spacing w:before="8"/>
                              <w:ind w:left="20"/>
                              <w:rPr>
                                <w:rFonts w:ascii="Verdana"/>
                                <w:sz w:val="8"/>
                              </w:rPr>
                            </w:pPr>
                            <w:r>
                              <w:rPr>
                                <w:rFonts w:ascii="Verdana"/>
                                <w:w w:val="115"/>
                                <w:sz w:val="8"/>
                              </w:rPr>
                              <w:t>end</w:t>
                            </w:r>
                            <w:r>
                              <w:rPr>
                                <w:rFonts w:ascii="Verdana"/>
                                <w:spacing w:val="-6"/>
                                <w:w w:val="115"/>
                                <w:sz w:val="8"/>
                              </w:rPr>
                              <w:t xml:space="preserve"> </w:t>
                            </w:r>
                            <w:r>
                              <w:rPr>
                                <w:rFonts w:ascii="Verdana"/>
                                <w:w w:val="115"/>
                                <w:sz w:val="8"/>
                              </w:rPr>
                              <w:t>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1CFC5" id="Text Box 897" o:spid="_x0000_s1188" type="#_x0000_t202" style="position:absolute;left:0;text-align:left;margin-left:198.55pt;margin-top:2.9pt;width:6.4pt;height:23.3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" filled="f" stroked="f">
                <v:textbox style="layout-flow:vertical;mso-layout-flow-alt:bottom-to-top" inset="0,0,0,0">
                  <w:txbxContent>
                    <w:p w14:paraId="2F1D90AB" w14:textId="77777777" w:rsidR="00E749F9" w:rsidRDefault="00E749F9">
                      <w:pPr>
                        <w:spacing w:before="8"/>
                        <w:ind w:left="20"/>
                        <w:rPr>
                          <w:rFonts w:ascii="Verdana"/>
                          <w:sz w:val="8"/>
                        </w:rPr>
                      </w:pPr>
                      <w:r>
                        <w:rPr>
                          <w:rFonts w:ascii="Verdana"/>
                          <w:w w:val="115"/>
                          <w:sz w:val="8"/>
                        </w:rPr>
                        <w:t>end</w:t>
                      </w:r>
                      <w:r>
                        <w:rPr>
                          <w:rFonts w:ascii="Verdana"/>
                          <w:spacing w:val="-6"/>
                          <w:w w:val="115"/>
                          <w:sz w:val="8"/>
                        </w:rPr>
                        <w:t xml:space="preserve"> </w:t>
                      </w:r>
                      <w:r>
                        <w:rPr>
                          <w:rFonts w:ascii="Verdana"/>
                          <w:w w:val="115"/>
                          <w:sz w:val="8"/>
                        </w:rPr>
                        <w:t>DWD</w:t>
                      </w:r>
                    </w:p>
                  </w:txbxContent>
                </v:textbox>
                <w10:wrap anchorx="page"/>
              </v:shape>
            </w:pict>
          </mc:Fallback>
        </mc:AlternateContent>
      </w:r>
      <w:r w:rsidR="00462487">
        <w:rPr>
          <w:rFonts w:ascii="Verdana"/>
          <w:w w:val="110"/>
          <w:sz w:val="10"/>
        </w:rPr>
        <w:t>0.2</w:t>
      </w:r>
    </w:p>
    <w:p w14:paraId="45DFFA8E" w14:textId="77777777" w:rsidR="00E2709D" w:rsidRDefault="00E2709D">
      <w:pPr>
        <w:pStyle w:val="BodyText"/>
        <w:spacing w:before="5"/>
        <w:rPr>
          <w:rFonts w:ascii="Verdana"/>
          <w:sz w:val="14"/>
        </w:rPr>
      </w:pPr>
    </w:p>
    <w:p w14:paraId="3C9BF8E5" w14:textId="77777777" w:rsidR="00E2709D" w:rsidRDefault="00E2709D">
      <w:pPr>
        <w:rPr>
          <w:rFonts w:ascii="Verdana"/>
          <w:sz w:val="14"/>
        </w:rPr>
        <w:sectPr w:rsidR="00E2709D">
          <w:type w:val="continuous"/>
          <w:pgSz w:w="12240" w:h="15840"/>
          <w:pgMar w:top="1500" w:right="1720" w:bottom="280" w:left="1600" w:header="720" w:footer="720" w:gutter="0"/>
          <w:cols w:space="720"/>
        </w:sectPr>
      </w:pPr>
    </w:p>
    <w:p w14:paraId="46A844D4" w14:textId="77777777" w:rsidR="00E2709D" w:rsidRDefault="00462487">
      <w:pPr>
        <w:spacing w:before="84"/>
        <w:jc w:val="right"/>
        <w:rPr>
          <w:rFonts w:ascii="Verdana"/>
          <w:sz w:val="10"/>
        </w:rPr>
      </w:pPr>
      <w:r>
        <w:rPr>
          <w:rFonts w:ascii="Verdana"/>
          <w:w w:val="110"/>
          <w:sz w:val="10"/>
        </w:rPr>
        <w:t>0.0</w:t>
      </w:r>
    </w:p>
    <w:p w14:paraId="40655879" w14:textId="77777777" w:rsidR="00E2709D" w:rsidRDefault="00462487">
      <w:pPr>
        <w:pStyle w:val="BodyText"/>
        <w:rPr>
          <w:rFonts w:ascii="Verdana"/>
          <w:sz w:val="10"/>
        </w:rPr>
      </w:pPr>
      <w:r>
        <w:br w:type="column"/>
      </w:r>
    </w:p>
    <w:p w14:paraId="0B000389" w14:textId="77777777" w:rsidR="00E2709D" w:rsidRDefault="00462487">
      <w:pPr>
        <w:tabs>
          <w:tab w:val="left" w:pos="385"/>
          <w:tab w:val="left" w:pos="785"/>
          <w:tab w:val="left" w:pos="1186"/>
          <w:tab w:val="left" w:pos="1587"/>
        </w:tabs>
        <w:spacing w:before="65"/>
        <w:ind w:left="-16"/>
        <w:rPr>
          <w:rFonts w:ascii="Verdana"/>
          <w:sz w:val="10"/>
        </w:rPr>
      </w:pPr>
      <w:r>
        <w:rPr>
          <w:rFonts w:ascii="Verdana"/>
          <w:w w:val="110"/>
          <w:sz w:val="10"/>
        </w:rPr>
        <w:t>0</w:t>
      </w:r>
      <w:r>
        <w:rPr>
          <w:rFonts w:ascii="Verdana"/>
          <w:w w:val="110"/>
          <w:sz w:val="10"/>
        </w:rPr>
        <w:tab/>
        <w:t>2</w:t>
      </w:r>
      <w:r>
        <w:rPr>
          <w:rFonts w:ascii="Verdana"/>
          <w:w w:val="110"/>
          <w:sz w:val="10"/>
        </w:rPr>
        <w:tab/>
        <w:t>4</w:t>
      </w:r>
      <w:r>
        <w:rPr>
          <w:rFonts w:ascii="Verdana"/>
          <w:w w:val="110"/>
          <w:sz w:val="10"/>
        </w:rPr>
        <w:tab/>
        <w:t>6</w:t>
      </w:r>
      <w:r>
        <w:rPr>
          <w:rFonts w:ascii="Verdana"/>
          <w:w w:val="110"/>
          <w:sz w:val="10"/>
        </w:rPr>
        <w:tab/>
      </w:r>
      <w:r>
        <w:rPr>
          <w:rFonts w:ascii="Verdana"/>
          <w:spacing w:val="-5"/>
          <w:w w:val="110"/>
          <w:sz w:val="10"/>
        </w:rPr>
        <w:t>8</w:t>
      </w:r>
    </w:p>
    <w:p w14:paraId="1A944FA0" w14:textId="77777777" w:rsidR="00E2709D" w:rsidRDefault="00462487">
      <w:pPr>
        <w:pStyle w:val="BodyText"/>
        <w:rPr>
          <w:rFonts w:ascii="Verdana"/>
          <w:sz w:val="10"/>
        </w:rPr>
      </w:pPr>
      <w:r>
        <w:br w:type="column"/>
      </w:r>
    </w:p>
    <w:p w14:paraId="46BF7116" w14:textId="77777777" w:rsidR="00E2709D" w:rsidRDefault="00462487">
      <w:pPr>
        <w:tabs>
          <w:tab w:val="left" w:pos="970"/>
          <w:tab w:val="left" w:pos="1371"/>
          <w:tab w:val="left" w:pos="1772"/>
          <w:tab w:val="left" w:pos="2172"/>
        </w:tabs>
        <w:spacing w:before="65"/>
        <w:ind w:left="570"/>
        <w:rPr>
          <w:rFonts w:ascii="Verdana"/>
          <w:sz w:val="10"/>
        </w:rPr>
      </w:pPr>
      <w:r>
        <w:rPr>
          <w:rFonts w:ascii="Verdana"/>
          <w:w w:val="110"/>
          <w:sz w:val="10"/>
        </w:rPr>
        <w:t>0</w:t>
      </w:r>
      <w:r>
        <w:rPr>
          <w:rFonts w:ascii="Verdana"/>
          <w:w w:val="110"/>
          <w:sz w:val="10"/>
        </w:rPr>
        <w:tab/>
        <w:t>2</w:t>
      </w:r>
      <w:r>
        <w:rPr>
          <w:rFonts w:ascii="Verdana"/>
          <w:w w:val="110"/>
          <w:sz w:val="10"/>
        </w:rPr>
        <w:tab/>
        <w:t>4</w:t>
      </w:r>
      <w:r>
        <w:rPr>
          <w:rFonts w:ascii="Verdana"/>
          <w:w w:val="110"/>
          <w:sz w:val="10"/>
        </w:rPr>
        <w:tab/>
        <w:t>6</w:t>
      </w:r>
      <w:r>
        <w:rPr>
          <w:rFonts w:ascii="Verdana"/>
          <w:w w:val="110"/>
          <w:sz w:val="10"/>
        </w:rPr>
        <w:tab/>
      </w:r>
      <w:r>
        <w:rPr>
          <w:rFonts w:ascii="Verdana"/>
          <w:spacing w:val="-5"/>
          <w:w w:val="110"/>
          <w:sz w:val="10"/>
        </w:rPr>
        <w:t>8</w:t>
      </w:r>
    </w:p>
    <w:p w14:paraId="3962292B" w14:textId="77777777" w:rsidR="00E2709D" w:rsidRDefault="00462487">
      <w:pPr>
        <w:pStyle w:val="BodyText"/>
        <w:rPr>
          <w:rFonts w:ascii="Verdana"/>
          <w:sz w:val="10"/>
        </w:rPr>
      </w:pPr>
      <w:r>
        <w:br w:type="column"/>
      </w:r>
    </w:p>
    <w:p w14:paraId="05D217BD" w14:textId="77777777" w:rsidR="00E2709D" w:rsidRDefault="00462487">
      <w:pPr>
        <w:tabs>
          <w:tab w:val="left" w:pos="970"/>
          <w:tab w:val="left" w:pos="1371"/>
          <w:tab w:val="left" w:pos="1772"/>
          <w:tab w:val="left" w:pos="2172"/>
        </w:tabs>
        <w:spacing w:before="65"/>
        <w:ind w:left="570"/>
        <w:rPr>
          <w:rFonts w:ascii="Verdana"/>
          <w:sz w:val="10"/>
        </w:rPr>
      </w:pPr>
      <w:r>
        <w:rPr>
          <w:rFonts w:ascii="Verdana"/>
          <w:w w:val="110"/>
          <w:sz w:val="10"/>
        </w:rPr>
        <w:t>0</w:t>
      </w:r>
      <w:r>
        <w:rPr>
          <w:rFonts w:ascii="Verdana"/>
          <w:w w:val="110"/>
          <w:sz w:val="10"/>
        </w:rPr>
        <w:tab/>
        <w:t>2</w:t>
      </w:r>
      <w:r>
        <w:rPr>
          <w:rFonts w:ascii="Verdana"/>
          <w:w w:val="110"/>
          <w:sz w:val="10"/>
        </w:rPr>
        <w:tab/>
        <w:t>4</w:t>
      </w:r>
      <w:r>
        <w:rPr>
          <w:rFonts w:ascii="Verdana"/>
          <w:w w:val="110"/>
          <w:sz w:val="10"/>
        </w:rPr>
        <w:tab/>
        <w:t>6</w:t>
      </w:r>
      <w:r>
        <w:rPr>
          <w:rFonts w:ascii="Verdana"/>
          <w:w w:val="110"/>
          <w:sz w:val="10"/>
        </w:rPr>
        <w:tab/>
        <w:t>8</w:t>
      </w:r>
    </w:p>
    <w:p w14:paraId="67E55B37" w14:textId="77777777" w:rsidR="00E2709D" w:rsidRDefault="00E2709D">
      <w:pPr>
        <w:rPr>
          <w:rFonts w:ascii="Verdana"/>
          <w:sz w:val="10"/>
        </w:rPr>
        <w:sectPr w:rsidR="00E2709D">
          <w:type w:val="continuous"/>
          <w:pgSz w:w="12240" w:h="15840"/>
          <w:pgMar w:top="1500" w:right="1720" w:bottom="280" w:left="1600" w:header="720" w:footer="720" w:gutter="0"/>
          <w:cols w:num="4" w:space="720" w:equalWidth="0">
            <w:col w:w="1016" w:space="40"/>
            <w:col w:w="1659" w:space="39"/>
            <w:col w:w="2244" w:space="39"/>
            <w:col w:w="3883"/>
          </w:cols>
        </w:sectPr>
      </w:pPr>
    </w:p>
    <w:p w14:paraId="64E9379A" w14:textId="77777777" w:rsidR="00E2709D" w:rsidRDefault="00462487">
      <w:pPr>
        <w:spacing w:before="14"/>
        <w:ind w:left="1611"/>
        <w:rPr>
          <w:rFonts w:ascii="Verdana"/>
          <w:sz w:val="12"/>
        </w:rPr>
      </w:pPr>
      <w:r>
        <w:rPr>
          <w:rFonts w:ascii="Verdana"/>
          <w:w w:val="105"/>
          <w:sz w:val="12"/>
        </w:rPr>
        <w:t>lead</w:t>
      </w:r>
      <w:r>
        <w:rPr>
          <w:rFonts w:ascii="Verdana"/>
          <w:spacing w:val="-7"/>
          <w:w w:val="105"/>
          <w:sz w:val="12"/>
        </w:rPr>
        <w:t xml:space="preserve"> </w:t>
      </w:r>
      <w:r>
        <w:rPr>
          <w:rFonts w:ascii="Verdana"/>
          <w:w w:val="105"/>
          <w:sz w:val="12"/>
        </w:rPr>
        <w:t>time</w:t>
      </w:r>
      <w:r>
        <w:rPr>
          <w:rFonts w:ascii="Verdana"/>
          <w:spacing w:val="-6"/>
          <w:w w:val="105"/>
          <w:sz w:val="12"/>
        </w:rPr>
        <w:t xml:space="preserve"> </w:t>
      </w:r>
      <w:r>
        <w:rPr>
          <w:rFonts w:ascii="Verdana"/>
          <w:w w:val="105"/>
          <w:sz w:val="12"/>
        </w:rPr>
        <w:t>(d)</w:t>
      </w:r>
    </w:p>
    <w:p w14:paraId="6206FAFD" w14:textId="77777777" w:rsidR="00E2709D" w:rsidRDefault="00462487">
      <w:pPr>
        <w:spacing w:before="14"/>
        <w:ind w:left="1412"/>
        <w:rPr>
          <w:rFonts w:ascii="Verdana"/>
          <w:sz w:val="12"/>
        </w:rPr>
      </w:pPr>
      <w:r>
        <w:br w:type="column"/>
      </w:r>
      <w:r>
        <w:rPr>
          <w:rFonts w:ascii="Verdana"/>
          <w:w w:val="105"/>
          <w:sz w:val="12"/>
        </w:rPr>
        <w:t>lead</w:t>
      </w:r>
      <w:r>
        <w:rPr>
          <w:rFonts w:ascii="Verdana"/>
          <w:spacing w:val="-8"/>
          <w:w w:val="105"/>
          <w:sz w:val="12"/>
        </w:rPr>
        <w:t xml:space="preserve"> </w:t>
      </w:r>
      <w:r>
        <w:rPr>
          <w:rFonts w:ascii="Verdana"/>
          <w:w w:val="105"/>
          <w:sz w:val="12"/>
        </w:rPr>
        <w:t>time</w:t>
      </w:r>
      <w:r>
        <w:rPr>
          <w:rFonts w:ascii="Verdana"/>
          <w:spacing w:val="-8"/>
          <w:w w:val="105"/>
          <w:sz w:val="12"/>
        </w:rPr>
        <w:t xml:space="preserve"> </w:t>
      </w:r>
      <w:r>
        <w:rPr>
          <w:rFonts w:ascii="Verdana"/>
          <w:w w:val="105"/>
          <w:sz w:val="12"/>
        </w:rPr>
        <w:t>(d)</w:t>
      </w:r>
    </w:p>
    <w:p w14:paraId="40D7B944" w14:textId="77777777" w:rsidR="00E2709D" w:rsidRDefault="00462487">
      <w:pPr>
        <w:spacing w:before="14"/>
        <w:ind w:left="1394" w:right="1888"/>
        <w:jc w:val="center"/>
        <w:rPr>
          <w:rFonts w:ascii="Verdana"/>
          <w:sz w:val="12"/>
        </w:rPr>
      </w:pPr>
      <w:r>
        <w:br w:type="column"/>
      </w:r>
      <w:r>
        <w:rPr>
          <w:rFonts w:ascii="Verdana"/>
          <w:w w:val="105"/>
          <w:sz w:val="12"/>
        </w:rPr>
        <w:t>lead</w:t>
      </w:r>
      <w:r>
        <w:rPr>
          <w:rFonts w:ascii="Verdana"/>
          <w:spacing w:val="2"/>
          <w:w w:val="105"/>
          <w:sz w:val="12"/>
        </w:rPr>
        <w:t xml:space="preserve"> </w:t>
      </w:r>
      <w:r>
        <w:rPr>
          <w:rFonts w:ascii="Verdana"/>
          <w:w w:val="105"/>
          <w:sz w:val="12"/>
        </w:rPr>
        <w:t>time</w:t>
      </w:r>
      <w:r>
        <w:rPr>
          <w:rFonts w:ascii="Verdana"/>
          <w:spacing w:val="2"/>
          <w:w w:val="105"/>
          <w:sz w:val="12"/>
        </w:rPr>
        <w:t xml:space="preserve"> </w:t>
      </w:r>
      <w:r>
        <w:rPr>
          <w:rFonts w:ascii="Verdana"/>
          <w:w w:val="105"/>
          <w:sz w:val="12"/>
        </w:rPr>
        <w:t>(d)</w:t>
      </w:r>
    </w:p>
    <w:p w14:paraId="2EEB3B1F" w14:textId="77777777" w:rsidR="00E2709D" w:rsidRDefault="00E2709D">
      <w:pPr>
        <w:jc w:val="center"/>
        <w:rPr>
          <w:rFonts w:ascii="Verdana"/>
          <w:sz w:val="12"/>
        </w:rPr>
        <w:sectPr w:rsidR="00E2709D">
          <w:type w:val="continuous"/>
          <w:pgSz w:w="12240" w:h="15840"/>
          <w:pgMar w:top="1500" w:right="1720" w:bottom="280" w:left="1600" w:header="720" w:footer="720" w:gutter="0"/>
          <w:cols w:num="3" w:space="720" w:equalWidth="0">
            <w:col w:w="2443" w:space="40"/>
            <w:col w:w="2244" w:space="39"/>
            <w:col w:w="4154"/>
          </w:cols>
        </w:sectPr>
      </w:pPr>
    </w:p>
    <w:p w14:paraId="1147F0CD" w14:textId="77777777" w:rsidR="00E2709D" w:rsidRDefault="00E2709D">
      <w:pPr>
        <w:pStyle w:val="BodyText"/>
        <w:spacing w:before="10"/>
        <w:rPr>
          <w:rFonts w:ascii="Verdana"/>
          <w:sz w:val="14"/>
        </w:rPr>
      </w:pPr>
    </w:p>
    <w:p w14:paraId="0FEDA877" w14:textId="77777777" w:rsidR="00E2709D" w:rsidRDefault="00462487">
      <w:pPr>
        <w:spacing w:before="63" w:line="235" w:lineRule="auto"/>
        <w:ind w:left="617" w:right="529"/>
        <w:jc w:val="both"/>
        <w:rPr>
          <w:sz w:val="20"/>
        </w:rPr>
      </w:pPr>
      <w:r>
        <w:rPr>
          <w:w w:val="105"/>
          <w:sz w:val="20"/>
        </w:rPr>
        <w:t>Figure</w:t>
      </w:r>
      <w:r>
        <w:rPr>
          <w:spacing w:val="1"/>
          <w:w w:val="105"/>
          <w:sz w:val="20"/>
        </w:rPr>
        <w:t xml:space="preserve"> </w:t>
      </w:r>
      <w:r>
        <w:rPr>
          <w:w w:val="105"/>
          <w:sz w:val="20"/>
        </w:rPr>
        <w:t>8:</w:t>
      </w:r>
      <w:r>
        <w:rPr>
          <w:spacing w:val="1"/>
          <w:w w:val="105"/>
          <w:sz w:val="20"/>
        </w:rPr>
        <w:t xml:space="preserve"> </w:t>
      </w:r>
      <w:r>
        <w:rPr>
          <w:w w:val="105"/>
          <w:sz w:val="20"/>
        </w:rPr>
        <w:t>Weights</w:t>
      </w:r>
      <w:r>
        <w:rPr>
          <w:spacing w:val="1"/>
          <w:w w:val="105"/>
          <w:sz w:val="20"/>
        </w:rPr>
        <w:t xml:space="preserve"> </w:t>
      </w:r>
      <w:r>
        <w:rPr>
          <w:w w:val="105"/>
          <w:sz w:val="20"/>
        </w:rPr>
        <w:t>applied</w:t>
      </w:r>
      <w:r>
        <w:rPr>
          <w:spacing w:val="1"/>
          <w:w w:val="105"/>
          <w:sz w:val="20"/>
        </w:rPr>
        <w:t xml:space="preserve"> </w:t>
      </w:r>
      <w:r>
        <w:rPr>
          <w:w w:val="105"/>
          <w:sz w:val="20"/>
        </w:rPr>
        <w:t>to</w:t>
      </w:r>
      <w:r>
        <w:rPr>
          <w:spacing w:val="1"/>
          <w:w w:val="105"/>
          <w:sz w:val="20"/>
        </w:rPr>
        <w:t xml:space="preserve"> </w:t>
      </w:r>
      <w:r>
        <w:rPr>
          <w:w w:val="105"/>
          <w:sz w:val="20"/>
        </w:rPr>
        <w:t>compute</w:t>
      </w:r>
      <w:r>
        <w:rPr>
          <w:spacing w:val="1"/>
          <w:w w:val="105"/>
          <w:sz w:val="20"/>
        </w:rPr>
        <w:t xml:space="preserve"> </w:t>
      </w:r>
      <w:r>
        <w:rPr>
          <w:w w:val="105"/>
          <w:sz w:val="20"/>
        </w:rPr>
        <w:t>the</w:t>
      </w:r>
      <w:r>
        <w:rPr>
          <w:spacing w:val="1"/>
          <w:w w:val="105"/>
          <w:sz w:val="20"/>
        </w:rPr>
        <w:t xml:space="preserve"> </w:t>
      </w:r>
      <w:r>
        <w:rPr>
          <w:w w:val="105"/>
          <w:sz w:val="20"/>
        </w:rPr>
        <w:t>total</w:t>
      </w:r>
      <w:r>
        <w:rPr>
          <w:spacing w:val="1"/>
          <w:w w:val="105"/>
          <w:sz w:val="20"/>
        </w:rPr>
        <w:t xml:space="preserve"> </w:t>
      </w:r>
      <w:r>
        <w:rPr>
          <w:w w:val="105"/>
          <w:sz w:val="20"/>
        </w:rPr>
        <w:t>probability.</w:t>
      </w:r>
      <w:r>
        <w:rPr>
          <w:spacing w:val="1"/>
          <w:w w:val="105"/>
          <w:sz w:val="20"/>
        </w:rPr>
        <w:t xml:space="preserve"> </w:t>
      </w:r>
      <w:r>
        <w:rPr>
          <w:w w:val="105"/>
          <w:sz w:val="20"/>
        </w:rPr>
        <w:t>Every</w:t>
      </w:r>
      <w:r>
        <w:rPr>
          <w:spacing w:val="1"/>
          <w:w w:val="105"/>
          <w:sz w:val="20"/>
        </w:rPr>
        <w:t xml:space="preserve"> </w:t>
      </w:r>
      <w:r>
        <w:rPr>
          <w:w w:val="105"/>
          <w:sz w:val="20"/>
        </w:rPr>
        <w:t>plot</w:t>
      </w:r>
      <w:r>
        <w:rPr>
          <w:spacing w:val="1"/>
          <w:w w:val="105"/>
          <w:sz w:val="20"/>
        </w:rPr>
        <w:t xml:space="preserve"> </w:t>
      </w:r>
      <w:r>
        <w:rPr>
          <w:w w:val="105"/>
          <w:sz w:val="20"/>
        </w:rPr>
        <w:t>represents</w:t>
      </w:r>
      <w:r>
        <w:rPr>
          <w:spacing w:val="1"/>
          <w:w w:val="105"/>
          <w:sz w:val="20"/>
        </w:rPr>
        <w:t xml:space="preserve"> </w:t>
      </w:r>
      <w:r>
        <w:rPr>
          <w:w w:val="105"/>
          <w:sz w:val="20"/>
        </w:rPr>
        <w:t>a</w:t>
      </w:r>
      <w:r>
        <w:rPr>
          <w:spacing w:val="1"/>
          <w:w w:val="105"/>
          <w:sz w:val="20"/>
        </w:rPr>
        <w:t xml:space="preserve"> </w:t>
      </w:r>
      <w:proofErr w:type="gramStart"/>
      <w:r>
        <w:rPr>
          <w:w w:val="105"/>
          <w:sz w:val="20"/>
        </w:rPr>
        <w:t>different methods</w:t>
      </w:r>
      <w:proofErr w:type="gramEnd"/>
      <w:r>
        <w:rPr>
          <w:w w:val="105"/>
          <w:sz w:val="20"/>
        </w:rPr>
        <w:t xml:space="preserve">, with </w:t>
      </w:r>
      <w:proofErr w:type="spellStart"/>
      <w:r>
        <w:rPr>
          <w:w w:val="105"/>
          <w:sz w:val="20"/>
        </w:rPr>
        <w:t>colours</w:t>
      </w:r>
      <w:proofErr w:type="spellEnd"/>
      <w:r>
        <w:rPr>
          <w:w w:val="105"/>
          <w:sz w:val="20"/>
        </w:rPr>
        <w:t xml:space="preserve"> representing NWPs (blue for probabilistic and orange for</w:t>
      </w:r>
      <w:r>
        <w:rPr>
          <w:spacing w:val="1"/>
          <w:w w:val="105"/>
          <w:sz w:val="20"/>
        </w:rPr>
        <w:t xml:space="preserve"> </w:t>
      </w:r>
      <w:r>
        <w:rPr>
          <w:w w:val="105"/>
          <w:sz w:val="20"/>
        </w:rPr>
        <w:t>deterministic</w:t>
      </w:r>
      <w:r>
        <w:rPr>
          <w:spacing w:val="18"/>
          <w:w w:val="105"/>
          <w:sz w:val="20"/>
        </w:rPr>
        <w:t xml:space="preserve"> </w:t>
      </w:r>
      <w:r>
        <w:rPr>
          <w:w w:val="105"/>
          <w:sz w:val="20"/>
        </w:rPr>
        <w:t>models).</w:t>
      </w:r>
    </w:p>
    <w:p w14:paraId="2B64955A" w14:textId="77777777" w:rsidR="00E2709D" w:rsidRDefault="00E2709D">
      <w:pPr>
        <w:pStyle w:val="BodyText"/>
        <w:rPr>
          <w:sz w:val="20"/>
        </w:rPr>
      </w:pPr>
    </w:p>
    <w:p w14:paraId="4CC27968" w14:textId="77777777" w:rsidR="00E2709D" w:rsidRDefault="00462487">
      <w:pPr>
        <w:spacing w:before="184" w:line="291" w:lineRule="exact"/>
        <w:ind w:left="227"/>
        <w:rPr>
          <w:sz w:val="24"/>
        </w:rPr>
      </w:pPr>
      <w:r>
        <w:rPr>
          <w:rFonts w:ascii="Trebuchet MS"/>
          <w:sz w:val="12"/>
        </w:rPr>
        <w:t xml:space="preserve">563    </w:t>
      </w:r>
      <w:r>
        <w:rPr>
          <w:rFonts w:ascii="Trebuchet MS"/>
          <w:spacing w:val="19"/>
          <w:sz w:val="12"/>
        </w:rPr>
        <w:t xml:space="preserve"> </w:t>
      </w:r>
      <w:r>
        <w:rPr>
          <w:sz w:val="24"/>
        </w:rPr>
        <w:t>lead</w:t>
      </w:r>
      <w:r>
        <w:rPr>
          <w:spacing w:val="31"/>
          <w:sz w:val="24"/>
        </w:rPr>
        <w:t xml:space="preserve"> </w:t>
      </w:r>
      <w:r>
        <w:rPr>
          <w:sz w:val="24"/>
        </w:rPr>
        <w:t>time.</w:t>
      </w:r>
    </w:p>
    <w:p w14:paraId="5BB87135" w14:textId="77777777" w:rsidR="00E2709D" w:rsidRDefault="00462487">
      <w:pPr>
        <w:pStyle w:val="BodyText"/>
        <w:tabs>
          <w:tab w:val="left" w:pos="968"/>
        </w:tabs>
        <w:spacing w:line="289" w:lineRule="exact"/>
        <w:ind w:left="227"/>
      </w:pPr>
      <w:r>
        <w:rPr>
          <w:rFonts w:ascii="Trebuchet MS"/>
          <w:w w:val="105"/>
          <w:sz w:val="12"/>
        </w:rPr>
        <w:t>564</w:t>
      </w:r>
      <w:r>
        <w:rPr>
          <w:rFonts w:ascii="Trebuchet MS"/>
          <w:w w:val="105"/>
          <w:sz w:val="12"/>
        </w:rPr>
        <w:tab/>
      </w:r>
      <w:r>
        <w:rPr>
          <w:w w:val="105"/>
        </w:rPr>
        <w:t>The</w:t>
      </w:r>
      <w:r>
        <w:rPr>
          <w:spacing w:val="-12"/>
          <w:w w:val="105"/>
        </w:rPr>
        <w:t xml:space="preserve"> </w:t>
      </w:r>
      <w:r>
        <w:rPr>
          <w:w w:val="105"/>
        </w:rPr>
        <w:t>model</w:t>
      </w:r>
      <w:r>
        <w:rPr>
          <w:spacing w:val="-11"/>
          <w:w w:val="105"/>
        </w:rPr>
        <w:t xml:space="preserve"> </w:t>
      </w:r>
      <w:proofErr w:type="gramStart"/>
      <w:r>
        <w:rPr>
          <w:w w:val="105"/>
        </w:rPr>
        <w:t>mean</w:t>
      </w:r>
      <w:proofErr w:type="gramEnd"/>
      <w:r>
        <w:rPr>
          <w:spacing w:val="-11"/>
          <w:w w:val="105"/>
        </w:rPr>
        <w:t xml:space="preserve"> </w:t>
      </w:r>
      <w:r>
        <w:rPr>
          <w:w w:val="105"/>
        </w:rPr>
        <w:t>(MM)</w:t>
      </w:r>
      <w:r>
        <w:rPr>
          <w:spacing w:val="-12"/>
          <w:w w:val="105"/>
        </w:rPr>
        <w:t xml:space="preserve"> </w:t>
      </w:r>
      <w:r>
        <w:rPr>
          <w:w w:val="105"/>
        </w:rPr>
        <w:t>approach</w:t>
      </w:r>
      <w:r>
        <w:rPr>
          <w:spacing w:val="-11"/>
          <w:w w:val="105"/>
        </w:rPr>
        <w:t xml:space="preserve"> </w:t>
      </w:r>
      <w:r>
        <w:rPr>
          <w:w w:val="105"/>
        </w:rPr>
        <w:t>attributes</w:t>
      </w:r>
      <w:r>
        <w:rPr>
          <w:spacing w:val="-11"/>
          <w:w w:val="105"/>
        </w:rPr>
        <w:t xml:space="preserve"> </w:t>
      </w:r>
      <w:r>
        <w:rPr>
          <w:w w:val="105"/>
        </w:rPr>
        <w:t>equal</w:t>
      </w:r>
      <w:r>
        <w:rPr>
          <w:spacing w:val="-12"/>
          <w:w w:val="105"/>
        </w:rPr>
        <w:t xml:space="preserve"> </w:t>
      </w:r>
      <w:r>
        <w:rPr>
          <w:w w:val="105"/>
        </w:rPr>
        <w:t>weights</w:t>
      </w:r>
      <w:r>
        <w:rPr>
          <w:spacing w:val="-12"/>
          <w:w w:val="105"/>
        </w:rPr>
        <w:t xml:space="preserve"> </w:t>
      </w:r>
      <w:r>
        <w:rPr>
          <w:w w:val="105"/>
        </w:rPr>
        <w:t>to</w:t>
      </w:r>
      <w:r>
        <w:rPr>
          <w:spacing w:val="-11"/>
          <w:w w:val="105"/>
        </w:rPr>
        <w:t xml:space="preserve"> </w:t>
      </w:r>
      <w:r>
        <w:rPr>
          <w:w w:val="105"/>
        </w:rPr>
        <w:t>each</w:t>
      </w:r>
      <w:r>
        <w:rPr>
          <w:spacing w:val="-11"/>
          <w:w w:val="105"/>
        </w:rPr>
        <w:t xml:space="preserve"> </w:t>
      </w:r>
      <w:r>
        <w:rPr>
          <w:w w:val="105"/>
        </w:rPr>
        <w:t>model.</w:t>
      </w:r>
    </w:p>
    <w:p w14:paraId="4DDBE3B5" w14:textId="77777777" w:rsidR="00E2709D" w:rsidRDefault="00462487">
      <w:pPr>
        <w:pStyle w:val="BodyText"/>
        <w:spacing w:line="289" w:lineRule="exact"/>
        <w:ind w:left="227"/>
      </w:pPr>
      <w:r>
        <w:rPr>
          <w:rFonts w:ascii="Trebuchet MS"/>
          <w:sz w:val="12"/>
        </w:rPr>
        <w:t xml:space="preserve">565    </w:t>
      </w:r>
      <w:r>
        <w:rPr>
          <w:rFonts w:ascii="Trebuchet MS"/>
          <w:spacing w:val="19"/>
          <w:sz w:val="12"/>
        </w:rPr>
        <w:t xml:space="preserve"> </w:t>
      </w:r>
      <w:r>
        <w:rPr>
          <w:w w:val="105"/>
        </w:rPr>
        <w:t>The</w:t>
      </w:r>
      <w:r>
        <w:rPr>
          <w:spacing w:val="19"/>
          <w:w w:val="105"/>
        </w:rPr>
        <w:t xml:space="preserve"> </w:t>
      </w:r>
      <w:r>
        <w:rPr>
          <w:w w:val="105"/>
        </w:rPr>
        <w:t>changes</w:t>
      </w:r>
      <w:r>
        <w:rPr>
          <w:spacing w:val="19"/>
          <w:w w:val="105"/>
        </w:rPr>
        <w:t xml:space="preserve"> </w:t>
      </w:r>
      <w:r>
        <w:rPr>
          <w:w w:val="105"/>
        </w:rPr>
        <w:t>in</w:t>
      </w:r>
      <w:r>
        <w:rPr>
          <w:spacing w:val="19"/>
          <w:w w:val="105"/>
        </w:rPr>
        <w:t xml:space="preserve"> </w:t>
      </w:r>
      <w:r>
        <w:rPr>
          <w:w w:val="105"/>
        </w:rPr>
        <w:t>the</w:t>
      </w:r>
      <w:r>
        <w:rPr>
          <w:spacing w:val="19"/>
          <w:w w:val="105"/>
        </w:rPr>
        <w:t xml:space="preserve"> </w:t>
      </w:r>
      <w:r>
        <w:rPr>
          <w:w w:val="105"/>
        </w:rPr>
        <w:t>weights</w:t>
      </w:r>
      <w:r>
        <w:rPr>
          <w:spacing w:val="19"/>
          <w:w w:val="105"/>
        </w:rPr>
        <w:t xml:space="preserve"> </w:t>
      </w:r>
      <w:r>
        <w:rPr>
          <w:w w:val="105"/>
        </w:rPr>
        <w:t>with</w:t>
      </w:r>
      <w:r>
        <w:rPr>
          <w:spacing w:val="18"/>
          <w:w w:val="105"/>
        </w:rPr>
        <w:t xml:space="preserve"> </w:t>
      </w:r>
      <w:r>
        <w:rPr>
          <w:w w:val="105"/>
        </w:rPr>
        <w:t>lead</w:t>
      </w:r>
      <w:r>
        <w:rPr>
          <w:spacing w:val="20"/>
          <w:w w:val="105"/>
        </w:rPr>
        <w:t xml:space="preserve"> </w:t>
      </w:r>
      <w:r>
        <w:rPr>
          <w:w w:val="105"/>
        </w:rPr>
        <w:t>time</w:t>
      </w:r>
      <w:r>
        <w:rPr>
          <w:spacing w:val="19"/>
          <w:w w:val="105"/>
        </w:rPr>
        <w:t xml:space="preserve"> </w:t>
      </w:r>
      <w:r>
        <w:rPr>
          <w:w w:val="105"/>
        </w:rPr>
        <w:t>occur</w:t>
      </w:r>
      <w:r>
        <w:rPr>
          <w:spacing w:val="19"/>
          <w:w w:val="105"/>
        </w:rPr>
        <w:t xml:space="preserve"> </w:t>
      </w:r>
      <w:r>
        <w:rPr>
          <w:w w:val="105"/>
        </w:rPr>
        <w:t>when</w:t>
      </w:r>
      <w:r>
        <w:rPr>
          <w:spacing w:val="18"/>
          <w:w w:val="105"/>
        </w:rPr>
        <w:t xml:space="preserve"> </w:t>
      </w:r>
      <w:r>
        <w:rPr>
          <w:w w:val="105"/>
        </w:rPr>
        <w:t>the</w:t>
      </w:r>
      <w:r>
        <w:rPr>
          <w:spacing w:val="19"/>
          <w:w w:val="105"/>
        </w:rPr>
        <w:t xml:space="preserve"> </w:t>
      </w:r>
      <w:r>
        <w:rPr>
          <w:w w:val="105"/>
        </w:rPr>
        <w:t>maximum</w:t>
      </w:r>
      <w:r>
        <w:rPr>
          <w:spacing w:val="19"/>
          <w:w w:val="105"/>
        </w:rPr>
        <w:t xml:space="preserve"> </w:t>
      </w:r>
      <w:r>
        <w:rPr>
          <w:w w:val="105"/>
        </w:rPr>
        <w:t>lead</w:t>
      </w:r>
    </w:p>
    <w:p w14:paraId="07BB6E59" w14:textId="77777777" w:rsidR="00E2709D" w:rsidRDefault="00462487">
      <w:pPr>
        <w:pStyle w:val="BodyText"/>
        <w:spacing w:line="289" w:lineRule="exact"/>
        <w:ind w:left="227"/>
      </w:pPr>
      <w:r>
        <w:rPr>
          <w:rFonts w:ascii="Trebuchet MS"/>
          <w:sz w:val="12"/>
        </w:rPr>
        <w:t xml:space="preserve">566    </w:t>
      </w:r>
      <w:r>
        <w:rPr>
          <w:rFonts w:ascii="Trebuchet MS"/>
          <w:spacing w:val="19"/>
          <w:sz w:val="12"/>
        </w:rPr>
        <w:t xml:space="preserve"> </w:t>
      </w:r>
      <w:r>
        <w:rPr>
          <w:w w:val="105"/>
        </w:rPr>
        <w:t>time</w:t>
      </w:r>
      <w:r>
        <w:rPr>
          <w:spacing w:val="10"/>
          <w:w w:val="105"/>
        </w:rPr>
        <w:t xml:space="preserve"> </w:t>
      </w:r>
      <w:r>
        <w:rPr>
          <w:w w:val="105"/>
        </w:rPr>
        <w:t>of</w:t>
      </w:r>
      <w:r>
        <w:rPr>
          <w:spacing w:val="10"/>
          <w:w w:val="105"/>
        </w:rPr>
        <w:t xml:space="preserve"> </w:t>
      </w:r>
      <w:r>
        <w:rPr>
          <w:w w:val="105"/>
        </w:rPr>
        <w:t>a</w:t>
      </w:r>
      <w:r>
        <w:rPr>
          <w:spacing w:val="10"/>
          <w:w w:val="105"/>
        </w:rPr>
        <w:t xml:space="preserve"> </w:t>
      </w:r>
      <w:r>
        <w:rPr>
          <w:w w:val="105"/>
        </w:rPr>
        <w:t>model</w:t>
      </w:r>
      <w:r>
        <w:rPr>
          <w:spacing w:val="10"/>
          <w:w w:val="105"/>
        </w:rPr>
        <w:t xml:space="preserve"> </w:t>
      </w:r>
      <w:r>
        <w:rPr>
          <w:w w:val="105"/>
        </w:rPr>
        <w:t>is</w:t>
      </w:r>
      <w:r>
        <w:rPr>
          <w:spacing w:val="10"/>
          <w:w w:val="105"/>
        </w:rPr>
        <w:t xml:space="preserve"> </w:t>
      </w:r>
      <w:r>
        <w:rPr>
          <w:w w:val="105"/>
        </w:rPr>
        <w:t>exceeded</w:t>
      </w:r>
      <w:r>
        <w:rPr>
          <w:spacing w:val="10"/>
          <w:w w:val="105"/>
        </w:rPr>
        <w:t xml:space="preserve"> </w:t>
      </w:r>
      <w:r>
        <w:rPr>
          <w:w w:val="105"/>
        </w:rPr>
        <w:t>(5.5</w:t>
      </w:r>
      <w:r>
        <w:rPr>
          <w:spacing w:val="10"/>
          <w:w w:val="105"/>
        </w:rPr>
        <w:t xml:space="preserve"> </w:t>
      </w:r>
      <w:r>
        <w:rPr>
          <w:w w:val="105"/>
        </w:rPr>
        <w:t>days</w:t>
      </w:r>
      <w:r>
        <w:rPr>
          <w:spacing w:val="10"/>
          <w:w w:val="105"/>
        </w:rPr>
        <w:t xml:space="preserve"> </w:t>
      </w:r>
      <w:r>
        <w:rPr>
          <w:w w:val="105"/>
        </w:rPr>
        <w:t>for</w:t>
      </w:r>
      <w:r>
        <w:rPr>
          <w:spacing w:val="10"/>
          <w:w w:val="105"/>
        </w:rPr>
        <w:t xml:space="preserve"> </w:t>
      </w:r>
      <w:r>
        <w:rPr>
          <w:w w:val="105"/>
        </w:rPr>
        <w:t>COS</w:t>
      </w:r>
      <w:r>
        <w:rPr>
          <w:spacing w:val="10"/>
          <w:w w:val="105"/>
        </w:rPr>
        <w:t xml:space="preserve"> </w:t>
      </w:r>
      <w:r>
        <w:rPr>
          <w:w w:val="105"/>
        </w:rPr>
        <w:t>and</w:t>
      </w:r>
      <w:r>
        <w:rPr>
          <w:spacing w:val="10"/>
          <w:w w:val="105"/>
        </w:rPr>
        <w:t xml:space="preserve"> </w:t>
      </w:r>
      <w:r>
        <w:rPr>
          <w:w w:val="105"/>
        </w:rPr>
        <w:t>7</w:t>
      </w:r>
      <w:r>
        <w:rPr>
          <w:spacing w:val="10"/>
          <w:w w:val="105"/>
        </w:rPr>
        <w:t xml:space="preserve"> </w:t>
      </w:r>
      <w:r>
        <w:rPr>
          <w:w w:val="105"/>
        </w:rPr>
        <w:t>days</w:t>
      </w:r>
      <w:r>
        <w:rPr>
          <w:spacing w:val="10"/>
          <w:w w:val="105"/>
        </w:rPr>
        <w:t xml:space="preserve"> </w:t>
      </w:r>
      <w:r>
        <w:rPr>
          <w:w w:val="105"/>
        </w:rPr>
        <w:t>for</w:t>
      </w:r>
      <w:r>
        <w:rPr>
          <w:spacing w:val="10"/>
          <w:w w:val="105"/>
        </w:rPr>
        <w:t xml:space="preserve"> </w:t>
      </w:r>
      <w:r>
        <w:rPr>
          <w:w w:val="105"/>
        </w:rPr>
        <w:t>DWD).</w:t>
      </w:r>
      <w:r>
        <w:rPr>
          <w:spacing w:val="10"/>
          <w:w w:val="105"/>
        </w:rPr>
        <w:t xml:space="preserve"> </w:t>
      </w:r>
      <w:r>
        <w:rPr>
          <w:w w:val="105"/>
        </w:rPr>
        <w:t>This</w:t>
      </w:r>
      <w:r>
        <w:rPr>
          <w:spacing w:val="10"/>
          <w:w w:val="105"/>
        </w:rPr>
        <w:t xml:space="preserve"> </w:t>
      </w:r>
      <w:r>
        <w:rPr>
          <w:w w:val="105"/>
        </w:rPr>
        <w:t>is</w:t>
      </w:r>
    </w:p>
    <w:p w14:paraId="3C850CC5" w14:textId="77777777" w:rsidR="00E2709D" w:rsidRDefault="00462487">
      <w:pPr>
        <w:pStyle w:val="BodyText"/>
        <w:spacing w:line="289" w:lineRule="exact"/>
        <w:ind w:left="227"/>
      </w:pPr>
      <w:r>
        <w:rPr>
          <w:rFonts w:ascii="Trebuchet MS"/>
          <w:sz w:val="12"/>
        </w:rPr>
        <w:t xml:space="preserve">567    </w:t>
      </w:r>
      <w:r>
        <w:rPr>
          <w:rFonts w:ascii="Trebuchet MS"/>
          <w:spacing w:val="19"/>
          <w:sz w:val="12"/>
        </w:rPr>
        <w:t xml:space="preserve"> </w:t>
      </w:r>
      <w:r>
        <w:t>the</w:t>
      </w:r>
      <w:r>
        <w:rPr>
          <w:spacing w:val="37"/>
        </w:rPr>
        <w:t xml:space="preserve"> </w:t>
      </w:r>
      <w:r>
        <w:t>approach</w:t>
      </w:r>
      <w:r>
        <w:rPr>
          <w:spacing w:val="37"/>
        </w:rPr>
        <w:t xml:space="preserve"> </w:t>
      </w:r>
      <w:r>
        <w:t>in</w:t>
      </w:r>
      <w:r>
        <w:rPr>
          <w:spacing w:val="37"/>
        </w:rPr>
        <w:t xml:space="preserve"> </w:t>
      </w:r>
      <w:r>
        <w:t>which</w:t>
      </w:r>
      <w:r>
        <w:rPr>
          <w:spacing w:val="38"/>
        </w:rPr>
        <w:t xml:space="preserve"> </w:t>
      </w:r>
      <w:r>
        <w:t>the</w:t>
      </w:r>
      <w:r>
        <w:rPr>
          <w:spacing w:val="37"/>
        </w:rPr>
        <w:t xml:space="preserve"> </w:t>
      </w:r>
      <w:r>
        <w:t>deterministic</w:t>
      </w:r>
      <w:r>
        <w:rPr>
          <w:spacing w:val="37"/>
        </w:rPr>
        <w:t xml:space="preserve"> </w:t>
      </w:r>
      <w:r>
        <w:t>models</w:t>
      </w:r>
      <w:r>
        <w:rPr>
          <w:spacing w:val="37"/>
        </w:rPr>
        <w:t xml:space="preserve"> </w:t>
      </w:r>
      <w:r>
        <w:t>are</w:t>
      </w:r>
      <w:r>
        <w:rPr>
          <w:spacing w:val="37"/>
        </w:rPr>
        <w:t xml:space="preserve"> </w:t>
      </w:r>
      <w:r>
        <w:t>given</w:t>
      </w:r>
      <w:r>
        <w:rPr>
          <w:spacing w:val="37"/>
        </w:rPr>
        <w:t xml:space="preserve"> </w:t>
      </w:r>
      <w:r>
        <w:t>equal</w:t>
      </w:r>
      <w:r>
        <w:rPr>
          <w:spacing w:val="37"/>
        </w:rPr>
        <w:t xml:space="preserve"> </w:t>
      </w:r>
      <w:r>
        <w:t>importance</w:t>
      </w:r>
    </w:p>
    <w:p w14:paraId="5747C37F" w14:textId="77777777" w:rsidR="00E2709D" w:rsidRDefault="00462487">
      <w:pPr>
        <w:spacing w:line="289" w:lineRule="exact"/>
        <w:ind w:left="227"/>
        <w:rPr>
          <w:sz w:val="24"/>
        </w:rPr>
      </w:pPr>
      <w:r>
        <w:rPr>
          <w:rFonts w:ascii="Trebuchet MS"/>
          <w:sz w:val="12"/>
        </w:rPr>
        <w:t xml:space="preserve">568    </w:t>
      </w:r>
      <w:r>
        <w:rPr>
          <w:rFonts w:ascii="Trebuchet MS"/>
          <w:spacing w:val="19"/>
          <w:sz w:val="12"/>
        </w:rPr>
        <w:t xml:space="preserve"> </w:t>
      </w:r>
      <w:r>
        <w:rPr>
          <w:sz w:val="24"/>
        </w:rPr>
        <w:t>as</w:t>
      </w:r>
      <w:r>
        <w:rPr>
          <w:spacing w:val="40"/>
          <w:sz w:val="24"/>
        </w:rPr>
        <w:t xml:space="preserve"> </w:t>
      </w:r>
      <w:r>
        <w:rPr>
          <w:sz w:val="24"/>
        </w:rPr>
        <w:t>the</w:t>
      </w:r>
      <w:r>
        <w:rPr>
          <w:spacing w:val="42"/>
          <w:sz w:val="24"/>
        </w:rPr>
        <w:t xml:space="preserve"> </w:t>
      </w:r>
      <w:r>
        <w:rPr>
          <w:sz w:val="24"/>
        </w:rPr>
        <w:t>probabilistic</w:t>
      </w:r>
      <w:r>
        <w:rPr>
          <w:spacing w:val="40"/>
          <w:sz w:val="24"/>
        </w:rPr>
        <w:t xml:space="preserve"> </w:t>
      </w:r>
      <w:r>
        <w:rPr>
          <w:sz w:val="24"/>
        </w:rPr>
        <w:t>models.</w:t>
      </w:r>
    </w:p>
    <w:p w14:paraId="7723C87C" w14:textId="77777777" w:rsidR="00E2709D" w:rsidRDefault="00462487">
      <w:pPr>
        <w:pStyle w:val="BodyText"/>
        <w:tabs>
          <w:tab w:val="left" w:pos="968"/>
        </w:tabs>
        <w:spacing w:line="289" w:lineRule="exact"/>
        <w:ind w:left="227"/>
      </w:pPr>
      <w:r>
        <w:rPr>
          <w:rFonts w:ascii="Trebuchet MS"/>
          <w:w w:val="105"/>
          <w:sz w:val="12"/>
        </w:rPr>
        <w:t>569</w:t>
      </w:r>
      <w:r>
        <w:rPr>
          <w:rFonts w:ascii="Trebuchet MS"/>
          <w:w w:val="105"/>
          <w:sz w:val="12"/>
        </w:rPr>
        <w:tab/>
      </w:r>
      <w:r>
        <w:rPr>
          <w:w w:val="105"/>
        </w:rPr>
        <w:t>Instead,</w:t>
      </w:r>
      <w:r>
        <w:rPr>
          <w:spacing w:val="24"/>
          <w:w w:val="105"/>
        </w:rPr>
        <w:t xml:space="preserve"> </w:t>
      </w:r>
      <w:r>
        <w:rPr>
          <w:w w:val="105"/>
        </w:rPr>
        <w:t>in</w:t>
      </w:r>
      <w:r>
        <w:rPr>
          <w:spacing w:val="20"/>
          <w:w w:val="105"/>
        </w:rPr>
        <w:t xml:space="preserve"> </w:t>
      </w:r>
      <w:r>
        <w:rPr>
          <w:w w:val="105"/>
        </w:rPr>
        <w:t>the</w:t>
      </w:r>
      <w:r>
        <w:rPr>
          <w:spacing w:val="20"/>
          <w:w w:val="105"/>
        </w:rPr>
        <w:t xml:space="preserve"> </w:t>
      </w:r>
      <w:r>
        <w:rPr>
          <w:w w:val="105"/>
        </w:rPr>
        <w:t>member</w:t>
      </w:r>
      <w:r>
        <w:rPr>
          <w:spacing w:val="20"/>
          <w:w w:val="105"/>
        </w:rPr>
        <w:t xml:space="preserve"> </w:t>
      </w:r>
      <w:r>
        <w:rPr>
          <w:w w:val="105"/>
        </w:rPr>
        <w:t>weighted</w:t>
      </w:r>
      <w:r>
        <w:rPr>
          <w:spacing w:val="20"/>
          <w:w w:val="105"/>
        </w:rPr>
        <w:t xml:space="preserve"> </w:t>
      </w:r>
      <w:r>
        <w:rPr>
          <w:w w:val="105"/>
        </w:rPr>
        <w:t>(MW)</w:t>
      </w:r>
      <w:r>
        <w:rPr>
          <w:spacing w:val="20"/>
          <w:w w:val="105"/>
        </w:rPr>
        <w:t xml:space="preserve"> </w:t>
      </w:r>
      <w:r>
        <w:rPr>
          <w:w w:val="105"/>
        </w:rPr>
        <w:t>combination,</w:t>
      </w:r>
      <w:r>
        <w:rPr>
          <w:spacing w:val="24"/>
          <w:w w:val="105"/>
        </w:rPr>
        <w:t xml:space="preserve"> </w:t>
      </w:r>
      <w:r>
        <w:rPr>
          <w:w w:val="105"/>
        </w:rPr>
        <w:t>every</w:t>
      </w:r>
      <w:r>
        <w:rPr>
          <w:spacing w:val="20"/>
          <w:w w:val="105"/>
        </w:rPr>
        <w:t xml:space="preserve"> </w:t>
      </w:r>
      <w:r>
        <w:rPr>
          <w:w w:val="105"/>
        </w:rPr>
        <w:t>model</w:t>
      </w:r>
      <w:r>
        <w:rPr>
          <w:spacing w:val="20"/>
          <w:w w:val="105"/>
        </w:rPr>
        <w:t xml:space="preserve"> </w:t>
      </w:r>
      <w:r>
        <w:rPr>
          <w:w w:val="105"/>
        </w:rPr>
        <w:t>run</w:t>
      </w:r>
    </w:p>
    <w:p w14:paraId="32CF25B9" w14:textId="77777777" w:rsidR="00E2709D" w:rsidRDefault="00462487">
      <w:pPr>
        <w:pStyle w:val="BodyText"/>
        <w:spacing w:line="289" w:lineRule="exact"/>
        <w:ind w:left="227"/>
      </w:pPr>
      <w:r>
        <w:rPr>
          <w:rFonts w:ascii="Trebuchet MS"/>
          <w:sz w:val="12"/>
        </w:rPr>
        <w:t xml:space="preserve">570    </w:t>
      </w:r>
      <w:r>
        <w:rPr>
          <w:rFonts w:ascii="Trebuchet MS"/>
          <w:spacing w:val="19"/>
          <w:sz w:val="12"/>
        </w:rPr>
        <w:t xml:space="preserve"> </w:t>
      </w:r>
      <w:r>
        <w:rPr>
          <w:w w:val="105"/>
        </w:rPr>
        <w:t>is</w:t>
      </w:r>
      <w:r>
        <w:rPr>
          <w:spacing w:val="18"/>
          <w:w w:val="105"/>
        </w:rPr>
        <w:t xml:space="preserve"> </w:t>
      </w:r>
      <w:r>
        <w:rPr>
          <w:w w:val="105"/>
        </w:rPr>
        <w:t>assigned</w:t>
      </w:r>
      <w:r>
        <w:rPr>
          <w:spacing w:val="17"/>
          <w:w w:val="105"/>
        </w:rPr>
        <w:t xml:space="preserve"> </w:t>
      </w:r>
      <w:r>
        <w:rPr>
          <w:w w:val="105"/>
        </w:rPr>
        <w:t>an</w:t>
      </w:r>
      <w:r>
        <w:rPr>
          <w:spacing w:val="18"/>
          <w:w w:val="105"/>
        </w:rPr>
        <w:t xml:space="preserve"> </w:t>
      </w:r>
      <w:r>
        <w:rPr>
          <w:w w:val="105"/>
        </w:rPr>
        <w:t>equal</w:t>
      </w:r>
      <w:r>
        <w:rPr>
          <w:spacing w:val="17"/>
          <w:w w:val="105"/>
        </w:rPr>
        <w:t xml:space="preserve"> </w:t>
      </w:r>
      <w:r>
        <w:rPr>
          <w:w w:val="105"/>
        </w:rPr>
        <w:t>weight.</w:t>
      </w:r>
      <w:r>
        <w:rPr>
          <w:spacing w:val="55"/>
          <w:w w:val="105"/>
        </w:rPr>
        <w:t xml:space="preserve"> </w:t>
      </w:r>
      <w:r>
        <w:rPr>
          <w:w w:val="105"/>
        </w:rPr>
        <w:t>Therefore,</w:t>
      </w:r>
      <w:r>
        <w:rPr>
          <w:spacing w:val="19"/>
          <w:w w:val="105"/>
        </w:rPr>
        <w:t xml:space="preserve"> </w:t>
      </w:r>
      <w:r>
        <w:rPr>
          <w:w w:val="105"/>
        </w:rPr>
        <w:t>ENS,</w:t>
      </w:r>
      <w:r>
        <w:rPr>
          <w:spacing w:val="18"/>
          <w:w w:val="105"/>
        </w:rPr>
        <w:t xml:space="preserve"> </w:t>
      </w:r>
      <w:r>
        <w:rPr>
          <w:w w:val="105"/>
        </w:rPr>
        <w:t>which</w:t>
      </w:r>
      <w:r>
        <w:rPr>
          <w:spacing w:val="17"/>
          <w:w w:val="105"/>
        </w:rPr>
        <w:t xml:space="preserve"> </w:t>
      </w:r>
      <w:r>
        <w:rPr>
          <w:w w:val="105"/>
        </w:rPr>
        <w:t>has</w:t>
      </w:r>
      <w:r>
        <w:rPr>
          <w:spacing w:val="17"/>
          <w:w w:val="105"/>
        </w:rPr>
        <w:t xml:space="preserve"> </w:t>
      </w:r>
      <w:r>
        <w:rPr>
          <w:w w:val="105"/>
        </w:rPr>
        <w:t>a</w:t>
      </w:r>
      <w:r>
        <w:rPr>
          <w:spacing w:val="18"/>
          <w:w w:val="105"/>
        </w:rPr>
        <w:t xml:space="preserve"> </w:t>
      </w:r>
      <w:r>
        <w:rPr>
          <w:w w:val="105"/>
        </w:rPr>
        <w:t>significant</w:t>
      </w:r>
      <w:r>
        <w:rPr>
          <w:spacing w:val="17"/>
          <w:w w:val="105"/>
        </w:rPr>
        <w:t xml:space="preserve"> </w:t>
      </w:r>
      <w:r>
        <w:rPr>
          <w:w w:val="105"/>
        </w:rPr>
        <w:t>larger</w:t>
      </w:r>
    </w:p>
    <w:p w14:paraId="4FE6FA9B" w14:textId="77777777" w:rsidR="00E2709D" w:rsidRDefault="00462487">
      <w:pPr>
        <w:pStyle w:val="BodyText"/>
        <w:spacing w:line="289" w:lineRule="exact"/>
        <w:ind w:left="227"/>
      </w:pPr>
      <w:r>
        <w:rPr>
          <w:rFonts w:ascii="Trebuchet MS"/>
          <w:sz w:val="12"/>
        </w:rPr>
        <w:t xml:space="preserve">571    </w:t>
      </w:r>
      <w:r>
        <w:rPr>
          <w:rFonts w:ascii="Trebuchet MS"/>
          <w:spacing w:val="19"/>
          <w:sz w:val="12"/>
        </w:rPr>
        <w:t xml:space="preserve"> </w:t>
      </w:r>
      <w:r>
        <w:t>number</w:t>
      </w:r>
      <w:r>
        <w:rPr>
          <w:spacing w:val="28"/>
        </w:rPr>
        <w:t xml:space="preserve"> </w:t>
      </w:r>
      <w:r>
        <w:t>of</w:t>
      </w:r>
      <w:r>
        <w:rPr>
          <w:spacing w:val="28"/>
        </w:rPr>
        <w:t xml:space="preserve"> </w:t>
      </w:r>
      <w:r>
        <w:t>members,</w:t>
      </w:r>
      <w:r>
        <w:rPr>
          <w:spacing w:val="29"/>
        </w:rPr>
        <w:t xml:space="preserve"> </w:t>
      </w:r>
      <w:r>
        <w:t>prevails</w:t>
      </w:r>
      <w:r>
        <w:rPr>
          <w:spacing w:val="28"/>
        </w:rPr>
        <w:t xml:space="preserve"> </w:t>
      </w:r>
      <w:r>
        <w:t>over</w:t>
      </w:r>
      <w:r>
        <w:rPr>
          <w:spacing w:val="28"/>
        </w:rPr>
        <w:t xml:space="preserve"> </w:t>
      </w:r>
      <w:r>
        <w:t>any</w:t>
      </w:r>
      <w:r>
        <w:rPr>
          <w:spacing w:val="28"/>
        </w:rPr>
        <w:t xml:space="preserve"> </w:t>
      </w:r>
      <w:r>
        <w:t>other</w:t>
      </w:r>
      <w:r>
        <w:rPr>
          <w:spacing w:val="28"/>
        </w:rPr>
        <w:t xml:space="preserve"> </w:t>
      </w:r>
      <w:r>
        <w:t>NWP.</w:t>
      </w:r>
      <w:r>
        <w:rPr>
          <w:spacing w:val="27"/>
        </w:rPr>
        <w:t xml:space="preserve"> </w:t>
      </w:r>
      <w:r>
        <w:t>Even</w:t>
      </w:r>
      <w:r>
        <w:rPr>
          <w:spacing w:val="28"/>
        </w:rPr>
        <w:t xml:space="preserve"> </w:t>
      </w:r>
      <w:r>
        <w:t>for</w:t>
      </w:r>
      <w:r>
        <w:rPr>
          <w:spacing w:val="28"/>
        </w:rPr>
        <w:t xml:space="preserve"> </w:t>
      </w:r>
      <w:r>
        <w:t>the</w:t>
      </w:r>
      <w:r>
        <w:rPr>
          <w:spacing w:val="28"/>
        </w:rPr>
        <w:t xml:space="preserve"> </w:t>
      </w:r>
      <w:r>
        <w:t>first</w:t>
      </w:r>
      <w:r>
        <w:rPr>
          <w:spacing w:val="28"/>
        </w:rPr>
        <w:t xml:space="preserve"> </w:t>
      </w:r>
      <w:r>
        <w:t>5</w:t>
      </w:r>
      <w:r>
        <w:rPr>
          <w:spacing w:val="28"/>
        </w:rPr>
        <w:t xml:space="preserve"> </w:t>
      </w:r>
      <w:r>
        <w:t>days,</w:t>
      </w:r>
    </w:p>
    <w:p w14:paraId="6B28E253" w14:textId="77777777" w:rsidR="00E2709D" w:rsidRDefault="00462487">
      <w:pPr>
        <w:pStyle w:val="BodyText"/>
        <w:spacing w:line="289" w:lineRule="exact"/>
        <w:ind w:left="227"/>
      </w:pPr>
      <w:r>
        <w:rPr>
          <w:rFonts w:ascii="Trebuchet MS"/>
          <w:sz w:val="12"/>
        </w:rPr>
        <w:t xml:space="preserve">572    </w:t>
      </w:r>
      <w:r>
        <w:rPr>
          <w:rFonts w:ascii="Trebuchet MS"/>
          <w:spacing w:val="19"/>
          <w:sz w:val="12"/>
        </w:rPr>
        <w:t xml:space="preserve"> </w:t>
      </w:r>
      <w:r>
        <w:rPr>
          <w:w w:val="105"/>
        </w:rPr>
        <w:t>when</w:t>
      </w:r>
      <w:r>
        <w:rPr>
          <w:spacing w:val="28"/>
          <w:w w:val="105"/>
        </w:rPr>
        <w:t xml:space="preserve"> </w:t>
      </w:r>
      <w:r>
        <w:rPr>
          <w:w w:val="105"/>
        </w:rPr>
        <w:t>all</w:t>
      </w:r>
      <w:r>
        <w:rPr>
          <w:spacing w:val="28"/>
          <w:w w:val="105"/>
        </w:rPr>
        <w:t xml:space="preserve"> </w:t>
      </w:r>
      <w:r>
        <w:rPr>
          <w:w w:val="105"/>
        </w:rPr>
        <w:t>the</w:t>
      </w:r>
      <w:r>
        <w:rPr>
          <w:spacing w:val="29"/>
          <w:w w:val="105"/>
        </w:rPr>
        <w:t xml:space="preserve"> </w:t>
      </w:r>
      <w:r>
        <w:rPr>
          <w:w w:val="105"/>
        </w:rPr>
        <w:t>models</w:t>
      </w:r>
      <w:r>
        <w:rPr>
          <w:spacing w:val="28"/>
          <w:w w:val="105"/>
        </w:rPr>
        <w:t xml:space="preserve"> </w:t>
      </w:r>
      <w:r>
        <w:rPr>
          <w:w w:val="105"/>
        </w:rPr>
        <w:t>are</w:t>
      </w:r>
      <w:r>
        <w:rPr>
          <w:spacing w:val="29"/>
          <w:w w:val="105"/>
        </w:rPr>
        <w:t xml:space="preserve"> </w:t>
      </w:r>
      <w:r>
        <w:rPr>
          <w:w w:val="105"/>
        </w:rPr>
        <w:t>available,</w:t>
      </w:r>
      <w:r>
        <w:rPr>
          <w:spacing w:val="32"/>
          <w:w w:val="105"/>
        </w:rPr>
        <w:t xml:space="preserve"> </w:t>
      </w:r>
      <w:r>
        <w:rPr>
          <w:w w:val="105"/>
        </w:rPr>
        <w:t>ENS</w:t>
      </w:r>
      <w:r>
        <w:rPr>
          <w:spacing w:val="28"/>
          <w:w w:val="105"/>
        </w:rPr>
        <w:t xml:space="preserve"> </w:t>
      </w:r>
      <w:r>
        <w:rPr>
          <w:w w:val="105"/>
        </w:rPr>
        <w:t>receives</w:t>
      </w:r>
      <w:r>
        <w:rPr>
          <w:spacing w:val="28"/>
          <w:w w:val="105"/>
        </w:rPr>
        <w:t xml:space="preserve"> </w:t>
      </w:r>
      <w:r>
        <w:rPr>
          <w:w w:val="105"/>
        </w:rPr>
        <w:t>70%</w:t>
      </w:r>
      <w:r>
        <w:rPr>
          <w:spacing w:val="28"/>
          <w:w w:val="105"/>
        </w:rPr>
        <w:t xml:space="preserve"> </w:t>
      </w:r>
      <w:r>
        <w:rPr>
          <w:w w:val="105"/>
        </w:rPr>
        <w:t>of</w:t>
      </w:r>
      <w:r>
        <w:rPr>
          <w:spacing w:val="28"/>
          <w:w w:val="105"/>
        </w:rPr>
        <w:t xml:space="preserve"> </w:t>
      </w:r>
      <w:r>
        <w:rPr>
          <w:w w:val="105"/>
        </w:rPr>
        <w:t>the</w:t>
      </w:r>
      <w:r>
        <w:rPr>
          <w:spacing w:val="28"/>
          <w:w w:val="105"/>
        </w:rPr>
        <w:t xml:space="preserve"> </w:t>
      </w:r>
      <w:r>
        <w:rPr>
          <w:w w:val="105"/>
        </w:rPr>
        <w:t xml:space="preserve">weight. </w:t>
      </w:r>
      <w:r>
        <w:rPr>
          <w:spacing w:val="31"/>
          <w:w w:val="105"/>
        </w:rPr>
        <w:t xml:space="preserve"> </w:t>
      </w:r>
      <w:r>
        <w:rPr>
          <w:w w:val="105"/>
        </w:rPr>
        <w:t>Con-</w:t>
      </w:r>
    </w:p>
    <w:p w14:paraId="1A7F7813" w14:textId="77777777" w:rsidR="00E2709D" w:rsidRDefault="00462487">
      <w:pPr>
        <w:pStyle w:val="BodyText"/>
        <w:spacing w:line="289" w:lineRule="exact"/>
        <w:ind w:left="227"/>
      </w:pPr>
      <w:r>
        <w:rPr>
          <w:rFonts w:ascii="Trebuchet MS"/>
          <w:sz w:val="12"/>
        </w:rPr>
        <w:t xml:space="preserve">573    </w:t>
      </w:r>
      <w:r>
        <w:rPr>
          <w:rFonts w:ascii="Trebuchet MS"/>
          <w:spacing w:val="19"/>
          <w:sz w:val="12"/>
        </w:rPr>
        <w:t xml:space="preserve"> </w:t>
      </w:r>
      <w:proofErr w:type="spellStart"/>
      <w:r>
        <w:rPr>
          <w:w w:val="105"/>
        </w:rPr>
        <w:t>versely</w:t>
      </w:r>
      <w:proofErr w:type="spellEnd"/>
      <w:r>
        <w:rPr>
          <w:w w:val="105"/>
        </w:rPr>
        <w:t>,</w:t>
      </w:r>
      <w:r>
        <w:rPr>
          <w:spacing w:val="36"/>
          <w:w w:val="105"/>
        </w:rPr>
        <w:t xml:space="preserve"> </w:t>
      </w:r>
      <w:r>
        <w:rPr>
          <w:w w:val="105"/>
        </w:rPr>
        <w:t>the</w:t>
      </w:r>
      <w:r>
        <w:rPr>
          <w:spacing w:val="32"/>
          <w:w w:val="105"/>
        </w:rPr>
        <w:t xml:space="preserve"> </w:t>
      </w:r>
      <w:r>
        <w:rPr>
          <w:w w:val="105"/>
        </w:rPr>
        <w:t>sum</w:t>
      </w:r>
      <w:r>
        <w:rPr>
          <w:spacing w:val="31"/>
          <w:w w:val="105"/>
        </w:rPr>
        <w:t xml:space="preserve"> </w:t>
      </w:r>
      <w:r>
        <w:rPr>
          <w:w w:val="105"/>
        </w:rPr>
        <w:t>of</w:t>
      </w:r>
      <w:r>
        <w:rPr>
          <w:spacing w:val="33"/>
          <w:w w:val="105"/>
        </w:rPr>
        <w:t xml:space="preserve"> </w:t>
      </w:r>
      <w:r>
        <w:rPr>
          <w:w w:val="105"/>
        </w:rPr>
        <w:t>the</w:t>
      </w:r>
      <w:r>
        <w:rPr>
          <w:spacing w:val="31"/>
          <w:w w:val="105"/>
        </w:rPr>
        <w:t xml:space="preserve"> </w:t>
      </w:r>
      <w:r>
        <w:rPr>
          <w:w w:val="105"/>
        </w:rPr>
        <w:t>two</w:t>
      </w:r>
      <w:r>
        <w:rPr>
          <w:spacing w:val="32"/>
          <w:w w:val="105"/>
        </w:rPr>
        <w:t xml:space="preserve"> </w:t>
      </w:r>
      <w:r>
        <w:rPr>
          <w:w w:val="105"/>
        </w:rPr>
        <w:t>deterministic</w:t>
      </w:r>
      <w:r>
        <w:rPr>
          <w:spacing w:val="32"/>
          <w:w w:val="105"/>
        </w:rPr>
        <w:t xml:space="preserve"> </w:t>
      </w:r>
      <w:r>
        <w:rPr>
          <w:w w:val="105"/>
        </w:rPr>
        <w:t>models</w:t>
      </w:r>
      <w:r>
        <w:rPr>
          <w:spacing w:val="32"/>
          <w:w w:val="105"/>
        </w:rPr>
        <w:t xml:space="preserve"> </w:t>
      </w:r>
      <w:r>
        <w:rPr>
          <w:w w:val="105"/>
        </w:rPr>
        <w:t>(HRES</w:t>
      </w:r>
      <w:r>
        <w:rPr>
          <w:spacing w:val="31"/>
          <w:w w:val="105"/>
        </w:rPr>
        <w:t xml:space="preserve"> </w:t>
      </w:r>
      <w:r>
        <w:rPr>
          <w:w w:val="105"/>
        </w:rPr>
        <w:t>and</w:t>
      </w:r>
      <w:r>
        <w:rPr>
          <w:spacing w:val="32"/>
          <w:w w:val="105"/>
        </w:rPr>
        <w:t xml:space="preserve"> </w:t>
      </w:r>
      <w:r>
        <w:rPr>
          <w:w w:val="105"/>
        </w:rPr>
        <w:t>DWD)</w:t>
      </w:r>
      <w:r>
        <w:rPr>
          <w:spacing w:val="31"/>
          <w:w w:val="105"/>
        </w:rPr>
        <w:t xml:space="preserve"> </w:t>
      </w:r>
      <w:r>
        <w:rPr>
          <w:w w:val="105"/>
        </w:rPr>
        <w:t>has</w:t>
      </w:r>
      <w:r>
        <w:rPr>
          <w:spacing w:val="33"/>
          <w:w w:val="105"/>
        </w:rPr>
        <w:t xml:space="preserve"> </w:t>
      </w:r>
      <w:r>
        <w:rPr>
          <w:w w:val="105"/>
        </w:rPr>
        <w:t>a</w:t>
      </w:r>
    </w:p>
    <w:p w14:paraId="272E365D" w14:textId="77777777" w:rsidR="00E2709D" w:rsidRDefault="00462487">
      <w:pPr>
        <w:pStyle w:val="BodyText"/>
        <w:spacing w:line="289" w:lineRule="exact"/>
        <w:ind w:left="227"/>
      </w:pPr>
      <w:r>
        <w:rPr>
          <w:rFonts w:ascii="Trebuchet MS"/>
          <w:sz w:val="12"/>
        </w:rPr>
        <w:t xml:space="preserve">574    </w:t>
      </w:r>
      <w:r>
        <w:rPr>
          <w:rFonts w:ascii="Trebuchet MS"/>
          <w:spacing w:val="19"/>
          <w:sz w:val="12"/>
        </w:rPr>
        <w:t xml:space="preserve"> </w:t>
      </w:r>
      <w:r>
        <w:t>maximum</w:t>
      </w:r>
      <w:r>
        <w:rPr>
          <w:spacing w:val="26"/>
        </w:rPr>
        <w:t xml:space="preserve"> </w:t>
      </w:r>
      <w:r>
        <w:t>weight</w:t>
      </w:r>
      <w:r>
        <w:rPr>
          <w:spacing w:val="25"/>
        </w:rPr>
        <w:t xml:space="preserve"> </w:t>
      </w:r>
      <w:r>
        <w:t>of</w:t>
      </w:r>
      <w:r>
        <w:rPr>
          <w:spacing w:val="24"/>
        </w:rPr>
        <w:t xml:space="preserve"> </w:t>
      </w:r>
      <w:r>
        <w:t>4%</w:t>
      </w:r>
      <w:r>
        <w:rPr>
          <w:spacing w:val="25"/>
        </w:rPr>
        <w:t xml:space="preserve"> </w:t>
      </w:r>
      <w:r>
        <w:t>from</w:t>
      </w:r>
      <w:r>
        <w:rPr>
          <w:spacing w:val="24"/>
        </w:rPr>
        <w:t xml:space="preserve"> </w:t>
      </w:r>
      <w:r>
        <w:t>days</w:t>
      </w:r>
      <w:r>
        <w:rPr>
          <w:spacing w:val="26"/>
        </w:rPr>
        <w:t xml:space="preserve"> </w:t>
      </w:r>
      <w:r>
        <w:t>5.5</w:t>
      </w:r>
      <w:r>
        <w:rPr>
          <w:spacing w:val="25"/>
        </w:rPr>
        <w:t xml:space="preserve"> </w:t>
      </w:r>
      <w:r>
        <w:t>to</w:t>
      </w:r>
      <w:r>
        <w:rPr>
          <w:spacing w:val="25"/>
        </w:rPr>
        <w:t xml:space="preserve"> </w:t>
      </w:r>
      <w:r>
        <w:t>7.</w:t>
      </w:r>
      <w:r>
        <w:rPr>
          <w:spacing w:val="61"/>
        </w:rPr>
        <w:t xml:space="preserve"> </w:t>
      </w:r>
      <w:r>
        <w:t>In</w:t>
      </w:r>
      <w:r>
        <w:rPr>
          <w:spacing w:val="24"/>
        </w:rPr>
        <w:t xml:space="preserve"> </w:t>
      </w:r>
      <w:r>
        <w:t>general,</w:t>
      </w:r>
      <w:r>
        <w:rPr>
          <w:spacing w:val="27"/>
        </w:rPr>
        <w:t xml:space="preserve"> </w:t>
      </w:r>
      <w:r>
        <w:t>this</w:t>
      </w:r>
      <w:r>
        <w:rPr>
          <w:spacing w:val="25"/>
        </w:rPr>
        <w:t xml:space="preserve"> </w:t>
      </w:r>
      <w:r>
        <w:t>approach</w:t>
      </w:r>
      <w:r>
        <w:rPr>
          <w:spacing w:val="25"/>
        </w:rPr>
        <w:t xml:space="preserve"> </w:t>
      </w:r>
      <w:r>
        <w:t>heavily</w:t>
      </w:r>
    </w:p>
    <w:p w14:paraId="32E84FDF" w14:textId="77777777" w:rsidR="00E2709D" w:rsidRDefault="00462487">
      <w:pPr>
        <w:pStyle w:val="BodyText"/>
        <w:spacing w:line="289" w:lineRule="exact"/>
        <w:ind w:left="227"/>
      </w:pPr>
      <w:r>
        <w:rPr>
          <w:rFonts w:ascii="Trebuchet MS"/>
          <w:sz w:val="12"/>
        </w:rPr>
        <w:t xml:space="preserve">575    </w:t>
      </w:r>
      <w:r>
        <w:rPr>
          <w:rFonts w:ascii="Trebuchet MS"/>
          <w:spacing w:val="19"/>
          <w:sz w:val="12"/>
        </w:rPr>
        <w:t xml:space="preserve"> </w:t>
      </w:r>
      <w:r>
        <w:t>relies</w:t>
      </w:r>
      <w:r>
        <w:rPr>
          <w:spacing w:val="33"/>
        </w:rPr>
        <w:t xml:space="preserve"> </w:t>
      </w:r>
      <w:r>
        <w:t>on</w:t>
      </w:r>
      <w:r>
        <w:rPr>
          <w:spacing w:val="32"/>
        </w:rPr>
        <w:t xml:space="preserve"> </w:t>
      </w:r>
      <w:r>
        <w:t>the</w:t>
      </w:r>
      <w:r>
        <w:rPr>
          <w:spacing w:val="33"/>
        </w:rPr>
        <w:t xml:space="preserve"> </w:t>
      </w:r>
      <w:r>
        <w:t>skill</w:t>
      </w:r>
      <w:r>
        <w:rPr>
          <w:spacing w:val="33"/>
        </w:rPr>
        <w:t xml:space="preserve"> </w:t>
      </w:r>
      <w:r>
        <w:t>of</w:t>
      </w:r>
      <w:r>
        <w:rPr>
          <w:spacing w:val="32"/>
        </w:rPr>
        <w:t xml:space="preserve"> </w:t>
      </w:r>
      <w:r>
        <w:t>the</w:t>
      </w:r>
      <w:r>
        <w:rPr>
          <w:spacing w:val="33"/>
        </w:rPr>
        <w:t xml:space="preserve"> </w:t>
      </w:r>
      <w:r>
        <w:t>largest</w:t>
      </w:r>
      <w:r>
        <w:rPr>
          <w:spacing w:val="32"/>
        </w:rPr>
        <w:t xml:space="preserve"> </w:t>
      </w:r>
      <w:r>
        <w:t>ensemble,</w:t>
      </w:r>
      <w:r>
        <w:rPr>
          <w:spacing w:val="35"/>
        </w:rPr>
        <w:t xml:space="preserve"> </w:t>
      </w:r>
      <w:r>
        <w:t>which</w:t>
      </w:r>
      <w:r>
        <w:rPr>
          <w:spacing w:val="32"/>
        </w:rPr>
        <w:t xml:space="preserve"> </w:t>
      </w:r>
      <w:r>
        <w:t>is</w:t>
      </w:r>
      <w:r>
        <w:rPr>
          <w:spacing w:val="33"/>
        </w:rPr>
        <w:t xml:space="preserve"> </w:t>
      </w:r>
      <w:r>
        <w:t>not</w:t>
      </w:r>
      <w:r>
        <w:rPr>
          <w:spacing w:val="33"/>
        </w:rPr>
        <w:t xml:space="preserve"> </w:t>
      </w:r>
      <w:r>
        <w:t>necessarily</w:t>
      </w:r>
      <w:r>
        <w:rPr>
          <w:spacing w:val="32"/>
        </w:rPr>
        <w:t xml:space="preserve"> </w:t>
      </w:r>
      <w:r>
        <w:t>the</w:t>
      </w:r>
      <w:r>
        <w:rPr>
          <w:spacing w:val="33"/>
        </w:rPr>
        <w:t xml:space="preserve"> </w:t>
      </w:r>
      <w:r>
        <w:t>most</w:t>
      </w:r>
    </w:p>
    <w:p w14:paraId="154CFFCC" w14:textId="77777777" w:rsidR="00E2709D" w:rsidRDefault="00462487">
      <w:pPr>
        <w:pStyle w:val="BodyText"/>
        <w:spacing w:line="289" w:lineRule="exact"/>
        <w:ind w:left="227"/>
      </w:pPr>
      <w:r>
        <w:rPr>
          <w:rFonts w:ascii="Trebuchet MS"/>
          <w:sz w:val="12"/>
        </w:rPr>
        <w:t xml:space="preserve">576    </w:t>
      </w:r>
      <w:r>
        <w:rPr>
          <w:rFonts w:ascii="Trebuchet MS"/>
          <w:spacing w:val="19"/>
          <w:sz w:val="12"/>
        </w:rPr>
        <w:t xml:space="preserve"> </w:t>
      </w:r>
      <w:r>
        <w:rPr>
          <w:w w:val="105"/>
        </w:rPr>
        <w:t>skillful,</w:t>
      </w:r>
      <w:r>
        <w:rPr>
          <w:spacing w:val="26"/>
          <w:w w:val="105"/>
        </w:rPr>
        <w:t xml:space="preserve"> </w:t>
      </w:r>
      <w:r>
        <w:rPr>
          <w:w w:val="105"/>
        </w:rPr>
        <w:t>as</w:t>
      </w:r>
      <w:r>
        <w:rPr>
          <w:spacing w:val="26"/>
          <w:w w:val="105"/>
        </w:rPr>
        <w:t xml:space="preserve"> </w:t>
      </w:r>
      <w:r>
        <w:rPr>
          <w:w w:val="105"/>
        </w:rPr>
        <w:t>is</w:t>
      </w:r>
      <w:r>
        <w:rPr>
          <w:spacing w:val="26"/>
          <w:w w:val="105"/>
        </w:rPr>
        <w:t xml:space="preserve"> </w:t>
      </w:r>
      <w:r>
        <w:rPr>
          <w:w w:val="105"/>
        </w:rPr>
        <w:t>in</w:t>
      </w:r>
      <w:r>
        <w:rPr>
          <w:spacing w:val="25"/>
          <w:w w:val="105"/>
        </w:rPr>
        <w:t xml:space="preserve"> </w:t>
      </w:r>
      <w:r>
        <w:rPr>
          <w:w w:val="105"/>
        </w:rPr>
        <w:t>the</w:t>
      </w:r>
      <w:r>
        <w:rPr>
          <w:spacing w:val="27"/>
          <w:w w:val="105"/>
        </w:rPr>
        <w:t xml:space="preserve"> </w:t>
      </w:r>
      <w:r>
        <w:rPr>
          <w:w w:val="105"/>
        </w:rPr>
        <w:t>case</w:t>
      </w:r>
      <w:r>
        <w:rPr>
          <w:spacing w:val="25"/>
          <w:w w:val="105"/>
        </w:rPr>
        <w:t xml:space="preserve"> </w:t>
      </w:r>
      <w:r>
        <w:rPr>
          <w:w w:val="105"/>
        </w:rPr>
        <w:t>of</w:t>
      </w:r>
      <w:r>
        <w:rPr>
          <w:spacing w:val="25"/>
          <w:w w:val="105"/>
        </w:rPr>
        <w:t xml:space="preserve"> </w:t>
      </w:r>
      <w:r>
        <w:rPr>
          <w:w w:val="105"/>
        </w:rPr>
        <w:t>EFAS.</w:t>
      </w:r>
    </w:p>
    <w:p w14:paraId="45FDEA29" w14:textId="77777777" w:rsidR="00E2709D" w:rsidRDefault="00462487">
      <w:pPr>
        <w:pStyle w:val="BodyText"/>
        <w:tabs>
          <w:tab w:val="left" w:pos="968"/>
        </w:tabs>
        <w:spacing w:line="289" w:lineRule="exact"/>
        <w:ind w:left="227"/>
      </w:pPr>
      <w:r>
        <w:rPr>
          <w:rFonts w:ascii="Trebuchet MS"/>
          <w:w w:val="105"/>
          <w:sz w:val="12"/>
        </w:rPr>
        <w:t>577</w:t>
      </w:r>
      <w:r>
        <w:rPr>
          <w:rFonts w:ascii="Trebuchet MS"/>
          <w:w w:val="105"/>
          <w:sz w:val="12"/>
        </w:rPr>
        <w:tab/>
      </w:r>
      <w:r>
        <w:rPr>
          <w:w w:val="105"/>
        </w:rPr>
        <w:t>In</w:t>
      </w:r>
      <w:r>
        <w:rPr>
          <w:spacing w:val="12"/>
          <w:w w:val="105"/>
        </w:rPr>
        <w:t xml:space="preserve"> </w:t>
      </w:r>
      <w:r>
        <w:rPr>
          <w:w w:val="105"/>
        </w:rPr>
        <w:t>the</w:t>
      </w:r>
      <w:r>
        <w:rPr>
          <w:spacing w:val="12"/>
          <w:w w:val="105"/>
        </w:rPr>
        <w:t xml:space="preserve"> </w:t>
      </w:r>
      <w:r>
        <w:rPr>
          <w:w w:val="105"/>
        </w:rPr>
        <w:t>Brier</w:t>
      </w:r>
      <w:r>
        <w:rPr>
          <w:spacing w:val="12"/>
          <w:w w:val="105"/>
        </w:rPr>
        <w:t xml:space="preserve"> </w:t>
      </w:r>
      <w:r>
        <w:rPr>
          <w:w w:val="105"/>
        </w:rPr>
        <w:t>weighted</w:t>
      </w:r>
      <w:r>
        <w:rPr>
          <w:spacing w:val="12"/>
          <w:w w:val="105"/>
        </w:rPr>
        <w:t xml:space="preserve"> </w:t>
      </w:r>
      <w:r>
        <w:rPr>
          <w:w w:val="105"/>
        </w:rPr>
        <w:t>(BW)</w:t>
      </w:r>
      <w:r>
        <w:rPr>
          <w:spacing w:val="12"/>
          <w:w w:val="105"/>
        </w:rPr>
        <w:t xml:space="preserve"> </w:t>
      </w:r>
      <w:r>
        <w:rPr>
          <w:w w:val="105"/>
        </w:rPr>
        <w:t>combination,</w:t>
      </w:r>
      <w:r>
        <w:rPr>
          <w:spacing w:val="13"/>
          <w:w w:val="105"/>
        </w:rPr>
        <w:t xml:space="preserve"> </w:t>
      </w:r>
      <w:r>
        <w:rPr>
          <w:w w:val="105"/>
        </w:rPr>
        <w:t>we</w:t>
      </w:r>
      <w:r>
        <w:rPr>
          <w:spacing w:val="12"/>
          <w:w w:val="105"/>
        </w:rPr>
        <w:t xml:space="preserve"> </w:t>
      </w:r>
      <w:r>
        <w:rPr>
          <w:w w:val="105"/>
        </w:rPr>
        <w:t>used</w:t>
      </w:r>
      <w:r>
        <w:rPr>
          <w:spacing w:val="12"/>
          <w:w w:val="105"/>
        </w:rPr>
        <w:t xml:space="preserve"> </w:t>
      </w:r>
      <w:r>
        <w:rPr>
          <w:w w:val="105"/>
        </w:rPr>
        <w:t>the</w:t>
      </w:r>
      <w:r>
        <w:rPr>
          <w:spacing w:val="12"/>
          <w:w w:val="105"/>
        </w:rPr>
        <w:t xml:space="preserve"> </w:t>
      </w:r>
      <w:r>
        <w:rPr>
          <w:w w:val="105"/>
        </w:rPr>
        <w:t>Brier</w:t>
      </w:r>
      <w:r>
        <w:rPr>
          <w:spacing w:val="12"/>
          <w:w w:val="105"/>
        </w:rPr>
        <w:t xml:space="preserve"> </w:t>
      </w:r>
      <w:r>
        <w:rPr>
          <w:w w:val="105"/>
        </w:rPr>
        <w:t>scores</w:t>
      </w:r>
      <w:r>
        <w:rPr>
          <w:spacing w:val="12"/>
          <w:w w:val="105"/>
        </w:rPr>
        <w:t xml:space="preserve"> </w:t>
      </w:r>
      <w:r>
        <w:rPr>
          <w:w w:val="105"/>
        </w:rPr>
        <w:t>from</w:t>
      </w:r>
    </w:p>
    <w:p w14:paraId="390CF173" w14:textId="4C035752" w:rsidR="00E2709D" w:rsidRDefault="00462487">
      <w:pPr>
        <w:pStyle w:val="BodyText"/>
        <w:spacing w:line="289" w:lineRule="exact"/>
        <w:ind w:left="227"/>
      </w:pPr>
      <w:r>
        <w:rPr>
          <w:rFonts w:ascii="Trebuchet MS"/>
          <w:sz w:val="12"/>
        </w:rPr>
        <w:t xml:space="preserve">578    </w:t>
      </w:r>
      <w:r>
        <w:rPr>
          <w:rFonts w:ascii="Trebuchet MS"/>
          <w:spacing w:val="19"/>
          <w:sz w:val="12"/>
        </w:rPr>
        <w:t xml:space="preserve"> </w:t>
      </w:r>
      <w:r>
        <w:t>section</w:t>
      </w:r>
      <w:r>
        <w:rPr>
          <w:spacing w:val="53"/>
        </w:rPr>
        <w:t xml:space="preserve"> </w:t>
      </w:r>
      <w:hyperlink w:anchor="_bookmark17" w:history="1">
        <w:r>
          <w:t>4.2.1</w:t>
        </w:r>
      </w:hyperlink>
      <w:r>
        <w:rPr>
          <w:spacing w:val="53"/>
        </w:rPr>
        <w:t xml:space="preserve"> </w:t>
      </w:r>
      <w:r>
        <w:t>to</w:t>
      </w:r>
      <w:r>
        <w:rPr>
          <w:spacing w:val="53"/>
        </w:rPr>
        <w:t xml:space="preserve"> </w:t>
      </w:r>
      <w:r>
        <w:t>derive</w:t>
      </w:r>
      <w:r>
        <w:rPr>
          <w:spacing w:val="53"/>
        </w:rPr>
        <w:t xml:space="preserve"> </w:t>
      </w:r>
      <w:r>
        <w:t>weighing</w:t>
      </w:r>
      <w:r>
        <w:rPr>
          <w:spacing w:val="52"/>
        </w:rPr>
        <w:t xml:space="preserve"> </w:t>
      </w:r>
      <w:r>
        <w:t>factors</w:t>
      </w:r>
      <w:r>
        <w:rPr>
          <w:spacing w:val="53"/>
        </w:rPr>
        <w:t xml:space="preserve"> </w:t>
      </w:r>
      <w:r>
        <w:t>that</w:t>
      </w:r>
      <w:r>
        <w:rPr>
          <w:spacing w:val="53"/>
        </w:rPr>
        <w:t xml:space="preserve"> </w:t>
      </w:r>
      <w:r>
        <w:t>prioritize</w:t>
      </w:r>
      <w:r>
        <w:rPr>
          <w:spacing w:val="52"/>
        </w:rPr>
        <w:t xml:space="preserve"> </w:t>
      </w:r>
      <w:r>
        <w:t>the</w:t>
      </w:r>
      <w:r>
        <w:rPr>
          <w:spacing w:val="53"/>
        </w:rPr>
        <w:t xml:space="preserve"> </w:t>
      </w:r>
      <w:r>
        <w:t>more</w:t>
      </w:r>
      <w:r>
        <w:rPr>
          <w:spacing w:val="53"/>
        </w:rPr>
        <w:t xml:space="preserve"> </w:t>
      </w:r>
      <w:r>
        <w:t>skill</w:t>
      </w:r>
      <w:ins w:id="329" w:author="Pechlivanidis Ilias" w:date="2024-02-10T13:05:00Z">
        <w:r w:rsidR="00C62B43">
          <w:t>ful</w:t>
        </w:r>
      </w:ins>
      <w:r>
        <w:rPr>
          <w:spacing w:val="52"/>
        </w:rPr>
        <w:t xml:space="preserve"> </w:t>
      </w:r>
      <w:r>
        <w:t>mod-</w:t>
      </w:r>
    </w:p>
    <w:p w14:paraId="4097985A" w14:textId="77777777" w:rsidR="00E2709D" w:rsidRDefault="00462487">
      <w:pPr>
        <w:pStyle w:val="BodyText"/>
        <w:spacing w:line="289" w:lineRule="exact"/>
        <w:ind w:left="227"/>
      </w:pPr>
      <w:r>
        <w:rPr>
          <w:rFonts w:ascii="Trebuchet MS"/>
          <w:sz w:val="12"/>
        </w:rPr>
        <w:t xml:space="preserve">579    </w:t>
      </w:r>
      <w:r>
        <w:rPr>
          <w:rFonts w:ascii="Trebuchet MS"/>
          <w:spacing w:val="19"/>
          <w:sz w:val="12"/>
        </w:rPr>
        <w:t xml:space="preserve"> </w:t>
      </w:r>
      <w:proofErr w:type="spellStart"/>
      <w:r>
        <w:rPr>
          <w:w w:val="105"/>
        </w:rPr>
        <w:t>els</w:t>
      </w:r>
      <w:proofErr w:type="spellEnd"/>
      <w:r>
        <w:rPr>
          <w:w w:val="105"/>
        </w:rPr>
        <w:t xml:space="preserve">. </w:t>
      </w:r>
      <w:r>
        <w:rPr>
          <w:spacing w:val="33"/>
          <w:w w:val="105"/>
        </w:rPr>
        <w:t xml:space="preserve"> </w:t>
      </w:r>
      <w:r>
        <w:rPr>
          <w:w w:val="105"/>
        </w:rPr>
        <w:t>The</w:t>
      </w:r>
      <w:r>
        <w:rPr>
          <w:spacing w:val="30"/>
          <w:w w:val="105"/>
        </w:rPr>
        <w:t xml:space="preserve"> </w:t>
      </w:r>
      <w:r>
        <w:rPr>
          <w:w w:val="105"/>
        </w:rPr>
        <w:t>resulting</w:t>
      </w:r>
      <w:r>
        <w:rPr>
          <w:spacing w:val="30"/>
          <w:w w:val="105"/>
        </w:rPr>
        <w:t xml:space="preserve"> </w:t>
      </w:r>
      <w:r>
        <w:rPr>
          <w:w w:val="105"/>
        </w:rPr>
        <w:t>weights</w:t>
      </w:r>
      <w:r>
        <w:rPr>
          <w:spacing w:val="30"/>
          <w:w w:val="105"/>
        </w:rPr>
        <w:t xml:space="preserve"> </w:t>
      </w:r>
      <w:r>
        <w:rPr>
          <w:w w:val="105"/>
        </w:rPr>
        <w:t>vary</w:t>
      </w:r>
      <w:r>
        <w:rPr>
          <w:spacing w:val="29"/>
          <w:w w:val="105"/>
        </w:rPr>
        <w:t xml:space="preserve"> </w:t>
      </w:r>
      <w:r>
        <w:rPr>
          <w:w w:val="105"/>
        </w:rPr>
        <w:t>with</w:t>
      </w:r>
      <w:r>
        <w:rPr>
          <w:spacing w:val="30"/>
          <w:w w:val="105"/>
        </w:rPr>
        <w:t xml:space="preserve"> </w:t>
      </w:r>
      <w:r>
        <w:rPr>
          <w:w w:val="105"/>
        </w:rPr>
        <w:t>lead</w:t>
      </w:r>
      <w:r>
        <w:rPr>
          <w:spacing w:val="30"/>
          <w:w w:val="105"/>
        </w:rPr>
        <w:t xml:space="preserve"> </w:t>
      </w:r>
      <w:r>
        <w:rPr>
          <w:w w:val="105"/>
        </w:rPr>
        <w:t>time,</w:t>
      </w:r>
      <w:r>
        <w:rPr>
          <w:spacing w:val="34"/>
          <w:w w:val="105"/>
        </w:rPr>
        <w:t xml:space="preserve"> </w:t>
      </w:r>
      <w:r>
        <w:rPr>
          <w:w w:val="105"/>
        </w:rPr>
        <w:t>showing</w:t>
      </w:r>
      <w:r>
        <w:rPr>
          <w:spacing w:val="30"/>
          <w:w w:val="105"/>
        </w:rPr>
        <w:t xml:space="preserve"> </w:t>
      </w:r>
      <w:r>
        <w:rPr>
          <w:w w:val="105"/>
        </w:rPr>
        <w:t>a</w:t>
      </w:r>
      <w:r>
        <w:rPr>
          <w:spacing w:val="30"/>
          <w:w w:val="105"/>
        </w:rPr>
        <w:t xml:space="preserve"> </w:t>
      </w:r>
      <w:r>
        <w:rPr>
          <w:w w:val="105"/>
        </w:rPr>
        <w:t>transition</w:t>
      </w:r>
      <w:r>
        <w:rPr>
          <w:spacing w:val="29"/>
          <w:w w:val="105"/>
        </w:rPr>
        <w:t xml:space="preserve"> </w:t>
      </w:r>
      <w:r>
        <w:rPr>
          <w:w w:val="105"/>
        </w:rPr>
        <w:t>from</w:t>
      </w:r>
    </w:p>
    <w:p w14:paraId="12BC8ACA" w14:textId="77777777" w:rsidR="00E2709D" w:rsidRDefault="00462487">
      <w:pPr>
        <w:pStyle w:val="BodyText"/>
        <w:spacing w:line="289" w:lineRule="exact"/>
        <w:ind w:left="227"/>
      </w:pPr>
      <w:r>
        <w:rPr>
          <w:rFonts w:ascii="Trebuchet MS"/>
          <w:sz w:val="12"/>
        </w:rPr>
        <w:t xml:space="preserve">580    </w:t>
      </w:r>
      <w:r>
        <w:rPr>
          <w:rFonts w:ascii="Trebuchet MS"/>
          <w:spacing w:val="19"/>
          <w:sz w:val="12"/>
        </w:rPr>
        <w:t xml:space="preserve"> </w:t>
      </w:r>
      <w:proofErr w:type="gramStart"/>
      <w:r>
        <w:rPr>
          <w:w w:val="105"/>
        </w:rPr>
        <w:t>short</w:t>
      </w:r>
      <w:proofErr w:type="gramEnd"/>
      <w:r>
        <w:rPr>
          <w:spacing w:val="6"/>
          <w:w w:val="105"/>
        </w:rPr>
        <w:t xml:space="preserve"> </w:t>
      </w:r>
      <w:r>
        <w:rPr>
          <w:w w:val="105"/>
        </w:rPr>
        <w:t>to</w:t>
      </w:r>
      <w:r>
        <w:rPr>
          <w:spacing w:val="6"/>
          <w:w w:val="105"/>
        </w:rPr>
        <w:t xml:space="preserve"> </w:t>
      </w:r>
      <w:r>
        <w:rPr>
          <w:w w:val="105"/>
        </w:rPr>
        <w:t>long</w:t>
      </w:r>
      <w:r>
        <w:rPr>
          <w:spacing w:val="5"/>
          <w:w w:val="105"/>
        </w:rPr>
        <w:t xml:space="preserve"> </w:t>
      </w:r>
      <w:r>
        <w:rPr>
          <w:w w:val="105"/>
        </w:rPr>
        <w:t>lead</w:t>
      </w:r>
      <w:r>
        <w:rPr>
          <w:spacing w:val="6"/>
          <w:w w:val="105"/>
        </w:rPr>
        <w:t xml:space="preserve"> </w:t>
      </w:r>
      <w:r>
        <w:rPr>
          <w:w w:val="105"/>
        </w:rPr>
        <w:t>times.</w:t>
      </w:r>
      <w:r>
        <w:rPr>
          <w:spacing w:val="28"/>
          <w:w w:val="105"/>
        </w:rPr>
        <w:t xml:space="preserve"> </w:t>
      </w:r>
      <w:r>
        <w:rPr>
          <w:w w:val="105"/>
        </w:rPr>
        <w:t>At</w:t>
      </w:r>
      <w:r>
        <w:rPr>
          <w:spacing w:val="6"/>
          <w:w w:val="105"/>
        </w:rPr>
        <w:t xml:space="preserve"> </w:t>
      </w:r>
      <w:r>
        <w:rPr>
          <w:w w:val="105"/>
        </w:rPr>
        <w:t>very</w:t>
      </w:r>
      <w:r>
        <w:rPr>
          <w:spacing w:val="5"/>
          <w:w w:val="105"/>
        </w:rPr>
        <w:t xml:space="preserve"> </w:t>
      </w:r>
      <w:r>
        <w:rPr>
          <w:w w:val="105"/>
        </w:rPr>
        <w:t>short</w:t>
      </w:r>
      <w:r>
        <w:rPr>
          <w:spacing w:val="6"/>
          <w:w w:val="105"/>
        </w:rPr>
        <w:t xml:space="preserve"> </w:t>
      </w:r>
      <w:r>
        <w:rPr>
          <w:w w:val="105"/>
        </w:rPr>
        <w:t>lead</w:t>
      </w:r>
      <w:r>
        <w:rPr>
          <w:spacing w:val="5"/>
          <w:w w:val="105"/>
        </w:rPr>
        <w:t xml:space="preserve"> </w:t>
      </w:r>
      <w:r>
        <w:rPr>
          <w:w w:val="105"/>
        </w:rPr>
        <w:t>times,</w:t>
      </w:r>
      <w:r>
        <w:rPr>
          <w:spacing w:val="7"/>
          <w:w w:val="105"/>
        </w:rPr>
        <w:t xml:space="preserve"> </w:t>
      </w:r>
      <w:r>
        <w:rPr>
          <w:w w:val="105"/>
        </w:rPr>
        <w:t>the</w:t>
      </w:r>
      <w:r>
        <w:rPr>
          <w:spacing w:val="5"/>
          <w:w w:val="105"/>
        </w:rPr>
        <w:t xml:space="preserve"> </w:t>
      </w:r>
      <w:r>
        <w:rPr>
          <w:w w:val="105"/>
        </w:rPr>
        <w:t>deterministic</w:t>
      </w:r>
      <w:r>
        <w:rPr>
          <w:spacing w:val="6"/>
          <w:w w:val="105"/>
        </w:rPr>
        <w:t xml:space="preserve"> </w:t>
      </w:r>
      <w:r>
        <w:rPr>
          <w:w w:val="105"/>
        </w:rPr>
        <w:t>models</w:t>
      </w:r>
    </w:p>
    <w:p w14:paraId="662535E8" w14:textId="77777777" w:rsidR="00E2709D" w:rsidRDefault="00462487">
      <w:pPr>
        <w:pStyle w:val="BodyText"/>
        <w:spacing w:line="289" w:lineRule="exact"/>
        <w:ind w:left="227"/>
      </w:pPr>
      <w:r>
        <w:rPr>
          <w:rFonts w:ascii="Trebuchet MS"/>
          <w:sz w:val="12"/>
        </w:rPr>
        <w:t xml:space="preserve">581    </w:t>
      </w:r>
      <w:r>
        <w:rPr>
          <w:rFonts w:ascii="Trebuchet MS"/>
          <w:spacing w:val="19"/>
          <w:sz w:val="12"/>
        </w:rPr>
        <w:t xml:space="preserve"> </w:t>
      </w:r>
      <w:r>
        <w:rPr>
          <w:w w:val="105"/>
        </w:rPr>
        <w:t>demonstrate</w:t>
      </w:r>
      <w:r>
        <w:rPr>
          <w:spacing w:val="10"/>
          <w:w w:val="105"/>
        </w:rPr>
        <w:t xml:space="preserve"> </w:t>
      </w:r>
      <w:r>
        <w:rPr>
          <w:w w:val="105"/>
        </w:rPr>
        <w:t>skill,</w:t>
      </w:r>
      <w:r>
        <w:rPr>
          <w:spacing w:val="11"/>
          <w:w w:val="105"/>
        </w:rPr>
        <w:t xml:space="preserve"> </w:t>
      </w:r>
      <w:r>
        <w:rPr>
          <w:w w:val="105"/>
        </w:rPr>
        <w:t>accounting</w:t>
      </w:r>
      <w:r>
        <w:rPr>
          <w:spacing w:val="10"/>
          <w:w w:val="105"/>
        </w:rPr>
        <w:t xml:space="preserve"> </w:t>
      </w:r>
      <w:r>
        <w:rPr>
          <w:w w:val="105"/>
        </w:rPr>
        <w:t>for</w:t>
      </w:r>
      <w:r>
        <w:rPr>
          <w:spacing w:val="10"/>
          <w:w w:val="105"/>
        </w:rPr>
        <w:t xml:space="preserve"> </w:t>
      </w:r>
      <w:r>
        <w:rPr>
          <w:w w:val="105"/>
        </w:rPr>
        <w:t>approximately</w:t>
      </w:r>
      <w:r>
        <w:rPr>
          <w:spacing w:val="9"/>
          <w:w w:val="105"/>
        </w:rPr>
        <w:t xml:space="preserve"> </w:t>
      </w:r>
      <w:r>
        <w:rPr>
          <w:w w:val="105"/>
        </w:rPr>
        <w:t>a</w:t>
      </w:r>
      <w:r>
        <w:rPr>
          <w:spacing w:val="10"/>
          <w:w w:val="105"/>
        </w:rPr>
        <w:t xml:space="preserve"> </w:t>
      </w:r>
      <w:r>
        <w:rPr>
          <w:w w:val="105"/>
        </w:rPr>
        <w:t>third</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total</w:t>
      </w:r>
      <w:r>
        <w:rPr>
          <w:spacing w:val="10"/>
          <w:w w:val="105"/>
        </w:rPr>
        <w:t xml:space="preserve"> </w:t>
      </w:r>
      <w:r>
        <w:rPr>
          <w:w w:val="105"/>
        </w:rPr>
        <w:t>weight.</w:t>
      </w:r>
    </w:p>
    <w:p w14:paraId="3C91ECE8" w14:textId="77777777" w:rsidR="00E2709D" w:rsidRDefault="00462487">
      <w:pPr>
        <w:pStyle w:val="BodyText"/>
        <w:spacing w:line="289" w:lineRule="exact"/>
        <w:ind w:left="227"/>
      </w:pPr>
      <w:r>
        <w:rPr>
          <w:rFonts w:ascii="Trebuchet MS"/>
          <w:sz w:val="12"/>
        </w:rPr>
        <w:t xml:space="preserve">582    </w:t>
      </w:r>
      <w:r>
        <w:rPr>
          <w:rFonts w:ascii="Trebuchet MS"/>
          <w:spacing w:val="19"/>
          <w:sz w:val="12"/>
        </w:rPr>
        <w:t xml:space="preserve"> </w:t>
      </w:r>
      <w:r>
        <w:rPr>
          <w:w w:val="105"/>
        </w:rPr>
        <w:t>However,</w:t>
      </w:r>
      <w:r>
        <w:rPr>
          <w:spacing w:val="25"/>
          <w:w w:val="105"/>
        </w:rPr>
        <w:t xml:space="preserve"> </w:t>
      </w:r>
      <w:r>
        <w:rPr>
          <w:w w:val="105"/>
        </w:rPr>
        <w:t>as</w:t>
      </w:r>
      <w:r>
        <w:rPr>
          <w:spacing w:val="21"/>
          <w:w w:val="105"/>
        </w:rPr>
        <w:t xml:space="preserve"> </w:t>
      </w:r>
      <w:r>
        <w:rPr>
          <w:w w:val="105"/>
        </w:rPr>
        <w:t>the</w:t>
      </w:r>
      <w:r>
        <w:rPr>
          <w:spacing w:val="21"/>
          <w:w w:val="105"/>
        </w:rPr>
        <w:t xml:space="preserve"> </w:t>
      </w:r>
      <w:r>
        <w:rPr>
          <w:w w:val="105"/>
        </w:rPr>
        <w:t>lead</w:t>
      </w:r>
      <w:r>
        <w:rPr>
          <w:spacing w:val="20"/>
          <w:w w:val="105"/>
        </w:rPr>
        <w:t xml:space="preserve"> </w:t>
      </w:r>
      <w:r>
        <w:rPr>
          <w:w w:val="105"/>
        </w:rPr>
        <w:t>time</w:t>
      </w:r>
      <w:r>
        <w:rPr>
          <w:spacing w:val="21"/>
          <w:w w:val="105"/>
        </w:rPr>
        <w:t xml:space="preserve"> </w:t>
      </w:r>
      <w:r>
        <w:rPr>
          <w:w w:val="105"/>
        </w:rPr>
        <w:t>increases,</w:t>
      </w:r>
      <w:r>
        <w:rPr>
          <w:spacing w:val="26"/>
          <w:w w:val="105"/>
        </w:rPr>
        <w:t xml:space="preserve"> </w:t>
      </w:r>
      <w:r>
        <w:rPr>
          <w:w w:val="105"/>
        </w:rPr>
        <w:t>the</w:t>
      </w:r>
      <w:r>
        <w:rPr>
          <w:spacing w:val="20"/>
          <w:w w:val="105"/>
        </w:rPr>
        <w:t xml:space="preserve"> </w:t>
      </w:r>
      <w:r>
        <w:rPr>
          <w:w w:val="105"/>
        </w:rPr>
        <w:t>probabilistic</w:t>
      </w:r>
      <w:r>
        <w:rPr>
          <w:spacing w:val="21"/>
          <w:w w:val="105"/>
        </w:rPr>
        <w:t xml:space="preserve"> </w:t>
      </w:r>
      <w:r>
        <w:rPr>
          <w:w w:val="105"/>
        </w:rPr>
        <w:t>models,</w:t>
      </w:r>
      <w:r>
        <w:rPr>
          <w:spacing w:val="26"/>
          <w:w w:val="105"/>
        </w:rPr>
        <w:t xml:space="preserve"> </w:t>
      </w:r>
      <w:r>
        <w:rPr>
          <w:w w:val="105"/>
        </w:rPr>
        <w:t>particularly</w:t>
      </w:r>
    </w:p>
    <w:p w14:paraId="453A6223" w14:textId="77777777" w:rsidR="00E2709D" w:rsidRDefault="00462487">
      <w:pPr>
        <w:pStyle w:val="BodyText"/>
        <w:spacing w:line="289" w:lineRule="exact"/>
        <w:ind w:left="227"/>
      </w:pPr>
      <w:r>
        <w:rPr>
          <w:rFonts w:ascii="Trebuchet MS"/>
          <w:sz w:val="12"/>
        </w:rPr>
        <w:t xml:space="preserve">583    </w:t>
      </w:r>
      <w:r>
        <w:rPr>
          <w:rFonts w:ascii="Trebuchet MS"/>
          <w:spacing w:val="19"/>
          <w:sz w:val="12"/>
        </w:rPr>
        <w:t xml:space="preserve"> </w:t>
      </w:r>
      <w:r>
        <w:rPr>
          <w:w w:val="105"/>
        </w:rPr>
        <w:t>ENS,</w:t>
      </w:r>
      <w:r>
        <w:rPr>
          <w:spacing w:val="17"/>
          <w:w w:val="105"/>
        </w:rPr>
        <w:t xml:space="preserve"> </w:t>
      </w:r>
      <w:r>
        <w:rPr>
          <w:w w:val="105"/>
        </w:rPr>
        <w:t>assume</w:t>
      </w:r>
      <w:r>
        <w:rPr>
          <w:spacing w:val="17"/>
          <w:w w:val="105"/>
        </w:rPr>
        <w:t xml:space="preserve"> </w:t>
      </w:r>
      <w:r>
        <w:rPr>
          <w:w w:val="105"/>
        </w:rPr>
        <w:t>the</w:t>
      </w:r>
      <w:r>
        <w:rPr>
          <w:spacing w:val="18"/>
          <w:w w:val="105"/>
        </w:rPr>
        <w:t xml:space="preserve"> </w:t>
      </w:r>
      <w:r>
        <w:rPr>
          <w:w w:val="105"/>
        </w:rPr>
        <w:t>majority</w:t>
      </w:r>
      <w:r>
        <w:rPr>
          <w:spacing w:val="18"/>
          <w:w w:val="105"/>
        </w:rPr>
        <w:t xml:space="preserve"> </w:t>
      </w:r>
      <w:r>
        <w:rPr>
          <w:w w:val="105"/>
        </w:rPr>
        <w:t>of</w:t>
      </w:r>
      <w:r>
        <w:rPr>
          <w:spacing w:val="17"/>
          <w:w w:val="105"/>
        </w:rPr>
        <w:t xml:space="preserve"> </w:t>
      </w:r>
      <w:r>
        <w:rPr>
          <w:w w:val="105"/>
        </w:rPr>
        <w:t>the</w:t>
      </w:r>
      <w:r>
        <w:rPr>
          <w:spacing w:val="18"/>
          <w:w w:val="105"/>
        </w:rPr>
        <w:t xml:space="preserve"> </w:t>
      </w:r>
      <w:r>
        <w:rPr>
          <w:w w:val="105"/>
        </w:rPr>
        <w:t>weight.</w:t>
      </w:r>
      <w:r>
        <w:rPr>
          <w:spacing w:val="51"/>
          <w:w w:val="105"/>
        </w:rPr>
        <w:t xml:space="preserve"> </w:t>
      </w:r>
      <w:r>
        <w:rPr>
          <w:w w:val="105"/>
        </w:rPr>
        <w:t>At</w:t>
      </w:r>
      <w:r>
        <w:rPr>
          <w:spacing w:val="17"/>
          <w:w w:val="105"/>
        </w:rPr>
        <w:t xml:space="preserve"> </w:t>
      </w:r>
      <w:r>
        <w:rPr>
          <w:w w:val="105"/>
        </w:rPr>
        <w:t>lead</w:t>
      </w:r>
      <w:r>
        <w:rPr>
          <w:spacing w:val="18"/>
          <w:w w:val="105"/>
        </w:rPr>
        <w:t xml:space="preserve"> </w:t>
      </w:r>
      <w:r>
        <w:rPr>
          <w:w w:val="105"/>
        </w:rPr>
        <w:t>times</w:t>
      </w:r>
      <w:r>
        <w:rPr>
          <w:spacing w:val="17"/>
          <w:w w:val="105"/>
        </w:rPr>
        <w:t xml:space="preserve"> </w:t>
      </w:r>
      <w:r>
        <w:rPr>
          <w:w w:val="105"/>
        </w:rPr>
        <w:t>from</w:t>
      </w:r>
      <w:r>
        <w:rPr>
          <w:spacing w:val="18"/>
          <w:w w:val="105"/>
        </w:rPr>
        <w:t xml:space="preserve"> </w:t>
      </w:r>
      <w:r>
        <w:rPr>
          <w:w w:val="105"/>
        </w:rPr>
        <w:t>2</w:t>
      </w:r>
      <w:r>
        <w:rPr>
          <w:spacing w:val="17"/>
          <w:w w:val="105"/>
        </w:rPr>
        <w:t xml:space="preserve"> </w:t>
      </w:r>
      <w:r>
        <w:rPr>
          <w:w w:val="105"/>
        </w:rPr>
        <w:t>to</w:t>
      </w:r>
      <w:r>
        <w:rPr>
          <w:spacing w:val="18"/>
          <w:w w:val="105"/>
        </w:rPr>
        <w:t xml:space="preserve"> </w:t>
      </w:r>
      <w:r>
        <w:rPr>
          <w:w w:val="105"/>
        </w:rPr>
        <w:t>5.5</w:t>
      </w:r>
      <w:r>
        <w:rPr>
          <w:spacing w:val="17"/>
          <w:w w:val="105"/>
        </w:rPr>
        <w:t xml:space="preserve"> </w:t>
      </w:r>
      <w:r>
        <w:rPr>
          <w:w w:val="105"/>
        </w:rPr>
        <w:t>days,</w:t>
      </w:r>
    </w:p>
    <w:p w14:paraId="6BD3BB18" w14:textId="77777777" w:rsidR="00E2709D" w:rsidRDefault="00462487">
      <w:pPr>
        <w:pStyle w:val="BodyText"/>
        <w:spacing w:line="289" w:lineRule="exact"/>
        <w:ind w:left="227"/>
      </w:pPr>
      <w:r>
        <w:rPr>
          <w:rFonts w:ascii="Trebuchet MS"/>
          <w:sz w:val="12"/>
        </w:rPr>
        <w:t xml:space="preserve">584    </w:t>
      </w:r>
      <w:r>
        <w:rPr>
          <w:rFonts w:ascii="Trebuchet MS"/>
          <w:spacing w:val="19"/>
          <w:sz w:val="12"/>
        </w:rPr>
        <w:t xml:space="preserve"> </w:t>
      </w:r>
      <w:r>
        <w:t>when</w:t>
      </w:r>
      <w:r>
        <w:rPr>
          <w:spacing w:val="61"/>
        </w:rPr>
        <w:t xml:space="preserve"> </w:t>
      </w:r>
      <w:r>
        <w:t>most</w:t>
      </w:r>
      <w:r>
        <w:rPr>
          <w:spacing w:val="60"/>
        </w:rPr>
        <w:t xml:space="preserve"> </w:t>
      </w:r>
      <w:r>
        <w:t>of</w:t>
      </w:r>
      <w:r>
        <w:rPr>
          <w:spacing w:val="61"/>
        </w:rPr>
        <w:t xml:space="preserve"> </w:t>
      </w:r>
      <w:r>
        <w:t>the</w:t>
      </w:r>
      <w:r>
        <w:rPr>
          <w:spacing w:val="60"/>
        </w:rPr>
        <w:t xml:space="preserve"> </w:t>
      </w:r>
      <w:r>
        <w:t>notifications</w:t>
      </w:r>
      <w:r>
        <w:rPr>
          <w:spacing w:val="61"/>
        </w:rPr>
        <w:t xml:space="preserve"> </w:t>
      </w:r>
      <w:r>
        <w:t>are</w:t>
      </w:r>
      <w:r>
        <w:rPr>
          <w:spacing w:val="60"/>
        </w:rPr>
        <w:t xml:space="preserve"> </w:t>
      </w:r>
      <w:r>
        <w:t>sent,</w:t>
      </w:r>
      <w:r>
        <w:rPr>
          <w:spacing w:val="70"/>
        </w:rPr>
        <w:t xml:space="preserve"> </w:t>
      </w:r>
      <w:r>
        <w:t>the</w:t>
      </w:r>
      <w:r>
        <w:rPr>
          <w:spacing w:val="60"/>
        </w:rPr>
        <w:t xml:space="preserve"> </w:t>
      </w:r>
      <w:r>
        <w:t>superior</w:t>
      </w:r>
      <w:r>
        <w:rPr>
          <w:spacing w:val="61"/>
        </w:rPr>
        <w:t xml:space="preserve"> </w:t>
      </w:r>
      <w:r>
        <w:t>skill</w:t>
      </w:r>
      <w:r>
        <w:rPr>
          <w:spacing w:val="60"/>
        </w:rPr>
        <w:t xml:space="preserve"> </w:t>
      </w:r>
      <w:r>
        <w:t>of</w:t>
      </w:r>
      <w:r>
        <w:rPr>
          <w:spacing w:val="61"/>
        </w:rPr>
        <w:t xml:space="preserve"> </w:t>
      </w:r>
      <w:r>
        <w:t>probabilistic</w:t>
      </w:r>
    </w:p>
    <w:p w14:paraId="34BD7484" w14:textId="77777777" w:rsidR="00E2709D" w:rsidRDefault="00462487">
      <w:pPr>
        <w:pStyle w:val="BodyText"/>
        <w:spacing w:line="291" w:lineRule="exact"/>
        <w:ind w:left="227"/>
      </w:pPr>
      <w:r>
        <w:rPr>
          <w:rFonts w:ascii="Trebuchet MS"/>
          <w:sz w:val="12"/>
        </w:rPr>
        <w:t xml:space="preserve">585    </w:t>
      </w:r>
      <w:r>
        <w:rPr>
          <w:rFonts w:ascii="Trebuchet MS"/>
          <w:spacing w:val="19"/>
          <w:sz w:val="12"/>
        </w:rPr>
        <w:t xml:space="preserve"> </w:t>
      </w:r>
      <w:r>
        <w:rPr>
          <w:spacing w:val="-1"/>
          <w:w w:val="105"/>
        </w:rPr>
        <w:t>models</w:t>
      </w:r>
      <w:r>
        <w:rPr>
          <w:spacing w:val="-5"/>
          <w:w w:val="105"/>
        </w:rPr>
        <w:t xml:space="preserve"> </w:t>
      </w:r>
      <w:proofErr w:type="gramStart"/>
      <w:r>
        <w:rPr>
          <w:spacing w:val="-1"/>
          <w:w w:val="105"/>
        </w:rPr>
        <w:t>is</w:t>
      </w:r>
      <w:proofErr w:type="gramEnd"/>
      <w:r>
        <w:rPr>
          <w:spacing w:val="-6"/>
          <w:w w:val="105"/>
        </w:rPr>
        <w:t xml:space="preserve"> </w:t>
      </w:r>
      <w:r>
        <w:rPr>
          <w:spacing w:val="-1"/>
          <w:w w:val="105"/>
        </w:rPr>
        <w:t>represented</w:t>
      </w:r>
      <w:r>
        <w:rPr>
          <w:spacing w:val="-7"/>
          <w:w w:val="105"/>
        </w:rPr>
        <w:t xml:space="preserve"> </w:t>
      </w:r>
      <w:r>
        <w:rPr>
          <w:w w:val="105"/>
        </w:rPr>
        <w:t>by</w:t>
      </w:r>
      <w:r>
        <w:rPr>
          <w:spacing w:val="-6"/>
          <w:w w:val="105"/>
        </w:rPr>
        <w:t xml:space="preserve"> </w:t>
      </w:r>
      <w:r>
        <w:rPr>
          <w:w w:val="105"/>
        </w:rPr>
        <w:t>a</w:t>
      </w:r>
      <w:r>
        <w:rPr>
          <w:spacing w:val="-6"/>
          <w:w w:val="105"/>
        </w:rPr>
        <w:t xml:space="preserve"> </w:t>
      </w:r>
      <w:r>
        <w:rPr>
          <w:w w:val="105"/>
        </w:rPr>
        <w:t>combined</w:t>
      </w:r>
      <w:r>
        <w:rPr>
          <w:spacing w:val="-6"/>
          <w:w w:val="105"/>
        </w:rPr>
        <w:t xml:space="preserve"> </w:t>
      </w:r>
      <w:r>
        <w:rPr>
          <w:w w:val="105"/>
        </w:rPr>
        <w:t>weight</w:t>
      </w:r>
      <w:r>
        <w:rPr>
          <w:spacing w:val="-7"/>
          <w:w w:val="105"/>
        </w:rPr>
        <w:t xml:space="preserve"> </w:t>
      </w:r>
      <w:r>
        <w:rPr>
          <w:w w:val="105"/>
        </w:rPr>
        <w:t>of</w:t>
      </w:r>
      <w:r>
        <w:rPr>
          <w:spacing w:val="-5"/>
          <w:w w:val="105"/>
        </w:rPr>
        <w:t xml:space="preserve"> </w:t>
      </w:r>
      <w:r>
        <w:rPr>
          <w:w w:val="105"/>
        </w:rPr>
        <w:t>approximately</w:t>
      </w:r>
      <w:r>
        <w:rPr>
          <w:spacing w:val="-6"/>
          <w:w w:val="105"/>
        </w:rPr>
        <w:t xml:space="preserve"> </w:t>
      </w:r>
      <w:r>
        <w:rPr>
          <w:w w:val="105"/>
        </w:rPr>
        <w:t>80%.</w:t>
      </w:r>
    </w:p>
    <w:p w14:paraId="632BBBE6" w14:textId="77777777" w:rsidR="00E2709D" w:rsidRDefault="00E2709D">
      <w:pPr>
        <w:spacing w:line="291" w:lineRule="exact"/>
        <w:sectPr w:rsidR="00E2709D">
          <w:type w:val="continuous"/>
          <w:pgSz w:w="12240" w:h="15840"/>
          <w:pgMar w:top="1500" w:right="1720" w:bottom="280" w:left="1600" w:header="720" w:footer="720" w:gutter="0"/>
          <w:cols w:space="720"/>
        </w:sectPr>
      </w:pPr>
    </w:p>
    <w:p w14:paraId="1FD45F7E" w14:textId="77777777" w:rsidR="00E2709D" w:rsidRDefault="00E2709D">
      <w:pPr>
        <w:pStyle w:val="BodyText"/>
        <w:rPr>
          <w:sz w:val="20"/>
        </w:rPr>
      </w:pPr>
    </w:p>
    <w:p w14:paraId="31601EB2" w14:textId="77777777" w:rsidR="00E2709D" w:rsidRDefault="00E2709D">
      <w:pPr>
        <w:pStyle w:val="BodyText"/>
        <w:rPr>
          <w:sz w:val="20"/>
        </w:rPr>
      </w:pPr>
    </w:p>
    <w:p w14:paraId="4F8655CD" w14:textId="77777777" w:rsidR="00E2709D" w:rsidRDefault="00E2709D">
      <w:pPr>
        <w:pStyle w:val="BodyText"/>
        <w:rPr>
          <w:sz w:val="20"/>
        </w:rPr>
      </w:pPr>
    </w:p>
    <w:p w14:paraId="6F9669B8" w14:textId="77777777" w:rsidR="00E2709D" w:rsidRDefault="00E2709D">
      <w:pPr>
        <w:pStyle w:val="BodyText"/>
        <w:spacing w:before="11"/>
        <w:rPr>
          <w:sz w:val="18"/>
        </w:rPr>
      </w:pPr>
    </w:p>
    <w:p w14:paraId="7862A649" w14:textId="77777777" w:rsidR="00E2709D" w:rsidRDefault="00E2709D">
      <w:pPr>
        <w:rPr>
          <w:sz w:val="18"/>
        </w:rPr>
        <w:sectPr w:rsidR="00E2709D">
          <w:pgSz w:w="12240" w:h="15840"/>
          <w:pgMar w:top="1500" w:right="1720" w:bottom="1960" w:left="1600" w:header="0" w:footer="1777" w:gutter="0"/>
          <w:cols w:space="720"/>
        </w:sectPr>
      </w:pPr>
    </w:p>
    <w:p w14:paraId="7B9234D4" w14:textId="77777777" w:rsidR="00E2709D" w:rsidRDefault="00462487">
      <w:pPr>
        <w:spacing w:before="80" w:line="121" w:lineRule="exact"/>
        <w:ind w:left="843"/>
        <w:rPr>
          <w:rFonts w:ascii="Verdana"/>
          <w:sz w:val="10"/>
        </w:rPr>
      </w:pPr>
      <w:bookmarkStart w:id="330" w:name="_bookmark25"/>
      <w:bookmarkEnd w:id="330"/>
      <w:r>
        <w:rPr>
          <w:rFonts w:ascii="Verdana"/>
          <w:w w:val="105"/>
          <w:sz w:val="10"/>
        </w:rPr>
        <w:t>1</w:t>
      </w:r>
      <w:r>
        <w:rPr>
          <w:rFonts w:ascii="Verdana"/>
          <w:spacing w:val="-2"/>
          <w:w w:val="105"/>
          <w:sz w:val="10"/>
        </w:rPr>
        <w:t xml:space="preserve"> </w:t>
      </w:r>
      <w:r>
        <w:rPr>
          <w:rFonts w:ascii="Verdana"/>
          <w:w w:val="105"/>
          <w:sz w:val="10"/>
        </w:rPr>
        <w:t>deterministic</w:t>
      </w:r>
      <w:r>
        <w:rPr>
          <w:rFonts w:ascii="Verdana"/>
          <w:spacing w:val="-2"/>
          <w:w w:val="105"/>
          <w:sz w:val="10"/>
        </w:rPr>
        <w:t xml:space="preserve"> </w:t>
      </w:r>
      <w:r>
        <w:rPr>
          <w:rFonts w:ascii="Verdana"/>
          <w:w w:val="105"/>
          <w:sz w:val="10"/>
        </w:rPr>
        <w:t>+</w:t>
      </w:r>
      <w:r>
        <w:rPr>
          <w:rFonts w:ascii="Verdana"/>
          <w:spacing w:val="-2"/>
          <w:w w:val="105"/>
          <w:sz w:val="10"/>
        </w:rPr>
        <w:t xml:space="preserve"> </w:t>
      </w:r>
      <w:r>
        <w:rPr>
          <w:rFonts w:ascii="Verdana"/>
          <w:w w:val="105"/>
          <w:sz w:val="10"/>
        </w:rPr>
        <w:t>1</w:t>
      </w:r>
      <w:r>
        <w:rPr>
          <w:rFonts w:ascii="Verdana"/>
          <w:spacing w:val="-1"/>
          <w:w w:val="105"/>
          <w:sz w:val="10"/>
        </w:rPr>
        <w:t xml:space="preserve"> </w:t>
      </w:r>
      <w:r>
        <w:rPr>
          <w:rFonts w:ascii="Verdana"/>
          <w:w w:val="105"/>
          <w:sz w:val="10"/>
        </w:rPr>
        <w:t>probabilistic</w:t>
      </w:r>
    </w:p>
    <w:p w14:paraId="3301A207" w14:textId="5786AB46" w:rsidR="00E2709D" w:rsidRDefault="00285D5B">
      <w:pPr>
        <w:spacing w:line="97" w:lineRule="exact"/>
        <w:ind w:left="787"/>
        <w:rPr>
          <w:rFonts w:ascii="Verdana"/>
          <w:sz w:val="8"/>
        </w:rPr>
      </w:pPr>
      <w:r>
        <w:rPr>
          <w:noProof/>
        </w:rPr>
        <mc:AlternateContent>
          <mc:Choice Requires="wpg">
            <w:drawing>
              <wp:anchor distT="0" distB="0" distL="114300" distR="114300" simplePos="0" relativeHeight="15768064" behindDoc="0" locked="0" layoutInCell="1" allowOverlap="1" wp14:anchorId="069C7AA8" wp14:editId="3FD13262">
                <wp:simplePos x="0" y="0"/>
                <wp:positionH relativeFrom="page">
                  <wp:posOffset>1617345</wp:posOffset>
                </wp:positionH>
                <wp:positionV relativeFrom="paragraph">
                  <wp:posOffset>10160</wp:posOffset>
                </wp:positionV>
                <wp:extent cx="934720" cy="948055"/>
                <wp:effectExtent l="0" t="0" r="0" b="0"/>
                <wp:wrapNone/>
                <wp:docPr id="864" name="Group 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2547" y="16"/>
                          <a:chExt cx="1472" cy="1493"/>
                        </a:xfrm>
                      </wpg:grpSpPr>
                      <wps:wsp>
                        <wps:cNvPr id="865" name="Freeform 896"/>
                        <wps:cNvSpPr>
                          <a:spLocks/>
                        </wps:cNvSpPr>
                        <wps:spPr bwMode="auto">
                          <a:xfrm>
                            <a:off x="2570"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Line 895"/>
                        <wps:cNvCnPr>
                          <a:cxnSpLocks noChangeShapeType="1"/>
                        </wps:cNvCnPr>
                        <wps:spPr bwMode="auto">
                          <a:xfrm>
                            <a:off x="2570"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 name="Freeform 894"/>
                        <wps:cNvSpPr>
                          <a:spLocks/>
                        </wps:cNvSpPr>
                        <wps:spPr bwMode="auto">
                          <a:xfrm>
                            <a:off x="2546" y="1457"/>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Line 893"/>
                        <wps:cNvCnPr>
                          <a:cxnSpLocks noChangeShapeType="1"/>
                        </wps:cNvCnPr>
                        <wps:spPr bwMode="auto">
                          <a:xfrm>
                            <a:off x="2570" y="145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 name="Freeform 892"/>
                        <wps:cNvSpPr>
                          <a:spLocks/>
                        </wps:cNvSpPr>
                        <wps:spPr bwMode="auto">
                          <a:xfrm>
                            <a:off x="2890"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Line 891"/>
                        <wps:cNvCnPr>
                          <a:cxnSpLocks noChangeShapeType="1"/>
                        </wps:cNvCnPr>
                        <wps:spPr bwMode="auto">
                          <a:xfrm>
                            <a:off x="2891"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 name="Freeform 890"/>
                        <wps:cNvSpPr>
                          <a:spLocks/>
                        </wps:cNvSpPr>
                        <wps:spPr bwMode="auto">
                          <a:xfrm>
                            <a:off x="2546" y="1175"/>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Line 889"/>
                        <wps:cNvCnPr>
                          <a:cxnSpLocks noChangeShapeType="1"/>
                        </wps:cNvCnPr>
                        <wps:spPr bwMode="auto">
                          <a:xfrm>
                            <a:off x="2570" y="1175"/>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 name="Freeform 888"/>
                        <wps:cNvSpPr>
                          <a:spLocks/>
                        </wps:cNvSpPr>
                        <wps:spPr bwMode="auto">
                          <a:xfrm>
                            <a:off x="2546" y="893"/>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Line 887"/>
                        <wps:cNvCnPr>
                          <a:cxnSpLocks noChangeShapeType="1"/>
                        </wps:cNvCnPr>
                        <wps:spPr bwMode="auto">
                          <a:xfrm>
                            <a:off x="2570" y="893"/>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 name="Freeform 886"/>
                        <wps:cNvSpPr>
                          <a:spLocks/>
                        </wps:cNvSpPr>
                        <wps:spPr bwMode="auto">
                          <a:xfrm>
                            <a:off x="2546" y="611"/>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Line 885"/>
                        <wps:cNvCnPr>
                          <a:cxnSpLocks noChangeShapeType="1"/>
                        </wps:cNvCnPr>
                        <wps:spPr bwMode="auto">
                          <a:xfrm>
                            <a:off x="2570" y="611"/>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 name="Freeform 884"/>
                        <wps:cNvSpPr>
                          <a:spLocks/>
                        </wps:cNvSpPr>
                        <wps:spPr bwMode="auto">
                          <a:xfrm>
                            <a:off x="2570" y="519"/>
                            <a:ext cx="1444" cy="621"/>
                          </a:xfrm>
                          <a:custGeom>
                            <a:avLst/>
                            <a:gdLst>
                              <a:gd name="T0" fmla="+- 0 2570 2570"/>
                              <a:gd name="T1" fmla="*/ T0 w 1444"/>
                              <a:gd name="T2" fmla="+- 0 519 519"/>
                              <a:gd name="T3" fmla="*/ 519 h 621"/>
                              <a:gd name="T4" fmla="+- 0 2731 2570"/>
                              <a:gd name="T5" fmla="*/ T4 w 1444"/>
                              <a:gd name="T6" fmla="+- 0 707 519"/>
                              <a:gd name="T7" fmla="*/ 707 h 621"/>
                              <a:gd name="T8" fmla="+- 0 2891 2570"/>
                              <a:gd name="T9" fmla="*/ T8 w 1444"/>
                              <a:gd name="T10" fmla="+- 0 810 519"/>
                              <a:gd name="T11" fmla="*/ 810 h 621"/>
                              <a:gd name="T12" fmla="+- 0 3051 2570"/>
                              <a:gd name="T13" fmla="*/ T12 w 1444"/>
                              <a:gd name="T14" fmla="+- 0 856 519"/>
                              <a:gd name="T15" fmla="*/ 856 h 621"/>
                              <a:gd name="T16" fmla="+- 0 3212 2570"/>
                              <a:gd name="T17" fmla="*/ T16 w 1444"/>
                              <a:gd name="T18" fmla="+- 0 914 519"/>
                              <a:gd name="T19" fmla="*/ 914 h 621"/>
                              <a:gd name="T20" fmla="+- 0 3372 2570"/>
                              <a:gd name="T21" fmla="*/ T20 w 1444"/>
                              <a:gd name="T22" fmla="+- 0 952 519"/>
                              <a:gd name="T23" fmla="*/ 952 h 621"/>
                              <a:gd name="T24" fmla="+- 0 3533 2570"/>
                              <a:gd name="T25" fmla="*/ T24 w 1444"/>
                              <a:gd name="T26" fmla="+- 0 1025 519"/>
                              <a:gd name="T27" fmla="*/ 1025 h 621"/>
                              <a:gd name="T28" fmla="+- 0 3693 2570"/>
                              <a:gd name="T29" fmla="*/ T28 w 1444"/>
                              <a:gd name="T30" fmla="+- 0 1042 519"/>
                              <a:gd name="T31" fmla="*/ 1042 h 621"/>
                              <a:gd name="T32" fmla="+- 0 3854 2570"/>
                              <a:gd name="T33" fmla="*/ T32 w 1444"/>
                              <a:gd name="T34" fmla="+- 0 1072 519"/>
                              <a:gd name="T35" fmla="*/ 1072 h 621"/>
                              <a:gd name="T36" fmla="+- 0 4014 2570"/>
                              <a:gd name="T37" fmla="*/ T36 w 1444"/>
                              <a:gd name="T38" fmla="+- 0 1139 519"/>
                              <a:gd name="T39" fmla="*/ 1139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21">
                                <a:moveTo>
                                  <a:pt x="0" y="0"/>
                                </a:moveTo>
                                <a:lnTo>
                                  <a:pt x="161" y="188"/>
                                </a:lnTo>
                                <a:lnTo>
                                  <a:pt x="321" y="291"/>
                                </a:lnTo>
                                <a:lnTo>
                                  <a:pt x="481" y="337"/>
                                </a:lnTo>
                                <a:lnTo>
                                  <a:pt x="642" y="395"/>
                                </a:lnTo>
                                <a:lnTo>
                                  <a:pt x="802" y="433"/>
                                </a:lnTo>
                                <a:lnTo>
                                  <a:pt x="963" y="506"/>
                                </a:lnTo>
                                <a:lnTo>
                                  <a:pt x="1123" y="523"/>
                                </a:lnTo>
                                <a:lnTo>
                                  <a:pt x="1284" y="553"/>
                                </a:lnTo>
                                <a:lnTo>
                                  <a:pt x="1444" y="620"/>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Freeform 883"/>
                        <wps:cNvSpPr>
                          <a:spLocks/>
                        </wps:cNvSpPr>
                        <wps:spPr bwMode="auto">
                          <a:xfrm>
                            <a:off x="2570" y="501"/>
                            <a:ext cx="1444" cy="617"/>
                          </a:xfrm>
                          <a:custGeom>
                            <a:avLst/>
                            <a:gdLst>
                              <a:gd name="T0" fmla="+- 0 2570 2570"/>
                              <a:gd name="T1" fmla="*/ T0 w 1444"/>
                              <a:gd name="T2" fmla="+- 0 501 501"/>
                              <a:gd name="T3" fmla="*/ 501 h 617"/>
                              <a:gd name="T4" fmla="+- 0 2731 2570"/>
                              <a:gd name="T5" fmla="*/ T4 w 1444"/>
                              <a:gd name="T6" fmla="+- 0 663 501"/>
                              <a:gd name="T7" fmla="*/ 663 h 617"/>
                              <a:gd name="T8" fmla="+- 0 2891 2570"/>
                              <a:gd name="T9" fmla="*/ T8 w 1444"/>
                              <a:gd name="T10" fmla="+- 0 743 501"/>
                              <a:gd name="T11" fmla="*/ 743 h 617"/>
                              <a:gd name="T12" fmla="+- 0 3051 2570"/>
                              <a:gd name="T13" fmla="*/ T12 w 1444"/>
                              <a:gd name="T14" fmla="+- 0 774 501"/>
                              <a:gd name="T15" fmla="*/ 774 h 617"/>
                              <a:gd name="T16" fmla="+- 0 3212 2570"/>
                              <a:gd name="T17" fmla="*/ T16 w 1444"/>
                              <a:gd name="T18" fmla="+- 0 832 501"/>
                              <a:gd name="T19" fmla="*/ 832 h 617"/>
                              <a:gd name="T20" fmla="+- 0 3372 2570"/>
                              <a:gd name="T21" fmla="*/ T20 w 1444"/>
                              <a:gd name="T22" fmla="+- 0 919 501"/>
                              <a:gd name="T23" fmla="*/ 919 h 617"/>
                              <a:gd name="T24" fmla="+- 0 3533 2570"/>
                              <a:gd name="T25" fmla="*/ T24 w 1444"/>
                              <a:gd name="T26" fmla="+- 0 1001 501"/>
                              <a:gd name="T27" fmla="*/ 1001 h 617"/>
                              <a:gd name="T28" fmla="+- 0 3693 2570"/>
                              <a:gd name="T29" fmla="*/ T28 w 1444"/>
                              <a:gd name="T30" fmla="+- 0 995 501"/>
                              <a:gd name="T31" fmla="*/ 995 h 617"/>
                              <a:gd name="T32" fmla="+- 0 3854 2570"/>
                              <a:gd name="T33" fmla="*/ T32 w 1444"/>
                              <a:gd name="T34" fmla="+- 0 1067 501"/>
                              <a:gd name="T35" fmla="*/ 1067 h 617"/>
                              <a:gd name="T36" fmla="+- 0 4014 2570"/>
                              <a:gd name="T37" fmla="*/ T36 w 1444"/>
                              <a:gd name="T38" fmla="+- 0 1118 501"/>
                              <a:gd name="T39" fmla="*/ 1118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17">
                                <a:moveTo>
                                  <a:pt x="0" y="0"/>
                                </a:moveTo>
                                <a:lnTo>
                                  <a:pt x="161" y="162"/>
                                </a:lnTo>
                                <a:lnTo>
                                  <a:pt x="321" y="242"/>
                                </a:lnTo>
                                <a:lnTo>
                                  <a:pt x="481" y="273"/>
                                </a:lnTo>
                                <a:lnTo>
                                  <a:pt x="642" y="331"/>
                                </a:lnTo>
                                <a:lnTo>
                                  <a:pt x="802" y="418"/>
                                </a:lnTo>
                                <a:lnTo>
                                  <a:pt x="963" y="500"/>
                                </a:lnTo>
                                <a:lnTo>
                                  <a:pt x="1123" y="494"/>
                                </a:lnTo>
                                <a:lnTo>
                                  <a:pt x="1284" y="566"/>
                                </a:lnTo>
                                <a:lnTo>
                                  <a:pt x="1444" y="617"/>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 name="Freeform 882"/>
                        <wps:cNvSpPr>
                          <a:spLocks/>
                        </wps:cNvSpPr>
                        <wps:spPr bwMode="auto">
                          <a:xfrm>
                            <a:off x="2570" y="490"/>
                            <a:ext cx="1444" cy="662"/>
                          </a:xfrm>
                          <a:custGeom>
                            <a:avLst/>
                            <a:gdLst>
                              <a:gd name="T0" fmla="+- 0 2570 2570"/>
                              <a:gd name="T1" fmla="*/ T0 w 1444"/>
                              <a:gd name="T2" fmla="+- 0 490 490"/>
                              <a:gd name="T3" fmla="*/ 490 h 662"/>
                              <a:gd name="T4" fmla="+- 0 2731 2570"/>
                              <a:gd name="T5" fmla="*/ T4 w 1444"/>
                              <a:gd name="T6" fmla="+- 0 619 490"/>
                              <a:gd name="T7" fmla="*/ 619 h 662"/>
                              <a:gd name="T8" fmla="+- 0 2891 2570"/>
                              <a:gd name="T9" fmla="*/ T8 w 1444"/>
                              <a:gd name="T10" fmla="+- 0 686 490"/>
                              <a:gd name="T11" fmla="*/ 686 h 662"/>
                              <a:gd name="T12" fmla="+- 0 3051 2570"/>
                              <a:gd name="T13" fmla="*/ T12 w 1444"/>
                              <a:gd name="T14" fmla="+- 0 755 490"/>
                              <a:gd name="T15" fmla="*/ 755 h 662"/>
                              <a:gd name="T16" fmla="+- 0 3212 2570"/>
                              <a:gd name="T17" fmla="*/ T16 w 1444"/>
                              <a:gd name="T18" fmla="+- 0 823 490"/>
                              <a:gd name="T19" fmla="*/ 823 h 662"/>
                              <a:gd name="T20" fmla="+- 0 3372 2570"/>
                              <a:gd name="T21" fmla="*/ T20 w 1444"/>
                              <a:gd name="T22" fmla="+- 0 892 490"/>
                              <a:gd name="T23" fmla="*/ 892 h 662"/>
                              <a:gd name="T24" fmla="+- 0 3533 2570"/>
                              <a:gd name="T25" fmla="*/ T24 w 1444"/>
                              <a:gd name="T26" fmla="+- 0 980 490"/>
                              <a:gd name="T27" fmla="*/ 980 h 662"/>
                              <a:gd name="T28" fmla="+- 0 3693 2570"/>
                              <a:gd name="T29" fmla="*/ T28 w 1444"/>
                              <a:gd name="T30" fmla="+- 0 1014 490"/>
                              <a:gd name="T31" fmla="*/ 1014 h 662"/>
                              <a:gd name="T32" fmla="+- 0 3854 2570"/>
                              <a:gd name="T33" fmla="*/ T32 w 1444"/>
                              <a:gd name="T34" fmla="+- 0 1091 490"/>
                              <a:gd name="T35" fmla="*/ 1091 h 662"/>
                              <a:gd name="T36" fmla="+- 0 4014 2570"/>
                              <a:gd name="T37" fmla="*/ T36 w 1444"/>
                              <a:gd name="T38" fmla="+- 0 1152 490"/>
                              <a:gd name="T39" fmla="*/ 1152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62">
                                <a:moveTo>
                                  <a:pt x="0" y="0"/>
                                </a:moveTo>
                                <a:lnTo>
                                  <a:pt x="161" y="129"/>
                                </a:lnTo>
                                <a:lnTo>
                                  <a:pt x="321" y="196"/>
                                </a:lnTo>
                                <a:lnTo>
                                  <a:pt x="481" y="265"/>
                                </a:lnTo>
                                <a:lnTo>
                                  <a:pt x="642" y="333"/>
                                </a:lnTo>
                                <a:lnTo>
                                  <a:pt x="802" y="402"/>
                                </a:lnTo>
                                <a:lnTo>
                                  <a:pt x="963" y="490"/>
                                </a:lnTo>
                                <a:lnTo>
                                  <a:pt x="1123" y="524"/>
                                </a:lnTo>
                                <a:lnTo>
                                  <a:pt x="1284" y="601"/>
                                </a:lnTo>
                                <a:lnTo>
                                  <a:pt x="1444" y="662"/>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Freeform 881"/>
                        <wps:cNvSpPr>
                          <a:spLocks/>
                        </wps:cNvSpPr>
                        <wps:spPr bwMode="auto">
                          <a:xfrm>
                            <a:off x="2570" y="480"/>
                            <a:ext cx="1444" cy="667"/>
                          </a:xfrm>
                          <a:custGeom>
                            <a:avLst/>
                            <a:gdLst>
                              <a:gd name="T0" fmla="+- 0 2570 2570"/>
                              <a:gd name="T1" fmla="*/ T0 w 1444"/>
                              <a:gd name="T2" fmla="+- 0 481 481"/>
                              <a:gd name="T3" fmla="*/ 481 h 667"/>
                              <a:gd name="T4" fmla="+- 0 2731 2570"/>
                              <a:gd name="T5" fmla="*/ T4 w 1444"/>
                              <a:gd name="T6" fmla="+- 0 588 481"/>
                              <a:gd name="T7" fmla="*/ 588 h 667"/>
                              <a:gd name="T8" fmla="+- 0 2891 2570"/>
                              <a:gd name="T9" fmla="*/ T8 w 1444"/>
                              <a:gd name="T10" fmla="+- 0 678 481"/>
                              <a:gd name="T11" fmla="*/ 678 h 667"/>
                              <a:gd name="T12" fmla="+- 0 3051 2570"/>
                              <a:gd name="T13" fmla="*/ T12 w 1444"/>
                              <a:gd name="T14" fmla="+- 0 730 481"/>
                              <a:gd name="T15" fmla="*/ 730 h 667"/>
                              <a:gd name="T16" fmla="+- 0 3212 2570"/>
                              <a:gd name="T17" fmla="*/ T16 w 1444"/>
                              <a:gd name="T18" fmla="+- 0 800 481"/>
                              <a:gd name="T19" fmla="*/ 800 h 667"/>
                              <a:gd name="T20" fmla="+- 0 3372 2570"/>
                              <a:gd name="T21" fmla="*/ T20 w 1444"/>
                              <a:gd name="T22" fmla="+- 0 871 481"/>
                              <a:gd name="T23" fmla="*/ 871 h 667"/>
                              <a:gd name="T24" fmla="+- 0 3533 2570"/>
                              <a:gd name="T25" fmla="*/ T24 w 1444"/>
                              <a:gd name="T26" fmla="+- 0 931 481"/>
                              <a:gd name="T27" fmla="*/ 931 h 667"/>
                              <a:gd name="T28" fmla="+- 0 3693 2570"/>
                              <a:gd name="T29" fmla="*/ T28 w 1444"/>
                              <a:gd name="T30" fmla="+- 0 1017 481"/>
                              <a:gd name="T31" fmla="*/ 1017 h 667"/>
                              <a:gd name="T32" fmla="+- 0 3854 2570"/>
                              <a:gd name="T33" fmla="*/ T32 w 1444"/>
                              <a:gd name="T34" fmla="+- 0 1122 481"/>
                              <a:gd name="T35" fmla="*/ 1122 h 667"/>
                              <a:gd name="T36" fmla="+- 0 4014 2570"/>
                              <a:gd name="T37" fmla="*/ T36 w 1444"/>
                              <a:gd name="T38" fmla="+- 0 1147 481"/>
                              <a:gd name="T39" fmla="*/ 1147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67">
                                <a:moveTo>
                                  <a:pt x="0" y="0"/>
                                </a:moveTo>
                                <a:lnTo>
                                  <a:pt x="161" y="107"/>
                                </a:lnTo>
                                <a:lnTo>
                                  <a:pt x="321" y="197"/>
                                </a:lnTo>
                                <a:lnTo>
                                  <a:pt x="481" y="249"/>
                                </a:lnTo>
                                <a:lnTo>
                                  <a:pt x="642" y="319"/>
                                </a:lnTo>
                                <a:lnTo>
                                  <a:pt x="802" y="390"/>
                                </a:lnTo>
                                <a:lnTo>
                                  <a:pt x="963" y="450"/>
                                </a:lnTo>
                                <a:lnTo>
                                  <a:pt x="1123" y="536"/>
                                </a:lnTo>
                                <a:lnTo>
                                  <a:pt x="1284" y="641"/>
                                </a:lnTo>
                                <a:lnTo>
                                  <a:pt x="1444" y="666"/>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 name="Freeform 880"/>
                        <wps:cNvSpPr>
                          <a:spLocks/>
                        </wps:cNvSpPr>
                        <wps:spPr bwMode="auto">
                          <a:xfrm>
                            <a:off x="2570" y="477"/>
                            <a:ext cx="1444" cy="684"/>
                          </a:xfrm>
                          <a:custGeom>
                            <a:avLst/>
                            <a:gdLst>
                              <a:gd name="T0" fmla="+- 0 2570 2570"/>
                              <a:gd name="T1" fmla="*/ T0 w 1444"/>
                              <a:gd name="T2" fmla="+- 0 478 478"/>
                              <a:gd name="T3" fmla="*/ 478 h 684"/>
                              <a:gd name="T4" fmla="+- 0 2731 2570"/>
                              <a:gd name="T5" fmla="*/ T4 w 1444"/>
                              <a:gd name="T6" fmla="+- 0 576 478"/>
                              <a:gd name="T7" fmla="*/ 576 h 684"/>
                              <a:gd name="T8" fmla="+- 0 2891 2570"/>
                              <a:gd name="T9" fmla="*/ T8 w 1444"/>
                              <a:gd name="T10" fmla="+- 0 664 478"/>
                              <a:gd name="T11" fmla="*/ 664 h 684"/>
                              <a:gd name="T12" fmla="+- 0 3051 2570"/>
                              <a:gd name="T13" fmla="*/ T12 w 1444"/>
                              <a:gd name="T14" fmla="+- 0 735 478"/>
                              <a:gd name="T15" fmla="*/ 735 h 684"/>
                              <a:gd name="T16" fmla="+- 0 3212 2570"/>
                              <a:gd name="T17" fmla="*/ T16 w 1444"/>
                              <a:gd name="T18" fmla="+- 0 806 478"/>
                              <a:gd name="T19" fmla="*/ 806 h 684"/>
                              <a:gd name="T20" fmla="+- 0 3372 2570"/>
                              <a:gd name="T21" fmla="*/ T20 w 1444"/>
                              <a:gd name="T22" fmla="+- 0 879 478"/>
                              <a:gd name="T23" fmla="*/ 879 h 684"/>
                              <a:gd name="T24" fmla="+- 0 3533 2570"/>
                              <a:gd name="T25" fmla="*/ T24 w 1444"/>
                              <a:gd name="T26" fmla="+- 0 928 478"/>
                              <a:gd name="T27" fmla="*/ 928 h 684"/>
                              <a:gd name="T28" fmla="+- 0 3693 2570"/>
                              <a:gd name="T29" fmla="*/ T28 w 1444"/>
                              <a:gd name="T30" fmla="+- 0 1033 478"/>
                              <a:gd name="T31" fmla="*/ 1033 h 684"/>
                              <a:gd name="T32" fmla="+- 0 3854 2570"/>
                              <a:gd name="T33" fmla="*/ T32 w 1444"/>
                              <a:gd name="T34" fmla="+- 0 1155 478"/>
                              <a:gd name="T35" fmla="*/ 1155 h 684"/>
                              <a:gd name="T36" fmla="+- 0 4014 2570"/>
                              <a:gd name="T37" fmla="*/ T36 w 1444"/>
                              <a:gd name="T38" fmla="+- 0 1161 478"/>
                              <a:gd name="T39" fmla="*/ 1161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4">
                                <a:moveTo>
                                  <a:pt x="0" y="0"/>
                                </a:moveTo>
                                <a:lnTo>
                                  <a:pt x="161" y="98"/>
                                </a:lnTo>
                                <a:lnTo>
                                  <a:pt x="321" y="186"/>
                                </a:lnTo>
                                <a:lnTo>
                                  <a:pt x="481" y="257"/>
                                </a:lnTo>
                                <a:lnTo>
                                  <a:pt x="642" y="328"/>
                                </a:lnTo>
                                <a:lnTo>
                                  <a:pt x="802" y="401"/>
                                </a:lnTo>
                                <a:lnTo>
                                  <a:pt x="963" y="450"/>
                                </a:lnTo>
                                <a:lnTo>
                                  <a:pt x="1123" y="555"/>
                                </a:lnTo>
                                <a:lnTo>
                                  <a:pt x="1284" y="677"/>
                                </a:lnTo>
                                <a:lnTo>
                                  <a:pt x="1444" y="683"/>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Freeform 879"/>
                        <wps:cNvSpPr>
                          <a:spLocks/>
                        </wps:cNvSpPr>
                        <wps:spPr bwMode="auto">
                          <a:xfrm>
                            <a:off x="2570" y="479"/>
                            <a:ext cx="1444" cy="695"/>
                          </a:xfrm>
                          <a:custGeom>
                            <a:avLst/>
                            <a:gdLst>
                              <a:gd name="T0" fmla="+- 0 2570 2570"/>
                              <a:gd name="T1" fmla="*/ T0 w 1444"/>
                              <a:gd name="T2" fmla="+- 0 479 479"/>
                              <a:gd name="T3" fmla="*/ 479 h 695"/>
                              <a:gd name="T4" fmla="+- 0 2731 2570"/>
                              <a:gd name="T5" fmla="*/ T4 w 1444"/>
                              <a:gd name="T6" fmla="+- 0 559 479"/>
                              <a:gd name="T7" fmla="*/ 559 h 695"/>
                              <a:gd name="T8" fmla="+- 0 2891 2570"/>
                              <a:gd name="T9" fmla="*/ T8 w 1444"/>
                              <a:gd name="T10" fmla="+- 0 664 479"/>
                              <a:gd name="T11" fmla="*/ 664 h 695"/>
                              <a:gd name="T12" fmla="+- 0 3051 2570"/>
                              <a:gd name="T13" fmla="*/ T12 w 1444"/>
                              <a:gd name="T14" fmla="+- 0 743 479"/>
                              <a:gd name="T15" fmla="*/ 743 h 695"/>
                              <a:gd name="T16" fmla="+- 0 3212 2570"/>
                              <a:gd name="T17" fmla="*/ T16 w 1444"/>
                              <a:gd name="T18" fmla="+- 0 822 479"/>
                              <a:gd name="T19" fmla="*/ 822 h 695"/>
                              <a:gd name="T20" fmla="+- 0 3372 2570"/>
                              <a:gd name="T21" fmla="*/ T20 w 1444"/>
                              <a:gd name="T22" fmla="+- 0 892 479"/>
                              <a:gd name="T23" fmla="*/ 892 h 695"/>
                              <a:gd name="T24" fmla="+- 0 3533 2570"/>
                              <a:gd name="T25" fmla="*/ T24 w 1444"/>
                              <a:gd name="T26" fmla="+- 0 945 479"/>
                              <a:gd name="T27" fmla="*/ 945 h 695"/>
                              <a:gd name="T28" fmla="+- 0 3693 2570"/>
                              <a:gd name="T29" fmla="*/ T28 w 1444"/>
                              <a:gd name="T30" fmla="+- 0 1093 479"/>
                              <a:gd name="T31" fmla="*/ 1093 h 695"/>
                              <a:gd name="T32" fmla="+- 0 3854 2570"/>
                              <a:gd name="T33" fmla="*/ T32 w 1444"/>
                              <a:gd name="T34" fmla="+- 0 1151 479"/>
                              <a:gd name="T35" fmla="*/ 1151 h 695"/>
                              <a:gd name="T36" fmla="+- 0 4014 2570"/>
                              <a:gd name="T37" fmla="*/ T36 w 1444"/>
                              <a:gd name="T38" fmla="+- 0 1173 479"/>
                              <a:gd name="T39" fmla="*/ 1173 h 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5">
                                <a:moveTo>
                                  <a:pt x="0" y="0"/>
                                </a:moveTo>
                                <a:lnTo>
                                  <a:pt x="161" y="80"/>
                                </a:lnTo>
                                <a:lnTo>
                                  <a:pt x="321" y="185"/>
                                </a:lnTo>
                                <a:lnTo>
                                  <a:pt x="481" y="264"/>
                                </a:lnTo>
                                <a:lnTo>
                                  <a:pt x="642" y="343"/>
                                </a:lnTo>
                                <a:lnTo>
                                  <a:pt x="802" y="413"/>
                                </a:lnTo>
                                <a:lnTo>
                                  <a:pt x="963" y="466"/>
                                </a:lnTo>
                                <a:lnTo>
                                  <a:pt x="1123" y="614"/>
                                </a:lnTo>
                                <a:lnTo>
                                  <a:pt x="1284" y="672"/>
                                </a:lnTo>
                                <a:lnTo>
                                  <a:pt x="1444" y="694"/>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Freeform 878"/>
                        <wps:cNvSpPr>
                          <a:spLocks/>
                        </wps:cNvSpPr>
                        <wps:spPr bwMode="auto">
                          <a:xfrm>
                            <a:off x="2570" y="475"/>
                            <a:ext cx="1444" cy="736"/>
                          </a:xfrm>
                          <a:custGeom>
                            <a:avLst/>
                            <a:gdLst>
                              <a:gd name="T0" fmla="+- 0 2570 2570"/>
                              <a:gd name="T1" fmla="*/ T0 w 1444"/>
                              <a:gd name="T2" fmla="+- 0 476 476"/>
                              <a:gd name="T3" fmla="*/ 476 h 736"/>
                              <a:gd name="T4" fmla="+- 0 2731 2570"/>
                              <a:gd name="T5" fmla="*/ T4 w 1444"/>
                              <a:gd name="T6" fmla="+- 0 553 476"/>
                              <a:gd name="T7" fmla="*/ 553 h 736"/>
                              <a:gd name="T8" fmla="+- 0 2891 2570"/>
                              <a:gd name="T9" fmla="*/ T8 w 1444"/>
                              <a:gd name="T10" fmla="+- 0 665 476"/>
                              <a:gd name="T11" fmla="*/ 665 h 736"/>
                              <a:gd name="T12" fmla="+- 0 3051 2570"/>
                              <a:gd name="T13" fmla="*/ T12 w 1444"/>
                              <a:gd name="T14" fmla="+- 0 755 476"/>
                              <a:gd name="T15" fmla="*/ 755 h 736"/>
                              <a:gd name="T16" fmla="+- 0 3212 2570"/>
                              <a:gd name="T17" fmla="*/ T16 w 1444"/>
                              <a:gd name="T18" fmla="+- 0 840 476"/>
                              <a:gd name="T19" fmla="*/ 840 h 736"/>
                              <a:gd name="T20" fmla="+- 0 3372 2570"/>
                              <a:gd name="T21" fmla="*/ T20 w 1444"/>
                              <a:gd name="T22" fmla="+- 0 917 476"/>
                              <a:gd name="T23" fmla="*/ 917 h 736"/>
                              <a:gd name="T24" fmla="+- 0 3533 2570"/>
                              <a:gd name="T25" fmla="*/ T24 w 1444"/>
                              <a:gd name="T26" fmla="+- 0 950 476"/>
                              <a:gd name="T27" fmla="*/ 950 h 736"/>
                              <a:gd name="T28" fmla="+- 0 3693 2570"/>
                              <a:gd name="T29" fmla="*/ T28 w 1444"/>
                              <a:gd name="T30" fmla="+- 0 1099 476"/>
                              <a:gd name="T31" fmla="*/ 1099 h 736"/>
                              <a:gd name="T32" fmla="+- 0 3854 2570"/>
                              <a:gd name="T33" fmla="*/ T32 w 1444"/>
                              <a:gd name="T34" fmla="+- 0 1166 476"/>
                              <a:gd name="T35" fmla="*/ 1166 h 736"/>
                              <a:gd name="T36" fmla="+- 0 4014 2570"/>
                              <a:gd name="T37" fmla="*/ T36 w 1444"/>
                              <a:gd name="T38" fmla="+- 0 1211 476"/>
                              <a:gd name="T39" fmla="*/ 1211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36">
                                <a:moveTo>
                                  <a:pt x="0" y="0"/>
                                </a:moveTo>
                                <a:lnTo>
                                  <a:pt x="161" y="77"/>
                                </a:lnTo>
                                <a:lnTo>
                                  <a:pt x="321" y="189"/>
                                </a:lnTo>
                                <a:lnTo>
                                  <a:pt x="481" y="279"/>
                                </a:lnTo>
                                <a:lnTo>
                                  <a:pt x="642" y="364"/>
                                </a:lnTo>
                                <a:lnTo>
                                  <a:pt x="802" y="441"/>
                                </a:lnTo>
                                <a:lnTo>
                                  <a:pt x="963" y="474"/>
                                </a:lnTo>
                                <a:lnTo>
                                  <a:pt x="1123" y="623"/>
                                </a:lnTo>
                                <a:lnTo>
                                  <a:pt x="1284" y="690"/>
                                </a:lnTo>
                                <a:lnTo>
                                  <a:pt x="1444" y="735"/>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877"/>
                        <wps:cNvSpPr>
                          <a:spLocks/>
                        </wps:cNvSpPr>
                        <wps:spPr bwMode="auto">
                          <a:xfrm>
                            <a:off x="2570" y="470"/>
                            <a:ext cx="1444" cy="744"/>
                          </a:xfrm>
                          <a:custGeom>
                            <a:avLst/>
                            <a:gdLst>
                              <a:gd name="T0" fmla="+- 0 2570 2570"/>
                              <a:gd name="T1" fmla="*/ T0 w 1444"/>
                              <a:gd name="T2" fmla="+- 0 471 471"/>
                              <a:gd name="T3" fmla="*/ 471 h 744"/>
                              <a:gd name="T4" fmla="+- 0 2731 2570"/>
                              <a:gd name="T5" fmla="*/ T4 w 1444"/>
                              <a:gd name="T6" fmla="+- 0 549 471"/>
                              <a:gd name="T7" fmla="*/ 549 h 744"/>
                              <a:gd name="T8" fmla="+- 0 2891 2570"/>
                              <a:gd name="T9" fmla="*/ T8 w 1444"/>
                              <a:gd name="T10" fmla="+- 0 663 471"/>
                              <a:gd name="T11" fmla="*/ 663 h 744"/>
                              <a:gd name="T12" fmla="+- 0 3051 2570"/>
                              <a:gd name="T13" fmla="*/ T12 w 1444"/>
                              <a:gd name="T14" fmla="+- 0 786 471"/>
                              <a:gd name="T15" fmla="*/ 786 h 744"/>
                              <a:gd name="T16" fmla="+- 0 3212 2570"/>
                              <a:gd name="T17" fmla="*/ T16 w 1444"/>
                              <a:gd name="T18" fmla="+- 0 835 471"/>
                              <a:gd name="T19" fmla="*/ 835 h 744"/>
                              <a:gd name="T20" fmla="+- 0 3372 2570"/>
                              <a:gd name="T21" fmla="*/ T20 w 1444"/>
                              <a:gd name="T22" fmla="+- 0 926 471"/>
                              <a:gd name="T23" fmla="*/ 926 h 744"/>
                              <a:gd name="T24" fmla="+- 0 3533 2570"/>
                              <a:gd name="T25" fmla="*/ T24 w 1444"/>
                              <a:gd name="T26" fmla="+- 0 1023 471"/>
                              <a:gd name="T27" fmla="*/ 1023 h 744"/>
                              <a:gd name="T28" fmla="+- 0 3693 2570"/>
                              <a:gd name="T29" fmla="*/ T28 w 1444"/>
                              <a:gd name="T30" fmla="+- 0 1145 471"/>
                              <a:gd name="T31" fmla="*/ 1145 h 744"/>
                              <a:gd name="T32" fmla="+- 0 3854 2570"/>
                              <a:gd name="T33" fmla="*/ T32 w 1444"/>
                              <a:gd name="T34" fmla="+- 0 1193 471"/>
                              <a:gd name="T35" fmla="*/ 1193 h 744"/>
                              <a:gd name="T36" fmla="+- 0 4014 2570"/>
                              <a:gd name="T37" fmla="*/ T36 w 1444"/>
                              <a:gd name="T38" fmla="+- 0 1215 471"/>
                              <a:gd name="T39" fmla="*/ 1215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44">
                                <a:moveTo>
                                  <a:pt x="0" y="0"/>
                                </a:moveTo>
                                <a:lnTo>
                                  <a:pt x="161" y="78"/>
                                </a:lnTo>
                                <a:lnTo>
                                  <a:pt x="321" y="192"/>
                                </a:lnTo>
                                <a:lnTo>
                                  <a:pt x="481" y="315"/>
                                </a:lnTo>
                                <a:lnTo>
                                  <a:pt x="642" y="364"/>
                                </a:lnTo>
                                <a:lnTo>
                                  <a:pt x="802" y="455"/>
                                </a:lnTo>
                                <a:lnTo>
                                  <a:pt x="963" y="552"/>
                                </a:lnTo>
                                <a:lnTo>
                                  <a:pt x="1123" y="674"/>
                                </a:lnTo>
                                <a:lnTo>
                                  <a:pt x="1284" y="722"/>
                                </a:lnTo>
                                <a:lnTo>
                                  <a:pt x="1444" y="744"/>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Freeform 876"/>
                        <wps:cNvSpPr>
                          <a:spLocks/>
                        </wps:cNvSpPr>
                        <wps:spPr bwMode="auto">
                          <a:xfrm>
                            <a:off x="2570" y="467"/>
                            <a:ext cx="1444" cy="772"/>
                          </a:xfrm>
                          <a:custGeom>
                            <a:avLst/>
                            <a:gdLst>
                              <a:gd name="T0" fmla="+- 0 2570 2570"/>
                              <a:gd name="T1" fmla="*/ T0 w 1444"/>
                              <a:gd name="T2" fmla="+- 0 467 467"/>
                              <a:gd name="T3" fmla="*/ 467 h 772"/>
                              <a:gd name="T4" fmla="+- 0 2731 2570"/>
                              <a:gd name="T5" fmla="*/ T4 w 1444"/>
                              <a:gd name="T6" fmla="+- 0 559 467"/>
                              <a:gd name="T7" fmla="*/ 559 h 772"/>
                              <a:gd name="T8" fmla="+- 0 2891 2570"/>
                              <a:gd name="T9" fmla="*/ T8 w 1444"/>
                              <a:gd name="T10" fmla="+- 0 680 467"/>
                              <a:gd name="T11" fmla="*/ 680 h 772"/>
                              <a:gd name="T12" fmla="+- 0 3051 2570"/>
                              <a:gd name="T13" fmla="*/ T12 w 1444"/>
                              <a:gd name="T14" fmla="+- 0 784 467"/>
                              <a:gd name="T15" fmla="*/ 784 h 772"/>
                              <a:gd name="T16" fmla="+- 0 3212 2570"/>
                              <a:gd name="T17" fmla="*/ T16 w 1444"/>
                              <a:gd name="T18" fmla="+- 0 867 467"/>
                              <a:gd name="T19" fmla="*/ 867 h 772"/>
                              <a:gd name="T20" fmla="+- 0 3372 2570"/>
                              <a:gd name="T21" fmla="*/ T20 w 1444"/>
                              <a:gd name="T22" fmla="+- 0 958 467"/>
                              <a:gd name="T23" fmla="*/ 958 h 772"/>
                              <a:gd name="T24" fmla="+- 0 3533 2570"/>
                              <a:gd name="T25" fmla="*/ T24 w 1444"/>
                              <a:gd name="T26" fmla="+- 0 1079 467"/>
                              <a:gd name="T27" fmla="*/ 1079 h 772"/>
                              <a:gd name="T28" fmla="+- 0 3693 2570"/>
                              <a:gd name="T29" fmla="*/ T28 w 1444"/>
                              <a:gd name="T30" fmla="+- 0 1192 467"/>
                              <a:gd name="T31" fmla="*/ 1192 h 772"/>
                              <a:gd name="T32" fmla="+- 0 3854 2570"/>
                              <a:gd name="T33" fmla="*/ T32 w 1444"/>
                              <a:gd name="T34" fmla="+- 0 1236 467"/>
                              <a:gd name="T35" fmla="*/ 1236 h 772"/>
                              <a:gd name="T36" fmla="+- 0 4014 2570"/>
                              <a:gd name="T37" fmla="*/ T36 w 1444"/>
                              <a:gd name="T38" fmla="+- 0 1239 467"/>
                              <a:gd name="T39" fmla="*/ 1239 h 7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72">
                                <a:moveTo>
                                  <a:pt x="0" y="0"/>
                                </a:moveTo>
                                <a:lnTo>
                                  <a:pt x="161" y="92"/>
                                </a:lnTo>
                                <a:lnTo>
                                  <a:pt x="321" y="213"/>
                                </a:lnTo>
                                <a:lnTo>
                                  <a:pt x="481" y="317"/>
                                </a:lnTo>
                                <a:lnTo>
                                  <a:pt x="642" y="400"/>
                                </a:lnTo>
                                <a:lnTo>
                                  <a:pt x="802" y="491"/>
                                </a:lnTo>
                                <a:lnTo>
                                  <a:pt x="963" y="612"/>
                                </a:lnTo>
                                <a:lnTo>
                                  <a:pt x="1123" y="725"/>
                                </a:lnTo>
                                <a:lnTo>
                                  <a:pt x="1284" y="769"/>
                                </a:lnTo>
                                <a:lnTo>
                                  <a:pt x="1444" y="772"/>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AutoShape 875"/>
                        <wps:cNvSpPr>
                          <a:spLocks/>
                        </wps:cNvSpPr>
                        <wps:spPr bwMode="auto">
                          <a:xfrm>
                            <a:off x="2890" y="19"/>
                            <a:ext cx="482" cy="1467"/>
                          </a:xfrm>
                          <a:custGeom>
                            <a:avLst/>
                            <a:gdLst>
                              <a:gd name="T0" fmla="+- 0 2891 2891"/>
                              <a:gd name="T1" fmla="*/ T0 w 482"/>
                              <a:gd name="T2" fmla="+- 0 1486 19"/>
                              <a:gd name="T3" fmla="*/ 1486 h 1467"/>
                              <a:gd name="T4" fmla="+- 0 2891 2891"/>
                              <a:gd name="T5" fmla="*/ T4 w 482"/>
                              <a:gd name="T6" fmla="+- 0 19 19"/>
                              <a:gd name="T7" fmla="*/ 19 h 1467"/>
                              <a:gd name="T8" fmla="+- 0 3372 2891"/>
                              <a:gd name="T9" fmla="*/ T8 w 482"/>
                              <a:gd name="T10" fmla="+- 0 1486 19"/>
                              <a:gd name="T11" fmla="*/ 1486 h 1467"/>
                              <a:gd name="T12" fmla="+- 0 3372 2891"/>
                              <a:gd name="T13" fmla="*/ T12 w 482"/>
                              <a:gd name="T14" fmla="+- 0 19 19"/>
                              <a:gd name="T15" fmla="*/ 19 h 1467"/>
                            </a:gdLst>
                            <a:ahLst/>
                            <a:cxnLst>
                              <a:cxn ang="0">
                                <a:pos x="T1" y="T3"/>
                              </a:cxn>
                              <a:cxn ang="0">
                                <a:pos x="T5" y="T7"/>
                              </a:cxn>
                              <a:cxn ang="0">
                                <a:pos x="T9" y="T11"/>
                              </a:cxn>
                              <a:cxn ang="0">
                                <a:pos x="T13" y="T15"/>
                              </a:cxn>
                            </a:cxnLst>
                            <a:rect l="0" t="0" r="r" b="b"/>
                            <a:pathLst>
                              <a:path w="482" h="1467">
                                <a:moveTo>
                                  <a:pt x="0" y="1467"/>
                                </a:moveTo>
                                <a:lnTo>
                                  <a:pt x="0" y="0"/>
                                </a:lnTo>
                                <a:moveTo>
                                  <a:pt x="481" y="1467"/>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7" name="Freeform 874"/>
                        <wps:cNvSpPr>
                          <a:spLocks/>
                        </wps:cNvSpPr>
                        <wps:spPr bwMode="auto">
                          <a:xfrm>
                            <a:off x="3532"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 name="Line 873"/>
                        <wps:cNvCnPr>
                          <a:cxnSpLocks noChangeShapeType="1"/>
                        </wps:cNvCnPr>
                        <wps:spPr bwMode="auto">
                          <a:xfrm>
                            <a:off x="3533"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 name="Line 872"/>
                        <wps:cNvCnPr>
                          <a:cxnSpLocks noChangeShapeType="1"/>
                        </wps:cNvCnPr>
                        <wps:spPr bwMode="auto">
                          <a:xfrm>
                            <a:off x="3533" y="1486"/>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0" name="Freeform 871"/>
                        <wps:cNvSpPr>
                          <a:spLocks/>
                        </wps:cNvSpPr>
                        <wps:spPr bwMode="auto">
                          <a:xfrm>
                            <a:off x="2546" y="329"/>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Line 870"/>
                        <wps:cNvCnPr>
                          <a:cxnSpLocks noChangeShapeType="1"/>
                        </wps:cNvCnPr>
                        <wps:spPr bwMode="auto">
                          <a:xfrm>
                            <a:off x="2570" y="329"/>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 name="Freeform 869"/>
                        <wps:cNvSpPr>
                          <a:spLocks/>
                        </wps:cNvSpPr>
                        <wps:spPr bwMode="auto">
                          <a:xfrm>
                            <a:off x="2546" y="47"/>
                            <a:ext cx="24" cy="2"/>
                          </a:xfrm>
                          <a:custGeom>
                            <a:avLst/>
                            <a:gdLst>
                              <a:gd name="T0" fmla="+- 0 2570 2547"/>
                              <a:gd name="T1" fmla="*/ T0 w 24"/>
                              <a:gd name="T2" fmla="+- 0 2547 254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Line 868"/>
                        <wps:cNvCnPr>
                          <a:cxnSpLocks noChangeShapeType="1"/>
                        </wps:cNvCnPr>
                        <wps:spPr bwMode="auto">
                          <a:xfrm>
                            <a:off x="2570" y="47"/>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 name="AutoShape 867"/>
                        <wps:cNvSpPr>
                          <a:spLocks/>
                        </wps:cNvSpPr>
                        <wps:spPr bwMode="auto">
                          <a:xfrm>
                            <a:off x="2570" y="19"/>
                            <a:ext cx="1444" cy="1467"/>
                          </a:xfrm>
                          <a:custGeom>
                            <a:avLst/>
                            <a:gdLst>
                              <a:gd name="T0" fmla="+- 0 2570 2570"/>
                              <a:gd name="T1" fmla="*/ T0 w 1444"/>
                              <a:gd name="T2" fmla="+- 0 1486 19"/>
                              <a:gd name="T3" fmla="*/ 1486 h 1467"/>
                              <a:gd name="T4" fmla="+- 0 2570 2570"/>
                              <a:gd name="T5" fmla="*/ T4 w 1444"/>
                              <a:gd name="T6" fmla="+- 0 19 19"/>
                              <a:gd name="T7" fmla="*/ 19 h 1467"/>
                              <a:gd name="T8" fmla="+- 0 4014 2570"/>
                              <a:gd name="T9" fmla="*/ T8 w 1444"/>
                              <a:gd name="T10" fmla="+- 0 1486 19"/>
                              <a:gd name="T11" fmla="*/ 1486 h 1467"/>
                              <a:gd name="T12" fmla="+- 0 4014 2570"/>
                              <a:gd name="T13" fmla="*/ T12 w 1444"/>
                              <a:gd name="T14" fmla="+- 0 19 19"/>
                              <a:gd name="T15" fmla="*/ 19 h 1467"/>
                            </a:gdLst>
                            <a:ahLst/>
                            <a:cxnLst>
                              <a:cxn ang="0">
                                <a:pos x="T1" y="T3"/>
                              </a:cxn>
                              <a:cxn ang="0">
                                <a:pos x="T5" y="T7"/>
                              </a:cxn>
                              <a:cxn ang="0">
                                <a:pos x="T9" y="T11"/>
                              </a:cxn>
                              <a:cxn ang="0">
                                <a:pos x="T13" y="T15"/>
                              </a:cxn>
                            </a:cxnLst>
                            <a:rect l="0" t="0" r="r" b="b"/>
                            <a:pathLst>
                              <a:path w="1444" h="1467">
                                <a:moveTo>
                                  <a:pt x="0" y="1467"/>
                                </a:moveTo>
                                <a:lnTo>
                                  <a:pt x="0" y="0"/>
                                </a:lnTo>
                                <a:moveTo>
                                  <a:pt x="1444" y="1467"/>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5" name="Freeform 866"/>
                        <wps:cNvSpPr>
                          <a:spLocks/>
                        </wps:cNvSpPr>
                        <wps:spPr bwMode="auto">
                          <a:xfrm>
                            <a:off x="3211"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Line 865"/>
                        <wps:cNvCnPr>
                          <a:cxnSpLocks noChangeShapeType="1"/>
                        </wps:cNvCnPr>
                        <wps:spPr bwMode="auto">
                          <a:xfrm>
                            <a:off x="3212"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 name="Freeform 864"/>
                        <wps:cNvSpPr>
                          <a:spLocks/>
                        </wps:cNvSpPr>
                        <wps:spPr bwMode="auto">
                          <a:xfrm>
                            <a:off x="3853" y="1485"/>
                            <a:ext cx="2" cy="24"/>
                          </a:xfrm>
                          <a:custGeom>
                            <a:avLst/>
                            <a:gdLst>
                              <a:gd name="T0" fmla="+- 0 1486 1486"/>
                              <a:gd name="T1" fmla="*/ 1486 h 24"/>
                              <a:gd name="T2" fmla="+- 0 1509 1486"/>
                              <a:gd name="T3" fmla="*/ 150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8" name="Line 863"/>
                        <wps:cNvCnPr>
                          <a:cxnSpLocks noChangeShapeType="1"/>
                        </wps:cNvCnPr>
                        <wps:spPr bwMode="auto">
                          <a:xfrm>
                            <a:off x="3854" y="1486"/>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 name="AutoShape 862"/>
                        <wps:cNvSpPr>
                          <a:spLocks/>
                        </wps:cNvSpPr>
                        <wps:spPr bwMode="auto">
                          <a:xfrm>
                            <a:off x="2570" y="19"/>
                            <a:ext cx="1444" cy="1467"/>
                          </a:xfrm>
                          <a:custGeom>
                            <a:avLst/>
                            <a:gdLst>
                              <a:gd name="T0" fmla="+- 0 2570 2570"/>
                              <a:gd name="T1" fmla="*/ T0 w 1444"/>
                              <a:gd name="T2" fmla="+- 0 1486 19"/>
                              <a:gd name="T3" fmla="*/ 1486 h 1467"/>
                              <a:gd name="T4" fmla="+- 0 4014 2570"/>
                              <a:gd name="T5" fmla="*/ T4 w 1444"/>
                              <a:gd name="T6" fmla="+- 0 1486 19"/>
                              <a:gd name="T7" fmla="*/ 1486 h 1467"/>
                              <a:gd name="T8" fmla="+- 0 2570 2570"/>
                              <a:gd name="T9" fmla="*/ T8 w 1444"/>
                              <a:gd name="T10" fmla="+- 0 19 19"/>
                              <a:gd name="T11" fmla="*/ 19 h 1467"/>
                              <a:gd name="T12" fmla="+- 0 4014 2570"/>
                              <a:gd name="T13" fmla="*/ T12 w 1444"/>
                              <a:gd name="T14" fmla="+- 0 19 19"/>
                              <a:gd name="T15" fmla="*/ 19 h 1467"/>
                            </a:gdLst>
                            <a:ahLst/>
                            <a:cxnLst>
                              <a:cxn ang="0">
                                <a:pos x="T1" y="T3"/>
                              </a:cxn>
                              <a:cxn ang="0">
                                <a:pos x="T5" y="T7"/>
                              </a:cxn>
                              <a:cxn ang="0">
                                <a:pos x="T9" y="T11"/>
                              </a:cxn>
                              <a:cxn ang="0">
                                <a:pos x="T13" y="T15"/>
                              </a:cxn>
                            </a:cxnLst>
                            <a:rect l="0" t="0" r="r" b="b"/>
                            <a:pathLst>
                              <a:path w="1444" h="1467">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Freeform 861"/>
                        <wps:cNvSpPr>
                          <a:spLocks/>
                        </wps:cNvSpPr>
                        <wps:spPr bwMode="auto">
                          <a:xfrm>
                            <a:off x="2570" y="463"/>
                            <a:ext cx="1444" cy="600"/>
                          </a:xfrm>
                          <a:custGeom>
                            <a:avLst/>
                            <a:gdLst>
                              <a:gd name="T0" fmla="+- 0 2570 2570"/>
                              <a:gd name="T1" fmla="*/ T0 w 1444"/>
                              <a:gd name="T2" fmla="+- 0 464 464"/>
                              <a:gd name="T3" fmla="*/ 464 h 600"/>
                              <a:gd name="T4" fmla="+- 0 2731 2570"/>
                              <a:gd name="T5" fmla="*/ T4 w 1444"/>
                              <a:gd name="T6" fmla="+- 0 525 464"/>
                              <a:gd name="T7" fmla="*/ 525 h 600"/>
                              <a:gd name="T8" fmla="+- 0 2891 2570"/>
                              <a:gd name="T9" fmla="*/ T8 w 1444"/>
                              <a:gd name="T10" fmla="+- 0 651 464"/>
                              <a:gd name="T11" fmla="*/ 651 h 600"/>
                              <a:gd name="T12" fmla="+- 0 3051 2570"/>
                              <a:gd name="T13" fmla="*/ T12 w 1444"/>
                              <a:gd name="T14" fmla="+- 0 732 464"/>
                              <a:gd name="T15" fmla="*/ 732 h 600"/>
                              <a:gd name="T16" fmla="+- 0 3212 2570"/>
                              <a:gd name="T17" fmla="*/ T16 w 1444"/>
                              <a:gd name="T18" fmla="+- 0 773 464"/>
                              <a:gd name="T19" fmla="*/ 773 h 600"/>
                              <a:gd name="T20" fmla="+- 0 3372 2570"/>
                              <a:gd name="T21" fmla="*/ T20 w 1444"/>
                              <a:gd name="T22" fmla="+- 0 850 464"/>
                              <a:gd name="T23" fmla="*/ 850 h 600"/>
                              <a:gd name="T24" fmla="+- 0 3533 2570"/>
                              <a:gd name="T25" fmla="*/ T24 w 1444"/>
                              <a:gd name="T26" fmla="+- 0 925 464"/>
                              <a:gd name="T27" fmla="*/ 925 h 600"/>
                              <a:gd name="T28" fmla="+- 0 3693 2570"/>
                              <a:gd name="T29" fmla="*/ T28 w 1444"/>
                              <a:gd name="T30" fmla="+- 0 972 464"/>
                              <a:gd name="T31" fmla="*/ 972 h 600"/>
                              <a:gd name="T32" fmla="+- 0 3854 2570"/>
                              <a:gd name="T33" fmla="*/ T32 w 1444"/>
                              <a:gd name="T34" fmla="+- 0 1029 464"/>
                              <a:gd name="T35" fmla="*/ 1029 h 600"/>
                              <a:gd name="T36" fmla="+- 0 4014 2570"/>
                              <a:gd name="T37" fmla="*/ T36 w 1444"/>
                              <a:gd name="T38" fmla="+- 0 1063 464"/>
                              <a:gd name="T39" fmla="*/ 1063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1" y="61"/>
                                </a:lnTo>
                                <a:lnTo>
                                  <a:pt x="321" y="187"/>
                                </a:lnTo>
                                <a:lnTo>
                                  <a:pt x="481" y="268"/>
                                </a:lnTo>
                                <a:lnTo>
                                  <a:pt x="642" y="309"/>
                                </a:lnTo>
                                <a:lnTo>
                                  <a:pt x="802" y="386"/>
                                </a:lnTo>
                                <a:lnTo>
                                  <a:pt x="963" y="461"/>
                                </a:lnTo>
                                <a:lnTo>
                                  <a:pt x="1123" y="508"/>
                                </a:lnTo>
                                <a:lnTo>
                                  <a:pt x="1284" y="565"/>
                                </a:lnTo>
                                <a:lnTo>
                                  <a:pt x="1444" y="599"/>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4626CE" id="Group 860" o:spid="_x0000_s1026" style="position:absolute;margin-left:127.35pt;margin-top:.8pt;width:73.6pt;height:74.65pt;z-index:15768064;mso-position-horizontal-relative:page" coordorigin="2547,16"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">
                <v:shape id="Freeform 896" o:spid="_x0000_s1027" style="position:absolute;left:2570;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" path="m,l,23e" fillcolor="black" stroked="f">
                  <v:path arrowok="t" o:connecttype="custom" o:connectlocs="0,1486;0,1509" o:connectangles="0,0"/>
                </v:shape>
                <v:line id="Line 895" o:spid="_x0000_s1028" style="position:absolute;visibility:visible;mso-wrap-style:square" from="2570,1486" to="2570,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" strokeweight=".09331mm"/>
                <v:shape id="Freeform 894" o:spid="_x0000_s1029" style="position:absolute;left:2546;top:145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" path="m23,l,e" fillcolor="black" stroked="f">
                  <v:path arrowok="t" o:connecttype="custom" o:connectlocs="23,0;0,0" o:connectangles="0,0"/>
                </v:shape>
                <v:line id="Line 893" o:spid="_x0000_s1030" style="position:absolute;visibility:visible;mso-wrap-style:square" from="2570,1457" to="2570,1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" strokeweight=".09331mm"/>
                <v:shape id="Freeform 892" o:spid="_x0000_s1031" style="position:absolute;left:2890;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" path="m,l,23e" fillcolor="black" stroked="f">
                  <v:path arrowok="t" o:connecttype="custom" o:connectlocs="0,1486;0,1509" o:connectangles="0,0"/>
                </v:shape>
                <v:line id="Line 891" o:spid="_x0000_s1032" style="position:absolute;visibility:visible;mso-wrap-style:square" from="2891,1486" to="2891,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" strokeweight=".09331mm"/>
                <v:shape id="Freeform 890" o:spid="_x0000_s1033" style="position:absolute;left:2546;top:117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" path="m23,l,e" fillcolor="black" stroked="f">
                  <v:path arrowok="t" o:connecttype="custom" o:connectlocs="23,0;0,0" o:connectangles="0,0"/>
                </v:shape>
                <v:line id="Line 889" o:spid="_x0000_s1034" style="position:absolute;visibility:visible;mso-wrap-style:square" from="2570,1175" to="2570,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" strokeweight=".09331mm"/>
                <v:shape id="Freeform 888" o:spid="_x0000_s1035" style="position:absolute;left:2546;top:89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" path="m23,l,e" fillcolor="black" stroked="f">
                  <v:path arrowok="t" o:connecttype="custom" o:connectlocs="23,0;0,0" o:connectangles="0,0"/>
                </v:shape>
                <v:line id="Line 887" o:spid="_x0000_s1036" style="position:absolute;visibility:visible;mso-wrap-style:square" from="2570,893" to="2570,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" strokeweight=".09331mm"/>
                <v:shape id="Freeform 886" o:spid="_x0000_s1037" style="position:absolute;left:2546;top:61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" path="m23,l,e" fillcolor="black" stroked="f">
                  <v:path arrowok="t" o:connecttype="custom" o:connectlocs="23,0;0,0" o:connectangles="0,0"/>
                </v:shape>
                <v:line id="Line 885" o:spid="_x0000_s1038" style="position:absolute;visibility:visible;mso-wrap-style:square" from="2570,611" to="2570,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" strokeweight=".09331mm"/>
                <v:shape id="Freeform 884" o:spid="_x0000_s1039" style="position:absolute;left:2570;top:519;width:1444;height:621;visibility:visible;mso-wrap-style:square;v-text-anchor:top" coordsize="144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" path="m,l161,188,321,291r160,46l642,395r160,38l963,506r160,17l1284,553r160,67e" filled="f" strokecolor="#fdd9b4" strokeweight=".13997mm">
                  <v:path arrowok="t" o:connecttype="custom" o:connectlocs="0,519;161,707;321,810;481,856;642,914;802,952;963,1025;1123,1042;1284,1072;1444,1139" o:connectangles="0,0,0,0,0,0,0,0,0,0"/>
                </v:shape>
                <v:shape id="Freeform 883" o:spid="_x0000_s1040" style="position:absolute;left:2570;top:501;width:1444;height:617;visibility:visible;mso-wrap-style:square;v-text-anchor:top" coordsize="144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" path="m,l161,162r160,80l481,273r161,58l802,418r161,82l1123,494r161,72l1444,617e" filled="f" strokecolor="#fcab66" strokeweight=".13997mm">
                  <v:path arrowok="t" o:connecttype="custom" o:connectlocs="0,501;161,663;321,743;481,774;642,832;802,919;963,1001;1123,995;1284,1067;1444,1118" o:connectangles="0,0,0,0,0,0,0,0,0,0"/>
                </v:shape>
                <v:shape id="Freeform 882" o:spid="_x0000_s1041" style="position:absolute;left:2570;top:490;width:1444;height:662;visibility:visible;mso-wrap-style:square;v-text-anchor:top" coordsize="1444,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" path="m,l161,129r160,67l481,265r161,68l802,402r161,88l1123,524r161,77l1444,662e" filled="f" strokecolor="#f57723" strokeweight=".13997mm">
                  <v:path arrowok="t" o:connecttype="custom" o:connectlocs="0,490;161,619;321,686;481,755;642,823;802,892;963,980;1123,1014;1284,1091;1444,1152" o:connectangles="0,0,0,0,0,0,0,0,0,0"/>
                </v:shape>
                <v:shape id="Freeform 881" o:spid="_x0000_s1042" style="position:absolute;left:2570;top:480;width:1444;height:667;visibility:visible;mso-wrap-style:square;v-text-anchor:top" coordsize="14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" path="m,l161,107r160,90l481,249r161,70l802,390r161,60l1123,536r161,105l1444,666e" filled="f" strokecolor="#d04401" strokeweight=".13997mm">
                  <v:path arrowok="t" o:connecttype="custom" o:connectlocs="0,481;161,588;321,678;481,730;642,800;802,871;963,931;1123,1017;1284,1122;1444,1147" o:connectangles="0,0,0,0,0,0,0,0,0,0"/>
                </v:shape>
                <v:shape id="Freeform 880" o:spid="_x0000_s1043" style="position:absolute;left:2570;top:477;width:1444;height:684;visibility:visible;mso-wrap-style:square;v-text-anchor:top" coordsize="144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" path="m,l161,98r160,88l481,257r161,71l802,401r161,49l1123,555r161,122l1444,683e" filled="f" strokecolor="#073c7d" strokeweight=".13997mm">
                  <v:path arrowok="t" o:connecttype="custom" o:connectlocs="0,478;161,576;321,664;481,735;642,806;802,879;963,928;1123,1033;1284,1155;1444,1161" o:connectangles="0,0,0,0,0,0,0,0,0,0"/>
                </v:shape>
                <v:shape id="Freeform 879" o:spid="_x0000_s1044" style="position:absolute;left:2570;top:479;width:1444;height:695;visibility:visible;mso-wrap-style:square;v-text-anchor:top" coordsize="144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" path="m,l161,80,321,185r160,79l642,343r160,70l963,466r160,148l1284,672r160,22e" filled="f" strokecolor="#1e6db2" strokeweight=".13997mm">
                  <v:path arrowok="t" o:connecttype="custom" o:connectlocs="0,479;161,559;321,664;481,743;642,822;802,892;963,945;1123,1093;1284,1151;1444,1173" o:connectangles="0,0,0,0,0,0,0,0,0,0"/>
                </v:shape>
                <v:shape id="Freeform 878" o:spid="_x0000_s1045" style="position:absolute;left:2570;top:475;width:1444;height:736;visibility:visible;mso-wrap-style:square;v-text-anchor:top" coordsize="144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" path="m,l161,77,321,189r160,90l642,364r160,77l963,474r160,149l1284,690r160,45e" filled="f" strokecolor="#529dcc" strokeweight=".13997mm">
                  <v:path arrowok="t" o:connecttype="custom" o:connectlocs="0,476;161,553;321,665;481,755;642,840;802,917;963,950;1123,1099;1284,1166;1444,1211" o:connectangles="0,0,0,0,0,0,0,0,0,0"/>
                </v:shape>
                <v:shape id="Freeform 877" o:spid="_x0000_s1046" style="position:absolute;left:2570;top:470;width:1444;height:744;visibility:visible;mso-wrap-style:square;v-text-anchor:top" coordsize="144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" path="m,l161,78,321,192,481,315r161,49l802,455r161,97l1123,674r161,48l1444,744e" filled="f" strokecolor="#99c7e0" strokeweight=".13997mm">
                  <v:path arrowok="t" o:connecttype="custom" o:connectlocs="0,471;161,549;321,663;481,786;642,835;802,926;963,1023;1123,1145;1284,1193;1444,1215" o:connectangles="0,0,0,0,0,0,0,0,0,0"/>
                </v:shape>
                <v:shape id="Freeform 876" o:spid="_x0000_s1047" style="position:absolute;left:2570;top:467;width:1444;height:772;visibility:visible;mso-wrap-style:square;v-text-anchor:top" coordsize="144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" path="m,l161,92,321,213,481,317r161,83l802,491,963,612r160,113l1284,769r160,3e" filled="f" strokecolor="#d0e1f2" strokeweight=".13997mm">
                  <v:path arrowok="t" o:connecttype="custom" o:connectlocs="0,467;161,559;321,680;481,784;642,867;802,958;963,1079;1123,1192;1284,1236;1444,1239" o:connectangles="0,0,0,0,0,0,0,0,0,0"/>
                </v:shape>
                <v:shape id="AutoShape 875" o:spid="_x0000_s1048" style="position:absolute;left:2890;top:19;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" path="m,1467l,m481,1467l481,e" filled="f" strokeweight=".06997mm">
                  <v:stroke dashstyle="1 1"/>
                  <v:path arrowok="t" o:connecttype="custom" o:connectlocs="0,1486;0,19;481,1486;481,19" o:connectangles="0,0,0,0"/>
                </v:shape>
                <v:shape id="Freeform 874" o:spid="_x0000_s1049" style="position:absolute;left:3532;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" path="m,l,23e" fillcolor="black" stroked="f">
                  <v:path arrowok="t" o:connecttype="custom" o:connectlocs="0,1486;0,1509" o:connectangles="0,0"/>
                </v:shape>
                <v:line id="Line 873" o:spid="_x0000_s1050" style="position:absolute;visibility:visible;mso-wrap-style:square" from="3533,1486" to="3533,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" strokeweight=".09331mm"/>
                <v:line id="Line 872" o:spid="_x0000_s1051" style="position:absolute;visibility:visible;mso-wrap-style:square" from="3533,1486" to="3533,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" strokeweight=".06997mm">
                  <v:stroke dashstyle="1 1"/>
                </v:line>
                <v:shape id="Freeform 871" o:spid="_x0000_s1052" style="position:absolute;left:2546;top:32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" path="m23,l,e" fillcolor="black" stroked="f">
                  <v:path arrowok="t" o:connecttype="custom" o:connectlocs="23,0;0,0" o:connectangles="0,0"/>
                </v:shape>
                <v:line id="Line 870" o:spid="_x0000_s1053" style="position:absolute;visibility:visible;mso-wrap-style:square" from="2570,329" to="257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" strokeweight=".09331mm"/>
                <v:shape id="Freeform 869" o:spid="_x0000_s1054" style="position:absolute;left:2546;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" path="m23,l,e" fillcolor="black" stroked="f">
                  <v:path arrowok="t" o:connecttype="custom" o:connectlocs="23,0;0,0" o:connectangles="0,0"/>
                </v:shape>
                <v:line id="Line 868" o:spid="_x0000_s1055" style="position:absolute;visibility:visible;mso-wrap-style:square" from="2570,47" to="25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" strokeweight=".09331mm"/>
                <v:shape id="AutoShape 867" o:spid="_x0000_s1056" style="position:absolute;left:2570;top:19;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" path="m,1467l,m1444,1467l1444,e" filled="f" strokeweight=".09331mm">
                  <v:path arrowok="t" o:connecttype="custom" o:connectlocs="0,1486;0,19;1444,1486;1444,19" o:connectangles="0,0,0,0"/>
                </v:shape>
                <v:shape id="Freeform 866" o:spid="_x0000_s1057" style="position:absolute;left:3211;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" path="m,l,23e" fillcolor="black" stroked="f">
                  <v:path arrowok="t" o:connecttype="custom" o:connectlocs="0,1486;0,1509" o:connectangles="0,0"/>
                </v:shape>
                <v:line id="Line 865" o:spid="_x0000_s1058" style="position:absolute;visibility:visible;mso-wrap-style:square" from="3212,1486" to="3212,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" strokeweight=".09331mm"/>
                <v:shape id="Freeform 864" o:spid="_x0000_s1059" style="position:absolute;left:3853;top:148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" path="m,l,23e" fillcolor="black" stroked="f">
                  <v:path arrowok="t" o:connecttype="custom" o:connectlocs="0,1486;0,1509" o:connectangles="0,0"/>
                </v:shape>
                <v:line id="Line 863" o:spid="_x0000_s1060" style="position:absolute;visibility:visible;mso-wrap-style:square" from="3854,1486" to="3854,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" strokeweight=".09331mm"/>
                <v:shape id="AutoShape 862" o:spid="_x0000_s1061" style="position:absolute;left:2570;top:19;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" path="m,1467r1444,m,l1444,e" filled="f" strokeweight=".09331mm">
                  <v:path arrowok="t" o:connecttype="custom" o:connectlocs="0,1486;1444,1486;0,19;1444,19" o:connectangles="0,0,0,0"/>
                </v:shape>
                <v:shape id="Freeform 861" o:spid="_x0000_s1062" style="position:absolute;left:2570;top:463;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" path="m,l161,61,321,187r160,81l642,309r160,77l963,461r160,47l1284,565r160,34e" filled="f" strokeweight=".16797mm">
                  <v:path arrowok="t" o:connecttype="custom" o:connectlocs="0,464;161,525;321,651;481,732;642,773;802,850;963,925;1123,972;1284,1029;1444,1063" o:connectangles="0,0,0,0,0,0,0,0,0,0"/>
                </v:shape>
                <w10:wrap anchorx="page"/>
              </v:group>
            </w:pict>
          </mc:Fallback>
        </mc:AlternateContent>
      </w:r>
      <w:r>
        <w:rPr>
          <w:noProof/>
        </w:rPr>
        <mc:AlternateContent>
          <mc:Choice Requires="wps">
            <w:drawing>
              <wp:anchor distT="0" distB="0" distL="114300" distR="114300" simplePos="0" relativeHeight="15775232" behindDoc="0" locked="0" layoutInCell="1" allowOverlap="1" wp14:anchorId="3C1A3A73" wp14:editId="7DF6B233">
                <wp:simplePos x="0" y="0"/>
                <wp:positionH relativeFrom="page">
                  <wp:posOffset>1782445</wp:posOffset>
                </wp:positionH>
                <wp:positionV relativeFrom="paragraph">
                  <wp:posOffset>17145</wp:posOffset>
                </wp:positionV>
                <wp:extent cx="66040" cy="242570"/>
                <wp:effectExtent l="0" t="0" r="0" b="0"/>
                <wp:wrapNone/>
                <wp:docPr id="863"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9D737" w14:textId="77777777" w:rsidR="00E749F9" w:rsidRDefault="00E749F9">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A3A73" id="Text Box 859" o:spid="_x0000_s1189" type="#_x0000_t202" style="position:absolute;left:0;text-align:left;margin-left:140.35pt;margin-top:1.35pt;width:5.2pt;height:19.1pt;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" filled="f" stroked="f">
                <v:textbox style="layout-flow:vertical;mso-layout-flow-alt:bottom-to-top" inset="0,0,0,0">
                  <w:txbxContent>
                    <w:p w14:paraId="6C99D737" w14:textId="77777777" w:rsidR="00E749F9" w:rsidRDefault="00E749F9">
                      <w:pPr>
                        <w:spacing w:before="10"/>
                        <w:ind w:left="20"/>
                        <w:rPr>
                          <w:rFonts w:ascii="Verdana"/>
                          <w:sz w:val="6"/>
                        </w:rPr>
                      </w:pPr>
                      <w:r>
                        <w:rPr>
                          <w:rFonts w:ascii="Verdana"/>
                          <w:w w:val="110"/>
                          <w:sz w:val="6"/>
                        </w:rPr>
                        <w:t>start</w:t>
                      </w:r>
                      <w:r>
                        <w:rPr>
                          <w:rFonts w:ascii="Verdana"/>
                          <w:spacing w:val="-6"/>
                          <w:w w:val="110"/>
                          <w:sz w:val="6"/>
                        </w:rPr>
                        <w:t xml:space="preserve"> </w:t>
                      </w:r>
                      <w:proofErr w:type="spellStart"/>
                      <w:r>
                        <w:rPr>
                          <w:rFonts w:ascii="Verdana"/>
                          <w:w w:val="110"/>
                          <w:sz w:val="6"/>
                        </w:rPr>
                        <w:t>notif</w:t>
                      </w:r>
                      <w:proofErr w:type="spellEnd"/>
                      <w:r>
                        <w:rPr>
                          <w:rFonts w:ascii="Verdana"/>
                          <w:w w:val="110"/>
                          <w:sz w:val="6"/>
                        </w:rPr>
                        <w:t>.</w:t>
                      </w:r>
                    </w:p>
                  </w:txbxContent>
                </v:textbox>
                <w10:wrap anchorx="page"/>
              </v:shape>
            </w:pict>
          </mc:Fallback>
        </mc:AlternateContent>
      </w:r>
      <w:r>
        <w:rPr>
          <w:noProof/>
        </w:rPr>
        <mc:AlternateContent>
          <mc:Choice Requires="wps">
            <w:drawing>
              <wp:anchor distT="0" distB="0" distL="114300" distR="114300" simplePos="0" relativeHeight="15775744" behindDoc="0" locked="0" layoutInCell="1" allowOverlap="1" wp14:anchorId="55412930" wp14:editId="23337116">
                <wp:simplePos x="0" y="0"/>
                <wp:positionH relativeFrom="page">
                  <wp:posOffset>2087880</wp:posOffset>
                </wp:positionH>
                <wp:positionV relativeFrom="paragraph">
                  <wp:posOffset>17780</wp:posOffset>
                </wp:positionV>
                <wp:extent cx="66040" cy="207010"/>
                <wp:effectExtent l="0" t="0" r="0" b="0"/>
                <wp:wrapNone/>
                <wp:docPr id="862"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52654" w14:textId="77777777" w:rsidR="00E749F9" w:rsidRDefault="00E749F9">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12930" id="Text Box 858" o:spid="_x0000_s1190" type="#_x0000_t202" style="position:absolute;left:0;text-align:left;margin-left:164.4pt;margin-top:1.4pt;width:5.2pt;height:16.3pt;z-index:1577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jDsQIAALY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" filled="f" stroked="f">
                <v:textbox style="layout-flow:vertical;mso-layout-flow-alt:bottom-to-top" inset="0,0,0,0">
                  <w:txbxContent>
                    <w:p w14:paraId="55F52654" w14:textId="77777777" w:rsidR="00E749F9" w:rsidRDefault="00E749F9">
                      <w:pPr>
                        <w:spacing w:before="10"/>
                        <w:ind w:left="20"/>
                        <w:rPr>
                          <w:rFonts w:ascii="Verdana"/>
                          <w:sz w:val="6"/>
                        </w:rPr>
                      </w:pPr>
                      <w:r>
                        <w:rPr>
                          <w:rFonts w:ascii="Verdana"/>
                          <w:w w:val="110"/>
                          <w:sz w:val="6"/>
                        </w:rPr>
                        <w:t>end</w:t>
                      </w:r>
                      <w:r>
                        <w:rPr>
                          <w:rFonts w:ascii="Verdana"/>
                          <w:spacing w:val="-2"/>
                          <w:w w:val="110"/>
                          <w:sz w:val="6"/>
                        </w:rPr>
                        <w:t xml:space="preserve"> </w:t>
                      </w:r>
                      <w:r>
                        <w:rPr>
                          <w:rFonts w:ascii="Verdana"/>
                          <w:w w:val="110"/>
                          <w:sz w:val="6"/>
                        </w:rPr>
                        <w:t>COS</w:t>
                      </w:r>
                    </w:p>
                  </w:txbxContent>
                </v:textbox>
                <w10:wrap anchorx="page"/>
              </v:shape>
            </w:pict>
          </mc:Fallback>
        </mc:AlternateContent>
      </w:r>
      <w:r>
        <w:rPr>
          <w:noProof/>
        </w:rPr>
        <mc:AlternateContent>
          <mc:Choice Requires="wps">
            <w:drawing>
              <wp:anchor distT="0" distB="0" distL="114300" distR="114300" simplePos="0" relativeHeight="15776256" behindDoc="0" locked="0" layoutInCell="1" allowOverlap="1" wp14:anchorId="3FD6075B" wp14:editId="10F2EA0E">
                <wp:simplePos x="0" y="0"/>
                <wp:positionH relativeFrom="page">
                  <wp:posOffset>2190115</wp:posOffset>
                </wp:positionH>
                <wp:positionV relativeFrom="paragraph">
                  <wp:posOffset>17780</wp:posOffset>
                </wp:positionV>
                <wp:extent cx="66040" cy="224155"/>
                <wp:effectExtent l="0" t="0" r="0" b="0"/>
                <wp:wrapNone/>
                <wp:docPr id="861"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1E917" w14:textId="77777777" w:rsidR="00E749F9" w:rsidRDefault="00E749F9">
                            <w:pPr>
                              <w:spacing w:before="10"/>
                              <w:ind w:left="20"/>
                              <w:rPr>
                                <w:rFonts w:ascii="Verdana"/>
                                <w:sz w:val="6"/>
                              </w:rPr>
                            </w:pPr>
                            <w:r>
                              <w:rPr>
                                <w:rFonts w:ascii="Verdana"/>
                                <w:w w:val="110"/>
                                <w:sz w:val="6"/>
                              </w:rPr>
                              <w:t>end DWD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6075B" id="Text Box 857" o:spid="_x0000_s1191" type="#_x0000_t202" style="position:absolute;left:0;text-align:left;margin-left:172.45pt;margin-top:1.4pt;width:5.2pt;height:17.65pt;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" filled="f" stroked="f">
                <v:textbox style="layout-flow:vertical;mso-layout-flow-alt:bottom-to-top" inset="0,0,0,0">
                  <w:txbxContent>
                    <w:p w14:paraId="0D41E917" w14:textId="77777777" w:rsidR="00E749F9" w:rsidRDefault="00E749F9">
                      <w:pPr>
                        <w:spacing w:before="10"/>
                        <w:ind w:left="20"/>
                        <w:rPr>
                          <w:rFonts w:ascii="Verdana"/>
                          <w:sz w:val="6"/>
                        </w:rPr>
                      </w:pPr>
                      <w:r>
                        <w:rPr>
                          <w:rFonts w:ascii="Verdana"/>
                          <w:w w:val="110"/>
                          <w:sz w:val="6"/>
                        </w:rPr>
                        <w:t>end DWD</w:t>
                      </w:r>
                    </w:p>
                  </w:txbxContent>
                </v:textbox>
                <w10:wrap anchorx="page"/>
              </v:shape>
            </w:pict>
          </mc:Fallback>
        </mc:AlternateContent>
      </w:r>
      <w:r w:rsidR="00462487">
        <w:rPr>
          <w:rFonts w:ascii="Verdana"/>
          <w:w w:val="105"/>
          <w:sz w:val="8"/>
        </w:rPr>
        <w:t>1.0</w:t>
      </w:r>
    </w:p>
    <w:p w14:paraId="60B1A781" w14:textId="77777777" w:rsidR="00E2709D" w:rsidRDefault="00E2709D">
      <w:pPr>
        <w:pStyle w:val="BodyText"/>
        <w:rPr>
          <w:rFonts w:ascii="Verdana"/>
          <w:sz w:val="8"/>
        </w:rPr>
      </w:pPr>
    </w:p>
    <w:p w14:paraId="1A73EC36" w14:textId="77777777" w:rsidR="00E2709D" w:rsidRDefault="00E2709D">
      <w:pPr>
        <w:pStyle w:val="BodyText"/>
        <w:spacing w:before="2"/>
        <w:rPr>
          <w:rFonts w:ascii="Verdana"/>
          <w:sz w:val="7"/>
        </w:rPr>
      </w:pPr>
    </w:p>
    <w:p w14:paraId="6C39A01E" w14:textId="77777777" w:rsidR="00E2709D" w:rsidRDefault="00462487">
      <w:pPr>
        <w:ind w:left="787"/>
        <w:rPr>
          <w:rFonts w:ascii="Verdana"/>
          <w:sz w:val="8"/>
        </w:rPr>
      </w:pPr>
      <w:r>
        <w:rPr>
          <w:rFonts w:ascii="Verdana"/>
          <w:w w:val="105"/>
          <w:sz w:val="8"/>
        </w:rPr>
        <w:t>0.8</w:t>
      </w:r>
    </w:p>
    <w:p w14:paraId="79C08A31" w14:textId="77777777" w:rsidR="00E2709D" w:rsidRDefault="00E2709D">
      <w:pPr>
        <w:pStyle w:val="BodyText"/>
        <w:rPr>
          <w:rFonts w:ascii="Verdana"/>
          <w:sz w:val="8"/>
        </w:rPr>
      </w:pPr>
    </w:p>
    <w:p w14:paraId="6A827E32" w14:textId="77777777" w:rsidR="00E2709D" w:rsidRDefault="00E2709D">
      <w:pPr>
        <w:pStyle w:val="BodyText"/>
        <w:spacing w:before="3"/>
        <w:rPr>
          <w:rFonts w:ascii="Verdana"/>
          <w:sz w:val="7"/>
        </w:rPr>
      </w:pPr>
    </w:p>
    <w:p w14:paraId="2B3042DF" w14:textId="66F5CD8F" w:rsidR="00E2709D" w:rsidRDefault="00285D5B">
      <w:pPr>
        <w:ind w:left="787"/>
        <w:rPr>
          <w:rFonts w:ascii="Verdana"/>
          <w:sz w:val="8"/>
        </w:rPr>
      </w:pPr>
      <w:r>
        <w:rPr>
          <w:noProof/>
        </w:rPr>
        <mc:AlternateContent>
          <mc:Choice Requires="wps">
            <w:drawing>
              <wp:anchor distT="0" distB="0" distL="114300" distR="114300" simplePos="0" relativeHeight="15774720" behindDoc="0" locked="0" layoutInCell="1" allowOverlap="1" wp14:anchorId="10E4FDA3" wp14:editId="378AE812">
                <wp:simplePos x="0" y="0"/>
                <wp:positionH relativeFrom="page">
                  <wp:posOffset>1425575</wp:posOffset>
                </wp:positionH>
                <wp:positionV relativeFrom="paragraph">
                  <wp:posOffset>0</wp:posOffset>
                </wp:positionV>
                <wp:extent cx="86360" cy="240030"/>
                <wp:effectExtent l="0" t="0" r="0" b="0"/>
                <wp:wrapNone/>
                <wp:docPr id="860" name="Text Box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BC4DF" w14:textId="77777777" w:rsidR="00E749F9" w:rsidRDefault="00E749F9">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4FDA3" id="Text Box 856" o:spid="_x0000_s1192" type="#_x0000_t202" style="position:absolute;left:0;text-align:left;margin-left:112.25pt;margin-top:0;width:6.8pt;height:18.9pt;z-index:1577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" filled="f" stroked="f">
                <v:textbox style="layout-flow:vertical;mso-layout-flow-alt:bottom-to-top" inset="0,0,0,0">
                  <w:txbxContent>
                    <w:p w14:paraId="3DCBC4DF" w14:textId="77777777" w:rsidR="00E749F9" w:rsidRDefault="00E749F9">
                      <w:pPr>
                        <w:spacing w:before="5"/>
                        <w:ind w:left="20"/>
                        <w:rPr>
                          <w:rFonts w:ascii="Verdana"/>
                          <w:sz w:val="9"/>
                        </w:rPr>
                      </w:pPr>
                      <w:r>
                        <w:rPr>
                          <w:rFonts w:ascii="Verdana"/>
                          <w:sz w:val="9"/>
                        </w:rPr>
                        <w:t>f0.8</w:t>
                      </w:r>
                      <w:r>
                        <w:rPr>
                          <w:rFonts w:ascii="Verdana"/>
                          <w:spacing w:val="2"/>
                          <w:sz w:val="9"/>
                        </w:rPr>
                        <w:t xml:space="preserve"> </w:t>
                      </w:r>
                      <w:r>
                        <w:rPr>
                          <w:rFonts w:ascii="Verdana"/>
                          <w:sz w:val="9"/>
                        </w:rPr>
                        <w:t>(-)</w:t>
                      </w:r>
                    </w:p>
                  </w:txbxContent>
                </v:textbox>
                <w10:wrap anchorx="page"/>
              </v:shape>
            </w:pict>
          </mc:Fallback>
        </mc:AlternateContent>
      </w:r>
      <w:r w:rsidR="00462487">
        <w:rPr>
          <w:rFonts w:ascii="Verdana"/>
          <w:w w:val="105"/>
          <w:sz w:val="8"/>
        </w:rPr>
        <w:t>0.6</w:t>
      </w:r>
    </w:p>
    <w:p w14:paraId="75821E67" w14:textId="77777777" w:rsidR="00E2709D" w:rsidRDefault="00E2709D">
      <w:pPr>
        <w:pStyle w:val="BodyText"/>
        <w:rPr>
          <w:rFonts w:ascii="Verdana"/>
          <w:sz w:val="8"/>
        </w:rPr>
      </w:pPr>
    </w:p>
    <w:p w14:paraId="1BD55ADE" w14:textId="77777777" w:rsidR="00E2709D" w:rsidRDefault="00E2709D">
      <w:pPr>
        <w:pStyle w:val="BodyText"/>
        <w:spacing w:before="2"/>
        <w:rPr>
          <w:rFonts w:ascii="Verdana"/>
          <w:sz w:val="7"/>
        </w:rPr>
      </w:pPr>
    </w:p>
    <w:p w14:paraId="630BBD74" w14:textId="77777777" w:rsidR="00E2709D" w:rsidRDefault="00462487">
      <w:pPr>
        <w:ind w:left="787"/>
        <w:rPr>
          <w:rFonts w:ascii="Verdana"/>
          <w:sz w:val="8"/>
        </w:rPr>
      </w:pPr>
      <w:r>
        <w:rPr>
          <w:rFonts w:ascii="Verdana"/>
          <w:w w:val="105"/>
          <w:sz w:val="8"/>
        </w:rPr>
        <w:t>0.4</w:t>
      </w:r>
    </w:p>
    <w:p w14:paraId="546FFDEE" w14:textId="77777777" w:rsidR="00E2709D" w:rsidRDefault="00E2709D">
      <w:pPr>
        <w:pStyle w:val="BodyText"/>
        <w:rPr>
          <w:rFonts w:ascii="Verdana"/>
          <w:sz w:val="8"/>
        </w:rPr>
      </w:pPr>
    </w:p>
    <w:p w14:paraId="676D77CA" w14:textId="77777777" w:rsidR="00E2709D" w:rsidRDefault="00E2709D">
      <w:pPr>
        <w:pStyle w:val="BodyText"/>
        <w:spacing w:before="3"/>
        <w:rPr>
          <w:rFonts w:ascii="Verdana"/>
          <w:sz w:val="7"/>
        </w:rPr>
      </w:pPr>
    </w:p>
    <w:p w14:paraId="6D996289" w14:textId="77777777" w:rsidR="00E2709D" w:rsidRDefault="00462487">
      <w:pPr>
        <w:ind w:left="787"/>
        <w:rPr>
          <w:rFonts w:ascii="Verdana"/>
          <w:sz w:val="8"/>
        </w:rPr>
      </w:pPr>
      <w:r>
        <w:rPr>
          <w:rFonts w:ascii="Verdana"/>
          <w:w w:val="105"/>
          <w:sz w:val="8"/>
        </w:rPr>
        <w:t>0.2</w:t>
      </w:r>
    </w:p>
    <w:p w14:paraId="30662006" w14:textId="77777777" w:rsidR="00E2709D" w:rsidRDefault="00462487">
      <w:pPr>
        <w:spacing w:before="80"/>
        <w:ind w:left="513"/>
        <w:rPr>
          <w:rFonts w:ascii="Verdana"/>
          <w:sz w:val="10"/>
        </w:rPr>
      </w:pPr>
      <w:r>
        <w:br w:type="column"/>
      </w:r>
      <w:r>
        <w:rPr>
          <w:rFonts w:ascii="Verdana"/>
          <w:w w:val="105"/>
          <w:sz w:val="10"/>
        </w:rPr>
        <w:t>model</w:t>
      </w:r>
      <w:r>
        <w:rPr>
          <w:rFonts w:ascii="Verdana"/>
          <w:spacing w:val="9"/>
          <w:w w:val="105"/>
          <w:sz w:val="10"/>
        </w:rPr>
        <w:t xml:space="preserve"> </w:t>
      </w:r>
      <w:proofErr w:type="gramStart"/>
      <w:r>
        <w:rPr>
          <w:rFonts w:ascii="Verdana"/>
          <w:w w:val="105"/>
          <w:sz w:val="10"/>
        </w:rPr>
        <w:t>mean</w:t>
      </w:r>
      <w:proofErr w:type="gramEnd"/>
    </w:p>
    <w:p w14:paraId="58E76291" w14:textId="77777777" w:rsidR="00E2709D" w:rsidRDefault="00462487">
      <w:pPr>
        <w:spacing w:before="80"/>
        <w:ind w:left="787"/>
        <w:rPr>
          <w:rFonts w:ascii="Verdana"/>
          <w:sz w:val="10"/>
        </w:rPr>
      </w:pPr>
      <w:r>
        <w:br w:type="column"/>
      </w:r>
      <w:r>
        <w:rPr>
          <w:rFonts w:ascii="Verdana"/>
          <w:w w:val="105"/>
          <w:sz w:val="10"/>
        </w:rPr>
        <w:t>member</w:t>
      </w:r>
      <w:r>
        <w:rPr>
          <w:rFonts w:ascii="Verdana"/>
          <w:spacing w:val="-6"/>
          <w:w w:val="105"/>
          <w:sz w:val="10"/>
        </w:rPr>
        <w:t xml:space="preserve"> </w:t>
      </w:r>
      <w:r>
        <w:rPr>
          <w:rFonts w:ascii="Verdana"/>
          <w:w w:val="105"/>
          <w:sz w:val="10"/>
        </w:rPr>
        <w:t>weighted</w:t>
      </w:r>
    </w:p>
    <w:p w14:paraId="3FBD2D17" w14:textId="77777777" w:rsidR="00E2709D" w:rsidRDefault="00462487">
      <w:pPr>
        <w:spacing w:before="80"/>
        <w:ind w:left="787"/>
        <w:rPr>
          <w:rFonts w:ascii="Verdana"/>
          <w:sz w:val="10"/>
        </w:rPr>
      </w:pPr>
      <w:r>
        <w:br w:type="column"/>
      </w:r>
      <w:r>
        <w:rPr>
          <w:rFonts w:ascii="Verdana"/>
          <w:spacing w:val="-1"/>
          <w:w w:val="105"/>
          <w:sz w:val="10"/>
        </w:rPr>
        <w:t>brier</w:t>
      </w:r>
      <w:r>
        <w:rPr>
          <w:rFonts w:ascii="Verdana"/>
          <w:spacing w:val="-6"/>
          <w:w w:val="105"/>
          <w:sz w:val="10"/>
        </w:rPr>
        <w:t xml:space="preserve"> </w:t>
      </w:r>
      <w:r>
        <w:rPr>
          <w:rFonts w:ascii="Verdana"/>
          <w:w w:val="105"/>
          <w:sz w:val="10"/>
        </w:rPr>
        <w:t>weighted</w:t>
      </w:r>
    </w:p>
    <w:p w14:paraId="5777B215" w14:textId="77777777" w:rsidR="00E2709D" w:rsidRDefault="00462487">
      <w:pPr>
        <w:pStyle w:val="BodyText"/>
        <w:rPr>
          <w:rFonts w:ascii="Verdana"/>
          <w:sz w:val="8"/>
        </w:rPr>
      </w:pPr>
      <w:r>
        <w:br w:type="column"/>
      </w:r>
    </w:p>
    <w:p w14:paraId="25F7AA98" w14:textId="77777777" w:rsidR="00E2709D" w:rsidRDefault="00E2709D">
      <w:pPr>
        <w:pStyle w:val="BodyText"/>
        <w:spacing w:before="12"/>
        <w:rPr>
          <w:rFonts w:ascii="Verdana"/>
          <w:sz w:val="8"/>
        </w:rPr>
      </w:pPr>
    </w:p>
    <w:p w14:paraId="29585054" w14:textId="73F32438" w:rsidR="00E2709D" w:rsidRDefault="00285D5B">
      <w:pPr>
        <w:ind w:left="379"/>
        <w:rPr>
          <w:rFonts w:ascii="Verdana"/>
          <w:sz w:val="8"/>
        </w:rPr>
      </w:pPr>
      <w:r>
        <w:rPr>
          <w:noProof/>
        </w:rPr>
        <mc:AlternateContent>
          <mc:Choice Requires="wpg">
            <w:drawing>
              <wp:anchor distT="0" distB="0" distL="114300" distR="114300" simplePos="0" relativeHeight="15769600" behindDoc="0" locked="0" layoutInCell="1" allowOverlap="1" wp14:anchorId="3BE305F2" wp14:editId="48049C76">
                <wp:simplePos x="0" y="0"/>
                <wp:positionH relativeFrom="page">
                  <wp:posOffset>4918075</wp:posOffset>
                </wp:positionH>
                <wp:positionV relativeFrom="paragraph">
                  <wp:posOffset>6985</wp:posOffset>
                </wp:positionV>
                <wp:extent cx="934720" cy="948055"/>
                <wp:effectExtent l="0" t="0" r="0" b="0"/>
                <wp:wrapNone/>
                <wp:docPr id="823" name="Group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7745" y="11"/>
                          <a:chExt cx="1472" cy="1493"/>
                        </a:xfrm>
                      </wpg:grpSpPr>
                      <wps:wsp>
                        <wps:cNvPr id="824" name="Freeform 855"/>
                        <wps:cNvSpPr>
                          <a:spLocks/>
                        </wps:cNvSpPr>
                        <wps:spPr bwMode="auto">
                          <a:xfrm>
                            <a:off x="7767"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Line 854"/>
                        <wps:cNvCnPr>
                          <a:cxnSpLocks noChangeShapeType="1"/>
                        </wps:cNvCnPr>
                        <wps:spPr bwMode="auto">
                          <a:xfrm>
                            <a:off x="7768"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 name="Freeform 853"/>
                        <wps:cNvSpPr>
                          <a:spLocks/>
                        </wps:cNvSpPr>
                        <wps:spPr bwMode="auto">
                          <a:xfrm>
                            <a:off x="7744" y="1452"/>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Line 852"/>
                        <wps:cNvCnPr>
                          <a:cxnSpLocks noChangeShapeType="1"/>
                        </wps:cNvCnPr>
                        <wps:spPr bwMode="auto">
                          <a:xfrm>
                            <a:off x="7768" y="145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 name="Freeform 851"/>
                        <wps:cNvSpPr>
                          <a:spLocks/>
                        </wps:cNvSpPr>
                        <wps:spPr bwMode="auto">
                          <a:xfrm>
                            <a:off x="8088"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Line 850"/>
                        <wps:cNvCnPr>
                          <a:cxnSpLocks noChangeShapeType="1"/>
                        </wps:cNvCnPr>
                        <wps:spPr bwMode="auto">
                          <a:xfrm>
                            <a:off x="8089"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 name="Freeform 849"/>
                        <wps:cNvSpPr>
                          <a:spLocks/>
                        </wps:cNvSpPr>
                        <wps:spPr bwMode="auto">
                          <a:xfrm>
                            <a:off x="7744" y="1170"/>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Line 848"/>
                        <wps:cNvCnPr>
                          <a:cxnSpLocks noChangeShapeType="1"/>
                        </wps:cNvCnPr>
                        <wps:spPr bwMode="auto">
                          <a:xfrm>
                            <a:off x="7768" y="117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 name="Freeform 847"/>
                        <wps:cNvSpPr>
                          <a:spLocks/>
                        </wps:cNvSpPr>
                        <wps:spPr bwMode="auto">
                          <a:xfrm>
                            <a:off x="7744" y="888"/>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Line 846"/>
                        <wps:cNvCnPr>
                          <a:cxnSpLocks noChangeShapeType="1"/>
                        </wps:cNvCnPr>
                        <wps:spPr bwMode="auto">
                          <a:xfrm>
                            <a:off x="7768" y="88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 name="Freeform 845"/>
                        <wps:cNvSpPr>
                          <a:spLocks/>
                        </wps:cNvSpPr>
                        <wps:spPr bwMode="auto">
                          <a:xfrm>
                            <a:off x="7744" y="606"/>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Line 844"/>
                        <wps:cNvCnPr>
                          <a:cxnSpLocks noChangeShapeType="1"/>
                        </wps:cNvCnPr>
                        <wps:spPr bwMode="auto">
                          <a:xfrm>
                            <a:off x="7768" y="60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 name="Freeform 843"/>
                        <wps:cNvSpPr>
                          <a:spLocks/>
                        </wps:cNvSpPr>
                        <wps:spPr bwMode="auto">
                          <a:xfrm>
                            <a:off x="7767" y="593"/>
                            <a:ext cx="1444" cy="553"/>
                          </a:xfrm>
                          <a:custGeom>
                            <a:avLst/>
                            <a:gdLst>
                              <a:gd name="T0" fmla="+- 0 7768 7768"/>
                              <a:gd name="T1" fmla="*/ T0 w 1444"/>
                              <a:gd name="T2" fmla="+- 0 594 594"/>
                              <a:gd name="T3" fmla="*/ 594 h 553"/>
                              <a:gd name="T4" fmla="+- 0 7928 7768"/>
                              <a:gd name="T5" fmla="*/ T4 w 1444"/>
                              <a:gd name="T6" fmla="+- 0 750 594"/>
                              <a:gd name="T7" fmla="*/ 750 h 553"/>
                              <a:gd name="T8" fmla="+- 0 8089 7768"/>
                              <a:gd name="T9" fmla="*/ T8 w 1444"/>
                              <a:gd name="T10" fmla="+- 0 849 594"/>
                              <a:gd name="T11" fmla="*/ 849 h 553"/>
                              <a:gd name="T12" fmla="+- 0 8249 7768"/>
                              <a:gd name="T13" fmla="*/ T12 w 1444"/>
                              <a:gd name="T14" fmla="+- 0 882 594"/>
                              <a:gd name="T15" fmla="*/ 882 h 553"/>
                              <a:gd name="T16" fmla="+- 0 8410 7768"/>
                              <a:gd name="T17" fmla="*/ T16 w 1444"/>
                              <a:gd name="T18" fmla="+- 0 930 594"/>
                              <a:gd name="T19" fmla="*/ 930 h 553"/>
                              <a:gd name="T20" fmla="+- 0 8570 7768"/>
                              <a:gd name="T21" fmla="*/ T20 w 1444"/>
                              <a:gd name="T22" fmla="+- 0 1000 594"/>
                              <a:gd name="T23" fmla="*/ 1000 h 553"/>
                              <a:gd name="T24" fmla="+- 0 8731 7768"/>
                              <a:gd name="T25" fmla="*/ T24 w 1444"/>
                              <a:gd name="T26" fmla="+- 0 1064 594"/>
                              <a:gd name="T27" fmla="*/ 1064 h 553"/>
                              <a:gd name="T28" fmla="+- 0 8891 7768"/>
                              <a:gd name="T29" fmla="*/ T28 w 1444"/>
                              <a:gd name="T30" fmla="+- 0 1109 594"/>
                              <a:gd name="T31" fmla="*/ 1109 h 553"/>
                              <a:gd name="T32" fmla="+- 0 9051 7768"/>
                              <a:gd name="T33" fmla="*/ T32 w 1444"/>
                              <a:gd name="T34" fmla="+- 0 1109 594"/>
                              <a:gd name="T35" fmla="*/ 1109 h 553"/>
                              <a:gd name="T36" fmla="+- 0 9212 7768"/>
                              <a:gd name="T37" fmla="*/ T36 w 1444"/>
                              <a:gd name="T38" fmla="+- 0 1146 594"/>
                              <a:gd name="T39" fmla="*/ 1146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53">
                                <a:moveTo>
                                  <a:pt x="0" y="0"/>
                                </a:moveTo>
                                <a:lnTo>
                                  <a:pt x="160" y="156"/>
                                </a:lnTo>
                                <a:lnTo>
                                  <a:pt x="321" y="255"/>
                                </a:lnTo>
                                <a:lnTo>
                                  <a:pt x="481" y="288"/>
                                </a:lnTo>
                                <a:lnTo>
                                  <a:pt x="642" y="336"/>
                                </a:lnTo>
                                <a:lnTo>
                                  <a:pt x="802" y="406"/>
                                </a:lnTo>
                                <a:lnTo>
                                  <a:pt x="963" y="470"/>
                                </a:lnTo>
                                <a:lnTo>
                                  <a:pt x="1123" y="515"/>
                                </a:lnTo>
                                <a:lnTo>
                                  <a:pt x="1283" y="515"/>
                                </a:lnTo>
                                <a:lnTo>
                                  <a:pt x="1444" y="552"/>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Freeform 842"/>
                        <wps:cNvSpPr>
                          <a:spLocks/>
                        </wps:cNvSpPr>
                        <wps:spPr bwMode="auto">
                          <a:xfrm>
                            <a:off x="7767" y="489"/>
                            <a:ext cx="1444" cy="593"/>
                          </a:xfrm>
                          <a:custGeom>
                            <a:avLst/>
                            <a:gdLst>
                              <a:gd name="T0" fmla="+- 0 7768 7768"/>
                              <a:gd name="T1" fmla="*/ T0 w 1444"/>
                              <a:gd name="T2" fmla="+- 0 489 489"/>
                              <a:gd name="T3" fmla="*/ 489 h 593"/>
                              <a:gd name="T4" fmla="+- 0 7928 7768"/>
                              <a:gd name="T5" fmla="*/ T4 w 1444"/>
                              <a:gd name="T6" fmla="+- 0 628 489"/>
                              <a:gd name="T7" fmla="*/ 628 h 593"/>
                              <a:gd name="T8" fmla="+- 0 8089 7768"/>
                              <a:gd name="T9" fmla="*/ T8 w 1444"/>
                              <a:gd name="T10" fmla="+- 0 719 489"/>
                              <a:gd name="T11" fmla="*/ 719 h 593"/>
                              <a:gd name="T12" fmla="+- 0 8249 7768"/>
                              <a:gd name="T13" fmla="*/ T12 w 1444"/>
                              <a:gd name="T14" fmla="+- 0 762 489"/>
                              <a:gd name="T15" fmla="*/ 762 h 593"/>
                              <a:gd name="T16" fmla="+- 0 8410 7768"/>
                              <a:gd name="T17" fmla="*/ T16 w 1444"/>
                              <a:gd name="T18" fmla="+- 0 795 489"/>
                              <a:gd name="T19" fmla="*/ 795 h 593"/>
                              <a:gd name="T20" fmla="+- 0 8570 7768"/>
                              <a:gd name="T21" fmla="*/ T20 w 1444"/>
                              <a:gd name="T22" fmla="+- 0 889 489"/>
                              <a:gd name="T23" fmla="*/ 889 h 593"/>
                              <a:gd name="T24" fmla="+- 0 8731 7768"/>
                              <a:gd name="T25" fmla="*/ T24 w 1444"/>
                              <a:gd name="T26" fmla="+- 0 994 489"/>
                              <a:gd name="T27" fmla="*/ 994 h 593"/>
                              <a:gd name="T28" fmla="+- 0 8891 7768"/>
                              <a:gd name="T29" fmla="*/ T28 w 1444"/>
                              <a:gd name="T30" fmla="+- 0 1017 489"/>
                              <a:gd name="T31" fmla="*/ 1017 h 593"/>
                              <a:gd name="T32" fmla="+- 0 9051 7768"/>
                              <a:gd name="T33" fmla="*/ T32 w 1444"/>
                              <a:gd name="T34" fmla="+- 0 1025 489"/>
                              <a:gd name="T35" fmla="*/ 1025 h 593"/>
                              <a:gd name="T36" fmla="+- 0 9212 7768"/>
                              <a:gd name="T37" fmla="*/ T36 w 1444"/>
                              <a:gd name="T38" fmla="+- 0 1082 489"/>
                              <a:gd name="T39" fmla="*/ 1082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93">
                                <a:moveTo>
                                  <a:pt x="0" y="0"/>
                                </a:moveTo>
                                <a:lnTo>
                                  <a:pt x="160" y="139"/>
                                </a:lnTo>
                                <a:lnTo>
                                  <a:pt x="321" y="230"/>
                                </a:lnTo>
                                <a:lnTo>
                                  <a:pt x="481" y="273"/>
                                </a:lnTo>
                                <a:lnTo>
                                  <a:pt x="642" y="306"/>
                                </a:lnTo>
                                <a:lnTo>
                                  <a:pt x="802" y="400"/>
                                </a:lnTo>
                                <a:lnTo>
                                  <a:pt x="963" y="505"/>
                                </a:lnTo>
                                <a:lnTo>
                                  <a:pt x="1123" y="528"/>
                                </a:lnTo>
                                <a:lnTo>
                                  <a:pt x="1283" y="536"/>
                                </a:lnTo>
                                <a:lnTo>
                                  <a:pt x="1444" y="593"/>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841"/>
                        <wps:cNvSpPr>
                          <a:spLocks/>
                        </wps:cNvSpPr>
                        <wps:spPr bwMode="auto">
                          <a:xfrm>
                            <a:off x="7767" y="475"/>
                            <a:ext cx="1444" cy="613"/>
                          </a:xfrm>
                          <a:custGeom>
                            <a:avLst/>
                            <a:gdLst>
                              <a:gd name="T0" fmla="+- 0 7768 7768"/>
                              <a:gd name="T1" fmla="*/ T0 w 1444"/>
                              <a:gd name="T2" fmla="+- 0 475 475"/>
                              <a:gd name="T3" fmla="*/ 475 h 613"/>
                              <a:gd name="T4" fmla="+- 0 7928 7768"/>
                              <a:gd name="T5" fmla="*/ T4 w 1444"/>
                              <a:gd name="T6" fmla="+- 0 584 475"/>
                              <a:gd name="T7" fmla="*/ 584 h 613"/>
                              <a:gd name="T8" fmla="+- 0 8089 7768"/>
                              <a:gd name="T9" fmla="*/ T8 w 1444"/>
                              <a:gd name="T10" fmla="+- 0 654 475"/>
                              <a:gd name="T11" fmla="*/ 654 h 613"/>
                              <a:gd name="T12" fmla="+- 0 8249 7768"/>
                              <a:gd name="T13" fmla="*/ T12 w 1444"/>
                              <a:gd name="T14" fmla="+- 0 735 475"/>
                              <a:gd name="T15" fmla="*/ 735 h 613"/>
                              <a:gd name="T16" fmla="+- 0 8410 7768"/>
                              <a:gd name="T17" fmla="*/ T16 w 1444"/>
                              <a:gd name="T18" fmla="+- 0 771 475"/>
                              <a:gd name="T19" fmla="*/ 771 h 613"/>
                              <a:gd name="T20" fmla="+- 0 8570 7768"/>
                              <a:gd name="T21" fmla="*/ T20 w 1444"/>
                              <a:gd name="T22" fmla="+- 0 863 475"/>
                              <a:gd name="T23" fmla="*/ 863 h 613"/>
                              <a:gd name="T24" fmla="+- 0 8731 7768"/>
                              <a:gd name="T25" fmla="*/ T24 w 1444"/>
                              <a:gd name="T26" fmla="+- 0 975 475"/>
                              <a:gd name="T27" fmla="*/ 975 h 613"/>
                              <a:gd name="T28" fmla="+- 0 8891 7768"/>
                              <a:gd name="T29" fmla="*/ T28 w 1444"/>
                              <a:gd name="T30" fmla="+- 0 972 475"/>
                              <a:gd name="T31" fmla="*/ 972 h 613"/>
                              <a:gd name="T32" fmla="+- 0 9051 7768"/>
                              <a:gd name="T33" fmla="*/ T32 w 1444"/>
                              <a:gd name="T34" fmla="+- 0 1021 475"/>
                              <a:gd name="T35" fmla="*/ 1021 h 613"/>
                              <a:gd name="T36" fmla="+- 0 9212 7768"/>
                              <a:gd name="T37" fmla="*/ T36 w 1444"/>
                              <a:gd name="T38" fmla="+- 0 1088 475"/>
                              <a:gd name="T39" fmla="*/ 1088 h 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13">
                                <a:moveTo>
                                  <a:pt x="0" y="0"/>
                                </a:moveTo>
                                <a:lnTo>
                                  <a:pt x="160" y="109"/>
                                </a:lnTo>
                                <a:lnTo>
                                  <a:pt x="321" y="179"/>
                                </a:lnTo>
                                <a:lnTo>
                                  <a:pt x="481" y="260"/>
                                </a:lnTo>
                                <a:lnTo>
                                  <a:pt x="642" y="296"/>
                                </a:lnTo>
                                <a:lnTo>
                                  <a:pt x="802" y="388"/>
                                </a:lnTo>
                                <a:lnTo>
                                  <a:pt x="963" y="500"/>
                                </a:lnTo>
                                <a:lnTo>
                                  <a:pt x="1123" y="497"/>
                                </a:lnTo>
                                <a:lnTo>
                                  <a:pt x="1283" y="546"/>
                                </a:lnTo>
                                <a:lnTo>
                                  <a:pt x="1444" y="613"/>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840"/>
                        <wps:cNvSpPr>
                          <a:spLocks/>
                        </wps:cNvSpPr>
                        <wps:spPr bwMode="auto">
                          <a:xfrm>
                            <a:off x="7767" y="470"/>
                            <a:ext cx="1444" cy="646"/>
                          </a:xfrm>
                          <a:custGeom>
                            <a:avLst/>
                            <a:gdLst>
                              <a:gd name="T0" fmla="+- 0 7768 7768"/>
                              <a:gd name="T1" fmla="*/ T0 w 1444"/>
                              <a:gd name="T2" fmla="+- 0 470 470"/>
                              <a:gd name="T3" fmla="*/ 470 h 646"/>
                              <a:gd name="T4" fmla="+- 0 7928 7768"/>
                              <a:gd name="T5" fmla="*/ T4 w 1444"/>
                              <a:gd name="T6" fmla="+- 0 560 470"/>
                              <a:gd name="T7" fmla="*/ 560 h 646"/>
                              <a:gd name="T8" fmla="+- 0 8089 7768"/>
                              <a:gd name="T9" fmla="*/ T8 w 1444"/>
                              <a:gd name="T10" fmla="+- 0 635 470"/>
                              <a:gd name="T11" fmla="*/ 635 h 646"/>
                              <a:gd name="T12" fmla="+- 0 8249 7768"/>
                              <a:gd name="T13" fmla="*/ T12 w 1444"/>
                              <a:gd name="T14" fmla="+- 0 726 470"/>
                              <a:gd name="T15" fmla="*/ 726 h 646"/>
                              <a:gd name="T16" fmla="+- 0 8410 7768"/>
                              <a:gd name="T17" fmla="*/ T16 w 1444"/>
                              <a:gd name="T18" fmla="+- 0 770 470"/>
                              <a:gd name="T19" fmla="*/ 770 h 646"/>
                              <a:gd name="T20" fmla="+- 0 8570 7768"/>
                              <a:gd name="T21" fmla="*/ T20 w 1444"/>
                              <a:gd name="T22" fmla="+- 0 849 470"/>
                              <a:gd name="T23" fmla="*/ 849 h 646"/>
                              <a:gd name="T24" fmla="+- 0 8731 7768"/>
                              <a:gd name="T25" fmla="*/ T24 w 1444"/>
                              <a:gd name="T26" fmla="+- 0 947 470"/>
                              <a:gd name="T27" fmla="*/ 947 h 646"/>
                              <a:gd name="T28" fmla="+- 0 8891 7768"/>
                              <a:gd name="T29" fmla="*/ T28 w 1444"/>
                              <a:gd name="T30" fmla="+- 0 969 470"/>
                              <a:gd name="T31" fmla="*/ 969 h 646"/>
                              <a:gd name="T32" fmla="+- 0 9051 7768"/>
                              <a:gd name="T33" fmla="*/ T32 w 1444"/>
                              <a:gd name="T34" fmla="+- 0 1059 470"/>
                              <a:gd name="T35" fmla="*/ 1059 h 646"/>
                              <a:gd name="T36" fmla="+- 0 9212 7768"/>
                              <a:gd name="T37" fmla="*/ T36 w 1444"/>
                              <a:gd name="T38" fmla="+- 0 1116 470"/>
                              <a:gd name="T39" fmla="*/ 1116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46">
                                <a:moveTo>
                                  <a:pt x="0" y="0"/>
                                </a:moveTo>
                                <a:lnTo>
                                  <a:pt x="160" y="90"/>
                                </a:lnTo>
                                <a:lnTo>
                                  <a:pt x="321" y="165"/>
                                </a:lnTo>
                                <a:lnTo>
                                  <a:pt x="481" y="256"/>
                                </a:lnTo>
                                <a:lnTo>
                                  <a:pt x="642" y="300"/>
                                </a:lnTo>
                                <a:lnTo>
                                  <a:pt x="802" y="379"/>
                                </a:lnTo>
                                <a:lnTo>
                                  <a:pt x="963" y="477"/>
                                </a:lnTo>
                                <a:lnTo>
                                  <a:pt x="1123" y="499"/>
                                </a:lnTo>
                                <a:lnTo>
                                  <a:pt x="1283" y="589"/>
                                </a:lnTo>
                                <a:lnTo>
                                  <a:pt x="1444" y="646"/>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Freeform 839"/>
                        <wps:cNvSpPr>
                          <a:spLocks/>
                        </wps:cNvSpPr>
                        <wps:spPr bwMode="auto">
                          <a:xfrm>
                            <a:off x="7767" y="464"/>
                            <a:ext cx="1444" cy="682"/>
                          </a:xfrm>
                          <a:custGeom>
                            <a:avLst/>
                            <a:gdLst>
                              <a:gd name="T0" fmla="+- 0 7768 7768"/>
                              <a:gd name="T1" fmla="*/ T0 w 1444"/>
                              <a:gd name="T2" fmla="+- 0 464 464"/>
                              <a:gd name="T3" fmla="*/ 464 h 682"/>
                              <a:gd name="T4" fmla="+- 0 7928 7768"/>
                              <a:gd name="T5" fmla="*/ T4 w 1444"/>
                              <a:gd name="T6" fmla="+- 0 543 464"/>
                              <a:gd name="T7" fmla="*/ 543 h 682"/>
                              <a:gd name="T8" fmla="+- 0 8089 7768"/>
                              <a:gd name="T9" fmla="*/ T8 w 1444"/>
                              <a:gd name="T10" fmla="+- 0 639 464"/>
                              <a:gd name="T11" fmla="*/ 639 h 682"/>
                              <a:gd name="T12" fmla="+- 0 8249 7768"/>
                              <a:gd name="T13" fmla="*/ T12 w 1444"/>
                              <a:gd name="T14" fmla="+- 0 738 464"/>
                              <a:gd name="T15" fmla="*/ 738 h 682"/>
                              <a:gd name="T16" fmla="+- 0 8410 7768"/>
                              <a:gd name="T17" fmla="*/ T16 w 1444"/>
                              <a:gd name="T18" fmla="+- 0 805 464"/>
                              <a:gd name="T19" fmla="*/ 805 h 682"/>
                              <a:gd name="T20" fmla="+- 0 8570 7768"/>
                              <a:gd name="T21" fmla="*/ T20 w 1444"/>
                              <a:gd name="T22" fmla="+- 0 873 464"/>
                              <a:gd name="T23" fmla="*/ 873 h 682"/>
                              <a:gd name="T24" fmla="+- 0 8731 7768"/>
                              <a:gd name="T25" fmla="*/ T24 w 1444"/>
                              <a:gd name="T26" fmla="+- 0 906 464"/>
                              <a:gd name="T27" fmla="*/ 906 h 682"/>
                              <a:gd name="T28" fmla="+- 0 8891 7768"/>
                              <a:gd name="T29" fmla="*/ T28 w 1444"/>
                              <a:gd name="T30" fmla="+- 0 979 464"/>
                              <a:gd name="T31" fmla="*/ 979 h 682"/>
                              <a:gd name="T32" fmla="+- 0 9051 7768"/>
                              <a:gd name="T33" fmla="*/ T32 w 1444"/>
                              <a:gd name="T34" fmla="+- 0 1100 464"/>
                              <a:gd name="T35" fmla="*/ 1100 h 682"/>
                              <a:gd name="T36" fmla="+- 0 9212 7768"/>
                              <a:gd name="T37" fmla="*/ T36 w 1444"/>
                              <a:gd name="T38" fmla="+- 0 1146 464"/>
                              <a:gd name="T39" fmla="*/ 1146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2">
                                <a:moveTo>
                                  <a:pt x="0" y="0"/>
                                </a:moveTo>
                                <a:lnTo>
                                  <a:pt x="160" y="79"/>
                                </a:lnTo>
                                <a:lnTo>
                                  <a:pt x="321" y="175"/>
                                </a:lnTo>
                                <a:lnTo>
                                  <a:pt x="481" y="274"/>
                                </a:lnTo>
                                <a:lnTo>
                                  <a:pt x="642" y="341"/>
                                </a:lnTo>
                                <a:lnTo>
                                  <a:pt x="802" y="409"/>
                                </a:lnTo>
                                <a:lnTo>
                                  <a:pt x="963" y="442"/>
                                </a:lnTo>
                                <a:lnTo>
                                  <a:pt x="1123" y="515"/>
                                </a:lnTo>
                                <a:lnTo>
                                  <a:pt x="1283" y="636"/>
                                </a:lnTo>
                                <a:lnTo>
                                  <a:pt x="1444" y="682"/>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Freeform 838"/>
                        <wps:cNvSpPr>
                          <a:spLocks/>
                        </wps:cNvSpPr>
                        <wps:spPr bwMode="auto">
                          <a:xfrm>
                            <a:off x="7767" y="468"/>
                            <a:ext cx="1444" cy="682"/>
                          </a:xfrm>
                          <a:custGeom>
                            <a:avLst/>
                            <a:gdLst>
                              <a:gd name="T0" fmla="+- 0 7768 7768"/>
                              <a:gd name="T1" fmla="*/ T0 w 1444"/>
                              <a:gd name="T2" fmla="+- 0 469 469"/>
                              <a:gd name="T3" fmla="*/ 469 h 682"/>
                              <a:gd name="T4" fmla="+- 0 7928 7768"/>
                              <a:gd name="T5" fmla="*/ T4 w 1444"/>
                              <a:gd name="T6" fmla="+- 0 534 469"/>
                              <a:gd name="T7" fmla="*/ 534 h 682"/>
                              <a:gd name="T8" fmla="+- 0 8089 7768"/>
                              <a:gd name="T9" fmla="*/ T8 w 1444"/>
                              <a:gd name="T10" fmla="+- 0 647 469"/>
                              <a:gd name="T11" fmla="*/ 647 h 682"/>
                              <a:gd name="T12" fmla="+- 0 8249 7768"/>
                              <a:gd name="T13" fmla="*/ T12 w 1444"/>
                              <a:gd name="T14" fmla="+- 0 743 469"/>
                              <a:gd name="T15" fmla="*/ 743 h 682"/>
                              <a:gd name="T16" fmla="+- 0 8410 7768"/>
                              <a:gd name="T17" fmla="*/ T16 w 1444"/>
                              <a:gd name="T18" fmla="+- 0 831 469"/>
                              <a:gd name="T19" fmla="*/ 831 h 682"/>
                              <a:gd name="T20" fmla="+- 0 8570 7768"/>
                              <a:gd name="T21" fmla="*/ T20 w 1444"/>
                              <a:gd name="T22" fmla="+- 0 899 469"/>
                              <a:gd name="T23" fmla="*/ 899 h 682"/>
                              <a:gd name="T24" fmla="+- 0 8731 7768"/>
                              <a:gd name="T25" fmla="*/ T24 w 1444"/>
                              <a:gd name="T26" fmla="+- 0 930 469"/>
                              <a:gd name="T27" fmla="*/ 930 h 682"/>
                              <a:gd name="T28" fmla="+- 0 8891 7768"/>
                              <a:gd name="T29" fmla="*/ T28 w 1444"/>
                              <a:gd name="T30" fmla="+- 0 1030 469"/>
                              <a:gd name="T31" fmla="*/ 1030 h 682"/>
                              <a:gd name="T32" fmla="+- 0 9051 7768"/>
                              <a:gd name="T33" fmla="*/ T32 w 1444"/>
                              <a:gd name="T34" fmla="+- 0 1126 469"/>
                              <a:gd name="T35" fmla="*/ 1126 h 682"/>
                              <a:gd name="T36" fmla="+- 0 9212 7768"/>
                              <a:gd name="T37" fmla="*/ T36 w 1444"/>
                              <a:gd name="T38" fmla="+- 0 1150 469"/>
                              <a:gd name="T39" fmla="*/ 1150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2">
                                <a:moveTo>
                                  <a:pt x="0" y="0"/>
                                </a:moveTo>
                                <a:lnTo>
                                  <a:pt x="160" y="65"/>
                                </a:lnTo>
                                <a:lnTo>
                                  <a:pt x="321" y="178"/>
                                </a:lnTo>
                                <a:lnTo>
                                  <a:pt x="481" y="274"/>
                                </a:lnTo>
                                <a:lnTo>
                                  <a:pt x="642" y="362"/>
                                </a:lnTo>
                                <a:lnTo>
                                  <a:pt x="802" y="430"/>
                                </a:lnTo>
                                <a:lnTo>
                                  <a:pt x="963" y="461"/>
                                </a:lnTo>
                                <a:lnTo>
                                  <a:pt x="1123" y="561"/>
                                </a:lnTo>
                                <a:lnTo>
                                  <a:pt x="1283" y="657"/>
                                </a:lnTo>
                                <a:lnTo>
                                  <a:pt x="1444" y="681"/>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Freeform 837"/>
                        <wps:cNvSpPr>
                          <a:spLocks/>
                        </wps:cNvSpPr>
                        <wps:spPr bwMode="auto">
                          <a:xfrm>
                            <a:off x="7767" y="459"/>
                            <a:ext cx="1444" cy="726"/>
                          </a:xfrm>
                          <a:custGeom>
                            <a:avLst/>
                            <a:gdLst>
                              <a:gd name="T0" fmla="+- 0 7768 7768"/>
                              <a:gd name="T1" fmla="*/ T0 w 1444"/>
                              <a:gd name="T2" fmla="+- 0 459 459"/>
                              <a:gd name="T3" fmla="*/ 459 h 726"/>
                              <a:gd name="T4" fmla="+- 0 7928 7768"/>
                              <a:gd name="T5" fmla="*/ T4 w 1444"/>
                              <a:gd name="T6" fmla="+- 0 538 459"/>
                              <a:gd name="T7" fmla="*/ 538 h 726"/>
                              <a:gd name="T8" fmla="+- 0 8089 7768"/>
                              <a:gd name="T9" fmla="*/ T8 w 1444"/>
                              <a:gd name="T10" fmla="+- 0 677 459"/>
                              <a:gd name="T11" fmla="*/ 677 h 726"/>
                              <a:gd name="T12" fmla="+- 0 8249 7768"/>
                              <a:gd name="T13" fmla="*/ T12 w 1444"/>
                              <a:gd name="T14" fmla="+- 0 756 459"/>
                              <a:gd name="T15" fmla="*/ 756 h 726"/>
                              <a:gd name="T16" fmla="+- 0 8410 7768"/>
                              <a:gd name="T17" fmla="*/ T16 w 1444"/>
                              <a:gd name="T18" fmla="+- 0 838 459"/>
                              <a:gd name="T19" fmla="*/ 838 h 726"/>
                              <a:gd name="T20" fmla="+- 0 8570 7768"/>
                              <a:gd name="T21" fmla="*/ T20 w 1444"/>
                              <a:gd name="T22" fmla="+- 0 907 459"/>
                              <a:gd name="T23" fmla="*/ 907 h 726"/>
                              <a:gd name="T24" fmla="+- 0 8731 7768"/>
                              <a:gd name="T25" fmla="*/ T24 w 1444"/>
                              <a:gd name="T26" fmla="+- 0 948 459"/>
                              <a:gd name="T27" fmla="*/ 948 h 726"/>
                              <a:gd name="T28" fmla="+- 0 8891 7768"/>
                              <a:gd name="T29" fmla="*/ T28 w 1444"/>
                              <a:gd name="T30" fmla="+- 0 1055 459"/>
                              <a:gd name="T31" fmla="*/ 1055 h 726"/>
                              <a:gd name="T32" fmla="+- 0 9051 7768"/>
                              <a:gd name="T33" fmla="*/ T32 w 1444"/>
                              <a:gd name="T34" fmla="+- 0 1142 459"/>
                              <a:gd name="T35" fmla="*/ 1142 h 726"/>
                              <a:gd name="T36" fmla="+- 0 9212 7768"/>
                              <a:gd name="T37" fmla="*/ T36 w 1444"/>
                              <a:gd name="T38" fmla="+- 0 1185 459"/>
                              <a:gd name="T39" fmla="*/ 1185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26">
                                <a:moveTo>
                                  <a:pt x="0" y="0"/>
                                </a:moveTo>
                                <a:lnTo>
                                  <a:pt x="160" y="79"/>
                                </a:lnTo>
                                <a:lnTo>
                                  <a:pt x="321" y="218"/>
                                </a:lnTo>
                                <a:lnTo>
                                  <a:pt x="481" y="297"/>
                                </a:lnTo>
                                <a:lnTo>
                                  <a:pt x="642" y="379"/>
                                </a:lnTo>
                                <a:lnTo>
                                  <a:pt x="802" y="448"/>
                                </a:lnTo>
                                <a:lnTo>
                                  <a:pt x="963" y="489"/>
                                </a:lnTo>
                                <a:lnTo>
                                  <a:pt x="1123" y="596"/>
                                </a:lnTo>
                                <a:lnTo>
                                  <a:pt x="1283" y="683"/>
                                </a:lnTo>
                                <a:lnTo>
                                  <a:pt x="1444" y="726"/>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Freeform 836"/>
                        <wps:cNvSpPr>
                          <a:spLocks/>
                        </wps:cNvSpPr>
                        <wps:spPr bwMode="auto">
                          <a:xfrm>
                            <a:off x="7767" y="458"/>
                            <a:ext cx="1444" cy="753"/>
                          </a:xfrm>
                          <a:custGeom>
                            <a:avLst/>
                            <a:gdLst>
                              <a:gd name="T0" fmla="+- 0 7768 7768"/>
                              <a:gd name="T1" fmla="*/ T0 w 1444"/>
                              <a:gd name="T2" fmla="+- 0 459 459"/>
                              <a:gd name="T3" fmla="*/ 459 h 753"/>
                              <a:gd name="T4" fmla="+- 0 7928 7768"/>
                              <a:gd name="T5" fmla="*/ T4 w 1444"/>
                              <a:gd name="T6" fmla="+- 0 554 459"/>
                              <a:gd name="T7" fmla="*/ 554 h 753"/>
                              <a:gd name="T8" fmla="+- 0 8089 7768"/>
                              <a:gd name="T9" fmla="*/ T8 w 1444"/>
                              <a:gd name="T10" fmla="+- 0 703 459"/>
                              <a:gd name="T11" fmla="*/ 703 h 753"/>
                              <a:gd name="T12" fmla="+- 0 8249 7768"/>
                              <a:gd name="T13" fmla="*/ T12 w 1444"/>
                              <a:gd name="T14" fmla="+- 0 797 459"/>
                              <a:gd name="T15" fmla="*/ 797 h 753"/>
                              <a:gd name="T16" fmla="+- 0 8410 7768"/>
                              <a:gd name="T17" fmla="*/ T16 w 1444"/>
                              <a:gd name="T18" fmla="+- 0 871 459"/>
                              <a:gd name="T19" fmla="*/ 871 h 753"/>
                              <a:gd name="T20" fmla="+- 0 8570 7768"/>
                              <a:gd name="T21" fmla="*/ T20 w 1444"/>
                              <a:gd name="T22" fmla="+- 0 925 459"/>
                              <a:gd name="T23" fmla="*/ 925 h 753"/>
                              <a:gd name="T24" fmla="+- 0 8731 7768"/>
                              <a:gd name="T25" fmla="*/ T24 w 1444"/>
                              <a:gd name="T26" fmla="+- 0 998 459"/>
                              <a:gd name="T27" fmla="*/ 998 h 753"/>
                              <a:gd name="T28" fmla="+- 0 8891 7768"/>
                              <a:gd name="T29" fmla="*/ T28 w 1444"/>
                              <a:gd name="T30" fmla="+- 0 1116 459"/>
                              <a:gd name="T31" fmla="*/ 1116 h 753"/>
                              <a:gd name="T32" fmla="+- 0 9051 7768"/>
                              <a:gd name="T33" fmla="*/ T32 w 1444"/>
                              <a:gd name="T34" fmla="+- 0 1178 459"/>
                              <a:gd name="T35" fmla="*/ 1178 h 753"/>
                              <a:gd name="T36" fmla="+- 0 9212 7768"/>
                              <a:gd name="T37" fmla="*/ T36 w 1444"/>
                              <a:gd name="T38" fmla="+- 0 1212 459"/>
                              <a:gd name="T39" fmla="*/ 1212 h 7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53">
                                <a:moveTo>
                                  <a:pt x="0" y="0"/>
                                </a:moveTo>
                                <a:lnTo>
                                  <a:pt x="160" y="95"/>
                                </a:lnTo>
                                <a:lnTo>
                                  <a:pt x="321" y="244"/>
                                </a:lnTo>
                                <a:lnTo>
                                  <a:pt x="481" y="338"/>
                                </a:lnTo>
                                <a:lnTo>
                                  <a:pt x="642" y="412"/>
                                </a:lnTo>
                                <a:lnTo>
                                  <a:pt x="802" y="466"/>
                                </a:lnTo>
                                <a:lnTo>
                                  <a:pt x="963" y="539"/>
                                </a:lnTo>
                                <a:lnTo>
                                  <a:pt x="1123" y="657"/>
                                </a:lnTo>
                                <a:lnTo>
                                  <a:pt x="1283" y="719"/>
                                </a:lnTo>
                                <a:lnTo>
                                  <a:pt x="1444" y="753"/>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Freeform 835"/>
                        <wps:cNvSpPr>
                          <a:spLocks/>
                        </wps:cNvSpPr>
                        <wps:spPr bwMode="auto">
                          <a:xfrm>
                            <a:off x="7767" y="428"/>
                            <a:ext cx="1444" cy="811"/>
                          </a:xfrm>
                          <a:custGeom>
                            <a:avLst/>
                            <a:gdLst>
                              <a:gd name="T0" fmla="+- 0 7768 7768"/>
                              <a:gd name="T1" fmla="*/ T0 w 1444"/>
                              <a:gd name="T2" fmla="+- 0 428 428"/>
                              <a:gd name="T3" fmla="*/ 428 h 811"/>
                              <a:gd name="T4" fmla="+- 0 7928 7768"/>
                              <a:gd name="T5" fmla="*/ T4 w 1444"/>
                              <a:gd name="T6" fmla="+- 0 596 428"/>
                              <a:gd name="T7" fmla="*/ 596 h 811"/>
                              <a:gd name="T8" fmla="+- 0 8089 7768"/>
                              <a:gd name="T9" fmla="*/ T8 w 1444"/>
                              <a:gd name="T10" fmla="+- 0 745 428"/>
                              <a:gd name="T11" fmla="*/ 745 h 811"/>
                              <a:gd name="T12" fmla="+- 0 8249 7768"/>
                              <a:gd name="T13" fmla="*/ T12 w 1444"/>
                              <a:gd name="T14" fmla="+- 0 881 428"/>
                              <a:gd name="T15" fmla="*/ 881 h 811"/>
                              <a:gd name="T16" fmla="+- 0 8410 7768"/>
                              <a:gd name="T17" fmla="*/ T16 w 1444"/>
                              <a:gd name="T18" fmla="+- 0 944 428"/>
                              <a:gd name="T19" fmla="*/ 944 h 811"/>
                              <a:gd name="T20" fmla="+- 0 8570 7768"/>
                              <a:gd name="T21" fmla="*/ T20 w 1444"/>
                              <a:gd name="T22" fmla="+- 0 976 428"/>
                              <a:gd name="T23" fmla="*/ 976 h 811"/>
                              <a:gd name="T24" fmla="+- 0 8731 7768"/>
                              <a:gd name="T25" fmla="*/ T24 w 1444"/>
                              <a:gd name="T26" fmla="+- 0 1079 428"/>
                              <a:gd name="T27" fmla="*/ 1079 h 811"/>
                              <a:gd name="T28" fmla="+- 0 8891 7768"/>
                              <a:gd name="T29" fmla="*/ T28 w 1444"/>
                              <a:gd name="T30" fmla="+- 0 1175 428"/>
                              <a:gd name="T31" fmla="*/ 1175 h 811"/>
                              <a:gd name="T32" fmla="+- 0 9051 7768"/>
                              <a:gd name="T33" fmla="*/ T32 w 1444"/>
                              <a:gd name="T34" fmla="+- 0 1214 428"/>
                              <a:gd name="T35" fmla="*/ 1214 h 811"/>
                              <a:gd name="T36" fmla="+- 0 9212 7768"/>
                              <a:gd name="T37" fmla="*/ T36 w 1444"/>
                              <a:gd name="T38" fmla="+- 0 1239 428"/>
                              <a:gd name="T39" fmla="*/ 1239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11">
                                <a:moveTo>
                                  <a:pt x="0" y="0"/>
                                </a:moveTo>
                                <a:lnTo>
                                  <a:pt x="160" y="168"/>
                                </a:lnTo>
                                <a:lnTo>
                                  <a:pt x="321" y="317"/>
                                </a:lnTo>
                                <a:lnTo>
                                  <a:pt x="481" y="453"/>
                                </a:lnTo>
                                <a:lnTo>
                                  <a:pt x="642" y="516"/>
                                </a:lnTo>
                                <a:lnTo>
                                  <a:pt x="802" y="548"/>
                                </a:lnTo>
                                <a:lnTo>
                                  <a:pt x="963" y="651"/>
                                </a:lnTo>
                                <a:lnTo>
                                  <a:pt x="1123" y="747"/>
                                </a:lnTo>
                                <a:lnTo>
                                  <a:pt x="1283" y="786"/>
                                </a:lnTo>
                                <a:lnTo>
                                  <a:pt x="1444" y="811"/>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AutoShape 834"/>
                        <wps:cNvSpPr>
                          <a:spLocks/>
                        </wps:cNvSpPr>
                        <wps:spPr bwMode="auto">
                          <a:xfrm>
                            <a:off x="8088" y="13"/>
                            <a:ext cx="482" cy="1467"/>
                          </a:xfrm>
                          <a:custGeom>
                            <a:avLst/>
                            <a:gdLst>
                              <a:gd name="T0" fmla="+- 0 8089 8089"/>
                              <a:gd name="T1" fmla="*/ T0 w 482"/>
                              <a:gd name="T2" fmla="+- 0 1480 14"/>
                              <a:gd name="T3" fmla="*/ 1480 h 1467"/>
                              <a:gd name="T4" fmla="+- 0 8089 8089"/>
                              <a:gd name="T5" fmla="*/ T4 w 482"/>
                              <a:gd name="T6" fmla="+- 0 14 14"/>
                              <a:gd name="T7" fmla="*/ 14 h 1467"/>
                              <a:gd name="T8" fmla="+- 0 8570 8089"/>
                              <a:gd name="T9" fmla="*/ T8 w 482"/>
                              <a:gd name="T10" fmla="+- 0 1480 14"/>
                              <a:gd name="T11" fmla="*/ 1480 h 1467"/>
                              <a:gd name="T12" fmla="+- 0 8570 8089"/>
                              <a:gd name="T13" fmla="*/ T12 w 482"/>
                              <a:gd name="T14" fmla="+- 0 14 14"/>
                              <a:gd name="T15" fmla="*/ 14 h 1467"/>
                            </a:gdLst>
                            <a:ahLst/>
                            <a:cxnLst>
                              <a:cxn ang="0">
                                <a:pos x="T1" y="T3"/>
                              </a:cxn>
                              <a:cxn ang="0">
                                <a:pos x="T5" y="T7"/>
                              </a:cxn>
                              <a:cxn ang="0">
                                <a:pos x="T9" y="T11"/>
                              </a:cxn>
                              <a:cxn ang="0">
                                <a:pos x="T13" y="T15"/>
                              </a:cxn>
                            </a:cxnLst>
                            <a:rect l="0" t="0" r="r" b="b"/>
                            <a:pathLst>
                              <a:path w="482" h="1467">
                                <a:moveTo>
                                  <a:pt x="0" y="1466"/>
                                </a:moveTo>
                                <a:lnTo>
                                  <a:pt x="0" y="0"/>
                                </a:lnTo>
                                <a:moveTo>
                                  <a:pt x="481" y="1466"/>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Freeform 833"/>
                        <wps:cNvSpPr>
                          <a:spLocks/>
                        </wps:cNvSpPr>
                        <wps:spPr bwMode="auto">
                          <a:xfrm>
                            <a:off x="8730"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Line 832"/>
                        <wps:cNvCnPr>
                          <a:cxnSpLocks noChangeShapeType="1"/>
                        </wps:cNvCnPr>
                        <wps:spPr bwMode="auto">
                          <a:xfrm>
                            <a:off x="8731"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 name="Line 831"/>
                        <wps:cNvCnPr>
                          <a:cxnSpLocks noChangeShapeType="1"/>
                        </wps:cNvCnPr>
                        <wps:spPr bwMode="auto">
                          <a:xfrm>
                            <a:off x="8731" y="1480"/>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49" name="Freeform 830"/>
                        <wps:cNvSpPr>
                          <a:spLocks/>
                        </wps:cNvSpPr>
                        <wps:spPr bwMode="auto">
                          <a:xfrm>
                            <a:off x="7744" y="324"/>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Line 829"/>
                        <wps:cNvCnPr>
                          <a:cxnSpLocks noChangeShapeType="1"/>
                        </wps:cNvCnPr>
                        <wps:spPr bwMode="auto">
                          <a:xfrm>
                            <a:off x="7768" y="32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 name="Freeform 828"/>
                        <wps:cNvSpPr>
                          <a:spLocks/>
                        </wps:cNvSpPr>
                        <wps:spPr bwMode="auto">
                          <a:xfrm>
                            <a:off x="7744" y="42"/>
                            <a:ext cx="24" cy="2"/>
                          </a:xfrm>
                          <a:custGeom>
                            <a:avLst/>
                            <a:gdLst>
                              <a:gd name="T0" fmla="+- 0 7768 7745"/>
                              <a:gd name="T1" fmla="*/ T0 w 24"/>
                              <a:gd name="T2" fmla="+- 0 7745 774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Line 827"/>
                        <wps:cNvCnPr>
                          <a:cxnSpLocks noChangeShapeType="1"/>
                        </wps:cNvCnPr>
                        <wps:spPr bwMode="auto">
                          <a:xfrm>
                            <a:off x="7768" y="4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 name="AutoShape 826"/>
                        <wps:cNvSpPr>
                          <a:spLocks/>
                        </wps:cNvSpPr>
                        <wps:spPr bwMode="auto">
                          <a:xfrm>
                            <a:off x="7767" y="13"/>
                            <a:ext cx="1444" cy="1467"/>
                          </a:xfrm>
                          <a:custGeom>
                            <a:avLst/>
                            <a:gdLst>
                              <a:gd name="T0" fmla="+- 0 7768 7768"/>
                              <a:gd name="T1" fmla="*/ T0 w 1444"/>
                              <a:gd name="T2" fmla="+- 0 1480 14"/>
                              <a:gd name="T3" fmla="*/ 1480 h 1467"/>
                              <a:gd name="T4" fmla="+- 0 7768 7768"/>
                              <a:gd name="T5" fmla="*/ T4 w 1444"/>
                              <a:gd name="T6" fmla="+- 0 14 14"/>
                              <a:gd name="T7" fmla="*/ 14 h 1467"/>
                              <a:gd name="T8" fmla="+- 0 9212 7768"/>
                              <a:gd name="T9" fmla="*/ T8 w 1444"/>
                              <a:gd name="T10" fmla="+- 0 1480 14"/>
                              <a:gd name="T11" fmla="*/ 1480 h 1467"/>
                              <a:gd name="T12" fmla="+- 0 9212 7768"/>
                              <a:gd name="T13" fmla="*/ T12 w 1444"/>
                              <a:gd name="T14" fmla="+- 0 14 14"/>
                              <a:gd name="T15" fmla="*/ 14 h 1467"/>
                            </a:gdLst>
                            <a:ahLst/>
                            <a:cxnLst>
                              <a:cxn ang="0">
                                <a:pos x="T1" y="T3"/>
                              </a:cxn>
                              <a:cxn ang="0">
                                <a:pos x="T5" y="T7"/>
                              </a:cxn>
                              <a:cxn ang="0">
                                <a:pos x="T9" y="T11"/>
                              </a:cxn>
                              <a:cxn ang="0">
                                <a:pos x="T13" y="T15"/>
                              </a:cxn>
                            </a:cxnLst>
                            <a:rect l="0" t="0" r="r" b="b"/>
                            <a:pathLst>
                              <a:path w="1444" h="1467">
                                <a:moveTo>
                                  <a:pt x="0" y="1466"/>
                                </a:moveTo>
                                <a:lnTo>
                                  <a:pt x="0" y="0"/>
                                </a:lnTo>
                                <a:moveTo>
                                  <a:pt x="1444" y="1466"/>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Freeform 825"/>
                        <wps:cNvSpPr>
                          <a:spLocks/>
                        </wps:cNvSpPr>
                        <wps:spPr bwMode="auto">
                          <a:xfrm>
                            <a:off x="8409"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Line 824"/>
                        <wps:cNvCnPr>
                          <a:cxnSpLocks noChangeShapeType="1"/>
                        </wps:cNvCnPr>
                        <wps:spPr bwMode="auto">
                          <a:xfrm>
                            <a:off x="8410"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 name="Freeform 823"/>
                        <wps:cNvSpPr>
                          <a:spLocks/>
                        </wps:cNvSpPr>
                        <wps:spPr bwMode="auto">
                          <a:xfrm>
                            <a:off x="9051" y="1480"/>
                            <a:ext cx="2" cy="24"/>
                          </a:xfrm>
                          <a:custGeom>
                            <a:avLst/>
                            <a:gdLst>
                              <a:gd name="T0" fmla="+- 0 1480 1480"/>
                              <a:gd name="T1" fmla="*/ 1480 h 24"/>
                              <a:gd name="T2" fmla="+- 0 1503 1480"/>
                              <a:gd name="T3" fmla="*/ 1503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Line 822"/>
                        <wps:cNvCnPr>
                          <a:cxnSpLocks noChangeShapeType="1"/>
                        </wps:cNvCnPr>
                        <wps:spPr bwMode="auto">
                          <a:xfrm>
                            <a:off x="9051" y="148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 name="AutoShape 821"/>
                        <wps:cNvSpPr>
                          <a:spLocks/>
                        </wps:cNvSpPr>
                        <wps:spPr bwMode="auto">
                          <a:xfrm>
                            <a:off x="7767" y="13"/>
                            <a:ext cx="1444" cy="1467"/>
                          </a:xfrm>
                          <a:custGeom>
                            <a:avLst/>
                            <a:gdLst>
                              <a:gd name="T0" fmla="+- 0 7768 7768"/>
                              <a:gd name="T1" fmla="*/ T0 w 1444"/>
                              <a:gd name="T2" fmla="+- 0 1480 14"/>
                              <a:gd name="T3" fmla="*/ 1480 h 1467"/>
                              <a:gd name="T4" fmla="+- 0 9212 7768"/>
                              <a:gd name="T5" fmla="*/ T4 w 1444"/>
                              <a:gd name="T6" fmla="+- 0 1480 14"/>
                              <a:gd name="T7" fmla="*/ 1480 h 1467"/>
                              <a:gd name="T8" fmla="+- 0 7768 7768"/>
                              <a:gd name="T9" fmla="*/ T8 w 1444"/>
                              <a:gd name="T10" fmla="+- 0 14 14"/>
                              <a:gd name="T11" fmla="*/ 14 h 1467"/>
                              <a:gd name="T12" fmla="+- 0 9212 7768"/>
                              <a:gd name="T13" fmla="*/ T12 w 1444"/>
                              <a:gd name="T14" fmla="+- 0 14 14"/>
                              <a:gd name="T15" fmla="*/ 14 h 1467"/>
                            </a:gdLst>
                            <a:ahLst/>
                            <a:cxnLst>
                              <a:cxn ang="0">
                                <a:pos x="T1" y="T3"/>
                              </a:cxn>
                              <a:cxn ang="0">
                                <a:pos x="T5" y="T7"/>
                              </a:cxn>
                              <a:cxn ang="0">
                                <a:pos x="T9" y="T11"/>
                              </a:cxn>
                              <a:cxn ang="0">
                                <a:pos x="T13" y="T15"/>
                              </a:cxn>
                            </a:cxnLst>
                            <a:rect l="0" t="0" r="r" b="b"/>
                            <a:pathLst>
                              <a:path w="1444" h="1467">
                                <a:moveTo>
                                  <a:pt x="0" y="1466"/>
                                </a:moveTo>
                                <a:lnTo>
                                  <a:pt x="1444" y="1466"/>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Freeform 820"/>
                        <wps:cNvSpPr>
                          <a:spLocks/>
                        </wps:cNvSpPr>
                        <wps:spPr bwMode="auto">
                          <a:xfrm>
                            <a:off x="7767" y="458"/>
                            <a:ext cx="1444" cy="600"/>
                          </a:xfrm>
                          <a:custGeom>
                            <a:avLst/>
                            <a:gdLst>
                              <a:gd name="T0" fmla="+- 0 7768 7768"/>
                              <a:gd name="T1" fmla="*/ T0 w 1444"/>
                              <a:gd name="T2" fmla="+- 0 458 458"/>
                              <a:gd name="T3" fmla="*/ 458 h 600"/>
                              <a:gd name="T4" fmla="+- 0 7928 7768"/>
                              <a:gd name="T5" fmla="*/ T4 w 1444"/>
                              <a:gd name="T6" fmla="+- 0 520 458"/>
                              <a:gd name="T7" fmla="*/ 520 h 600"/>
                              <a:gd name="T8" fmla="+- 0 8089 7768"/>
                              <a:gd name="T9" fmla="*/ T8 w 1444"/>
                              <a:gd name="T10" fmla="+- 0 646 458"/>
                              <a:gd name="T11" fmla="*/ 646 h 600"/>
                              <a:gd name="T12" fmla="+- 0 8249 7768"/>
                              <a:gd name="T13" fmla="*/ T12 w 1444"/>
                              <a:gd name="T14" fmla="+- 0 726 458"/>
                              <a:gd name="T15" fmla="*/ 726 h 600"/>
                              <a:gd name="T16" fmla="+- 0 8410 7768"/>
                              <a:gd name="T17" fmla="*/ T16 w 1444"/>
                              <a:gd name="T18" fmla="+- 0 768 458"/>
                              <a:gd name="T19" fmla="*/ 768 h 600"/>
                              <a:gd name="T20" fmla="+- 0 8570 7768"/>
                              <a:gd name="T21" fmla="*/ T20 w 1444"/>
                              <a:gd name="T22" fmla="+- 0 845 458"/>
                              <a:gd name="T23" fmla="*/ 845 h 600"/>
                              <a:gd name="T24" fmla="+- 0 8731 7768"/>
                              <a:gd name="T25" fmla="*/ T24 w 1444"/>
                              <a:gd name="T26" fmla="+- 0 920 458"/>
                              <a:gd name="T27" fmla="*/ 920 h 600"/>
                              <a:gd name="T28" fmla="+- 0 8891 7768"/>
                              <a:gd name="T29" fmla="*/ T28 w 1444"/>
                              <a:gd name="T30" fmla="+- 0 966 458"/>
                              <a:gd name="T31" fmla="*/ 966 h 600"/>
                              <a:gd name="T32" fmla="+- 0 9051 7768"/>
                              <a:gd name="T33" fmla="*/ T32 w 1444"/>
                              <a:gd name="T34" fmla="+- 0 1023 458"/>
                              <a:gd name="T35" fmla="*/ 1023 h 600"/>
                              <a:gd name="T36" fmla="+- 0 9212 7768"/>
                              <a:gd name="T37" fmla="*/ T36 w 1444"/>
                              <a:gd name="T38" fmla="+- 0 1058 458"/>
                              <a:gd name="T39" fmla="*/ 1058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0" y="62"/>
                                </a:lnTo>
                                <a:lnTo>
                                  <a:pt x="321" y="188"/>
                                </a:lnTo>
                                <a:lnTo>
                                  <a:pt x="481" y="268"/>
                                </a:lnTo>
                                <a:lnTo>
                                  <a:pt x="642" y="310"/>
                                </a:lnTo>
                                <a:lnTo>
                                  <a:pt x="802" y="387"/>
                                </a:lnTo>
                                <a:lnTo>
                                  <a:pt x="963" y="462"/>
                                </a:lnTo>
                                <a:lnTo>
                                  <a:pt x="1123" y="508"/>
                                </a:lnTo>
                                <a:lnTo>
                                  <a:pt x="1283" y="565"/>
                                </a:lnTo>
                                <a:lnTo>
                                  <a:pt x="1444" y="600"/>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67740" id="Group 819" o:spid="_x0000_s1026" style="position:absolute;margin-left:387.25pt;margin-top:.55pt;width:73.6pt;height:74.65pt;z-index:15769600;mso-position-horizontal-relative:page" coordorigin="7745,11"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">
                <v:shape id="Freeform 855" o:spid="_x0000_s1027" style="position:absolute;left:7767;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" path="m,l,23e" fillcolor="black" stroked="f">
                  <v:path arrowok="t" o:connecttype="custom" o:connectlocs="0,1480;0,1503" o:connectangles="0,0"/>
                </v:shape>
                <v:line id="Line 854" o:spid="_x0000_s1028" style="position:absolute;visibility:visible;mso-wrap-style:square" from="7768,1480" to="7768,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" strokeweight=".09331mm"/>
                <v:shape id="Freeform 853" o:spid="_x0000_s1029" style="position:absolute;left:7744;top:145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" path="m23,l,e" fillcolor="black" stroked="f">
                  <v:path arrowok="t" o:connecttype="custom" o:connectlocs="23,0;0,0" o:connectangles="0,0"/>
                </v:shape>
                <v:line id="Line 852" o:spid="_x0000_s1030" style="position:absolute;visibility:visible;mso-wrap-style:square" from="7768,1452" to="7768,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" strokeweight=".09331mm"/>
                <v:shape id="Freeform 851" o:spid="_x0000_s1031" style="position:absolute;left:8088;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" path="m,l,23e" fillcolor="black" stroked="f">
                  <v:path arrowok="t" o:connecttype="custom" o:connectlocs="0,1480;0,1503" o:connectangles="0,0"/>
                </v:shape>
                <v:line id="Line 850" o:spid="_x0000_s1032" style="position:absolute;visibility:visible;mso-wrap-style:square" from="8089,1480" to="8089,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" strokeweight=".09331mm"/>
                <v:shape id="Freeform 849" o:spid="_x0000_s1033" style="position:absolute;left:7744;top:117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" path="m23,l,e" fillcolor="black" stroked="f">
                  <v:path arrowok="t" o:connecttype="custom" o:connectlocs="23,0;0,0" o:connectangles="0,0"/>
                </v:shape>
                <v:line id="Line 848" o:spid="_x0000_s1034" style="position:absolute;visibility:visible;mso-wrap-style:square" from="7768,1170" to="7768,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" strokeweight=".09331mm"/>
                <v:shape id="Freeform 847" o:spid="_x0000_s1035" style="position:absolute;left:7744;top:88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" path="m23,l,e" fillcolor="black" stroked="f">
                  <v:path arrowok="t" o:connecttype="custom" o:connectlocs="23,0;0,0" o:connectangles="0,0"/>
                </v:shape>
                <v:line id="Line 846" o:spid="_x0000_s1036" style="position:absolute;visibility:visible;mso-wrap-style:square" from="7768,888" to="7768,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" strokeweight=".09331mm"/>
                <v:shape id="Freeform 845" o:spid="_x0000_s1037" style="position:absolute;left:7744;top:60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" path="m23,l,e" fillcolor="black" stroked="f">
                  <v:path arrowok="t" o:connecttype="custom" o:connectlocs="23,0;0,0" o:connectangles="0,0"/>
                </v:shape>
                <v:line id="Line 844" o:spid="_x0000_s1038" style="position:absolute;visibility:visible;mso-wrap-style:square" from="7768,606" to="776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" strokeweight=".09331mm"/>
                <v:shape id="Freeform 843" o:spid="_x0000_s1039" style="position:absolute;left:7767;top:593;width:1444;height:553;visibility:visible;mso-wrap-style:square;v-text-anchor:top" coordsize="14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" path="m,l160,156r161,99l481,288r161,48l802,406r161,64l1123,515r160,l1444,552e" filled="f" strokecolor="#fdd9b4" strokeweight=".13997mm">
                  <v:path arrowok="t" o:connecttype="custom" o:connectlocs="0,594;160,750;321,849;481,882;642,930;802,1000;963,1064;1123,1109;1283,1109;1444,1146" o:connectangles="0,0,0,0,0,0,0,0,0,0"/>
                </v:shape>
                <v:shape id="Freeform 842" o:spid="_x0000_s1040" style="position:absolute;left:7767;top:489;width:1444;height:593;visibility:visible;mso-wrap-style:square;v-text-anchor:top" coordsize="144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" path="m,l160,139r161,91l481,273r161,33l802,400,963,505r160,23l1283,536r161,57e" filled="f" strokecolor="#fcab66" strokeweight=".13997mm">
                  <v:path arrowok="t" o:connecttype="custom" o:connectlocs="0,489;160,628;321,719;481,762;642,795;802,889;963,994;1123,1017;1283,1025;1444,1082" o:connectangles="0,0,0,0,0,0,0,0,0,0"/>
                </v:shape>
                <v:shape id="Freeform 841" o:spid="_x0000_s1041" style="position:absolute;left:7767;top:475;width:1444;height:613;visibility:visible;mso-wrap-style:square;v-text-anchor:top" coordsize="144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" path="m,l160,109r161,70l481,260r161,36l802,388,963,500r160,-3l1283,546r161,67e" filled="f" strokecolor="#f57723" strokeweight=".13997mm">
                  <v:path arrowok="t" o:connecttype="custom" o:connectlocs="0,475;160,584;321,654;481,735;642,771;802,863;963,975;1123,972;1283,1021;1444,1088" o:connectangles="0,0,0,0,0,0,0,0,0,0"/>
                </v:shape>
                <v:shape id="Freeform 840" o:spid="_x0000_s1042" style="position:absolute;left:7767;top:470;width:1444;height:646;visibility:visible;mso-wrap-style:square;v-text-anchor:top" coordsize="144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" path="m,l160,90r161,75l481,256r161,44l802,379r161,98l1123,499r160,90l1444,646e" filled="f" strokecolor="#d04401" strokeweight=".13997mm">
                  <v:path arrowok="t" o:connecttype="custom" o:connectlocs="0,470;160,560;321,635;481,726;642,770;802,849;963,947;1123,969;1283,1059;1444,1116" o:connectangles="0,0,0,0,0,0,0,0,0,0"/>
                </v:shape>
                <v:shape id="Freeform 839" o:spid="_x0000_s1043" style="position:absolute;left:7767;top:464;width:1444;height:682;visibility:visible;mso-wrap-style:square;v-text-anchor:top" coordsize="144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" path="m,l160,79r161,96l481,274r161,67l802,409r161,33l1123,515r160,121l1444,682e" filled="f" strokecolor="#073c7d" strokeweight=".13997mm">
                  <v:path arrowok="t" o:connecttype="custom" o:connectlocs="0,464;160,543;321,639;481,738;642,805;802,873;963,906;1123,979;1283,1100;1444,1146" o:connectangles="0,0,0,0,0,0,0,0,0,0"/>
                </v:shape>
                <v:shape id="Freeform 838" o:spid="_x0000_s1044" style="position:absolute;left:7767;top:468;width:1444;height:682;visibility:visible;mso-wrap-style:square;v-text-anchor:top" coordsize="144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" path="m,l160,65,321,178r160,96l642,362r160,68l963,461r160,100l1283,657r161,24e" filled="f" strokecolor="#1e6db2" strokeweight=".13997mm">
                  <v:path arrowok="t" o:connecttype="custom" o:connectlocs="0,469;160,534;321,647;481,743;642,831;802,899;963,930;1123,1030;1283,1126;1444,1150" o:connectangles="0,0,0,0,0,0,0,0,0,0"/>
                </v:shape>
                <v:shape id="Freeform 837" o:spid="_x0000_s1045" style="position:absolute;left:7767;top:459;width:1444;height:726;visibility:visible;mso-wrap-style:square;v-text-anchor:top" coordsize="144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" path="m,l160,79,321,218r160,79l642,379r160,69l963,489r160,107l1283,683r161,43e" filled="f" strokecolor="#529dcc" strokeweight=".13997mm">
                  <v:path arrowok="t" o:connecttype="custom" o:connectlocs="0,459;160,538;321,677;481,756;642,838;802,907;963,948;1123,1055;1283,1142;1444,1185" o:connectangles="0,0,0,0,0,0,0,0,0,0"/>
                </v:shape>
                <v:shape id="Freeform 836" o:spid="_x0000_s1046" style="position:absolute;left:7767;top:458;width:1444;height:753;visibility:visible;mso-wrap-style:square;v-text-anchor:top" coordsize="1444,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" path="m,l160,95,321,244r160,94l642,412r160,54l963,539r160,118l1283,719r161,34e" filled="f" strokecolor="#99c7e0" strokeweight=".13997mm">
                  <v:path arrowok="t" o:connecttype="custom" o:connectlocs="0,459;160,554;321,703;481,797;642,871;802,925;963,998;1123,1116;1283,1178;1444,1212" o:connectangles="0,0,0,0,0,0,0,0,0,0"/>
                </v:shape>
                <v:shape id="Freeform 835" o:spid="_x0000_s1047" style="position:absolute;left:7767;top:428;width:1444;height:811;visibility:visible;mso-wrap-style:square;v-text-anchor:top" coordsize="144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" path="m,l160,168,321,317,481,453r161,63l802,548,963,651r160,96l1283,786r161,25e" filled="f" strokecolor="#d0e1f2" strokeweight=".13997mm">
                  <v:path arrowok="t" o:connecttype="custom" o:connectlocs="0,428;160,596;321,745;481,881;642,944;802,976;963,1079;1123,1175;1283,1214;1444,1239" o:connectangles="0,0,0,0,0,0,0,0,0,0"/>
                </v:shape>
                <v:shape id="AutoShape 834" o:spid="_x0000_s1048" style="position:absolute;left:8088;top:13;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" path="m,1466l,m481,1466l481,e" filled="f" strokeweight=".06997mm">
                  <v:stroke dashstyle="1 1"/>
                  <v:path arrowok="t" o:connecttype="custom" o:connectlocs="0,1480;0,14;481,1480;481,14" o:connectangles="0,0,0,0"/>
                </v:shape>
                <v:shape id="Freeform 833" o:spid="_x0000_s1049" style="position:absolute;left:8730;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" path="m,l,23e" fillcolor="black" stroked="f">
                  <v:path arrowok="t" o:connecttype="custom" o:connectlocs="0,1480;0,1503" o:connectangles="0,0"/>
                </v:shape>
                <v:line id="Line 832" o:spid="_x0000_s1050" style="position:absolute;visibility:visible;mso-wrap-style:square" from="8731,1480" to="8731,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" strokeweight=".09331mm"/>
                <v:line id="Line 831" o:spid="_x0000_s1051" style="position:absolute;visibility:visible;mso-wrap-style:square" from="8731,1480" to="8731,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" strokeweight=".06997mm">
                  <v:stroke dashstyle="1 1"/>
                </v:line>
                <v:shape id="Freeform 830" o:spid="_x0000_s1052" style="position:absolute;left:7744;top:32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" path="m23,l,e" fillcolor="black" stroked="f">
                  <v:path arrowok="t" o:connecttype="custom" o:connectlocs="23,0;0,0" o:connectangles="0,0"/>
                </v:shape>
                <v:line id="Line 829" o:spid="_x0000_s1053" style="position:absolute;visibility:visible;mso-wrap-style:square" from="7768,324" to="776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" strokeweight=".09331mm"/>
                <v:shape id="Freeform 828" o:spid="_x0000_s1054" style="position:absolute;left:7744;top:4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" path="m23,l,e" fillcolor="black" stroked="f">
                  <v:path arrowok="t" o:connecttype="custom" o:connectlocs="23,0;0,0" o:connectangles="0,0"/>
                </v:shape>
                <v:line id="Line 827" o:spid="_x0000_s1055" style="position:absolute;visibility:visible;mso-wrap-style:square" from="7768,42" to="77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" strokeweight=".09331mm"/>
                <v:shape id="AutoShape 826" o:spid="_x0000_s1056" style="position:absolute;left:7767;top:13;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" path="m,1466l,m1444,1466l1444,e" filled="f" strokeweight=".09331mm">
                  <v:path arrowok="t" o:connecttype="custom" o:connectlocs="0,1480;0,14;1444,1480;1444,14" o:connectangles="0,0,0,0"/>
                </v:shape>
                <v:shape id="Freeform 825" o:spid="_x0000_s1057" style="position:absolute;left:8409;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" path="m,l,23e" fillcolor="black" stroked="f">
                  <v:path arrowok="t" o:connecttype="custom" o:connectlocs="0,1480;0,1503" o:connectangles="0,0"/>
                </v:shape>
                <v:line id="Line 824" o:spid="_x0000_s1058" style="position:absolute;visibility:visible;mso-wrap-style:square" from="8410,1480" to="8410,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" strokeweight=".09331mm"/>
                <v:shape id="Freeform 823" o:spid="_x0000_s1059" style="position:absolute;left:9051;top:1480;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" path="m,l,23e" fillcolor="black" stroked="f">
                  <v:path arrowok="t" o:connecttype="custom" o:connectlocs="0,1480;0,1503" o:connectangles="0,0"/>
                </v:shape>
                <v:line id="Line 822" o:spid="_x0000_s1060" style="position:absolute;visibility:visible;mso-wrap-style:square" from="9051,1480" to="9051,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" strokeweight=".09331mm"/>
                <v:shape id="AutoShape 821" o:spid="_x0000_s1061" style="position:absolute;left:7767;top:13;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" path="m,1466r1444,m,l1444,e" filled="f" strokeweight=".09331mm">
                  <v:path arrowok="t" o:connecttype="custom" o:connectlocs="0,1480;1444,1480;0,14;1444,14" o:connectangles="0,0,0,0"/>
                </v:shape>
                <v:shape id="Freeform 820" o:spid="_x0000_s1062" style="position:absolute;left:7767;top:458;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" path="m,l160,62,321,188r160,80l642,310r160,77l963,462r160,46l1283,565r161,35e" filled="f" strokeweight=".16797mm">
                  <v:path arrowok="t" o:connecttype="custom" o:connectlocs="0,458;160,520;321,646;481,726;642,768;802,845;963,920;1123,966;1283,1023;1444,1058" o:connectangles="0,0,0,0,0,0,0,0,0,0"/>
                </v:shape>
                <w10:wrap anchorx="page"/>
              </v:group>
            </w:pict>
          </mc:Fallback>
        </mc:AlternateContent>
      </w:r>
      <w:r w:rsidR="00462487">
        <w:rPr>
          <w:rFonts w:ascii="Verdana"/>
          <w:w w:val="97"/>
          <w:sz w:val="8"/>
          <w:u w:val="single"/>
        </w:rPr>
        <w:t xml:space="preserve"> </w:t>
      </w:r>
      <w:r w:rsidR="00462487">
        <w:rPr>
          <w:rFonts w:ascii="Verdana"/>
          <w:sz w:val="8"/>
          <w:u w:val="single"/>
        </w:rPr>
        <w:t xml:space="preserve">     </w:t>
      </w:r>
      <w:r w:rsidR="00462487">
        <w:rPr>
          <w:rFonts w:ascii="Verdana"/>
          <w:spacing w:val="1"/>
          <w:sz w:val="8"/>
          <w:u w:val="single"/>
        </w:rPr>
        <w:t xml:space="preserve"> </w:t>
      </w:r>
      <w:r w:rsidR="00462487">
        <w:rPr>
          <w:rFonts w:ascii="Verdana"/>
          <w:sz w:val="8"/>
        </w:rPr>
        <w:t xml:space="preserve"> </w:t>
      </w:r>
      <w:r w:rsidR="00462487">
        <w:rPr>
          <w:rFonts w:ascii="Verdana"/>
          <w:spacing w:val="-13"/>
          <w:sz w:val="8"/>
        </w:rPr>
        <w:t xml:space="preserve"> </w:t>
      </w:r>
      <w:r w:rsidR="00462487">
        <w:rPr>
          <w:rFonts w:ascii="Verdana"/>
          <w:w w:val="105"/>
          <w:sz w:val="8"/>
        </w:rPr>
        <w:t>ENS</w:t>
      </w:r>
    </w:p>
    <w:p w14:paraId="3C0E6874" w14:textId="06425A33" w:rsidR="00E2709D" w:rsidRDefault="00285D5B">
      <w:pPr>
        <w:spacing w:before="29"/>
        <w:ind w:left="379"/>
        <w:rPr>
          <w:rFonts w:ascii="Verdana"/>
          <w:sz w:val="8"/>
        </w:rPr>
      </w:pPr>
      <w:r>
        <w:rPr>
          <w:noProof/>
        </w:rPr>
        <mc:AlternateContent>
          <mc:Choice Requires="wps">
            <w:drawing>
              <wp:anchor distT="0" distB="0" distL="114300" distR="114300" simplePos="0" relativeHeight="484969472" behindDoc="1" locked="0" layoutInCell="1" allowOverlap="1" wp14:anchorId="0F67E371" wp14:editId="3196EE57">
                <wp:simplePos x="0" y="0"/>
                <wp:positionH relativeFrom="page">
                  <wp:posOffset>6111240</wp:posOffset>
                </wp:positionH>
                <wp:positionV relativeFrom="paragraph">
                  <wp:posOffset>37465</wp:posOffset>
                </wp:positionV>
                <wp:extent cx="34290" cy="32385"/>
                <wp:effectExtent l="0" t="0" r="0" b="0"/>
                <wp:wrapNone/>
                <wp:docPr id="822" name="AutoShape 8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A20F6" id="AutoShape 818" o:spid="_x0000_s1026" style="position:absolute;margin-left:481.2pt;margin-top:2.95pt;width:2.7pt;height:2.55pt;z-index:-1834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BD2fw7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FDD9B4"/>
        </w:rPr>
        <w:t xml:space="preserve"> </w:t>
      </w:r>
      <w:r w:rsidR="00462487">
        <w:rPr>
          <w:rFonts w:ascii="Verdana"/>
          <w:sz w:val="8"/>
          <w:u w:val="single" w:color="FDD9B4"/>
        </w:rPr>
        <w:t xml:space="preserve">     </w:t>
      </w:r>
      <w:r w:rsidR="00462487">
        <w:rPr>
          <w:rFonts w:ascii="Verdana"/>
          <w:spacing w:val="1"/>
          <w:sz w:val="8"/>
          <w:u w:val="single" w:color="FDD9B4"/>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0.10</w:t>
      </w:r>
    </w:p>
    <w:p w14:paraId="0FC9FDFD" w14:textId="20A39346" w:rsidR="00E2709D" w:rsidRDefault="00285D5B">
      <w:pPr>
        <w:spacing w:before="29"/>
        <w:ind w:left="379"/>
        <w:rPr>
          <w:rFonts w:ascii="Verdana"/>
          <w:sz w:val="8"/>
        </w:rPr>
      </w:pPr>
      <w:r>
        <w:rPr>
          <w:noProof/>
        </w:rPr>
        <mc:AlternateContent>
          <mc:Choice Requires="wps">
            <w:drawing>
              <wp:anchor distT="0" distB="0" distL="114300" distR="114300" simplePos="0" relativeHeight="484969984" behindDoc="1" locked="0" layoutInCell="1" allowOverlap="1" wp14:anchorId="1F8D2751" wp14:editId="47EE6B9F">
                <wp:simplePos x="0" y="0"/>
                <wp:positionH relativeFrom="page">
                  <wp:posOffset>6111240</wp:posOffset>
                </wp:positionH>
                <wp:positionV relativeFrom="paragraph">
                  <wp:posOffset>37465</wp:posOffset>
                </wp:positionV>
                <wp:extent cx="34290" cy="32385"/>
                <wp:effectExtent l="0" t="0" r="0" b="0"/>
                <wp:wrapNone/>
                <wp:docPr id="821" name="AutoShape 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9B74D" id="AutoShape 817" o:spid="_x0000_s1026" style="position:absolute;margin-left:481.2pt;margin-top:2.95pt;width:2.7pt;height:2.55pt;z-index:-1834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FCAB66"/>
        </w:rPr>
        <w:t xml:space="preserve"> </w:t>
      </w:r>
      <w:r w:rsidR="00462487">
        <w:rPr>
          <w:rFonts w:ascii="Verdana"/>
          <w:sz w:val="8"/>
          <w:u w:val="single" w:color="FCAB66"/>
        </w:rPr>
        <w:t xml:space="preserve">     </w:t>
      </w:r>
      <w:r w:rsidR="00462487">
        <w:rPr>
          <w:rFonts w:ascii="Verdana"/>
          <w:spacing w:val="1"/>
          <w:sz w:val="8"/>
          <w:u w:val="single" w:color="FCAB66"/>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0.20</w:t>
      </w:r>
    </w:p>
    <w:p w14:paraId="53219033" w14:textId="75A119C0" w:rsidR="00E2709D" w:rsidRDefault="00285D5B">
      <w:pPr>
        <w:spacing w:before="29"/>
        <w:ind w:left="379"/>
        <w:rPr>
          <w:rFonts w:ascii="Verdana"/>
          <w:sz w:val="8"/>
        </w:rPr>
      </w:pPr>
      <w:r>
        <w:rPr>
          <w:noProof/>
        </w:rPr>
        <mc:AlternateContent>
          <mc:Choice Requires="wps">
            <w:drawing>
              <wp:anchor distT="0" distB="0" distL="114300" distR="114300" simplePos="0" relativeHeight="484970496" behindDoc="1" locked="0" layoutInCell="1" allowOverlap="1" wp14:anchorId="052A09EC" wp14:editId="64002BE7">
                <wp:simplePos x="0" y="0"/>
                <wp:positionH relativeFrom="page">
                  <wp:posOffset>6111240</wp:posOffset>
                </wp:positionH>
                <wp:positionV relativeFrom="paragraph">
                  <wp:posOffset>37465</wp:posOffset>
                </wp:positionV>
                <wp:extent cx="34290" cy="32385"/>
                <wp:effectExtent l="0" t="0" r="0" b="0"/>
                <wp:wrapNone/>
                <wp:docPr id="820" name="AutoShape 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477D6" id="AutoShape 816" o:spid="_x0000_s1026" style="position:absolute;margin-left:481.2pt;margin-top:2.95pt;width:2.7pt;height:2.55pt;z-index:-1834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HX4z8j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F57723"/>
        </w:rPr>
        <w:t xml:space="preserve"> </w:t>
      </w:r>
      <w:r w:rsidR="00462487">
        <w:rPr>
          <w:rFonts w:ascii="Verdana"/>
          <w:sz w:val="8"/>
          <w:u w:val="single" w:color="F57723"/>
        </w:rPr>
        <w:t xml:space="preserve">     </w:t>
      </w:r>
      <w:r w:rsidR="00462487">
        <w:rPr>
          <w:rFonts w:ascii="Verdana"/>
          <w:spacing w:val="1"/>
          <w:sz w:val="8"/>
          <w:u w:val="single" w:color="F57723"/>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0.30</w:t>
      </w:r>
    </w:p>
    <w:p w14:paraId="49A5E4B2" w14:textId="000CD2EF" w:rsidR="00E2709D" w:rsidRDefault="00285D5B">
      <w:pPr>
        <w:spacing w:before="28"/>
        <w:ind w:left="379"/>
        <w:rPr>
          <w:rFonts w:ascii="Verdana"/>
          <w:sz w:val="8"/>
        </w:rPr>
      </w:pPr>
      <w:r>
        <w:rPr>
          <w:noProof/>
        </w:rPr>
        <mc:AlternateContent>
          <mc:Choice Requires="wps">
            <w:drawing>
              <wp:anchor distT="0" distB="0" distL="114300" distR="114300" simplePos="0" relativeHeight="484971008" behindDoc="1" locked="0" layoutInCell="1" allowOverlap="1" wp14:anchorId="38CB5EC1" wp14:editId="6A775BE2">
                <wp:simplePos x="0" y="0"/>
                <wp:positionH relativeFrom="page">
                  <wp:posOffset>6111240</wp:posOffset>
                </wp:positionH>
                <wp:positionV relativeFrom="paragraph">
                  <wp:posOffset>36830</wp:posOffset>
                </wp:positionV>
                <wp:extent cx="34290" cy="32385"/>
                <wp:effectExtent l="0" t="0" r="0" b="0"/>
                <wp:wrapNone/>
                <wp:docPr id="819" name="AutoShape 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8 58"/>
                            <a:gd name="T3" fmla="*/ 58 h 51"/>
                            <a:gd name="T4" fmla="+- 0 9624 9624"/>
                            <a:gd name="T5" fmla="*/ T4 w 54"/>
                            <a:gd name="T6" fmla="+- 0 66 58"/>
                            <a:gd name="T7" fmla="*/ 66 h 51"/>
                            <a:gd name="T8" fmla="+- 0 9664 9624"/>
                            <a:gd name="T9" fmla="*/ T8 w 54"/>
                            <a:gd name="T10" fmla="+- 0 77 58"/>
                            <a:gd name="T11" fmla="*/ 77 h 51"/>
                            <a:gd name="T12" fmla="+- 0 9624 9624"/>
                            <a:gd name="T13" fmla="*/ T12 w 54"/>
                            <a:gd name="T14" fmla="+- 0 89 58"/>
                            <a:gd name="T15" fmla="*/ 89 h 51"/>
                            <a:gd name="T16" fmla="+- 0 9624 9624"/>
                            <a:gd name="T17" fmla="*/ T16 w 54"/>
                            <a:gd name="T18" fmla="+- 0 96 58"/>
                            <a:gd name="T19" fmla="*/ 96 h 51"/>
                            <a:gd name="T20" fmla="+- 0 9678 9624"/>
                            <a:gd name="T21" fmla="*/ T20 w 54"/>
                            <a:gd name="T22" fmla="+- 0 81 58"/>
                            <a:gd name="T23" fmla="*/ 81 h 51"/>
                            <a:gd name="T24" fmla="+- 0 9678 9624"/>
                            <a:gd name="T25" fmla="*/ T24 w 54"/>
                            <a:gd name="T26" fmla="+- 0 74 58"/>
                            <a:gd name="T27" fmla="*/ 74 h 51"/>
                            <a:gd name="T28" fmla="+- 0 9624 9624"/>
                            <a:gd name="T29" fmla="*/ T28 w 54"/>
                            <a:gd name="T30" fmla="+- 0 58 58"/>
                            <a:gd name="T31" fmla="*/ 58 h 51"/>
                            <a:gd name="T32" fmla="+- 0 9678 9624"/>
                            <a:gd name="T33" fmla="*/ T32 w 54"/>
                            <a:gd name="T34" fmla="+- 0 101 58"/>
                            <a:gd name="T35" fmla="*/ 101 h 51"/>
                            <a:gd name="T36" fmla="+- 0 9624 9624"/>
                            <a:gd name="T37" fmla="*/ T36 w 54"/>
                            <a:gd name="T38" fmla="+- 0 101 58"/>
                            <a:gd name="T39" fmla="*/ 101 h 51"/>
                            <a:gd name="T40" fmla="+- 0 9624 9624"/>
                            <a:gd name="T41" fmla="*/ T40 w 54"/>
                            <a:gd name="T42" fmla="+- 0 108 58"/>
                            <a:gd name="T43" fmla="*/ 108 h 51"/>
                            <a:gd name="T44" fmla="+- 0 9678 9624"/>
                            <a:gd name="T45" fmla="*/ T44 w 54"/>
                            <a:gd name="T46" fmla="+- 0 108 58"/>
                            <a:gd name="T47" fmla="*/ 108 h 51"/>
                            <a:gd name="T48" fmla="+- 0 9678 9624"/>
                            <a:gd name="T49" fmla="*/ T48 w 54"/>
                            <a:gd name="T50" fmla="+- 0 101 58"/>
                            <a:gd name="T51" fmla="*/ 101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BF6F2" id="AutoShape 815" o:spid="_x0000_s1026" style="position:absolute;margin-left:481.2pt;margin-top:2.9pt;width:2.7pt;height:2.55pt;z-index:-1834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" path="m,l,8,40,19,,31r,7l54,23r,-7l,xm54,43l,43r,7l54,50r,-7xe" fillcolor="black" stroked="f">
                <v:path arrowok="t" o:connecttype="custom" o:connectlocs="0,36830;0,41910;25400,48895;0,56515;0,60960;34290,51435;34290,46990;0,36830;34290,64135;0,64135;0,68580;34290,68580;34290,64135" o:connectangles="0,0,0,0,0,0,0,0,0,0,0,0,0"/>
                <w10:wrap anchorx="page"/>
              </v:shape>
            </w:pict>
          </mc:Fallback>
        </mc:AlternateContent>
      </w:r>
      <w:r w:rsidR="00462487">
        <w:rPr>
          <w:rFonts w:ascii="Verdana"/>
          <w:w w:val="97"/>
          <w:sz w:val="8"/>
          <w:u w:val="single" w:color="D04401"/>
        </w:rPr>
        <w:t xml:space="preserve"> </w:t>
      </w:r>
      <w:r w:rsidR="00462487">
        <w:rPr>
          <w:rFonts w:ascii="Verdana"/>
          <w:sz w:val="8"/>
          <w:u w:val="single" w:color="D04401"/>
        </w:rPr>
        <w:t xml:space="preserve">     </w:t>
      </w:r>
      <w:r w:rsidR="00462487">
        <w:rPr>
          <w:rFonts w:ascii="Verdana"/>
          <w:spacing w:val="1"/>
          <w:sz w:val="8"/>
          <w:u w:val="single" w:color="D04401"/>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0.40</w:t>
      </w:r>
    </w:p>
    <w:p w14:paraId="7C435747" w14:textId="4DD502F7" w:rsidR="00E2709D" w:rsidRDefault="00285D5B">
      <w:pPr>
        <w:spacing w:before="29"/>
        <w:ind w:left="379"/>
        <w:rPr>
          <w:rFonts w:ascii="Verdana"/>
          <w:sz w:val="8"/>
        </w:rPr>
      </w:pPr>
      <w:r>
        <w:rPr>
          <w:noProof/>
        </w:rPr>
        <mc:AlternateContent>
          <mc:Choice Requires="wps">
            <w:drawing>
              <wp:anchor distT="0" distB="0" distL="114300" distR="114300" simplePos="0" relativeHeight="484971520" behindDoc="1" locked="0" layoutInCell="1" allowOverlap="1" wp14:anchorId="6CFED88B" wp14:editId="1CE6659D">
                <wp:simplePos x="0" y="0"/>
                <wp:positionH relativeFrom="page">
                  <wp:posOffset>6111240</wp:posOffset>
                </wp:positionH>
                <wp:positionV relativeFrom="paragraph">
                  <wp:posOffset>37465</wp:posOffset>
                </wp:positionV>
                <wp:extent cx="34290" cy="32385"/>
                <wp:effectExtent l="0" t="0" r="0" b="0"/>
                <wp:wrapNone/>
                <wp:docPr id="818" name="AutoShape 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E6ABE" id="AutoShape 814" o:spid="_x0000_s1026" style="position:absolute;margin-left:481.2pt;margin-top:2.95pt;width:2.7pt;height:2.55pt;z-index:-1834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073C7D"/>
        </w:rPr>
        <w:t xml:space="preserve"> </w:t>
      </w:r>
      <w:r w:rsidR="00462487">
        <w:rPr>
          <w:rFonts w:ascii="Verdana"/>
          <w:sz w:val="8"/>
          <w:u w:val="single" w:color="073C7D"/>
        </w:rPr>
        <w:t xml:space="preserve">     </w:t>
      </w:r>
      <w:r w:rsidR="00462487">
        <w:rPr>
          <w:rFonts w:ascii="Verdana"/>
          <w:spacing w:val="1"/>
          <w:sz w:val="8"/>
          <w:u w:val="single" w:color="073C7D"/>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0.50</w:t>
      </w:r>
    </w:p>
    <w:p w14:paraId="3E783E19" w14:textId="50ED5591" w:rsidR="00E2709D" w:rsidRDefault="00285D5B">
      <w:pPr>
        <w:spacing w:before="29"/>
        <w:ind w:left="379"/>
        <w:rPr>
          <w:rFonts w:ascii="Verdana"/>
          <w:sz w:val="8"/>
        </w:rPr>
      </w:pPr>
      <w:r>
        <w:rPr>
          <w:noProof/>
        </w:rPr>
        <mc:AlternateContent>
          <mc:Choice Requires="wps">
            <w:drawing>
              <wp:anchor distT="0" distB="0" distL="114300" distR="114300" simplePos="0" relativeHeight="484972032" behindDoc="1" locked="0" layoutInCell="1" allowOverlap="1" wp14:anchorId="07C642D0" wp14:editId="54801689">
                <wp:simplePos x="0" y="0"/>
                <wp:positionH relativeFrom="page">
                  <wp:posOffset>6111240</wp:posOffset>
                </wp:positionH>
                <wp:positionV relativeFrom="paragraph">
                  <wp:posOffset>37465</wp:posOffset>
                </wp:positionV>
                <wp:extent cx="34290" cy="32385"/>
                <wp:effectExtent l="0" t="0" r="0" b="0"/>
                <wp:wrapNone/>
                <wp:docPr id="817" name="AutoShape 8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D7636" id="AutoShape 813" o:spid="_x0000_s1026" style="position:absolute;margin-left:481.2pt;margin-top:2.95pt;width:2.7pt;height:2.55pt;z-index:-1834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BcS9a3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1E6DB2"/>
        </w:rPr>
        <w:t xml:space="preserve"> </w:t>
      </w:r>
      <w:r w:rsidR="00462487">
        <w:rPr>
          <w:rFonts w:ascii="Verdana"/>
          <w:sz w:val="8"/>
          <w:u w:val="single" w:color="1E6DB2"/>
        </w:rPr>
        <w:t xml:space="preserve">     </w:t>
      </w:r>
      <w:r w:rsidR="00462487">
        <w:rPr>
          <w:rFonts w:ascii="Verdana"/>
          <w:spacing w:val="1"/>
          <w:sz w:val="8"/>
          <w:u w:val="single" w:color="1E6DB2"/>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0.60</w:t>
      </w:r>
    </w:p>
    <w:p w14:paraId="25F30FF0" w14:textId="6EE36705" w:rsidR="00E2709D" w:rsidRDefault="00285D5B">
      <w:pPr>
        <w:spacing w:before="29"/>
        <w:ind w:left="379"/>
        <w:rPr>
          <w:rFonts w:ascii="Verdana"/>
          <w:sz w:val="8"/>
        </w:rPr>
      </w:pPr>
      <w:r>
        <w:rPr>
          <w:noProof/>
        </w:rPr>
        <mc:AlternateContent>
          <mc:Choice Requires="wps">
            <w:drawing>
              <wp:anchor distT="0" distB="0" distL="114300" distR="114300" simplePos="0" relativeHeight="484972544" behindDoc="1" locked="0" layoutInCell="1" allowOverlap="1" wp14:anchorId="5BFDD1D8" wp14:editId="311ADED5">
                <wp:simplePos x="0" y="0"/>
                <wp:positionH relativeFrom="page">
                  <wp:posOffset>6111240</wp:posOffset>
                </wp:positionH>
                <wp:positionV relativeFrom="paragraph">
                  <wp:posOffset>37465</wp:posOffset>
                </wp:positionV>
                <wp:extent cx="34290" cy="32385"/>
                <wp:effectExtent l="0" t="0" r="0" b="0"/>
                <wp:wrapNone/>
                <wp:docPr id="816" name="AutoShape 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BBDAD" id="AutoShape 812" o:spid="_x0000_s1026" style="position:absolute;margin-left:481.2pt;margin-top:2.95pt;width:2.7pt;height:2.55pt;z-index:-1834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529DCC"/>
        </w:rPr>
        <w:t xml:space="preserve"> </w:t>
      </w:r>
      <w:r w:rsidR="00462487">
        <w:rPr>
          <w:rFonts w:ascii="Verdana"/>
          <w:sz w:val="8"/>
          <w:u w:val="single" w:color="529DCC"/>
        </w:rPr>
        <w:t xml:space="preserve">     </w:t>
      </w:r>
      <w:r w:rsidR="00462487">
        <w:rPr>
          <w:rFonts w:ascii="Verdana"/>
          <w:spacing w:val="1"/>
          <w:sz w:val="8"/>
          <w:u w:val="single" w:color="529DCC"/>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0.70</w:t>
      </w:r>
    </w:p>
    <w:p w14:paraId="78B72F45" w14:textId="08C3AE78" w:rsidR="00E2709D" w:rsidRDefault="00285D5B">
      <w:pPr>
        <w:spacing w:before="29"/>
        <w:ind w:left="379"/>
        <w:rPr>
          <w:rFonts w:ascii="Verdana"/>
          <w:sz w:val="8"/>
        </w:rPr>
      </w:pPr>
      <w:r>
        <w:rPr>
          <w:noProof/>
        </w:rPr>
        <mc:AlternateContent>
          <mc:Choice Requires="wps">
            <w:drawing>
              <wp:anchor distT="0" distB="0" distL="114300" distR="114300" simplePos="0" relativeHeight="484973056" behindDoc="1" locked="0" layoutInCell="1" allowOverlap="1" wp14:anchorId="336832B9" wp14:editId="3C364361">
                <wp:simplePos x="0" y="0"/>
                <wp:positionH relativeFrom="page">
                  <wp:posOffset>6111240</wp:posOffset>
                </wp:positionH>
                <wp:positionV relativeFrom="paragraph">
                  <wp:posOffset>37465</wp:posOffset>
                </wp:positionV>
                <wp:extent cx="34290" cy="32385"/>
                <wp:effectExtent l="0" t="0" r="0" b="0"/>
                <wp:wrapNone/>
                <wp:docPr id="815" name="AutoShape 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41EE9" id="AutoShape 811" o:spid="_x0000_s1026" style="position:absolute;margin-left:481.2pt;margin-top:2.95pt;width:2.7pt;height:2.55pt;z-index:-1834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99C7E0"/>
        </w:rPr>
        <w:t xml:space="preserve"> </w:t>
      </w:r>
      <w:r w:rsidR="00462487">
        <w:rPr>
          <w:rFonts w:ascii="Verdana"/>
          <w:sz w:val="8"/>
          <w:u w:val="single" w:color="99C7E0"/>
        </w:rPr>
        <w:t xml:space="preserve">     </w:t>
      </w:r>
      <w:r w:rsidR="00462487">
        <w:rPr>
          <w:rFonts w:ascii="Verdana"/>
          <w:spacing w:val="1"/>
          <w:sz w:val="8"/>
          <w:u w:val="single" w:color="99C7E0"/>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0.80</w:t>
      </w:r>
    </w:p>
    <w:p w14:paraId="269D560A" w14:textId="749A2420" w:rsidR="00E2709D" w:rsidRDefault="00285D5B">
      <w:pPr>
        <w:spacing w:before="29"/>
        <w:ind w:left="379"/>
        <w:rPr>
          <w:rFonts w:ascii="Verdana"/>
          <w:sz w:val="8"/>
        </w:rPr>
      </w:pPr>
      <w:r>
        <w:rPr>
          <w:noProof/>
        </w:rPr>
        <mc:AlternateContent>
          <mc:Choice Requires="wps">
            <w:drawing>
              <wp:anchor distT="0" distB="0" distL="114300" distR="114300" simplePos="0" relativeHeight="484973568" behindDoc="1" locked="0" layoutInCell="1" allowOverlap="1" wp14:anchorId="3F6EA239" wp14:editId="6861377A">
                <wp:simplePos x="0" y="0"/>
                <wp:positionH relativeFrom="page">
                  <wp:posOffset>6111240</wp:posOffset>
                </wp:positionH>
                <wp:positionV relativeFrom="paragraph">
                  <wp:posOffset>37465</wp:posOffset>
                </wp:positionV>
                <wp:extent cx="34290" cy="32385"/>
                <wp:effectExtent l="0" t="0" r="0" b="0"/>
                <wp:wrapNone/>
                <wp:docPr id="814" name="AutoShape 8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2385"/>
                        </a:xfrm>
                        <a:custGeom>
                          <a:avLst/>
                          <a:gdLst>
                            <a:gd name="T0" fmla="+- 0 9624 9624"/>
                            <a:gd name="T1" fmla="*/ T0 w 54"/>
                            <a:gd name="T2" fmla="+- 0 59 59"/>
                            <a:gd name="T3" fmla="*/ 59 h 51"/>
                            <a:gd name="T4" fmla="+- 0 9624 9624"/>
                            <a:gd name="T5" fmla="*/ T4 w 54"/>
                            <a:gd name="T6" fmla="+- 0 67 59"/>
                            <a:gd name="T7" fmla="*/ 67 h 51"/>
                            <a:gd name="T8" fmla="+- 0 9664 9624"/>
                            <a:gd name="T9" fmla="*/ T8 w 54"/>
                            <a:gd name="T10" fmla="+- 0 78 59"/>
                            <a:gd name="T11" fmla="*/ 78 h 51"/>
                            <a:gd name="T12" fmla="+- 0 9624 9624"/>
                            <a:gd name="T13" fmla="*/ T12 w 54"/>
                            <a:gd name="T14" fmla="+- 0 90 59"/>
                            <a:gd name="T15" fmla="*/ 90 h 51"/>
                            <a:gd name="T16" fmla="+- 0 9624 9624"/>
                            <a:gd name="T17" fmla="*/ T16 w 54"/>
                            <a:gd name="T18" fmla="+- 0 97 59"/>
                            <a:gd name="T19" fmla="*/ 97 h 51"/>
                            <a:gd name="T20" fmla="+- 0 9678 9624"/>
                            <a:gd name="T21" fmla="*/ T20 w 54"/>
                            <a:gd name="T22" fmla="+- 0 82 59"/>
                            <a:gd name="T23" fmla="*/ 82 h 51"/>
                            <a:gd name="T24" fmla="+- 0 9678 9624"/>
                            <a:gd name="T25" fmla="*/ T24 w 54"/>
                            <a:gd name="T26" fmla="+- 0 75 59"/>
                            <a:gd name="T27" fmla="*/ 75 h 51"/>
                            <a:gd name="T28" fmla="+- 0 9624 9624"/>
                            <a:gd name="T29" fmla="*/ T28 w 54"/>
                            <a:gd name="T30" fmla="+- 0 59 59"/>
                            <a:gd name="T31" fmla="*/ 59 h 51"/>
                            <a:gd name="T32" fmla="+- 0 9678 9624"/>
                            <a:gd name="T33" fmla="*/ T32 w 54"/>
                            <a:gd name="T34" fmla="+- 0 102 59"/>
                            <a:gd name="T35" fmla="*/ 102 h 51"/>
                            <a:gd name="T36" fmla="+- 0 9624 9624"/>
                            <a:gd name="T37" fmla="*/ T36 w 54"/>
                            <a:gd name="T38" fmla="+- 0 102 59"/>
                            <a:gd name="T39" fmla="*/ 102 h 51"/>
                            <a:gd name="T40" fmla="+- 0 9624 9624"/>
                            <a:gd name="T41" fmla="*/ T40 w 54"/>
                            <a:gd name="T42" fmla="+- 0 109 59"/>
                            <a:gd name="T43" fmla="*/ 109 h 51"/>
                            <a:gd name="T44" fmla="+- 0 9678 9624"/>
                            <a:gd name="T45" fmla="*/ T44 w 54"/>
                            <a:gd name="T46" fmla="+- 0 109 59"/>
                            <a:gd name="T47" fmla="*/ 109 h 51"/>
                            <a:gd name="T48" fmla="+- 0 9678 9624"/>
                            <a:gd name="T49" fmla="*/ T48 w 54"/>
                            <a:gd name="T50" fmla="+- 0 102 59"/>
                            <a:gd name="T51" fmla="*/ 102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1">
                              <a:moveTo>
                                <a:pt x="0" y="0"/>
                              </a:moveTo>
                              <a:lnTo>
                                <a:pt x="0" y="8"/>
                              </a:lnTo>
                              <a:lnTo>
                                <a:pt x="40" y="19"/>
                              </a:lnTo>
                              <a:lnTo>
                                <a:pt x="0" y="31"/>
                              </a:lnTo>
                              <a:lnTo>
                                <a:pt x="0" y="38"/>
                              </a:lnTo>
                              <a:lnTo>
                                <a:pt x="54" y="23"/>
                              </a:lnTo>
                              <a:lnTo>
                                <a:pt x="54" y="16"/>
                              </a:lnTo>
                              <a:lnTo>
                                <a:pt x="0" y="0"/>
                              </a:lnTo>
                              <a:close/>
                              <a:moveTo>
                                <a:pt x="54" y="43"/>
                              </a:moveTo>
                              <a:lnTo>
                                <a:pt x="0" y="43"/>
                              </a:lnTo>
                              <a:lnTo>
                                <a:pt x="0" y="50"/>
                              </a:lnTo>
                              <a:lnTo>
                                <a:pt x="54" y="50"/>
                              </a:lnTo>
                              <a:lnTo>
                                <a:pt x="5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BD881" id="AutoShape 810" o:spid="_x0000_s1026" style="position:absolute;margin-left:481.2pt;margin-top:2.95pt;width:2.7pt;height:2.55pt;z-index:-1834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" path="m,l,8,40,19,,31r,7l54,23r,-7l,xm54,43l,43r,7l54,50r,-7xe" fillcolor="black" stroked="f">
                <v:path arrowok="t" o:connecttype="custom" o:connectlocs="0,37465;0,42545;25400,49530;0,57150;0,61595;34290,52070;34290,47625;0,37465;34290,64770;0,64770;0,69215;34290,69215;34290,64770" o:connectangles="0,0,0,0,0,0,0,0,0,0,0,0,0"/>
                <w10:wrap anchorx="page"/>
              </v:shape>
            </w:pict>
          </mc:Fallback>
        </mc:AlternateContent>
      </w:r>
      <w:r w:rsidR="00462487">
        <w:rPr>
          <w:rFonts w:ascii="Verdana"/>
          <w:w w:val="97"/>
          <w:sz w:val="8"/>
          <w:u w:val="single" w:color="D0E1F2"/>
        </w:rPr>
        <w:t xml:space="preserve"> </w:t>
      </w:r>
      <w:r w:rsidR="00462487">
        <w:rPr>
          <w:rFonts w:ascii="Verdana"/>
          <w:sz w:val="8"/>
          <w:u w:val="single" w:color="D0E1F2"/>
        </w:rPr>
        <w:t xml:space="preserve">     </w:t>
      </w:r>
      <w:r w:rsidR="00462487">
        <w:rPr>
          <w:rFonts w:ascii="Verdana"/>
          <w:spacing w:val="1"/>
          <w:sz w:val="8"/>
          <w:u w:val="single" w:color="D0E1F2"/>
        </w:rPr>
        <w:t xml:space="preserve"> </w:t>
      </w:r>
      <w:r w:rsidR="00462487">
        <w:rPr>
          <w:rFonts w:ascii="Verdana"/>
          <w:sz w:val="8"/>
        </w:rPr>
        <w:t xml:space="preserve"> </w:t>
      </w:r>
      <w:r w:rsidR="00462487">
        <w:rPr>
          <w:rFonts w:ascii="Verdana"/>
          <w:spacing w:val="-13"/>
          <w:sz w:val="8"/>
        </w:rPr>
        <w:t xml:space="preserve"> </w:t>
      </w:r>
      <w:r w:rsidR="00462487">
        <w:rPr>
          <w:rFonts w:ascii="Verdana"/>
          <w:sz w:val="8"/>
        </w:rPr>
        <w:t xml:space="preserve">P   </w:t>
      </w:r>
      <w:r w:rsidR="00462487">
        <w:rPr>
          <w:rFonts w:ascii="Verdana"/>
          <w:spacing w:val="19"/>
          <w:sz w:val="8"/>
        </w:rPr>
        <w:t xml:space="preserve"> </w:t>
      </w:r>
      <w:r w:rsidR="00462487">
        <w:rPr>
          <w:rFonts w:ascii="Verdana"/>
          <w:w w:val="105"/>
          <w:sz w:val="8"/>
        </w:rPr>
        <w:t>0.90</w:t>
      </w:r>
    </w:p>
    <w:p w14:paraId="7CFA8DBA" w14:textId="77777777" w:rsidR="00E2709D" w:rsidRDefault="00E2709D">
      <w:pPr>
        <w:rPr>
          <w:rFonts w:ascii="Verdana"/>
          <w:sz w:val="8"/>
        </w:rPr>
        <w:sectPr w:rsidR="00E2709D">
          <w:type w:val="continuous"/>
          <w:pgSz w:w="12240" w:h="15840"/>
          <w:pgMar w:top="1500" w:right="1720" w:bottom="280" w:left="1600" w:header="720" w:footer="720" w:gutter="0"/>
          <w:cols w:num="5" w:space="720" w:equalWidth="0">
            <w:col w:w="2540" w:space="40"/>
            <w:col w:w="1217" w:space="88"/>
            <w:col w:w="1757" w:space="75"/>
            <w:col w:w="1559" w:space="40"/>
            <w:col w:w="1604"/>
          </w:cols>
        </w:sectPr>
      </w:pPr>
    </w:p>
    <w:p w14:paraId="331C1F71" w14:textId="77777777" w:rsidR="00E2709D" w:rsidRDefault="00E2709D">
      <w:pPr>
        <w:pStyle w:val="BodyText"/>
        <w:rPr>
          <w:rFonts w:ascii="Verdana"/>
          <w:sz w:val="8"/>
        </w:rPr>
      </w:pPr>
    </w:p>
    <w:p w14:paraId="58EF0A17" w14:textId="77777777" w:rsidR="00E2709D" w:rsidRDefault="00E2709D">
      <w:pPr>
        <w:pStyle w:val="BodyText"/>
        <w:spacing w:before="2"/>
        <w:rPr>
          <w:rFonts w:ascii="Verdana"/>
          <w:sz w:val="6"/>
        </w:rPr>
      </w:pPr>
    </w:p>
    <w:p w14:paraId="6562FE9A" w14:textId="77777777" w:rsidR="00E2709D" w:rsidRDefault="00462487">
      <w:pPr>
        <w:jc w:val="right"/>
        <w:rPr>
          <w:rFonts w:ascii="Verdana"/>
          <w:sz w:val="8"/>
        </w:rPr>
      </w:pPr>
      <w:r>
        <w:rPr>
          <w:rFonts w:ascii="Verdana"/>
          <w:w w:val="105"/>
          <w:sz w:val="8"/>
        </w:rPr>
        <w:t>0.0</w:t>
      </w:r>
    </w:p>
    <w:p w14:paraId="21CE4984" w14:textId="77777777" w:rsidR="00E2709D" w:rsidRDefault="00462487">
      <w:pPr>
        <w:pStyle w:val="BodyText"/>
        <w:rPr>
          <w:rFonts w:ascii="Verdana"/>
          <w:sz w:val="8"/>
        </w:rPr>
      </w:pPr>
      <w:r>
        <w:br w:type="column"/>
      </w:r>
    </w:p>
    <w:p w14:paraId="01E71231" w14:textId="77777777" w:rsidR="00E2709D" w:rsidRDefault="00E2709D">
      <w:pPr>
        <w:pStyle w:val="BodyText"/>
        <w:rPr>
          <w:rFonts w:ascii="Verdana"/>
          <w:sz w:val="8"/>
        </w:rPr>
      </w:pPr>
    </w:p>
    <w:p w14:paraId="18B18EFC" w14:textId="77777777" w:rsidR="00E2709D" w:rsidRDefault="00E2709D">
      <w:pPr>
        <w:pStyle w:val="BodyText"/>
        <w:spacing w:before="11"/>
        <w:rPr>
          <w:rFonts w:ascii="Verdana"/>
          <w:sz w:val="6"/>
        </w:rPr>
      </w:pPr>
    </w:p>
    <w:p w14:paraId="6EC72154" w14:textId="77777777" w:rsidR="00E2709D" w:rsidRDefault="00462487">
      <w:pPr>
        <w:tabs>
          <w:tab w:val="left" w:pos="299"/>
          <w:tab w:val="left" w:pos="620"/>
          <w:tab w:val="left" w:pos="941"/>
          <w:tab w:val="left" w:pos="1262"/>
        </w:tabs>
        <w:spacing w:before="1"/>
        <w:ind w:left="-22"/>
        <w:rPr>
          <w:rFonts w:ascii="Verdana"/>
          <w:sz w:val="8"/>
        </w:rPr>
      </w:pPr>
      <w:r>
        <w:rPr>
          <w:rFonts w:ascii="Verdana"/>
          <w:w w:val="105"/>
          <w:sz w:val="8"/>
        </w:rPr>
        <w:t>0</w:t>
      </w:r>
      <w:r>
        <w:rPr>
          <w:rFonts w:ascii="Verdana"/>
          <w:w w:val="105"/>
          <w:sz w:val="8"/>
        </w:rPr>
        <w:tab/>
        <w:t>2</w:t>
      </w:r>
      <w:r>
        <w:rPr>
          <w:rFonts w:ascii="Verdana"/>
          <w:w w:val="105"/>
          <w:sz w:val="8"/>
        </w:rPr>
        <w:tab/>
        <w:t>4</w:t>
      </w:r>
      <w:r>
        <w:rPr>
          <w:rFonts w:ascii="Verdana"/>
          <w:w w:val="105"/>
          <w:sz w:val="8"/>
        </w:rPr>
        <w:tab/>
        <w:t>6</w:t>
      </w:r>
      <w:r>
        <w:rPr>
          <w:rFonts w:ascii="Verdana"/>
          <w:w w:val="105"/>
          <w:sz w:val="8"/>
        </w:rPr>
        <w:tab/>
      </w:r>
      <w:r>
        <w:rPr>
          <w:rFonts w:ascii="Verdana"/>
          <w:spacing w:val="-5"/>
          <w:w w:val="105"/>
          <w:sz w:val="8"/>
        </w:rPr>
        <w:t>8</w:t>
      </w:r>
    </w:p>
    <w:p w14:paraId="685684CE" w14:textId="77777777" w:rsidR="00E2709D" w:rsidRDefault="00462487">
      <w:pPr>
        <w:pStyle w:val="BodyText"/>
        <w:rPr>
          <w:rFonts w:ascii="Verdana"/>
          <w:sz w:val="8"/>
        </w:rPr>
      </w:pPr>
      <w:r>
        <w:br w:type="column"/>
      </w:r>
    </w:p>
    <w:p w14:paraId="5A31C540" w14:textId="77777777" w:rsidR="00E2709D" w:rsidRDefault="00E2709D">
      <w:pPr>
        <w:pStyle w:val="BodyText"/>
        <w:rPr>
          <w:rFonts w:ascii="Verdana"/>
          <w:sz w:val="8"/>
        </w:rPr>
      </w:pPr>
    </w:p>
    <w:p w14:paraId="4269101A" w14:textId="77777777" w:rsidR="00E2709D" w:rsidRDefault="00E2709D">
      <w:pPr>
        <w:pStyle w:val="BodyText"/>
        <w:spacing w:before="11"/>
        <w:rPr>
          <w:rFonts w:ascii="Verdana"/>
          <w:sz w:val="6"/>
        </w:rPr>
      </w:pPr>
    </w:p>
    <w:p w14:paraId="539B85D8" w14:textId="6EAD704E" w:rsidR="00E2709D" w:rsidRDefault="00285D5B">
      <w:pPr>
        <w:tabs>
          <w:tab w:val="left" w:pos="675"/>
          <w:tab w:val="left" w:pos="996"/>
          <w:tab w:val="left" w:pos="1316"/>
          <w:tab w:val="left" w:pos="1637"/>
        </w:tabs>
        <w:spacing w:before="1"/>
        <w:ind w:left="354"/>
        <w:rPr>
          <w:rFonts w:ascii="Verdana"/>
          <w:sz w:val="8"/>
        </w:rPr>
      </w:pPr>
      <w:r>
        <w:rPr>
          <w:noProof/>
        </w:rPr>
        <mc:AlternateContent>
          <mc:Choice Requires="wpg">
            <w:drawing>
              <wp:anchor distT="0" distB="0" distL="114300" distR="114300" simplePos="0" relativeHeight="15768576" behindDoc="0" locked="0" layoutInCell="1" allowOverlap="1" wp14:anchorId="12523555" wp14:editId="189030D1">
                <wp:simplePos x="0" y="0"/>
                <wp:positionH relativeFrom="page">
                  <wp:posOffset>2717800</wp:posOffset>
                </wp:positionH>
                <wp:positionV relativeFrom="paragraph">
                  <wp:posOffset>-951865</wp:posOffset>
                </wp:positionV>
                <wp:extent cx="934720" cy="948055"/>
                <wp:effectExtent l="0" t="0" r="0" b="0"/>
                <wp:wrapNone/>
                <wp:docPr id="777"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4280" y="-1499"/>
                          <a:chExt cx="1472" cy="1493"/>
                        </a:xfrm>
                      </wpg:grpSpPr>
                      <wps:wsp>
                        <wps:cNvPr id="778" name="Freeform 809"/>
                        <wps:cNvSpPr>
                          <a:spLocks/>
                        </wps:cNvSpPr>
                        <wps:spPr bwMode="auto">
                          <a:xfrm>
                            <a:off x="4302"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Line 808"/>
                        <wps:cNvCnPr>
                          <a:cxnSpLocks noChangeShapeType="1"/>
                        </wps:cNvCnPr>
                        <wps:spPr bwMode="auto">
                          <a:xfrm>
                            <a:off x="4303"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 name="Freeform 807"/>
                        <wps:cNvSpPr>
                          <a:spLocks/>
                        </wps:cNvSpPr>
                        <wps:spPr bwMode="auto">
                          <a:xfrm>
                            <a:off x="4279" y="-59"/>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Line 806"/>
                        <wps:cNvCnPr>
                          <a:cxnSpLocks noChangeShapeType="1"/>
                        </wps:cNvCnPr>
                        <wps:spPr bwMode="auto">
                          <a:xfrm>
                            <a:off x="4303" y="-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 name="Freeform 805"/>
                        <wps:cNvSpPr>
                          <a:spLocks/>
                        </wps:cNvSpPr>
                        <wps:spPr bwMode="auto">
                          <a:xfrm>
                            <a:off x="4623"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Line 804"/>
                        <wps:cNvCnPr>
                          <a:cxnSpLocks noChangeShapeType="1"/>
                        </wps:cNvCnPr>
                        <wps:spPr bwMode="auto">
                          <a:xfrm>
                            <a:off x="4624"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 name="Freeform 803"/>
                        <wps:cNvSpPr>
                          <a:spLocks/>
                        </wps:cNvSpPr>
                        <wps:spPr bwMode="auto">
                          <a:xfrm>
                            <a:off x="4279" y="-341"/>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Line 802"/>
                        <wps:cNvCnPr>
                          <a:cxnSpLocks noChangeShapeType="1"/>
                        </wps:cNvCnPr>
                        <wps:spPr bwMode="auto">
                          <a:xfrm>
                            <a:off x="4303" y="-3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 name="Freeform 801"/>
                        <wps:cNvSpPr>
                          <a:spLocks/>
                        </wps:cNvSpPr>
                        <wps:spPr bwMode="auto">
                          <a:xfrm>
                            <a:off x="4279" y="-623"/>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Line 800"/>
                        <wps:cNvCnPr>
                          <a:cxnSpLocks noChangeShapeType="1"/>
                        </wps:cNvCnPr>
                        <wps:spPr bwMode="auto">
                          <a:xfrm>
                            <a:off x="4303" y="-6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 name="Freeform 799"/>
                        <wps:cNvSpPr>
                          <a:spLocks/>
                        </wps:cNvSpPr>
                        <wps:spPr bwMode="auto">
                          <a:xfrm>
                            <a:off x="4279" y="-905"/>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Line 798"/>
                        <wps:cNvCnPr>
                          <a:cxnSpLocks noChangeShapeType="1"/>
                        </wps:cNvCnPr>
                        <wps:spPr bwMode="auto">
                          <a:xfrm>
                            <a:off x="4303" y="-9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 name="Freeform 797"/>
                        <wps:cNvSpPr>
                          <a:spLocks/>
                        </wps:cNvSpPr>
                        <wps:spPr bwMode="auto">
                          <a:xfrm>
                            <a:off x="4302" y="-911"/>
                            <a:ext cx="1444" cy="671"/>
                          </a:xfrm>
                          <a:custGeom>
                            <a:avLst/>
                            <a:gdLst>
                              <a:gd name="T0" fmla="+- 0 4303 4303"/>
                              <a:gd name="T1" fmla="*/ T0 w 1444"/>
                              <a:gd name="T2" fmla="+- 0 -911 -911"/>
                              <a:gd name="T3" fmla="*/ -911 h 671"/>
                              <a:gd name="T4" fmla="+- 0 4463 4303"/>
                              <a:gd name="T5" fmla="*/ T4 w 1444"/>
                              <a:gd name="T6" fmla="+- 0 -722 -911"/>
                              <a:gd name="T7" fmla="*/ -722 h 671"/>
                              <a:gd name="T8" fmla="+- 0 4624 4303"/>
                              <a:gd name="T9" fmla="*/ T8 w 1444"/>
                              <a:gd name="T10" fmla="+- 0 -604 -911"/>
                              <a:gd name="T11" fmla="*/ -604 h 671"/>
                              <a:gd name="T12" fmla="+- 0 4784 4303"/>
                              <a:gd name="T13" fmla="*/ T12 w 1444"/>
                              <a:gd name="T14" fmla="+- 0 -546 -911"/>
                              <a:gd name="T15" fmla="*/ -546 h 671"/>
                              <a:gd name="T16" fmla="+- 0 4944 4303"/>
                              <a:gd name="T17" fmla="*/ T16 w 1444"/>
                              <a:gd name="T18" fmla="+- 0 -474 -911"/>
                              <a:gd name="T19" fmla="*/ -474 h 671"/>
                              <a:gd name="T20" fmla="+- 0 5105 4303"/>
                              <a:gd name="T21" fmla="*/ T20 w 1444"/>
                              <a:gd name="T22" fmla="+- 0 -421 -911"/>
                              <a:gd name="T23" fmla="*/ -421 h 671"/>
                              <a:gd name="T24" fmla="+- 0 5265 4303"/>
                              <a:gd name="T25" fmla="*/ T24 w 1444"/>
                              <a:gd name="T26" fmla="+- 0 -340 -911"/>
                              <a:gd name="T27" fmla="*/ -340 h 671"/>
                              <a:gd name="T28" fmla="+- 0 5426 4303"/>
                              <a:gd name="T29" fmla="*/ T28 w 1444"/>
                              <a:gd name="T30" fmla="+- 0 -343 -911"/>
                              <a:gd name="T31" fmla="*/ -343 h 671"/>
                              <a:gd name="T32" fmla="+- 0 5586 4303"/>
                              <a:gd name="T33" fmla="*/ T32 w 1444"/>
                              <a:gd name="T34" fmla="+- 0 -290 -911"/>
                              <a:gd name="T35" fmla="*/ -290 h 671"/>
                              <a:gd name="T36" fmla="+- 0 5747 4303"/>
                              <a:gd name="T37" fmla="*/ T36 w 1444"/>
                              <a:gd name="T38" fmla="+- 0 -240 -911"/>
                              <a:gd name="T39" fmla="*/ -240 h 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71">
                                <a:moveTo>
                                  <a:pt x="0" y="0"/>
                                </a:moveTo>
                                <a:lnTo>
                                  <a:pt x="160" y="189"/>
                                </a:lnTo>
                                <a:lnTo>
                                  <a:pt x="321" y="307"/>
                                </a:lnTo>
                                <a:lnTo>
                                  <a:pt x="481" y="365"/>
                                </a:lnTo>
                                <a:lnTo>
                                  <a:pt x="641" y="437"/>
                                </a:lnTo>
                                <a:lnTo>
                                  <a:pt x="802" y="490"/>
                                </a:lnTo>
                                <a:lnTo>
                                  <a:pt x="962" y="571"/>
                                </a:lnTo>
                                <a:lnTo>
                                  <a:pt x="1123" y="568"/>
                                </a:lnTo>
                                <a:lnTo>
                                  <a:pt x="1283" y="621"/>
                                </a:lnTo>
                                <a:lnTo>
                                  <a:pt x="1444" y="671"/>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Freeform 796"/>
                        <wps:cNvSpPr>
                          <a:spLocks/>
                        </wps:cNvSpPr>
                        <wps:spPr bwMode="auto">
                          <a:xfrm>
                            <a:off x="4302" y="-927"/>
                            <a:ext cx="1444" cy="691"/>
                          </a:xfrm>
                          <a:custGeom>
                            <a:avLst/>
                            <a:gdLst>
                              <a:gd name="T0" fmla="+- 0 4303 4303"/>
                              <a:gd name="T1" fmla="*/ T0 w 1444"/>
                              <a:gd name="T2" fmla="+- 0 -927 -927"/>
                              <a:gd name="T3" fmla="*/ -927 h 691"/>
                              <a:gd name="T4" fmla="+- 0 4463 4303"/>
                              <a:gd name="T5" fmla="*/ T4 w 1444"/>
                              <a:gd name="T6" fmla="+- 0 -751 -927"/>
                              <a:gd name="T7" fmla="*/ -751 h 691"/>
                              <a:gd name="T8" fmla="+- 0 4624 4303"/>
                              <a:gd name="T9" fmla="*/ T8 w 1444"/>
                              <a:gd name="T10" fmla="+- 0 -628 -927"/>
                              <a:gd name="T11" fmla="*/ -628 h 691"/>
                              <a:gd name="T12" fmla="+- 0 4784 4303"/>
                              <a:gd name="T13" fmla="*/ T12 w 1444"/>
                              <a:gd name="T14" fmla="+- 0 -553 -927"/>
                              <a:gd name="T15" fmla="*/ -553 h 691"/>
                              <a:gd name="T16" fmla="+- 0 4944 4303"/>
                              <a:gd name="T17" fmla="*/ T16 w 1444"/>
                              <a:gd name="T18" fmla="+- 0 -469 -927"/>
                              <a:gd name="T19" fmla="*/ -469 h 691"/>
                              <a:gd name="T20" fmla="+- 0 5105 4303"/>
                              <a:gd name="T21" fmla="*/ T20 w 1444"/>
                              <a:gd name="T22" fmla="+- 0 -426 -927"/>
                              <a:gd name="T23" fmla="*/ -426 h 691"/>
                              <a:gd name="T24" fmla="+- 0 5265 4303"/>
                              <a:gd name="T25" fmla="*/ T24 w 1444"/>
                              <a:gd name="T26" fmla="+- 0 -337 -927"/>
                              <a:gd name="T27" fmla="*/ -337 h 691"/>
                              <a:gd name="T28" fmla="+- 0 5426 4303"/>
                              <a:gd name="T29" fmla="*/ T28 w 1444"/>
                              <a:gd name="T30" fmla="+- 0 -354 -927"/>
                              <a:gd name="T31" fmla="*/ -354 h 691"/>
                              <a:gd name="T32" fmla="+- 0 5586 4303"/>
                              <a:gd name="T33" fmla="*/ T32 w 1444"/>
                              <a:gd name="T34" fmla="+- 0 -290 -927"/>
                              <a:gd name="T35" fmla="*/ -290 h 691"/>
                              <a:gd name="T36" fmla="+- 0 5747 4303"/>
                              <a:gd name="T37" fmla="*/ T36 w 1444"/>
                              <a:gd name="T38" fmla="+- 0 -236 -927"/>
                              <a:gd name="T39" fmla="*/ -236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1">
                                <a:moveTo>
                                  <a:pt x="0" y="0"/>
                                </a:moveTo>
                                <a:lnTo>
                                  <a:pt x="160" y="176"/>
                                </a:lnTo>
                                <a:lnTo>
                                  <a:pt x="321" y="299"/>
                                </a:lnTo>
                                <a:lnTo>
                                  <a:pt x="481" y="374"/>
                                </a:lnTo>
                                <a:lnTo>
                                  <a:pt x="641" y="458"/>
                                </a:lnTo>
                                <a:lnTo>
                                  <a:pt x="802" y="501"/>
                                </a:lnTo>
                                <a:lnTo>
                                  <a:pt x="962" y="590"/>
                                </a:lnTo>
                                <a:lnTo>
                                  <a:pt x="1123" y="573"/>
                                </a:lnTo>
                                <a:lnTo>
                                  <a:pt x="1283" y="637"/>
                                </a:lnTo>
                                <a:lnTo>
                                  <a:pt x="1444" y="691"/>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795"/>
                        <wps:cNvSpPr>
                          <a:spLocks/>
                        </wps:cNvSpPr>
                        <wps:spPr bwMode="auto">
                          <a:xfrm>
                            <a:off x="4302" y="-1014"/>
                            <a:ext cx="1444" cy="792"/>
                          </a:xfrm>
                          <a:custGeom>
                            <a:avLst/>
                            <a:gdLst>
                              <a:gd name="T0" fmla="+- 0 4303 4303"/>
                              <a:gd name="T1" fmla="*/ T0 w 1444"/>
                              <a:gd name="T2" fmla="+- 0 -1014 -1014"/>
                              <a:gd name="T3" fmla="*/ -1014 h 792"/>
                              <a:gd name="T4" fmla="+- 0 4463 4303"/>
                              <a:gd name="T5" fmla="*/ T4 w 1444"/>
                              <a:gd name="T6" fmla="+- 0 -834 -1014"/>
                              <a:gd name="T7" fmla="*/ -834 h 792"/>
                              <a:gd name="T8" fmla="+- 0 4624 4303"/>
                              <a:gd name="T9" fmla="*/ T8 w 1444"/>
                              <a:gd name="T10" fmla="+- 0 -752 -1014"/>
                              <a:gd name="T11" fmla="*/ -752 h 792"/>
                              <a:gd name="T12" fmla="+- 0 4784 4303"/>
                              <a:gd name="T13" fmla="*/ T12 w 1444"/>
                              <a:gd name="T14" fmla="+- 0 -719 -1014"/>
                              <a:gd name="T15" fmla="*/ -719 h 792"/>
                              <a:gd name="T16" fmla="+- 0 4944 4303"/>
                              <a:gd name="T17" fmla="*/ T16 w 1444"/>
                              <a:gd name="T18" fmla="+- 0 -653 -1014"/>
                              <a:gd name="T19" fmla="*/ -653 h 792"/>
                              <a:gd name="T20" fmla="+- 0 5105 4303"/>
                              <a:gd name="T21" fmla="*/ T20 w 1444"/>
                              <a:gd name="T22" fmla="+- 0 -428 -1014"/>
                              <a:gd name="T23" fmla="*/ -428 h 792"/>
                              <a:gd name="T24" fmla="+- 0 5265 4303"/>
                              <a:gd name="T25" fmla="*/ T24 w 1444"/>
                              <a:gd name="T26" fmla="+- 0 -310 -1014"/>
                              <a:gd name="T27" fmla="*/ -310 h 792"/>
                              <a:gd name="T28" fmla="+- 0 5426 4303"/>
                              <a:gd name="T29" fmla="*/ T28 w 1444"/>
                              <a:gd name="T30" fmla="+- 0 -345 -1014"/>
                              <a:gd name="T31" fmla="*/ -345 h 792"/>
                              <a:gd name="T32" fmla="+- 0 5586 4303"/>
                              <a:gd name="T33" fmla="*/ T32 w 1444"/>
                              <a:gd name="T34" fmla="+- 0 -268 -1014"/>
                              <a:gd name="T35" fmla="*/ -268 h 792"/>
                              <a:gd name="T36" fmla="+- 0 5747 4303"/>
                              <a:gd name="T37" fmla="*/ T36 w 1444"/>
                              <a:gd name="T38" fmla="+- 0 -222 -1014"/>
                              <a:gd name="T39" fmla="*/ -222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92">
                                <a:moveTo>
                                  <a:pt x="0" y="0"/>
                                </a:moveTo>
                                <a:lnTo>
                                  <a:pt x="160" y="180"/>
                                </a:lnTo>
                                <a:lnTo>
                                  <a:pt x="321" y="262"/>
                                </a:lnTo>
                                <a:lnTo>
                                  <a:pt x="481" y="295"/>
                                </a:lnTo>
                                <a:lnTo>
                                  <a:pt x="641" y="361"/>
                                </a:lnTo>
                                <a:lnTo>
                                  <a:pt x="802" y="586"/>
                                </a:lnTo>
                                <a:lnTo>
                                  <a:pt x="962" y="704"/>
                                </a:lnTo>
                                <a:lnTo>
                                  <a:pt x="1123" y="669"/>
                                </a:lnTo>
                                <a:lnTo>
                                  <a:pt x="1283" y="746"/>
                                </a:lnTo>
                                <a:lnTo>
                                  <a:pt x="1444" y="792"/>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Freeform 794"/>
                        <wps:cNvSpPr>
                          <a:spLocks/>
                        </wps:cNvSpPr>
                        <wps:spPr bwMode="auto">
                          <a:xfrm>
                            <a:off x="4302" y="-1034"/>
                            <a:ext cx="1444" cy="818"/>
                          </a:xfrm>
                          <a:custGeom>
                            <a:avLst/>
                            <a:gdLst>
                              <a:gd name="T0" fmla="+- 0 4303 4303"/>
                              <a:gd name="T1" fmla="*/ T0 w 1444"/>
                              <a:gd name="T2" fmla="+- 0 -1033 -1033"/>
                              <a:gd name="T3" fmla="*/ -1033 h 818"/>
                              <a:gd name="T4" fmla="+- 0 4463 4303"/>
                              <a:gd name="T5" fmla="*/ T4 w 1444"/>
                              <a:gd name="T6" fmla="+- 0 -910 -1033"/>
                              <a:gd name="T7" fmla="*/ -910 h 818"/>
                              <a:gd name="T8" fmla="+- 0 4624 4303"/>
                              <a:gd name="T9" fmla="*/ T8 w 1444"/>
                              <a:gd name="T10" fmla="+- 0 -846 -1033"/>
                              <a:gd name="T11" fmla="*/ -846 h 818"/>
                              <a:gd name="T12" fmla="+- 0 4784 4303"/>
                              <a:gd name="T13" fmla="*/ T12 w 1444"/>
                              <a:gd name="T14" fmla="+- 0 -765 -1033"/>
                              <a:gd name="T15" fmla="*/ -765 h 818"/>
                              <a:gd name="T16" fmla="+- 0 4944 4303"/>
                              <a:gd name="T17" fmla="*/ T16 w 1444"/>
                              <a:gd name="T18" fmla="+- 0 -697 -1033"/>
                              <a:gd name="T19" fmla="*/ -697 h 818"/>
                              <a:gd name="T20" fmla="+- 0 5105 4303"/>
                              <a:gd name="T21" fmla="*/ T20 w 1444"/>
                              <a:gd name="T22" fmla="+- 0 -573 -1033"/>
                              <a:gd name="T23" fmla="*/ -573 h 818"/>
                              <a:gd name="T24" fmla="+- 0 5265 4303"/>
                              <a:gd name="T25" fmla="*/ T24 w 1444"/>
                              <a:gd name="T26" fmla="+- 0 -474 -1033"/>
                              <a:gd name="T27" fmla="*/ -474 h 818"/>
                              <a:gd name="T28" fmla="+- 0 5426 4303"/>
                              <a:gd name="T29" fmla="*/ T28 w 1444"/>
                              <a:gd name="T30" fmla="+- 0 -325 -1033"/>
                              <a:gd name="T31" fmla="*/ -325 h 818"/>
                              <a:gd name="T32" fmla="+- 0 5586 4303"/>
                              <a:gd name="T33" fmla="*/ T32 w 1444"/>
                              <a:gd name="T34" fmla="+- 0 -251 -1033"/>
                              <a:gd name="T35" fmla="*/ -251 h 818"/>
                              <a:gd name="T36" fmla="+- 0 5747 4303"/>
                              <a:gd name="T37" fmla="*/ T36 w 1444"/>
                              <a:gd name="T38" fmla="+- 0 -216 -1033"/>
                              <a:gd name="T39" fmla="*/ -216 h 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18">
                                <a:moveTo>
                                  <a:pt x="0" y="0"/>
                                </a:moveTo>
                                <a:lnTo>
                                  <a:pt x="160" y="123"/>
                                </a:lnTo>
                                <a:lnTo>
                                  <a:pt x="321" y="187"/>
                                </a:lnTo>
                                <a:lnTo>
                                  <a:pt x="481" y="268"/>
                                </a:lnTo>
                                <a:lnTo>
                                  <a:pt x="641" y="336"/>
                                </a:lnTo>
                                <a:lnTo>
                                  <a:pt x="802" y="460"/>
                                </a:lnTo>
                                <a:lnTo>
                                  <a:pt x="962" y="559"/>
                                </a:lnTo>
                                <a:lnTo>
                                  <a:pt x="1123" y="708"/>
                                </a:lnTo>
                                <a:lnTo>
                                  <a:pt x="1283" y="782"/>
                                </a:lnTo>
                                <a:lnTo>
                                  <a:pt x="1444" y="817"/>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793"/>
                        <wps:cNvSpPr>
                          <a:spLocks/>
                        </wps:cNvSpPr>
                        <wps:spPr bwMode="auto">
                          <a:xfrm>
                            <a:off x="4302" y="-1040"/>
                            <a:ext cx="1444" cy="825"/>
                          </a:xfrm>
                          <a:custGeom>
                            <a:avLst/>
                            <a:gdLst>
                              <a:gd name="T0" fmla="+- 0 4303 4303"/>
                              <a:gd name="T1" fmla="*/ T0 w 1444"/>
                              <a:gd name="T2" fmla="+- 0 -1039 -1039"/>
                              <a:gd name="T3" fmla="*/ -1039 h 825"/>
                              <a:gd name="T4" fmla="+- 0 4463 4303"/>
                              <a:gd name="T5" fmla="*/ T4 w 1444"/>
                              <a:gd name="T6" fmla="+- 0 -929 -1039"/>
                              <a:gd name="T7" fmla="*/ -929 h 825"/>
                              <a:gd name="T8" fmla="+- 0 4624 4303"/>
                              <a:gd name="T9" fmla="*/ T8 w 1444"/>
                              <a:gd name="T10" fmla="+- 0 -853 -1039"/>
                              <a:gd name="T11" fmla="*/ -853 h 825"/>
                              <a:gd name="T12" fmla="+- 0 4784 4303"/>
                              <a:gd name="T13" fmla="*/ T12 w 1444"/>
                              <a:gd name="T14" fmla="+- 0 -742 -1039"/>
                              <a:gd name="T15" fmla="*/ -742 h 825"/>
                              <a:gd name="T16" fmla="+- 0 4944 4303"/>
                              <a:gd name="T17" fmla="*/ T16 w 1444"/>
                              <a:gd name="T18" fmla="+- 0 -680 -1039"/>
                              <a:gd name="T19" fmla="*/ -680 h 825"/>
                              <a:gd name="T20" fmla="+- 0 5105 4303"/>
                              <a:gd name="T21" fmla="*/ T20 w 1444"/>
                              <a:gd name="T22" fmla="+- 0 -598 -1039"/>
                              <a:gd name="T23" fmla="*/ -598 h 825"/>
                              <a:gd name="T24" fmla="+- 0 5265 4303"/>
                              <a:gd name="T25" fmla="*/ T24 w 1444"/>
                              <a:gd name="T26" fmla="+- 0 -524 -1039"/>
                              <a:gd name="T27" fmla="*/ -524 h 825"/>
                              <a:gd name="T28" fmla="+- 0 5426 4303"/>
                              <a:gd name="T29" fmla="*/ T28 w 1444"/>
                              <a:gd name="T30" fmla="+- 0 -317 -1039"/>
                              <a:gd name="T31" fmla="*/ -317 h 825"/>
                              <a:gd name="T32" fmla="+- 0 5586 4303"/>
                              <a:gd name="T33" fmla="*/ T32 w 1444"/>
                              <a:gd name="T34" fmla="+- 0 -247 -1039"/>
                              <a:gd name="T35" fmla="*/ -247 h 825"/>
                              <a:gd name="T36" fmla="+- 0 5747 4303"/>
                              <a:gd name="T37" fmla="*/ T36 w 1444"/>
                              <a:gd name="T38" fmla="+- 0 -215 -1039"/>
                              <a:gd name="T39" fmla="*/ -215 h 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25">
                                <a:moveTo>
                                  <a:pt x="0" y="0"/>
                                </a:moveTo>
                                <a:lnTo>
                                  <a:pt x="160" y="110"/>
                                </a:lnTo>
                                <a:lnTo>
                                  <a:pt x="321" y="186"/>
                                </a:lnTo>
                                <a:lnTo>
                                  <a:pt x="481" y="297"/>
                                </a:lnTo>
                                <a:lnTo>
                                  <a:pt x="641" y="359"/>
                                </a:lnTo>
                                <a:lnTo>
                                  <a:pt x="802" y="441"/>
                                </a:lnTo>
                                <a:lnTo>
                                  <a:pt x="962" y="515"/>
                                </a:lnTo>
                                <a:lnTo>
                                  <a:pt x="1123" y="722"/>
                                </a:lnTo>
                                <a:lnTo>
                                  <a:pt x="1283" y="792"/>
                                </a:lnTo>
                                <a:lnTo>
                                  <a:pt x="1444" y="824"/>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 name="Freeform 792"/>
                        <wps:cNvSpPr>
                          <a:spLocks/>
                        </wps:cNvSpPr>
                        <wps:spPr bwMode="auto">
                          <a:xfrm>
                            <a:off x="4302" y="-1045"/>
                            <a:ext cx="1444" cy="686"/>
                          </a:xfrm>
                          <a:custGeom>
                            <a:avLst/>
                            <a:gdLst>
                              <a:gd name="T0" fmla="+- 0 4303 4303"/>
                              <a:gd name="T1" fmla="*/ T0 w 1444"/>
                              <a:gd name="T2" fmla="+- 0 -1045 -1045"/>
                              <a:gd name="T3" fmla="*/ -1045 h 686"/>
                              <a:gd name="T4" fmla="+- 0 4463 4303"/>
                              <a:gd name="T5" fmla="*/ T4 w 1444"/>
                              <a:gd name="T6" fmla="+- 0 -961 -1045"/>
                              <a:gd name="T7" fmla="*/ -961 h 686"/>
                              <a:gd name="T8" fmla="+- 0 4624 4303"/>
                              <a:gd name="T9" fmla="*/ T8 w 1444"/>
                              <a:gd name="T10" fmla="+- 0 -857 -1045"/>
                              <a:gd name="T11" fmla="*/ -857 h 686"/>
                              <a:gd name="T12" fmla="+- 0 4784 4303"/>
                              <a:gd name="T13" fmla="*/ T12 w 1444"/>
                              <a:gd name="T14" fmla="+- 0 -743 -1045"/>
                              <a:gd name="T15" fmla="*/ -743 h 686"/>
                              <a:gd name="T16" fmla="+- 0 4944 4303"/>
                              <a:gd name="T17" fmla="*/ T16 w 1444"/>
                              <a:gd name="T18" fmla="+- 0 -700 -1045"/>
                              <a:gd name="T19" fmla="*/ -700 h 686"/>
                              <a:gd name="T20" fmla="+- 0 5105 4303"/>
                              <a:gd name="T21" fmla="*/ T20 w 1444"/>
                              <a:gd name="T22" fmla="+- 0 -588 -1045"/>
                              <a:gd name="T23" fmla="*/ -588 h 686"/>
                              <a:gd name="T24" fmla="+- 0 5265 4303"/>
                              <a:gd name="T25" fmla="*/ T24 w 1444"/>
                              <a:gd name="T26" fmla="+- 0 -512 -1045"/>
                              <a:gd name="T27" fmla="*/ -512 h 686"/>
                              <a:gd name="T28" fmla="+- 0 5426 4303"/>
                              <a:gd name="T29" fmla="*/ T28 w 1444"/>
                              <a:gd name="T30" fmla="+- 0 -444 -1045"/>
                              <a:gd name="T31" fmla="*/ -444 h 686"/>
                              <a:gd name="T32" fmla="+- 0 5586 4303"/>
                              <a:gd name="T33" fmla="*/ T32 w 1444"/>
                              <a:gd name="T34" fmla="+- 0 -377 -1045"/>
                              <a:gd name="T35" fmla="*/ -377 h 686"/>
                              <a:gd name="T36" fmla="+- 0 5747 4303"/>
                              <a:gd name="T37" fmla="*/ T36 w 1444"/>
                              <a:gd name="T38" fmla="+- 0 -359 -1045"/>
                              <a:gd name="T39" fmla="*/ -359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86">
                                <a:moveTo>
                                  <a:pt x="0" y="0"/>
                                </a:moveTo>
                                <a:lnTo>
                                  <a:pt x="160" y="84"/>
                                </a:lnTo>
                                <a:lnTo>
                                  <a:pt x="321" y="188"/>
                                </a:lnTo>
                                <a:lnTo>
                                  <a:pt x="481" y="302"/>
                                </a:lnTo>
                                <a:lnTo>
                                  <a:pt x="641" y="345"/>
                                </a:lnTo>
                                <a:lnTo>
                                  <a:pt x="802" y="457"/>
                                </a:lnTo>
                                <a:lnTo>
                                  <a:pt x="962" y="533"/>
                                </a:lnTo>
                                <a:lnTo>
                                  <a:pt x="1123" y="601"/>
                                </a:lnTo>
                                <a:lnTo>
                                  <a:pt x="1283" y="668"/>
                                </a:lnTo>
                                <a:lnTo>
                                  <a:pt x="1444" y="686"/>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791"/>
                        <wps:cNvSpPr>
                          <a:spLocks/>
                        </wps:cNvSpPr>
                        <wps:spPr bwMode="auto">
                          <a:xfrm>
                            <a:off x="4302" y="-1051"/>
                            <a:ext cx="1444" cy="729"/>
                          </a:xfrm>
                          <a:custGeom>
                            <a:avLst/>
                            <a:gdLst>
                              <a:gd name="T0" fmla="+- 0 4303 4303"/>
                              <a:gd name="T1" fmla="*/ T0 w 1444"/>
                              <a:gd name="T2" fmla="+- 0 -1051 -1051"/>
                              <a:gd name="T3" fmla="*/ -1051 h 729"/>
                              <a:gd name="T4" fmla="+- 0 4463 4303"/>
                              <a:gd name="T5" fmla="*/ T4 w 1444"/>
                              <a:gd name="T6" fmla="+- 0 -974 -1051"/>
                              <a:gd name="T7" fmla="*/ -974 h 729"/>
                              <a:gd name="T8" fmla="+- 0 4624 4303"/>
                              <a:gd name="T9" fmla="*/ T8 w 1444"/>
                              <a:gd name="T10" fmla="+- 0 -844 -1051"/>
                              <a:gd name="T11" fmla="*/ -844 h 729"/>
                              <a:gd name="T12" fmla="+- 0 4784 4303"/>
                              <a:gd name="T13" fmla="*/ T12 w 1444"/>
                              <a:gd name="T14" fmla="+- 0 -746 -1051"/>
                              <a:gd name="T15" fmla="*/ -746 h 729"/>
                              <a:gd name="T16" fmla="+- 0 4944 4303"/>
                              <a:gd name="T17" fmla="*/ T16 w 1444"/>
                              <a:gd name="T18" fmla="+- 0 -689 -1051"/>
                              <a:gd name="T19" fmla="*/ -689 h 729"/>
                              <a:gd name="T20" fmla="+- 0 5105 4303"/>
                              <a:gd name="T21" fmla="*/ T20 w 1444"/>
                              <a:gd name="T22" fmla="+- 0 -585 -1051"/>
                              <a:gd name="T23" fmla="*/ -585 h 729"/>
                              <a:gd name="T24" fmla="+- 0 5265 4303"/>
                              <a:gd name="T25" fmla="*/ T24 w 1444"/>
                              <a:gd name="T26" fmla="+- 0 -490 -1051"/>
                              <a:gd name="T27" fmla="*/ -490 h 729"/>
                              <a:gd name="T28" fmla="+- 0 5426 4303"/>
                              <a:gd name="T29" fmla="*/ T28 w 1444"/>
                              <a:gd name="T30" fmla="+- 0 -420 -1051"/>
                              <a:gd name="T31" fmla="*/ -420 h 729"/>
                              <a:gd name="T32" fmla="+- 0 5586 4303"/>
                              <a:gd name="T33" fmla="*/ T32 w 1444"/>
                              <a:gd name="T34" fmla="+- 0 -345 -1051"/>
                              <a:gd name="T35" fmla="*/ -345 h 729"/>
                              <a:gd name="T36" fmla="+- 0 5747 4303"/>
                              <a:gd name="T37" fmla="*/ T36 w 1444"/>
                              <a:gd name="T38" fmla="+- 0 -322 -1051"/>
                              <a:gd name="T39" fmla="*/ -322 h 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29">
                                <a:moveTo>
                                  <a:pt x="0" y="0"/>
                                </a:moveTo>
                                <a:lnTo>
                                  <a:pt x="160" y="77"/>
                                </a:lnTo>
                                <a:lnTo>
                                  <a:pt x="321" y="207"/>
                                </a:lnTo>
                                <a:lnTo>
                                  <a:pt x="481" y="305"/>
                                </a:lnTo>
                                <a:lnTo>
                                  <a:pt x="641" y="362"/>
                                </a:lnTo>
                                <a:lnTo>
                                  <a:pt x="802" y="466"/>
                                </a:lnTo>
                                <a:lnTo>
                                  <a:pt x="962" y="561"/>
                                </a:lnTo>
                                <a:lnTo>
                                  <a:pt x="1123" y="631"/>
                                </a:lnTo>
                                <a:lnTo>
                                  <a:pt x="1283" y="706"/>
                                </a:lnTo>
                                <a:lnTo>
                                  <a:pt x="1444" y="729"/>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 name="Freeform 790"/>
                        <wps:cNvSpPr>
                          <a:spLocks/>
                        </wps:cNvSpPr>
                        <wps:spPr bwMode="auto">
                          <a:xfrm>
                            <a:off x="4302" y="-1108"/>
                            <a:ext cx="1444" cy="798"/>
                          </a:xfrm>
                          <a:custGeom>
                            <a:avLst/>
                            <a:gdLst>
                              <a:gd name="T0" fmla="+- 0 4303 4303"/>
                              <a:gd name="T1" fmla="*/ T0 w 1444"/>
                              <a:gd name="T2" fmla="+- 0 -1107 -1107"/>
                              <a:gd name="T3" fmla="*/ -1107 h 798"/>
                              <a:gd name="T4" fmla="+- 0 4463 4303"/>
                              <a:gd name="T5" fmla="*/ T4 w 1444"/>
                              <a:gd name="T6" fmla="+- 0 -917 -1107"/>
                              <a:gd name="T7" fmla="*/ -917 h 798"/>
                              <a:gd name="T8" fmla="+- 0 4624 4303"/>
                              <a:gd name="T9" fmla="*/ T8 w 1444"/>
                              <a:gd name="T10" fmla="+- 0 -820 -1107"/>
                              <a:gd name="T11" fmla="*/ -820 h 798"/>
                              <a:gd name="T12" fmla="+- 0 4784 4303"/>
                              <a:gd name="T13" fmla="*/ T12 w 1444"/>
                              <a:gd name="T14" fmla="+- 0 -692 -1107"/>
                              <a:gd name="T15" fmla="*/ -692 h 798"/>
                              <a:gd name="T16" fmla="+- 0 4944 4303"/>
                              <a:gd name="T17" fmla="*/ T16 w 1444"/>
                              <a:gd name="T18" fmla="+- 0 -627 -1107"/>
                              <a:gd name="T19" fmla="*/ -627 h 798"/>
                              <a:gd name="T20" fmla="+- 0 5105 4303"/>
                              <a:gd name="T21" fmla="*/ T20 w 1444"/>
                              <a:gd name="T22" fmla="+- 0 -595 -1107"/>
                              <a:gd name="T23" fmla="*/ -595 h 798"/>
                              <a:gd name="T24" fmla="+- 0 5265 4303"/>
                              <a:gd name="T25" fmla="*/ T24 w 1444"/>
                              <a:gd name="T26" fmla="+- 0 -502 -1107"/>
                              <a:gd name="T27" fmla="*/ -502 h 798"/>
                              <a:gd name="T28" fmla="+- 0 5426 4303"/>
                              <a:gd name="T29" fmla="*/ T28 w 1444"/>
                              <a:gd name="T30" fmla="+- 0 -364 -1107"/>
                              <a:gd name="T31" fmla="*/ -364 h 798"/>
                              <a:gd name="T32" fmla="+- 0 5586 4303"/>
                              <a:gd name="T33" fmla="*/ T32 w 1444"/>
                              <a:gd name="T34" fmla="+- 0 -332 -1107"/>
                              <a:gd name="T35" fmla="*/ -332 h 798"/>
                              <a:gd name="T36" fmla="+- 0 5747 4303"/>
                              <a:gd name="T37" fmla="*/ T36 w 1444"/>
                              <a:gd name="T38" fmla="+- 0 -310 -1107"/>
                              <a:gd name="T39" fmla="*/ -310 h 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98">
                                <a:moveTo>
                                  <a:pt x="0" y="0"/>
                                </a:moveTo>
                                <a:lnTo>
                                  <a:pt x="160" y="190"/>
                                </a:lnTo>
                                <a:lnTo>
                                  <a:pt x="321" y="287"/>
                                </a:lnTo>
                                <a:lnTo>
                                  <a:pt x="481" y="415"/>
                                </a:lnTo>
                                <a:lnTo>
                                  <a:pt x="641" y="480"/>
                                </a:lnTo>
                                <a:lnTo>
                                  <a:pt x="802" y="512"/>
                                </a:lnTo>
                                <a:lnTo>
                                  <a:pt x="962" y="605"/>
                                </a:lnTo>
                                <a:lnTo>
                                  <a:pt x="1123" y="743"/>
                                </a:lnTo>
                                <a:lnTo>
                                  <a:pt x="1283" y="775"/>
                                </a:lnTo>
                                <a:lnTo>
                                  <a:pt x="1444" y="797"/>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Freeform 789"/>
                        <wps:cNvSpPr>
                          <a:spLocks/>
                        </wps:cNvSpPr>
                        <wps:spPr bwMode="auto">
                          <a:xfrm>
                            <a:off x="4302" y="-1101"/>
                            <a:ext cx="1444" cy="827"/>
                          </a:xfrm>
                          <a:custGeom>
                            <a:avLst/>
                            <a:gdLst>
                              <a:gd name="T0" fmla="+- 0 4303 4303"/>
                              <a:gd name="T1" fmla="*/ T0 w 1444"/>
                              <a:gd name="T2" fmla="+- 0 -1100 -1100"/>
                              <a:gd name="T3" fmla="*/ -1100 h 827"/>
                              <a:gd name="T4" fmla="+- 0 4463 4303"/>
                              <a:gd name="T5" fmla="*/ T4 w 1444"/>
                              <a:gd name="T6" fmla="+- 0 -894 -1100"/>
                              <a:gd name="T7" fmla="*/ -894 h 827"/>
                              <a:gd name="T8" fmla="+- 0 4624 4303"/>
                              <a:gd name="T9" fmla="*/ T8 w 1444"/>
                              <a:gd name="T10" fmla="+- 0 -772 -1100"/>
                              <a:gd name="T11" fmla="*/ -772 h 827"/>
                              <a:gd name="T12" fmla="+- 0 4784 4303"/>
                              <a:gd name="T13" fmla="*/ T12 w 1444"/>
                              <a:gd name="T14" fmla="+- 0 -651 -1100"/>
                              <a:gd name="T15" fmla="*/ -651 h 827"/>
                              <a:gd name="T16" fmla="+- 0 4944 4303"/>
                              <a:gd name="T17" fmla="*/ T16 w 1444"/>
                              <a:gd name="T18" fmla="+- 0 -578 -1100"/>
                              <a:gd name="T19" fmla="*/ -578 h 827"/>
                              <a:gd name="T20" fmla="+- 0 5105 4303"/>
                              <a:gd name="T21" fmla="*/ T20 w 1444"/>
                              <a:gd name="T22" fmla="+- 0 -576 -1100"/>
                              <a:gd name="T23" fmla="*/ -576 h 827"/>
                              <a:gd name="T24" fmla="+- 0 5265 4303"/>
                              <a:gd name="T25" fmla="*/ T24 w 1444"/>
                              <a:gd name="T26" fmla="+- 0 -489 -1100"/>
                              <a:gd name="T27" fmla="*/ -489 h 827"/>
                              <a:gd name="T28" fmla="+- 0 5426 4303"/>
                              <a:gd name="T29" fmla="*/ T28 w 1444"/>
                              <a:gd name="T30" fmla="+- 0 -332 -1100"/>
                              <a:gd name="T31" fmla="*/ -332 h 827"/>
                              <a:gd name="T32" fmla="+- 0 5586 4303"/>
                              <a:gd name="T33" fmla="*/ T32 w 1444"/>
                              <a:gd name="T34" fmla="+- 0 -291 -1100"/>
                              <a:gd name="T35" fmla="*/ -291 h 827"/>
                              <a:gd name="T36" fmla="+- 0 5747 4303"/>
                              <a:gd name="T37" fmla="*/ T36 w 1444"/>
                              <a:gd name="T38" fmla="+- 0 -274 -1100"/>
                              <a:gd name="T39" fmla="*/ -274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827">
                                <a:moveTo>
                                  <a:pt x="0" y="0"/>
                                </a:moveTo>
                                <a:lnTo>
                                  <a:pt x="160" y="206"/>
                                </a:lnTo>
                                <a:lnTo>
                                  <a:pt x="321" y="328"/>
                                </a:lnTo>
                                <a:lnTo>
                                  <a:pt x="481" y="449"/>
                                </a:lnTo>
                                <a:lnTo>
                                  <a:pt x="641" y="522"/>
                                </a:lnTo>
                                <a:lnTo>
                                  <a:pt x="802" y="524"/>
                                </a:lnTo>
                                <a:lnTo>
                                  <a:pt x="962" y="611"/>
                                </a:lnTo>
                                <a:lnTo>
                                  <a:pt x="1123" y="768"/>
                                </a:lnTo>
                                <a:lnTo>
                                  <a:pt x="1283" y="809"/>
                                </a:lnTo>
                                <a:lnTo>
                                  <a:pt x="1444" y="826"/>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 name="AutoShape 788"/>
                        <wps:cNvSpPr>
                          <a:spLocks/>
                        </wps:cNvSpPr>
                        <wps:spPr bwMode="auto">
                          <a:xfrm>
                            <a:off x="4623" y="-1497"/>
                            <a:ext cx="482" cy="1467"/>
                          </a:xfrm>
                          <a:custGeom>
                            <a:avLst/>
                            <a:gdLst>
                              <a:gd name="T0" fmla="+- 0 4624 4624"/>
                              <a:gd name="T1" fmla="*/ T0 w 482"/>
                              <a:gd name="T2" fmla="+- 0 -30 -1497"/>
                              <a:gd name="T3" fmla="*/ -30 h 1467"/>
                              <a:gd name="T4" fmla="+- 0 4624 4624"/>
                              <a:gd name="T5" fmla="*/ T4 w 482"/>
                              <a:gd name="T6" fmla="+- 0 -1497 -1497"/>
                              <a:gd name="T7" fmla="*/ -1497 h 1467"/>
                              <a:gd name="T8" fmla="+- 0 5105 4624"/>
                              <a:gd name="T9" fmla="*/ T8 w 482"/>
                              <a:gd name="T10" fmla="+- 0 -30 -1497"/>
                              <a:gd name="T11" fmla="*/ -30 h 1467"/>
                              <a:gd name="T12" fmla="+- 0 5105 4624"/>
                              <a:gd name="T13" fmla="*/ T12 w 482"/>
                              <a:gd name="T14" fmla="+- 0 -1497 -1497"/>
                              <a:gd name="T15" fmla="*/ -1497 h 1467"/>
                            </a:gdLst>
                            <a:ahLst/>
                            <a:cxnLst>
                              <a:cxn ang="0">
                                <a:pos x="T1" y="T3"/>
                              </a:cxn>
                              <a:cxn ang="0">
                                <a:pos x="T5" y="T7"/>
                              </a:cxn>
                              <a:cxn ang="0">
                                <a:pos x="T9" y="T11"/>
                              </a:cxn>
                              <a:cxn ang="0">
                                <a:pos x="T13" y="T15"/>
                              </a:cxn>
                            </a:cxnLst>
                            <a:rect l="0" t="0" r="r" b="b"/>
                            <a:pathLst>
                              <a:path w="482" h="1467">
                                <a:moveTo>
                                  <a:pt x="0" y="1467"/>
                                </a:moveTo>
                                <a:lnTo>
                                  <a:pt x="0" y="0"/>
                                </a:lnTo>
                                <a:moveTo>
                                  <a:pt x="481" y="1467"/>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Freeform 787"/>
                        <wps:cNvSpPr>
                          <a:spLocks/>
                        </wps:cNvSpPr>
                        <wps:spPr bwMode="auto">
                          <a:xfrm>
                            <a:off x="5265"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Line 786"/>
                        <wps:cNvCnPr>
                          <a:cxnSpLocks noChangeShapeType="1"/>
                        </wps:cNvCnPr>
                        <wps:spPr bwMode="auto">
                          <a:xfrm>
                            <a:off x="5265"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 name="Line 785"/>
                        <wps:cNvCnPr>
                          <a:cxnSpLocks noChangeShapeType="1"/>
                        </wps:cNvCnPr>
                        <wps:spPr bwMode="auto">
                          <a:xfrm>
                            <a:off x="5265" y="-30"/>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03" name="Freeform 784"/>
                        <wps:cNvSpPr>
                          <a:spLocks/>
                        </wps:cNvSpPr>
                        <wps:spPr bwMode="auto">
                          <a:xfrm>
                            <a:off x="4279" y="-1187"/>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Line 783"/>
                        <wps:cNvCnPr>
                          <a:cxnSpLocks noChangeShapeType="1"/>
                        </wps:cNvCnPr>
                        <wps:spPr bwMode="auto">
                          <a:xfrm>
                            <a:off x="4303" y="-11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782"/>
                        <wps:cNvSpPr>
                          <a:spLocks/>
                        </wps:cNvSpPr>
                        <wps:spPr bwMode="auto">
                          <a:xfrm>
                            <a:off x="4279" y="-1469"/>
                            <a:ext cx="24" cy="2"/>
                          </a:xfrm>
                          <a:custGeom>
                            <a:avLst/>
                            <a:gdLst>
                              <a:gd name="T0" fmla="+- 0 4303 4280"/>
                              <a:gd name="T1" fmla="*/ T0 w 24"/>
                              <a:gd name="T2" fmla="+- 0 4280 4280"/>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Line 781"/>
                        <wps:cNvCnPr>
                          <a:cxnSpLocks noChangeShapeType="1"/>
                        </wps:cNvCnPr>
                        <wps:spPr bwMode="auto">
                          <a:xfrm>
                            <a:off x="4303" y="-14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 name="AutoShape 780"/>
                        <wps:cNvSpPr>
                          <a:spLocks/>
                        </wps:cNvSpPr>
                        <wps:spPr bwMode="auto">
                          <a:xfrm>
                            <a:off x="4302" y="-1497"/>
                            <a:ext cx="1444" cy="1467"/>
                          </a:xfrm>
                          <a:custGeom>
                            <a:avLst/>
                            <a:gdLst>
                              <a:gd name="T0" fmla="+- 0 4303 4303"/>
                              <a:gd name="T1" fmla="*/ T0 w 1444"/>
                              <a:gd name="T2" fmla="+- 0 -30 -1497"/>
                              <a:gd name="T3" fmla="*/ -30 h 1467"/>
                              <a:gd name="T4" fmla="+- 0 4303 4303"/>
                              <a:gd name="T5" fmla="*/ T4 w 1444"/>
                              <a:gd name="T6" fmla="+- 0 -1497 -1497"/>
                              <a:gd name="T7" fmla="*/ -1497 h 1467"/>
                              <a:gd name="T8" fmla="+- 0 5747 4303"/>
                              <a:gd name="T9" fmla="*/ T8 w 1444"/>
                              <a:gd name="T10" fmla="+- 0 -30 -1497"/>
                              <a:gd name="T11" fmla="*/ -30 h 1467"/>
                              <a:gd name="T12" fmla="+- 0 5747 4303"/>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0" y="0"/>
                                </a:lnTo>
                                <a:moveTo>
                                  <a:pt x="1444" y="1467"/>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779"/>
                        <wps:cNvSpPr>
                          <a:spLocks/>
                        </wps:cNvSpPr>
                        <wps:spPr bwMode="auto">
                          <a:xfrm>
                            <a:off x="4944"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Line 778"/>
                        <wps:cNvCnPr>
                          <a:cxnSpLocks noChangeShapeType="1"/>
                        </wps:cNvCnPr>
                        <wps:spPr bwMode="auto">
                          <a:xfrm>
                            <a:off x="4944"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 name="Freeform 777"/>
                        <wps:cNvSpPr>
                          <a:spLocks/>
                        </wps:cNvSpPr>
                        <wps:spPr bwMode="auto">
                          <a:xfrm>
                            <a:off x="5586"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Line 776"/>
                        <wps:cNvCnPr>
                          <a:cxnSpLocks noChangeShapeType="1"/>
                        </wps:cNvCnPr>
                        <wps:spPr bwMode="auto">
                          <a:xfrm>
                            <a:off x="5586"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 name="AutoShape 775"/>
                        <wps:cNvSpPr>
                          <a:spLocks/>
                        </wps:cNvSpPr>
                        <wps:spPr bwMode="auto">
                          <a:xfrm>
                            <a:off x="4302" y="-1497"/>
                            <a:ext cx="1444" cy="1467"/>
                          </a:xfrm>
                          <a:custGeom>
                            <a:avLst/>
                            <a:gdLst>
                              <a:gd name="T0" fmla="+- 0 4303 4303"/>
                              <a:gd name="T1" fmla="*/ T0 w 1444"/>
                              <a:gd name="T2" fmla="+- 0 -30 -1497"/>
                              <a:gd name="T3" fmla="*/ -30 h 1467"/>
                              <a:gd name="T4" fmla="+- 0 5747 4303"/>
                              <a:gd name="T5" fmla="*/ T4 w 1444"/>
                              <a:gd name="T6" fmla="+- 0 -30 -1497"/>
                              <a:gd name="T7" fmla="*/ -30 h 1467"/>
                              <a:gd name="T8" fmla="+- 0 4303 4303"/>
                              <a:gd name="T9" fmla="*/ T8 w 1444"/>
                              <a:gd name="T10" fmla="+- 0 -1497 -1497"/>
                              <a:gd name="T11" fmla="*/ -1497 h 1467"/>
                              <a:gd name="T12" fmla="+- 0 5747 4303"/>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Freeform 774"/>
                        <wps:cNvSpPr>
                          <a:spLocks/>
                        </wps:cNvSpPr>
                        <wps:spPr bwMode="auto">
                          <a:xfrm>
                            <a:off x="4302" y="-1053"/>
                            <a:ext cx="1444" cy="600"/>
                          </a:xfrm>
                          <a:custGeom>
                            <a:avLst/>
                            <a:gdLst>
                              <a:gd name="T0" fmla="+- 0 4303 4303"/>
                              <a:gd name="T1" fmla="*/ T0 w 1444"/>
                              <a:gd name="T2" fmla="+- 0 -1052 -1052"/>
                              <a:gd name="T3" fmla="*/ -1052 h 600"/>
                              <a:gd name="T4" fmla="+- 0 4463 4303"/>
                              <a:gd name="T5" fmla="*/ T4 w 1444"/>
                              <a:gd name="T6" fmla="+- 0 -991 -1052"/>
                              <a:gd name="T7" fmla="*/ -991 h 600"/>
                              <a:gd name="T8" fmla="+- 0 4624 4303"/>
                              <a:gd name="T9" fmla="*/ T8 w 1444"/>
                              <a:gd name="T10" fmla="+- 0 -865 -1052"/>
                              <a:gd name="T11" fmla="*/ -865 h 600"/>
                              <a:gd name="T12" fmla="+- 0 4784 4303"/>
                              <a:gd name="T13" fmla="*/ T12 w 1444"/>
                              <a:gd name="T14" fmla="+- 0 -784 -1052"/>
                              <a:gd name="T15" fmla="*/ -784 h 600"/>
                              <a:gd name="T16" fmla="+- 0 4944 4303"/>
                              <a:gd name="T17" fmla="*/ T16 w 1444"/>
                              <a:gd name="T18" fmla="+- 0 -743 -1052"/>
                              <a:gd name="T19" fmla="*/ -743 h 600"/>
                              <a:gd name="T20" fmla="+- 0 5105 4303"/>
                              <a:gd name="T21" fmla="*/ T20 w 1444"/>
                              <a:gd name="T22" fmla="+- 0 -666 -1052"/>
                              <a:gd name="T23" fmla="*/ -666 h 600"/>
                              <a:gd name="T24" fmla="+- 0 5265 4303"/>
                              <a:gd name="T25" fmla="*/ T24 w 1444"/>
                              <a:gd name="T26" fmla="+- 0 -590 -1052"/>
                              <a:gd name="T27" fmla="*/ -590 h 600"/>
                              <a:gd name="T28" fmla="+- 0 5426 4303"/>
                              <a:gd name="T29" fmla="*/ T28 w 1444"/>
                              <a:gd name="T30" fmla="+- 0 -544 -1052"/>
                              <a:gd name="T31" fmla="*/ -544 h 600"/>
                              <a:gd name="T32" fmla="+- 0 5586 4303"/>
                              <a:gd name="T33" fmla="*/ T32 w 1444"/>
                              <a:gd name="T34" fmla="+- 0 -487 -1052"/>
                              <a:gd name="T35" fmla="*/ -487 h 600"/>
                              <a:gd name="T36" fmla="+- 0 5747 4303"/>
                              <a:gd name="T37" fmla="*/ T36 w 1444"/>
                              <a:gd name="T38" fmla="+- 0 -452 -1052"/>
                              <a:gd name="T39" fmla="*/ -452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0" y="61"/>
                                </a:lnTo>
                                <a:lnTo>
                                  <a:pt x="321" y="187"/>
                                </a:lnTo>
                                <a:lnTo>
                                  <a:pt x="481" y="268"/>
                                </a:lnTo>
                                <a:lnTo>
                                  <a:pt x="641" y="309"/>
                                </a:lnTo>
                                <a:lnTo>
                                  <a:pt x="802" y="386"/>
                                </a:lnTo>
                                <a:lnTo>
                                  <a:pt x="962" y="462"/>
                                </a:lnTo>
                                <a:lnTo>
                                  <a:pt x="1123" y="508"/>
                                </a:lnTo>
                                <a:lnTo>
                                  <a:pt x="1283" y="565"/>
                                </a:lnTo>
                                <a:lnTo>
                                  <a:pt x="1444" y="600"/>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46E2EE" id="Group 773" o:spid="_x0000_s1026" style="position:absolute;margin-left:214pt;margin-top:-74.95pt;width:73.6pt;height:74.65pt;z-index:15768576;mso-position-horizontal-relative:page" coordorigin="4280,-1499"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">
                <v:shape id="Freeform 809" o:spid="_x0000_s1027" style="position:absolute;left:4302;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" path="m,l,23e" fillcolor="black" stroked="f">
                  <v:path arrowok="t" o:connecttype="custom" o:connectlocs="0,-30;0,-7" o:connectangles="0,0"/>
                </v:shape>
                <v:line id="Line 808" o:spid="_x0000_s1028" style="position:absolute;visibility:visible;mso-wrap-style:square" from="4303,-30" to="4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" strokeweight=".09331mm"/>
                <v:shape id="Freeform 807" o:spid="_x0000_s1029" style="position:absolute;left:4279;top:-5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" path="m23,l,e" fillcolor="black" stroked="f">
                  <v:path arrowok="t" o:connecttype="custom" o:connectlocs="23,0;0,0" o:connectangles="0,0"/>
                </v:shape>
                <v:line id="Line 806" o:spid="_x0000_s1030" style="position:absolute;visibility:visible;mso-wrap-style:square" from="4303,-58" to="43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" strokeweight=".09331mm"/>
                <v:shape id="Freeform 805" o:spid="_x0000_s1031" style="position:absolute;left:4623;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" path="m,l,23e" fillcolor="black" stroked="f">
                  <v:path arrowok="t" o:connecttype="custom" o:connectlocs="0,-30;0,-7" o:connectangles="0,0"/>
                </v:shape>
                <v:line id="Line 804" o:spid="_x0000_s1032" style="position:absolute;visibility:visible;mso-wrap-style:square" from="4624,-30" to="46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" strokeweight=".09331mm"/>
                <v:shape id="Freeform 803" o:spid="_x0000_s1033" style="position:absolute;left:4279;top:-3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" path="m23,l,e" fillcolor="black" stroked="f">
                  <v:path arrowok="t" o:connecttype="custom" o:connectlocs="23,0;0,0" o:connectangles="0,0"/>
                </v:shape>
                <v:line id="Line 802" o:spid="_x0000_s1034" style="position:absolute;visibility:visible;mso-wrap-style:square" from="4303,-340" to="430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" strokeweight=".09331mm"/>
                <v:shape id="Freeform 801" o:spid="_x0000_s1035" style="position:absolute;left:4279;top:-6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" path="m23,l,e" fillcolor="black" stroked="f">
                  <v:path arrowok="t" o:connecttype="custom" o:connectlocs="23,0;0,0" o:connectangles="0,0"/>
                </v:shape>
                <v:line id="Line 800" o:spid="_x0000_s1036" style="position:absolute;visibility:visible;mso-wrap-style:square" from="4303,-622" to="430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" strokeweight=".09331mm"/>
                <v:shape id="Freeform 799" o:spid="_x0000_s1037" style="position:absolute;left:4279;top:-90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" path="m23,l,e" fillcolor="black" stroked="f">
                  <v:path arrowok="t" o:connecttype="custom" o:connectlocs="23,0;0,0" o:connectangles="0,0"/>
                </v:shape>
                <v:line id="Line 798" o:spid="_x0000_s1038" style="position:absolute;visibility:visible;mso-wrap-style:square" from="4303,-904" to="430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" strokeweight=".09331mm"/>
                <v:shape id="Freeform 797" o:spid="_x0000_s1039" style="position:absolute;left:4302;top:-911;width:1444;height:671;visibility:visible;mso-wrap-style:square;v-text-anchor:top" coordsize="144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" path="m,l160,189,321,307r160,58l641,437r161,53l962,571r161,-3l1283,621r161,50e" filled="f" strokecolor="#fdd9b4" strokeweight=".13997mm">
                  <v:path arrowok="t" o:connecttype="custom" o:connectlocs="0,-911;160,-722;321,-604;481,-546;641,-474;802,-421;962,-340;1123,-343;1283,-290;1444,-240" o:connectangles="0,0,0,0,0,0,0,0,0,0"/>
                </v:shape>
                <v:shape id="Freeform 796" o:spid="_x0000_s1040" style="position:absolute;left:4302;top:-927;width:1444;height:691;visibility:visible;mso-wrap-style:square;v-text-anchor:top" coordsize="144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" path="m,l160,176,321,299r160,75l641,458r161,43l962,590r161,-17l1283,637r161,54e" filled="f" strokecolor="#fcab66" strokeweight=".13997mm">
                  <v:path arrowok="t" o:connecttype="custom" o:connectlocs="0,-927;160,-751;321,-628;481,-553;641,-469;802,-426;962,-337;1123,-354;1283,-290;1444,-236" o:connectangles="0,0,0,0,0,0,0,0,0,0"/>
                </v:shape>
                <v:shape id="Freeform 795" o:spid="_x0000_s1041" style="position:absolute;left:4302;top:-1014;width:1444;height:792;visibility:visible;mso-wrap-style:square;v-text-anchor:top" coordsize="144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" path="m,l160,180r161,82l481,295r160,66l802,586,962,704r161,-35l1283,746r161,46e" filled="f" strokecolor="#f57723" strokeweight=".13997mm">
                  <v:path arrowok="t" o:connecttype="custom" o:connectlocs="0,-1014;160,-834;321,-752;481,-719;641,-653;802,-428;962,-310;1123,-345;1283,-268;1444,-222" o:connectangles="0,0,0,0,0,0,0,0,0,0"/>
                </v:shape>
                <v:shape id="Freeform 794" o:spid="_x0000_s1042" style="position:absolute;left:4302;top:-1034;width:1444;height:818;visibility:visible;mso-wrap-style:square;v-text-anchor:top" coordsize="144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" path="m,l160,123r161,64l481,268r160,68l802,460r160,99l1123,708r160,74l1444,817e" filled="f" strokecolor="#d04401" strokeweight=".13997mm">
                  <v:path arrowok="t" o:connecttype="custom" o:connectlocs="0,-1033;160,-910;321,-846;481,-765;641,-697;802,-573;962,-474;1123,-325;1283,-251;1444,-216" o:connectangles="0,0,0,0,0,0,0,0,0,0"/>
                </v:shape>
                <v:shape id="Freeform 793" o:spid="_x0000_s1043" style="position:absolute;left:4302;top:-1040;width:1444;height:825;visibility:visible;mso-wrap-style:square;v-text-anchor:top" coordsize="144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" path="m,l160,110r161,76l481,297r160,62l802,441r160,74l1123,722r160,70l1444,824e" filled="f" strokecolor="#073c7d" strokeweight=".13997mm">
                  <v:path arrowok="t" o:connecttype="custom" o:connectlocs="0,-1039;160,-929;321,-853;481,-742;641,-680;802,-598;962,-524;1123,-317;1283,-247;1444,-215" o:connectangles="0,0,0,0,0,0,0,0,0,0"/>
                </v:shape>
                <v:shape id="Freeform 792" o:spid="_x0000_s1044" style="position:absolute;left:4302;top:-1045;width:1444;height:686;visibility:visible;mso-wrap-style:square;v-text-anchor:top" coordsize="144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" path="m,l160,84,321,188,481,302r160,43l802,457r160,76l1123,601r160,67l1444,686e" filled="f" strokecolor="#1e6db2" strokeweight=".13997mm">
                  <v:path arrowok="t" o:connecttype="custom" o:connectlocs="0,-1045;160,-961;321,-857;481,-743;641,-700;802,-588;962,-512;1123,-444;1283,-377;1444,-359" o:connectangles="0,0,0,0,0,0,0,0,0,0"/>
                </v:shape>
                <v:shape id="Freeform 791" o:spid="_x0000_s1045" style="position:absolute;left:4302;top:-1051;width:1444;height:729;visibility:visible;mso-wrap-style:square;v-text-anchor:top" coordsize="1444,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" path="m,l160,77,321,207r160,98l641,362,802,466r160,95l1123,631r160,75l1444,729e" filled="f" strokecolor="#529dcc" strokeweight=".13997mm">
                  <v:path arrowok="t" o:connecttype="custom" o:connectlocs="0,-1051;160,-974;321,-844;481,-746;641,-689;802,-585;962,-490;1123,-420;1283,-345;1444,-322" o:connectangles="0,0,0,0,0,0,0,0,0,0"/>
                </v:shape>
                <v:shape id="Freeform 790" o:spid="_x0000_s1046" style="position:absolute;left:4302;top:-1108;width:1444;height:798;visibility:visible;mso-wrap-style:square;v-text-anchor:top" coordsize="144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" path="m,l160,190r161,97l481,415r160,65l802,512r160,93l1123,743r160,32l1444,797e" filled="f" strokecolor="#99c7e0" strokeweight=".13997mm">
                  <v:path arrowok="t" o:connecttype="custom" o:connectlocs="0,-1107;160,-917;321,-820;481,-692;641,-627;802,-595;962,-502;1123,-364;1283,-332;1444,-310" o:connectangles="0,0,0,0,0,0,0,0,0,0"/>
                </v:shape>
                <v:shape id="Freeform 789" o:spid="_x0000_s1047" style="position:absolute;left:4302;top:-1101;width:1444;height:827;visibility:visible;mso-wrap-style:square;v-text-anchor:top" coordsize="144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" path="m,l160,206,321,328,481,449r160,73l802,524r160,87l1123,768r160,41l1444,826e" filled="f" strokecolor="#d0e1f2" strokeweight=".13997mm">
                  <v:path arrowok="t" o:connecttype="custom" o:connectlocs="0,-1100;160,-894;321,-772;481,-651;641,-578;802,-576;962,-489;1123,-332;1283,-291;1444,-274" o:connectangles="0,0,0,0,0,0,0,0,0,0"/>
                </v:shape>
                <v:shape id="AutoShape 788" o:spid="_x0000_s1048" style="position:absolute;left:4623;top:-1497;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" path="m,1467l,m481,1467l481,e" filled="f" strokeweight=".06997mm">
                  <v:stroke dashstyle="1 1"/>
                  <v:path arrowok="t" o:connecttype="custom" o:connectlocs="0,-30;0,-1497;481,-30;481,-1497" o:connectangles="0,0,0,0"/>
                </v:shape>
                <v:shape id="Freeform 787" o:spid="_x0000_s1049" style="position:absolute;left:5265;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" path="m,l,23e" fillcolor="black" stroked="f">
                  <v:path arrowok="t" o:connecttype="custom" o:connectlocs="0,-30;0,-7" o:connectangles="0,0"/>
                </v:shape>
                <v:line id="Line 786" o:spid="_x0000_s1050" style="position:absolute;visibility:visible;mso-wrap-style:square" from="5265,-30" to="52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" strokeweight=".09331mm"/>
                <v:line id="Line 785" o:spid="_x0000_s1051" style="position:absolute;visibility:visible;mso-wrap-style:square" from="5265,-30" to="52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" strokeweight=".06997mm">
                  <v:stroke dashstyle="1 1"/>
                </v:line>
                <v:shape id="Freeform 784" o:spid="_x0000_s1052" style="position:absolute;left:4279;top:-118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" path="m23,l,e" fillcolor="black" stroked="f">
                  <v:path arrowok="t" o:connecttype="custom" o:connectlocs="23,0;0,0" o:connectangles="0,0"/>
                </v:shape>
                <v:line id="Line 783" o:spid="_x0000_s1053" style="position:absolute;visibility:visible;mso-wrap-style:square" from="4303,-1186" to="4303,-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" strokeweight=".09331mm"/>
                <v:shape id="Freeform 782" o:spid="_x0000_s1054" style="position:absolute;left:4279;top:-146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" path="m23,l,e" fillcolor="black" stroked="f">
                  <v:path arrowok="t" o:connecttype="custom" o:connectlocs="23,0;0,0" o:connectangles="0,0"/>
                </v:shape>
                <v:line id="Line 781" o:spid="_x0000_s1055" style="position:absolute;visibility:visible;mso-wrap-style:square" from="4303,-1468" to="4303,-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" strokeweight=".09331mm"/>
                <v:shape id="AutoShape 780" o:spid="_x0000_s1056" style="position:absolute;left:4302;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" path="m,1467l,m1444,1467l1444,e" filled="f" strokeweight=".09331mm">
                  <v:path arrowok="t" o:connecttype="custom" o:connectlocs="0,-30;0,-1497;1444,-30;1444,-1497" o:connectangles="0,0,0,0"/>
                </v:shape>
                <v:shape id="Freeform 779" o:spid="_x0000_s1057" style="position:absolute;left:4944;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" path="m,l,23e" fillcolor="black" stroked="f">
                  <v:path arrowok="t" o:connecttype="custom" o:connectlocs="0,-30;0,-7" o:connectangles="0,0"/>
                </v:shape>
                <v:line id="Line 778" o:spid="_x0000_s1058" style="position:absolute;visibility:visible;mso-wrap-style:square" from="4944,-30" to="49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" strokeweight=".09331mm"/>
                <v:shape id="Freeform 777" o:spid="_x0000_s1059" style="position:absolute;left:5586;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" path="m,l,23e" fillcolor="black" stroked="f">
                  <v:path arrowok="t" o:connecttype="custom" o:connectlocs="0,-30;0,-7" o:connectangles="0,0"/>
                </v:shape>
                <v:line id="Line 776" o:spid="_x0000_s1060" style="position:absolute;visibility:visible;mso-wrap-style:square" from="5586,-30" to="5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" strokeweight=".09331mm"/>
                <v:shape id="AutoShape 775" o:spid="_x0000_s1061" style="position:absolute;left:4302;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" path="m,1467r1444,m,l1444,e" filled="f" strokeweight=".09331mm">
                  <v:path arrowok="t" o:connecttype="custom" o:connectlocs="0,-30;1444,-30;0,-1497;1444,-1497" o:connectangles="0,0,0,0"/>
                </v:shape>
                <v:shape id="Freeform 774" o:spid="_x0000_s1062" style="position:absolute;left:4302;top:-1053;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" path="m,l160,61,321,187r160,81l641,309r161,77l962,462r161,46l1283,565r161,35e" filled="f" strokeweight=".16797mm">
                  <v:path arrowok="t" o:connecttype="custom" o:connectlocs="0,-1052;160,-991;321,-865;481,-784;641,-743;802,-666;962,-590;1123,-544;1283,-487;1444,-452" o:connectangles="0,0,0,0,0,0,0,0,0,0"/>
                </v:shape>
                <w10:wrap anchorx="page"/>
              </v:group>
            </w:pict>
          </mc:Fallback>
        </mc:AlternateContent>
      </w:r>
      <w:r w:rsidR="00462487">
        <w:rPr>
          <w:rFonts w:ascii="Verdana"/>
          <w:w w:val="105"/>
          <w:sz w:val="8"/>
        </w:rPr>
        <w:t>0</w:t>
      </w:r>
      <w:r w:rsidR="00462487">
        <w:rPr>
          <w:rFonts w:ascii="Verdana"/>
          <w:w w:val="105"/>
          <w:sz w:val="8"/>
        </w:rPr>
        <w:tab/>
        <w:t>2</w:t>
      </w:r>
      <w:r w:rsidR="00462487">
        <w:rPr>
          <w:rFonts w:ascii="Verdana"/>
          <w:w w:val="105"/>
          <w:sz w:val="8"/>
        </w:rPr>
        <w:tab/>
        <w:t>4</w:t>
      </w:r>
      <w:r w:rsidR="00462487">
        <w:rPr>
          <w:rFonts w:ascii="Verdana"/>
          <w:w w:val="105"/>
          <w:sz w:val="8"/>
        </w:rPr>
        <w:tab/>
        <w:t>6</w:t>
      </w:r>
      <w:r w:rsidR="00462487">
        <w:rPr>
          <w:rFonts w:ascii="Verdana"/>
          <w:w w:val="105"/>
          <w:sz w:val="8"/>
        </w:rPr>
        <w:tab/>
      </w:r>
      <w:r w:rsidR="00462487">
        <w:rPr>
          <w:rFonts w:ascii="Verdana"/>
          <w:spacing w:val="-5"/>
          <w:w w:val="105"/>
          <w:sz w:val="8"/>
        </w:rPr>
        <w:t>8</w:t>
      </w:r>
    </w:p>
    <w:p w14:paraId="106A857D" w14:textId="77777777" w:rsidR="00E2709D" w:rsidRDefault="00462487">
      <w:pPr>
        <w:pStyle w:val="BodyText"/>
        <w:rPr>
          <w:rFonts w:ascii="Verdana"/>
          <w:sz w:val="8"/>
        </w:rPr>
      </w:pPr>
      <w:r>
        <w:br w:type="column"/>
      </w:r>
    </w:p>
    <w:p w14:paraId="618FD3F7" w14:textId="77777777" w:rsidR="00E2709D" w:rsidRDefault="00E2709D">
      <w:pPr>
        <w:pStyle w:val="BodyText"/>
        <w:rPr>
          <w:rFonts w:ascii="Verdana"/>
          <w:sz w:val="8"/>
        </w:rPr>
      </w:pPr>
    </w:p>
    <w:p w14:paraId="65C3967A" w14:textId="77777777" w:rsidR="00E2709D" w:rsidRDefault="00E2709D">
      <w:pPr>
        <w:pStyle w:val="BodyText"/>
        <w:spacing w:before="11"/>
        <w:rPr>
          <w:rFonts w:ascii="Verdana"/>
          <w:sz w:val="6"/>
        </w:rPr>
      </w:pPr>
    </w:p>
    <w:p w14:paraId="1B70A7CE" w14:textId="5013B69A" w:rsidR="00E2709D" w:rsidRDefault="00285D5B">
      <w:pPr>
        <w:tabs>
          <w:tab w:val="left" w:pos="675"/>
          <w:tab w:val="left" w:pos="996"/>
          <w:tab w:val="left" w:pos="1316"/>
          <w:tab w:val="left" w:pos="1637"/>
        </w:tabs>
        <w:spacing w:before="1"/>
        <w:ind w:left="354"/>
        <w:rPr>
          <w:rFonts w:ascii="Verdana"/>
          <w:sz w:val="8"/>
        </w:rPr>
      </w:pPr>
      <w:r>
        <w:rPr>
          <w:noProof/>
        </w:rPr>
        <mc:AlternateContent>
          <mc:Choice Requires="wpg">
            <w:drawing>
              <wp:anchor distT="0" distB="0" distL="114300" distR="114300" simplePos="0" relativeHeight="15769088" behindDoc="0" locked="0" layoutInCell="1" allowOverlap="1" wp14:anchorId="76D4C26F" wp14:editId="76059AE2">
                <wp:simplePos x="0" y="0"/>
                <wp:positionH relativeFrom="page">
                  <wp:posOffset>3817620</wp:posOffset>
                </wp:positionH>
                <wp:positionV relativeFrom="paragraph">
                  <wp:posOffset>-951865</wp:posOffset>
                </wp:positionV>
                <wp:extent cx="934720" cy="948055"/>
                <wp:effectExtent l="0" t="0" r="0" b="0"/>
                <wp:wrapNone/>
                <wp:docPr id="740"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948055"/>
                          <a:chOff x="6012" y="-1499"/>
                          <a:chExt cx="1472" cy="1493"/>
                        </a:xfrm>
                      </wpg:grpSpPr>
                      <wps:wsp>
                        <wps:cNvPr id="741" name="Freeform 772"/>
                        <wps:cNvSpPr>
                          <a:spLocks/>
                        </wps:cNvSpPr>
                        <wps:spPr bwMode="auto">
                          <a:xfrm>
                            <a:off x="6035"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Line 771"/>
                        <wps:cNvCnPr>
                          <a:cxnSpLocks noChangeShapeType="1"/>
                        </wps:cNvCnPr>
                        <wps:spPr bwMode="auto">
                          <a:xfrm>
                            <a:off x="6035"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 name="Freeform 770"/>
                        <wps:cNvSpPr>
                          <a:spLocks/>
                        </wps:cNvSpPr>
                        <wps:spPr bwMode="auto">
                          <a:xfrm>
                            <a:off x="6012" y="-59"/>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Line 769"/>
                        <wps:cNvCnPr>
                          <a:cxnSpLocks noChangeShapeType="1"/>
                        </wps:cNvCnPr>
                        <wps:spPr bwMode="auto">
                          <a:xfrm>
                            <a:off x="6035" y="-5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 name="Freeform 768"/>
                        <wps:cNvSpPr>
                          <a:spLocks/>
                        </wps:cNvSpPr>
                        <wps:spPr bwMode="auto">
                          <a:xfrm>
                            <a:off x="6356"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Line 767"/>
                        <wps:cNvCnPr>
                          <a:cxnSpLocks noChangeShapeType="1"/>
                        </wps:cNvCnPr>
                        <wps:spPr bwMode="auto">
                          <a:xfrm>
                            <a:off x="6356"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 name="Freeform 766"/>
                        <wps:cNvSpPr>
                          <a:spLocks/>
                        </wps:cNvSpPr>
                        <wps:spPr bwMode="auto">
                          <a:xfrm>
                            <a:off x="6012" y="-341"/>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Line 765"/>
                        <wps:cNvCnPr>
                          <a:cxnSpLocks noChangeShapeType="1"/>
                        </wps:cNvCnPr>
                        <wps:spPr bwMode="auto">
                          <a:xfrm>
                            <a:off x="6035" y="-340"/>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 name="Freeform 764"/>
                        <wps:cNvSpPr>
                          <a:spLocks/>
                        </wps:cNvSpPr>
                        <wps:spPr bwMode="auto">
                          <a:xfrm>
                            <a:off x="6012" y="-623"/>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Line 763"/>
                        <wps:cNvCnPr>
                          <a:cxnSpLocks noChangeShapeType="1"/>
                        </wps:cNvCnPr>
                        <wps:spPr bwMode="auto">
                          <a:xfrm>
                            <a:off x="6035" y="-622"/>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 name="Freeform 762"/>
                        <wps:cNvSpPr>
                          <a:spLocks/>
                        </wps:cNvSpPr>
                        <wps:spPr bwMode="auto">
                          <a:xfrm>
                            <a:off x="6012" y="-905"/>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Line 761"/>
                        <wps:cNvCnPr>
                          <a:cxnSpLocks noChangeShapeType="1"/>
                        </wps:cNvCnPr>
                        <wps:spPr bwMode="auto">
                          <a:xfrm>
                            <a:off x="6035" y="-904"/>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 name="Freeform 760"/>
                        <wps:cNvSpPr>
                          <a:spLocks/>
                        </wps:cNvSpPr>
                        <wps:spPr bwMode="auto">
                          <a:xfrm>
                            <a:off x="6035" y="-964"/>
                            <a:ext cx="1444" cy="595"/>
                          </a:xfrm>
                          <a:custGeom>
                            <a:avLst/>
                            <a:gdLst>
                              <a:gd name="T0" fmla="+- 0 6035 6035"/>
                              <a:gd name="T1" fmla="*/ T0 w 1444"/>
                              <a:gd name="T2" fmla="+- 0 -964 -964"/>
                              <a:gd name="T3" fmla="*/ -964 h 595"/>
                              <a:gd name="T4" fmla="+- 0 6196 6035"/>
                              <a:gd name="T5" fmla="*/ T4 w 1444"/>
                              <a:gd name="T6" fmla="+- 0 -771 -964"/>
                              <a:gd name="T7" fmla="*/ -771 h 595"/>
                              <a:gd name="T8" fmla="+- 0 6356 6035"/>
                              <a:gd name="T9" fmla="*/ T8 w 1444"/>
                              <a:gd name="T10" fmla="+- 0 -674 -964"/>
                              <a:gd name="T11" fmla="*/ -674 h 595"/>
                              <a:gd name="T12" fmla="+- 0 6517 6035"/>
                              <a:gd name="T13" fmla="*/ T12 w 1444"/>
                              <a:gd name="T14" fmla="+- 0 -633 -964"/>
                              <a:gd name="T15" fmla="*/ -633 h 595"/>
                              <a:gd name="T16" fmla="+- 0 6677 6035"/>
                              <a:gd name="T17" fmla="*/ T16 w 1444"/>
                              <a:gd name="T18" fmla="+- 0 -589 -964"/>
                              <a:gd name="T19" fmla="*/ -589 h 595"/>
                              <a:gd name="T20" fmla="+- 0 6837 6035"/>
                              <a:gd name="T21" fmla="*/ T20 w 1444"/>
                              <a:gd name="T22" fmla="+- 0 -512 -964"/>
                              <a:gd name="T23" fmla="*/ -512 h 595"/>
                              <a:gd name="T24" fmla="+- 0 6998 6035"/>
                              <a:gd name="T25" fmla="*/ T24 w 1444"/>
                              <a:gd name="T26" fmla="+- 0 -462 -964"/>
                              <a:gd name="T27" fmla="*/ -462 h 595"/>
                              <a:gd name="T28" fmla="+- 0 7158 6035"/>
                              <a:gd name="T29" fmla="*/ T28 w 1444"/>
                              <a:gd name="T30" fmla="+- 0 -405 -964"/>
                              <a:gd name="T31" fmla="*/ -405 h 595"/>
                              <a:gd name="T32" fmla="+- 0 7319 6035"/>
                              <a:gd name="T33" fmla="*/ T32 w 1444"/>
                              <a:gd name="T34" fmla="+- 0 -408 -964"/>
                              <a:gd name="T35" fmla="*/ -408 h 595"/>
                              <a:gd name="T36" fmla="+- 0 7479 6035"/>
                              <a:gd name="T37" fmla="*/ T36 w 1444"/>
                              <a:gd name="T38" fmla="+- 0 -369 -964"/>
                              <a:gd name="T39" fmla="*/ -369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95">
                                <a:moveTo>
                                  <a:pt x="0" y="0"/>
                                </a:moveTo>
                                <a:lnTo>
                                  <a:pt x="161" y="193"/>
                                </a:lnTo>
                                <a:lnTo>
                                  <a:pt x="321" y="290"/>
                                </a:lnTo>
                                <a:lnTo>
                                  <a:pt x="482" y="331"/>
                                </a:lnTo>
                                <a:lnTo>
                                  <a:pt x="642" y="375"/>
                                </a:lnTo>
                                <a:lnTo>
                                  <a:pt x="802" y="452"/>
                                </a:lnTo>
                                <a:lnTo>
                                  <a:pt x="963" y="502"/>
                                </a:lnTo>
                                <a:lnTo>
                                  <a:pt x="1123" y="559"/>
                                </a:lnTo>
                                <a:lnTo>
                                  <a:pt x="1284" y="556"/>
                                </a:lnTo>
                                <a:lnTo>
                                  <a:pt x="1444" y="595"/>
                                </a:lnTo>
                              </a:path>
                            </a:pathLst>
                          </a:custGeom>
                          <a:noFill/>
                          <a:ln w="5039">
                            <a:solidFill>
                              <a:srgbClr val="FDD9B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759"/>
                        <wps:cNvSpPr>
                          <a:spLocks/>
                        </wps:cNvSpPr>
                        <wps:spPr bwMode="auto">
                          <a:xfrm>
                            <a:off x="6035" y="-1027"/>
                            <a:ext cx="1444" cy="599"/>
                          </a:xfrm>
                          <a:custGeom>
                            <a:avLst/>
                            <a:gdLst>
                              <a:gd name="T0" fmla="+- 0 6035 6035"/>
                              <a:gd name="T1" fmla="*/ T0 w 1444"/>
                              <a:gd name="T2" fmla="+- 0 -1027 -1027"/>
                              <a:gd name="T3" fmla="*/ -1027 h 599"/>
                              <a:gd name="T4" fmla="+- 0 6196 6035"/>
                              <a:gd name="T5" fmla="*/ T4 w 1444"/>
                              <a:gd name="T6" fmla="+- 0 -908 -1027"/>
                              <a:gd name="T7" fmla="*/ -908 h 599"/>
                              <a:gd name="T8" fmla="+- 0 6356 6035"/>
                              <a:gd name="T9" fmla="*/ T8 w 1444"/>
                              <a:gd name="T10" fmla="+- 0 -813 -1027"/>
                              <a:gd name="T11" fmla="*/ -813 h 599"/>
                              <a:gd name="T12" fmla="+- 0 6517 6035"/>
                              <a:gd name="T13" fmla="*/ T12 w 1444"/>
                              <a:gd name="T14" fmla="+- 0 -773 -1027"/>
                              <a:gd name="T15" fmla="*/ -773 h 599"/>
                              <a:gd name="T16" fmla="+- 0 6677 6035"/>
                              <a:gd name="T17" fmla="*/ T16 w 1444"/>
                              <a:gd name="T18" fmla="+- 0 -727 -1027"/>
                              <a:gd name="T19" fmla="*/ -727 h 599"/>
                              <a:gd name="T20" fmla="+- 0 6837 6035"/>
                              <a:gd name="T21" fmla="*/ T20 w 1444"/>
                              <a:gd name="T22" fmla="+- 0 -599 -1027"/>
                              <a:gd name="T23" fmla="*/ -599 h 599"/>
                              <a:gd name="T24" fmla="+- 0 6998 6035"/>
                              <a:gd name="T25" fmla="*/ T24 w 1444"/>
                              <a:gd name="T26" fmla="+- 0 -518 -1027"/>
                              <a:gd name="T27" fmla="*/ -518 h 599"/>
                              <a:gd name="T28" fmla="+- 0 7158 6035"/>
                              <a:gd name="T29" fmla="*/ T28 w 1444"/>
                              <a:gd name="T30" fmla="+- 0 -499 -1027"/>
                              <a:gd name="T31" fmla="*/ -499 h 599"/>
                              <a:gd name="T32" fmla="+- 0 7319 6035"/>
                              <a:gd name="T33" fmla="*/ T32 w 1444"/>
                              <a:gd name="T34" fmla="+- 0 -491 -1027"/>
                              <a:gd name="T35" fmla="*/ -491 h 599"/>
                              <a:gd name="T36" fmla="+- 0 7479 6035"/>
                              <a:gd name="T37" fmla="*/ T36 w 1444"/>
                              <a:gd name="T38" fmla="+- 0 -428 -1027"/>
                              <a:gd name="T39" fmla="*/ -428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599">
                                <a:moveTo>
                                  <a:pt x="0" y="0"/>
                                </a:moveTo>
                                <a:lnTo>
                                  <a:pt x="161" y="119"/>
                                </a:lnTo>
                                <a:lnTo>
                                  <a:pt x="321" y="214"/>
                                </a:lnTo>
                                <a:lnTo>
                                  <a:pt x="482" y="254"/>
                                </a:lnTo>
                                <a:lnTo>
                                  <a:pt x="642" y="300"/>
                                </a:lnTo>
                                <a:lnTo>
                                  <a:pt x="802" y="428"/>
                                </a:lnTo>
                                <a:lnTo>
                                  <a:pt x="963" y="509"/>
                                </a:lnTo>
                                <a:lnTo>
                                  <a:pt x="1123" y="528"/>
                                </a:lnTo>
                                <a:lnTo>
                                  <a:pt x="1284" y="536"/>
                                </a:lnTo>
                                <a:lnTo>
                                  <a:pt x="1444" y="599"/>
                                </a:lnTo>
                              </a:path>
                            </a:pathLst>
                          </a:custGeom>
                          <a:noFill/>
                          <a:ln w="5039">
                            <a:solidFill>
                              <a:srgbClr val="FCAB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Freeform 758"/>
                        <wps:cNvSpPr>
                          <a:spLocks/>
                        </wps:cNvSpPr>
                        <wps:spPr bwMode="auto">
                          <a:xfrm>
                            <a:off x="6035" y="-1034"/>
                            <a:ext cx="1444" cy="612"/>
                          </a:xfrm>
                          <a:custGeom>
                            <a:avLst/>
                            <a:gdLst>
                              <a:gd name="T0" fmla="+- 0 6035 6035"/>
                              <a:gd name="T1" fmla="*/ T0 w 1444"/>
                              <a:gd name="T2" fmla="+- 0 -1034 -1034"/>
                              <a:gd name="T3" fmla="*/ -1034 h 612"/>
                              <a:gd name="T4" fmla="+- 0 6196 6035"/>
                              <a:gd name="T5" fmla="*/ T4 w 1444"/>
                              <a:gd name="T6" fmla="+- 0 -941 -1034"/>
                              <a:gd name="T7" fmla="*/ -941 h 612"/>
                              <a:gd name="T8" fmla="+- 0 6356 6035"/>
                              <a:gd name="T9" fmla="*/ T8 w 1444"/>
                              <a:gd name="T10" fmla="+- 0 -855 -1034"/>
                              <a:gd name="T11" fmla="*/ -855 h 612"/>
                              <a:gd name="T12" fmla="+- 0 6517 6035"/>
                              <a:gd name="T13" fmla="*/ T12 w 1444"/>
                              <a:gd name="T14" fmla="+- 0 -768 -1034"/>
                              <a:gd name="T15" fmla="*/ -768 h 612"/>
                              <a:gd name="T16" fmla="+- 0 6677 6035"/>
                              <a:gd name="T17" fmla="*/ T16 w 1444"/>
                              <a:gd name="T18" fmla="+- 0 -755 -1034"/>
                              <a:gd name="T19" fmla="*/ -755 h 612"/>
                              <a:gd name="T20" fmla="+- 0 6837 6035"/>
                              <a:gd name="T21" fmla="*/ T20 w 1444"/>
                              <a:gd name="T22" fmla="+- 0 -641 -1034"/>
                              <a:gd name="T23" fmla="*/ -641 h 612"/>
                              <a:gd name="T24" fmla="+- 0 6998 6035"/>
                              <a:gd name="T25" fmla="*/ T24 w 1444"/>
                              <a:gd name="T26" fmla="+- 0 -538 -1034"/>
                              <a:gd name="T27" fmla="*/ -538 h 612"/>
                              <a:gd name="T28" fmla="+- 0 7158 6035"/>
                              <a:gd name="T29" fmla="*/ T28 w 1444"/>
                              <a:gd name="T30" fmla="+- 0 -526 -1034"/>
                              <a:gd name="T31" fmla="*/ -526 h 612"/>
                              <a:gd name="T32" fmla="+- 0 7319 6035"/>
                              <a:gd name="T33" fmla="*/ T32 w 1444"/>
                              <a:gd name="T34" fmla="+- 0 -489 -1034"/>
                              <a:gd name="T35" fmla="*/ -489 h 612"/>
                              <a:gd name="T36" fmla="+- 0 7479 6035"/>
                              <a:gd name="T37" fmla="*/ T36 w 1444"/>
                              <a:gd name="T38" fmla="+- 0 -423 -1034"/>
                              <a:gd name="T39" fmla="*/ -423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12">
                                <a:moveTo>
                                  <a:pt x="0" y="0"/>
                                </a:moveTo>
                                <a:lnTo>
                                  <a:pt x="161" y="93"/>
                                </a:lnTo>
                                <a:lnTo>
                                  <a:pt x="321" y="179"/>
                                </a:lnTo>
                                <a:lnTo>
                                  <a:pt x="482" y="266"/>
                                </a:lnTo>
                                <a:lnTo>
                                  <a:pt x="642" y="279"/>
                                </a:lnTo>
                                <a:lnTo>
                                  <a:pt x="802" y="393"/>
                                </a:lnTo>
                                <a:lnTo>
                                  <a:pt x="963" y="496"/>
                                </a:lnTo>
                                <a:lnTo>
                                  <a:pt x="1123" y="508"/>
                                </a:lnTo>
                                <a:lnTo>
                                  <a:pt x="1284" y="545"/>
                                </a:lnTo>
                                <a:lnTo>
                                  <a:pt x="1444" y="611"/>
                                </a:lnTo>
                              </a:path>
                            </a:pathLst>
                          </a:custGeom>
                          <a:noFill/>
                          <a:ln w="5039">
                            <a:solidFill>
                              <a:srgbClr val="F577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757"/>
                        <wps:cNvSpPr>
                          <a:spLocks/>
                        </wps:cNvSpPr>
                        <wps:spPr bwMode="auto">
                          <a:xfrm>
                            <a:off x="6035" y="-1043"/>
                            <a:ext cx="1444" cy="641"/>
                          </a:xfrm>
                          <a:custGeom>
                            <a:avLst/>
                            <a:gdLst>
                              <a:gd name="T0" fmla="+- 0 6035 6035"/>
                              <a:gd name="T1" fmla="*/ T0 w 1444"/>
                              <a:gd name="T2" fmla="+- 0 -1043 -1043"/>
                              <a:gd name="T3" fmla="*/ -1043 h 641"/>
                              <a:gd name="T4" fmla="+- 0 6196 6035"/>
                              <a:gd name="T5" fmla="*/ T4 w 1444"/>
                              <a:gd name="T6" fmla="+- 0 -950 -1043"/>
                              <a:gd name="T7" fmla="*/ -950 h 641"/>
                              <a:gd name="T8" fmla="+- 0 6356 6035"/>
                              <a:gd name="T9" fmla="*/ T8 w 1444"/>
                              <a:gd name="T10" fmla="+- 0 -868 -1043"/>
                              <a:gd name="T11" fmla="*/ -868 h 641"/>
                              <a:gd name="T12" fmla="+- 0 6517 6035"/>
                              <a:gd name="T13" fmla="*/ T12 w 1444"/>
                              <a:gd name="T14" fmla="+- 0 -793 -1043"/>
                              <a:gd name="T15" fmla="*/ -793 h 641"/>
                              <a:gd name="T16" fmla="+- 0 6677 6035"/>
                              <a:gd name="T17" fmla="*/ T16 w 1444"/>
                              <a:gd name="T18" fmla="+- 0 -729 -1043"/>
                              <a:gd name="T19" fmla="*/ -729 h 641"/>
                              <a:gd name="T20" fmla="+- 0 6837 6035"/>
                              <a:gd name="T21" fmla="*/ T20 w 1444"/>
                              <a:gd name="T22" fmla="+- 0 -665 -1043"/>
                              <a:gd name="T23" fmla="*/ -665 h 641"/>
                              <a:gd name="T24" fmla="+- 0 6998 6035"/>
                              <a:gd name="T25" fmla="*/ T24 w 1444"/>
                              <a:gd name="T26" fmla="+- 0 -577 -1043"/>
                              <a:gd name="T27" fmla="*/ -577 h 641"/>
                              <a:gd name="T28" fmla="+- 0 7158 6035"/>
                              <a:gd name="T29" fmla="*/ T28 w 1444"/>
                              <a:gd name="T30" fmla="+- 0 -532 -1043"/>
                              <a:gd name="T31" fmla="*/ -532 h 641"/>
                              <a:gd name="T32" fmla="+- 0 7319 6035"/>
                              <a:gd name="T33" fmla="*/ T32 w 1444"/>
                              <a:gd name="T34" fmla="+- 0 -463 -1043"/>
                              <a:gd name="T35" fmla="*/ -463 h 641"/>
                              <a:gd name="T36" fmla="+- 0 7479 6035"/>
                              <a:gd name="T37" fmla="*/ T36 w 1444"/>
                              <a:gd name="T38" fmla="+- 0 -402 -1043"/>
                              <a:gd name="T39" fmla="*/ -402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41">
                                <a:moveTo>
                                  <a:pt x="0" y="0"/>
                                </a:moveTo>
                                <a:lnTo>
                                  <a:pt x="161" y="93"/>
                                </a:lnTo>
                                <a:lnTo>
                                  <a:pt x="321" y="175"/>
                                </a:lnTo>
                                <a:lnTo>
                                  <a:pt x="482" y="250"/>
                                </a:lnTo>
                                <a:lnTo>
                                  <a:pt x="642" y="314"/>
                                </a:lnTo>
                                <a:lnTo>
                                  <a:pt x="802" y="378"/>
                                </a:lnTo>
                                <a:lnTo>
                                  <a:pt x="963" y="466"/>
                                </a:lnTo>
                                <a:lnTo>
                                  <a:pt x="1123" y="511"/>
                                </a:lnTo>
                                <a:lnTo>
                                  <a:pt x="1284" y="580"/>
                                </a:lnTo>
                                <a:lnTo>
                                  <a:pt x="1444" y="641"/>
                                </a:lnTo>
                              </a:path>
                            </a:pathLst>
                          </a:custGeom>
                          <a:noFill/>
                          <a:ln w="5039">
                            <a:solidFill>
                              <a:srgbClr val="D044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Freeform 756"/>
                        <wps:cNvSpPr>
                          <a:spLocks/>
                        </wps:cNvSpPr>
                        <wps:spPr bwMode="auto">
                          <a:xfrm>
                            <a:off x="6035" y="-1046"/>
                            <a:ext cx="1444" cy="691"/>
                          </a:xfrm>
                          <a:custGeom>
                            <a:avLst/>
                            <a:gdLst>
                              <a:gd name="T0" fmla="+- 0 6035 6035"/>
                              <a:gd name="T1" fmla="*/ T0 w 1444"/>
                              <a:gd name="T2" fmla="+- 0 -1046 -1046"/>
                              <a:gd name="T3" fmla="*/ -1046 h 691"/>
                              <a:gd name="T4" fmla="+- 0 6196 6035"/>
                              <a:gd name="T5" fmla="*/ T4 w 1444"/>
                              <a:gd name="T6" fmla="+- 0 -966 -1046"/>
                              <a:gd name="T7" fmla="*/ -966 h 691"/>
                              <a:gd name="T8" fmla="+- 0 6356 6035"/>
                              <a:gd name="T9" fmla="*/ T8 w 1444"/>
                              <a:gd name="T10" fmla="+- 0 -882 -1046"/>
                              <a:gd name="T11" fmla="*/ -882 h 691"/>
                              <a:gd name="T12" fmla="+- 0 6517 6035"/>
                              <a:gd name="T13" fmla="*/ T12 w 1444"/>
                              <a:gd name="T14" fmla="+- 0 -779 -1046"/>
                              <a:gd name="T15" fmla="*/ -779 h 691"/>
                              <a:gd name="T16" fmla="+- 0 6677 6035"/>
                              <a:gd name="T17" fmla="*/ T16 w 1444"/>
                              <a:gd name="T18" fmla="+- 0 -685 -1046"/>
                              <a:gd name="T19" fmla="*/ -685 h 691"/>
                              <a:gd name="T20" fmla="+- 0 6837 6035"/>
                              <a:gd name="T21" fmla="*/ T20 w 1444"/>
                              <a:gd name="T22" fmla="+- 0 -636 -1046"/>
                              <a:gd name="T23" fmla="*/ -636 h 691"/>
                              <a:gd name="T24" fmla="+- 0 6998 6035"/>
                              <a:gd name="T25" fmla="*/ T24 w 1444"/>
                              <a:gd name="T26" fmla="+- 0 -586 -1046"/>
                              <a:gd name="T27" fmla="*/ -586 h 691"/>
                              <a:gd name="T28" fmla="+- 0 7158 6035"/>
                              <a:gd name="T29" fmla="*/ T28 w 1444"/>
                              <a:gd name="T30" fmla="+- 0 -522 -1046"/>
                              <a:gd name="T31" fmla="*/ -522 h 691"/>
                              <a:gd name="T32" fmla="+- 0 7319 6035"/>
                              <a:gd name="T33" fmla="*/ T32 w 1444"/>
                              <a:gd name="T34" fmla="+- 0 -403 -1046"/>
                              <a:gd name="T35" fmla="*/ -403 h 691"/>
                              <a:gd name="T36" fmla="+- 0 7479 6035"/>
                              <a:gd name="T37" fmla="*/ T36 w 1444"/>
                              <a:gd name="T38" fmla="+- 0 -356 -1046"/>
                              <a:gd name="T39" fmla="*/ -356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1">
                                <a:moveTo>
                                  <a:pt x="0" y="0"/>
                                </a:moveTo>
                                <a:lnTo>
                                  <a:pt x="161" y="80"/>
                                </a:lnTo>
                                <a:lnTo>
                                  <a:pt x="321" y="164"/>
                                </a:lnTo>
                                <a:lnTo>
                                  <a:pt x="482" y="267"/>
                                </a:lnTo>
                                <a:lnTo>
                                  <a:pt x="642" y="361"/>
                                </a:lnTo>
                                <a:lnTo>
                                  <a:pt x="802" y="410"/>
                                </a:lnTo>
                                <a:lnTo>
                                  <a:pt x="963" y="460"/>
                                </a:lnTo>
                                <a:lnTo>
                                  <a:pt x="1123" y="524"/>
                                </a:lnTo>
                                <a:lnTo>
                                  <a:pt x="1284" y="643"/>
                                </a:lnTo>
                                <a:lnTo>
                                  <a:pt x="1444" y="690"/>
                                </a:lnTo>
                              </a:path>
                            </a:pathLst>
                          </a:custGeom>
                          <a:noFill/>
                          <a:ln w="5039">
                            <a:solidFill>
                              <a:srgbClr val="073C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755"/>
                        <wps:cNvSpPr>
                          <a:spLocks/>
                        </wps:cNvSpPr>
                        <wps:spPr bwMode="auto">
                          <a:xfrm>
                            <a:off x="6035" y="-1046"/>
                            <a:ext cx="1444" cy="693"/>
                          </a:xfrm>
                          <a:custGeom>
                            <a:avLst/>
                            <a:gdLst>
                              <a:gd name="T0" fmla="+- 0 6035 6035"/>
                              <a:gd name="T1" fmla="*/ T0 w 1444"/>
                              <a:gd name="T2" fmla="+- 0 -1045 -1045"/>
                              <a:gd name="T3" fmla="*/ -1045 h 693"/>
                              <a:gd name="T4" fmla="+- 0 6196 6035"/>
                              <a:gd name="T5" fmla="*/ T4 w 1444"/>
                              <a:gd name="T6" fmla="+- 0 -977 -1045"/>
                              <a:gd name="T7" fmla="*/ -977 h 693"/>
                              <a:gd name="T8" fmla="+- 0 6356 6035"/>
                              <a:gd name="T9" fmla="*/ T8 w 1444"/>
                              <a:gd name="T10" fmla="+- 0 -869 -1045"/>
                              <a:gd name="T11" fmla="*/ -869 h 693"/>
                              <a:gd name="T12" fmla="+- 0 6517 6035"/>
                              <a:gd name="T13" fmla="*/ T12 w 1444"/>
                              <a:gd name="T14" fmla="+- 0 -771 -1045"/>
                              <a:gd name="T15" fmla="*/ -771 h 693"/>
                              <a:gd name="T16" fmla="+- 0 6677 6035"/>
                              <a:gd name="T17" fmla="*/ T16 w 1444"/>
                              <a:gd name="T18" fmla="+- 0 -683 -1045"/>
                              <a:gd name="T19" fmla="*/ -683 h 693"/>
                              <a:gd name="T20" fmla="+- 0 6837 6035"/>
                              <a:gd name="T21" fmla="*/ T20 w 1444"/>
                              <a:gd name="T22" fmla="+- 0 -614 -1045"/>
                              <a:gd name="T23" fmla="*/ -614 h 693"/>
                              <a:gd name="T24" fmla="+- 0 6998 6035"/>
                              <a:gd name="T25" fmla="*/ T24 w 1444"/>
                              <a:gd name="T26" fmla="+- 0 -574 -1045"/>
                              <a:gd name="T27" fmla="*/ -574 h 693"/>
                              <a:gd name="T28" fmla="+- 0 7158 6035"/>
                              <a:gd name="T29" fmla="*/ T28 w 1444"/>
                              <a:gd name="T30" fmla="+- 0 -461 -1045"/>
                              <a:gd name="T31" fmla="*/ -461 h 693"/>
                              <a:gd name="T32" fmla="+- 0 7319 6035"/>
                              <a:gd name="T33" fmla="*/ T32 w 1444"/>
                              <a:gd name="T34" fmla="+- 0 -386 -1045"/>
                              <a:gd name="T35" fmla="*/ -386 h 693"/>
                              <a:gd name="T36" fmla="+- 0 7479 6035"/>
                              <a:gd name="T37" fmla="*/ T36 w 1444"/>
                              <a:gd name="T38" fmla="+- 0 -353 -1045"/>
                              <a:gd name="T39" fmla="*/ -353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93">
                                <a:moveTo>
                                  <a:pt x="0" y="0"/>
                                </a:moveTo>
                                <a:lnTo>
                                  <a:pt x="161" y="68"/>
                                </a:lnTo>
                                <a:lnTo>
                                  <a:pt x="321" y="176"/>
                                </a:lnTo>
                                <a:lnTo>
                                  <a:pt x="482" y="274"/>
                                </a:lnTo>
                                <a:lnTo>
                                  <a:pt x="642" y="362"/>
                                </a:lnTo>
                                <a:lnTo>
                                  <a:pt x="802" y="431"/>
                                </a:lnTo>
                                <a:lnTo>
                                  <a:pt x="963" y="471"/>
                                </a:lnTo>
                                <a:lnTo>
                                  <a:pt x="1123" y="584"/>
                                </a:lnTo>
                                <a:lnTo>
                                  <a:pt x="1284" y="659"/>
                                </a:lnTo>
                                <a:lnTo>
                                  <a:pt x="1444" y="692"/>
                                </a:lnTo>
                              </a:path>
                            </a:pathLst>
                          </a:custGeom>
                          <a:noFill/>
                          <a:ln w="5039">
                            <a:solidFill>
                              <a:srgbClr val="1E6D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Freeform 754"/>
                        <wps:cNvSpPr>
                          <a:spLocks/>
                        </wps:cNvSpPr>
                        <wps:spPr bwMode="auto">
                          <a:xfrm>
                            <a:off x="6035" y="-1052"/>
                            <a:ext cx="1444" cy="727"/>
                          </a:xfrm>
                          <a:custGeom>
                            <a:avLst/>
                            <a:gdLst>
                              <a:gd name="T0" fmla="+- 0 6035 6035"/>
                              <a:gd name="T1" fmla="*/ T0 w 1444"/>
                              <a:gd name="T2" fmla="+- 0 -1051 -1051"/>
                              <a:gd name="T3" fmla="*/ -1051 h 727"/>
                              <a:gd name="T4" fmla="+- 0 6196 6035"/>
                              <a:gd name="T5" fmla="*/ T4 w 1444"/>
                              <a:gd name="T6" fmla="+- 0 -979 -1051"/>
                              <a:gd name="T7" fmla="*/ -979 h 727"/>
                              <a:gd name="T8" fmla="+- 0 6356 6035"/>
                              <a:gd name="T9" fmla="*/ T8 w 1444"/>
                              <a:gd name="T10" fmla="+- 0 -820 -1051"/>
                              <a:gd name="T11" fmla="*/ -820 h 727"/>
                              <a:gd name="T12" fmla="+- 0 6517 6035"/>
                              <a:gd name="T13" fmla="*/ T12 w 1444"/>
                              <a:gd name="T14" fmla="+- 0 -730 -1051"/>
                              <a:gd name="T15" fmla="*/ -730 h 727"/>
                              <a:gd name="T16" fmla="+- 0 6677 6035"/>
                              <a:gd name="T17" fmla="*/ T16 w 1444"/>
                              <a:gd name="T18" fmla="+- 0 -646 -1051"/>
                              <a:gd name="T19" fmla="*/ -646 h 727"/>
                              <a:gd name="T20" fmla="+- 0 6837 6035"/>
                              <a:gd name="T21" fmla="*/ T20 w 1444"/>
                              <a:gd name="T22" fmla="+- 0 -604 -1051"/>
                              <a:gd name="T23" fmla="*/ -604 h 727"/>
                              <a:gd name="T24" fmla="+- 0 6998 6035"/>
                              <a:gd name="T25" fmla="*/ T24 w 1444"/>
                              <a:gd name="T26" fmla="+- 0 -567 -1051"/>
                              <a:gd name="T27" fmla="*/ -567 h 727"/>
                              <a:gd name="T28" fmla="+- 0 7158 6035"/>
                              <a:gd name="T29" fmla="*/ T28 w 1444"/>
                              <a:gd name="T30" fmla="+- 0 -444 -1051"/>
                              <a:gd name="T31" fmla="*/ -444 h 727"/>
                              <a:gd name="T32" fmla="+- 0 7319 6035"/>
                              <a:gd name="T33" fmla="*/ T32 w 1444"/>
                              <a:gd name="T34" fmla="+- 0 -373 -1051"/>
                              <a:gd name="T35" fmla="*/ -373 h 727"/>
                              <a:gd name="T36" fmla="+- 0 7479 6035"/>
                              <a:gd name="T37" fmla="*/ T36 w 1444"/>
                              <a:gd name="T38" fmla="+- 0 -325 -1051"/>
                              <a:gd name="T39" fmla="*/ -32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27">
                                <a:moveTo>
                                  <a:pt x="0" y="0"/>
                                </a:moveTo>
                                <a:lnTo>
                                  <a:pt x="161" y="72"/>
                                </a:lnTo>
                                <a:lnTo>
                                  <a:pt x="321" y="231"/>
                                </a:lnTo>
                                <a:lnTo>
                                  <a:pt x="482" y="321"/>
                                </a:lnTo>
                                <a:lnTo>
                                  <a:pt x="642" y="405"/>
                                </a:lnTo>
                                <a:lnTo>
                                  <a:pt x="802" y="447"/>
                                </a:lnTo>
                                <a:lnTo>
                                  <a:pt x="963" y="484"/>
                                </a:lnTo>
                                <a:lnTo>
                                  <a:pt x="1123" y="607"/>
                                </a:lnTo>
                                <a:lnTo>
                                  <a:pt x="1284" y="678"/>
                                </a:lnTo>
                                <a:lnTo>
                                  <a:pt x="1444" y="726"/>
                                </a:lnTo>
                              </a:path>
                            </a:pathLst>
                          </a:custGeom>
                          <a:noFill/>
                          <a:ln w="5039">
                            <a:solidFill>
                              <a:srgbClr val="529D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753"/>
                        <wps:cNvSpPr>
                          <a:spLocks/>
                        </wps:cNvSpPr>
                        <wps:spPr bwMode="auto">
                          <a:xfrm>
                            <a:off x="6035" y="-1053"/>
                            <a:ext cx="1444" cy="755"/>
                          </a:xfrm>
                          <a:custGeom>
                            <a:avLst/>
                            <a:gdLst>
                              <a:gd name="T0" fmla="+- 0 6035 6035"/>
                              <a:gd name="T1" fmla="*/ T0 w 1444"/>
                              <a:gd name="T2" fmla="+- 0 -1053 -1053"/>
                              <a:gd name="T3" fmla="*/ -1053 h 755"/>
                              <a:gd name="T4" fmla="+- 0 6196 6035"/>
                              <a:gd name="T5" fmla="*/ T4 w 1444"/>
                              <a:gd name="T6" fmla="+- 0 -958 -1053"/>
                              <a:gd name="T7" fmla="*/ -958 h 755"/>
                              <a:gd name="T8" fmla="+- 0 6356 6035"/>
                              <a:gd name="T9" fmla="*/ T8 w 1444"/>
                              <a:gd name="T10" fmla="+- 0 -802 -1053"/>
                              <a:gd name="T11" fmla="*/ -802 h 755"/>
                              <a:gd name="T12" fmla="+- 0 6517 6035"/>
                              <a:gd name="T13" fmla="*/ T12 w 1444"/>
                              <a:gd name="T14" fmla="+- 0 -675 -1053"/>
                              <a:gd name="T15" fmla="*/ -675 h 755"/>
                              <a:gd name="T16" fmla="+- 0 6677 6035"/>
                              <a:gd name="T17" fmla="*/ T16 w 1444"/>
                              <a:gd name="T18" fmla="+- 0 -593 -1053"/>
                              <a:gd name="T19" fmla="*/ -593 h 755"/>
                              <a:gd name="T20" fmla="+- 0 6837 6035"/>
                              <a:gd name="T21" fmla="*/ T20 w 1444"/>
                              <a:gd name="T22" fmla="+- 0 -594 -1053"/>
                              <a:gd name="T23" fmla="*/ -594 h 755"/>
                              <a:gd name="T24" fmla="+- 0 6998 6035"/>
                              <a:gd name="T25" fmla="*/ T24 w 1444"/>
                              <a:gd name="T26" fmla="+- 0 -499 -1053"/>
                              <a:gd name="T27" fmla="*/ -499 h 755"/>
                              <a:gd name="T28" fmla="+- 0 7158 6035"/>
                              <a:gd name="T29" fmla="*/ T28 w 1444"/>
                              <a:gd name="T30" fmla="+- 0 -394 -1053"/>
                              <a:gd name="T31" fmla="*/ -394 h 755"/>
                              <a:gd name="T32" fmla="+- 0 7319 6035"/>
                              <a:gd name="T33" fmla="*/ T32 w 1444"/>
                              <a:gd name="T34" fmla="+- 0 -332 -1053"/>
                              <a:gd name="T35" fmla="*/ -332 h 755"/>
                              <a:gd name="T36" fmla="+- 0 7479 6035"/>
                              <a:gd name="T37" fmla="*/ T36 w 1444"/>
                              <a:gd name="T38" fmla="+- 0 -299 -1053"/>
                              <a:gd name="T39" fmla="*/ -299 h 7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55">
                                <a:moveTo>
                                  <a:pt x="0" y="0"/>
                                </a:moveTo>
                                <a:lnTo>
                                  <a:pt x="161" y="95"/>
                                </a:lnTo>
                                <a:lnTo>
                                  <a:pt x="321" y="251"/>
                                </a:lnTo>
                                <a:lnTo>
                                  <a:pt x="482" y="378"/>
                                </a:lnTo>
                                <a:lnTo>
                                  <a:pt x="642" y="460"/>
                                </a:lnTo>
                                <a:lnTo>
                                  <a:pt x="802" y="459"/>
                                </a:lnTo>
                                <a:lnTo>
                                  <a:pt x="963" y="554"/>
                                </a:lnTo>
                                <a:lnTo>
                                  <a:pt x="1123" y="659"/>
                                </a:lnTo>
                                <a:lnTo>
                                  <a:pt x="1284" y="721"/>
                                </a:lnTo>
                                <a:lnTo>
                                  <a:pt x="1444" y="754"/>
                                </a:lnTo>
                              </a:path>
                            </a:pathLst>
                          </a:custGeom>
                          <a:noFill/>
                          <a:ln w="5039">
                            <a:solidFill>
                              <a:srgbClr val="99C7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Freeform 752"/>
                        <wps:cNvSpPr>
                          <a:spLocks/>
                        </wps:cNvSpPr>
                        <wps:spPr bwMode="auto">
                          <a:xfrm>
                            <a:off x="6035" y="-1050"/>
                            <a:ext cx="1444" cy="778"/>
                          </a:xfrm>
                          <a:custGeom>
                            <a:avLst/>
                            <a:gdLst>
                              <a:gd name="T0" fmla="+- 0 6035 6035"/>
                              <a:gd name="T1" fmla="*/ T0 w 1444"/>
                              <a:gd name="T2" fmla="+- 0 -1049 -1049"/>
                              <a:gd name="T3" fmla="*/ -1049 h 778"/>
                              <a:gd name="T4" fmla="+- 0 6196 6035"/>
                              <a:gd name="T5" fmla="*/ T4 w 1444"/>
                              <a:gd name="T6" fmla="+- 0 -929 -1049"/>
                              <a:gd name="T7" fmla="*/ -929 h 778"/>
                              <a:gd name="T8" fmla="+- 0 6356 6035"/>
                              <a:gd name="T9" fmla="*/ T8 w 1444"/>
                              <a:gd name="T10" fmla="+- 0 -764 -1049"/>
                              <a:gd name="T11" fmla="*/ -764 h 778"/>
                              <a:gd name="T12" fmla="+- 0 6517 6035"/>
                              <a:gd name="T13" fmla="*/ T12 w 1444"/>
                              <a:gd name="T14" fmla="+- 0 -624 -1049"/>
                              <a:gd name="T15" fmla="*/ -624 h 778"/>
                              <a:gd name="T16" fmla="+- 0 6677 6035"/>
                              <a:gd name="T17" fmla="*/ T16 w 1444"/>
                              <a:gd name="T18" fmla="+- 0 -556 -1049"/>
                              <a:gd name="T19" fmla="*/ -556 h 778"/>
                              <a:gd name="T20" fmla="+- 0 6837 6035"/>
                              <a:gd name="T21" fmla="*/ T20 w 1444"/>
                              <a:gd name="T22" fmla="+- 0 -521 -1049"/>
                              <a:gd name="T23" fmla="*/ -521 h 778"/>
                              <a:gd name="T24" fmla="+- 0 6998 6035"/>
                              <a:gd name="T25" fmla="*/ T24 w 1444"/>
                              <a:gd name="T26" fmla="+- 0 -434 -1049"/>
                              <a:gd name="T27" fmla="*/ -434 h 778"/>
                              <a:gd name="T28" fmla="+- 0 7158 6035"/>
                              <a:gd name="T29" fmla="*/ T28 w 1444"/>
                              <a:gd name="T30" fmla="+- 0 -339 -1049"/>
                              <a:gd name="T31" fmla="*/ -339 h 778"/>
                              <a:gd name="T32" fmla="+- 0 7319 6035"/>
                              <a:gd name="T33" fmla="*/ T32 w 1444"/>
                              <a:gd name="T34" fmla="+- 0 -296 -1049"/>
                              <a:gd name="T35" fmla="*/ -296 h 778"/>
                              <a:gd name="T36" fmla="+- 0 7479 6035"/>
                              <a:gd name="T37" fmla="*/ T36 w 1444"/>
                              <a:gd name="T38" fmla="+- 0 -271 -1049"/>
                              <a:gd name="T39" fmla="*/ -271 h 7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778">
                                <a:moveTo>
                                  <a:pt x="0" y="0"/>
                                </a:moveTo>
                                <a:lnTo>
                                  <a:pt x="161" y="120"/>
                                </a:lnTo>
                                <a:lnTo>
                                  <a:pt x="321" y="285"/>
                                </a:lnTo>
                                <a:lnTo>
                                  <a:pt x="482" y="425"/>
                                </a:lnTo>
                                <a:lnTo>
                                  <a:pt x="642" y="493"/>
                                </a:lnTo>
                                <a:lnTo>
                                  <a:pt x="802" y="528"/>
                                </a:lnTo>
                                <a:lnTo>
                                  <a:pt x="963" y="615"/>
                                </a:lnTo>
                                <a:lnTo>
                                  <a:pt x="1123" y="710"/>
                                </a:lnTo>
                                <a:lnTo>
                                  <a:pt x="1284" y="753"/>
                                </a:lnTo>
                                <a:lnTo>
                                  <a:pt x="1444" y="778"/>
                                </a:lnTo>
                              </a:path>
                            </a:pathLst>
                          </a:custGeom>
                          <a:noFill/>
                          <a:ln w="5039">
                            <a:solidFill>
                              <a:srgbClr val="D0E1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AutoShape 751"/>
                        <wps:cNvSpPr>
                          <a:spLocks/>
                        </wps:cNvSpPr>
                        <wps:spPr bwMode="auto">
                          <a:xfrm>
                            <a:off x="6356" y="-1497"/>
                            <a:ext cx="482" cy="1467"/>
                          </a:xfrm>
                          <a:custGeom>
                            <a:avLst/>
                            <a:gdLst>
                              <a:gd name="T0" fmla="+- 0 6356 6356"/>
                              <a:gd name="T1" fmla="*/ T0 w 482"/>
                              <a:gd name="T2" fmla="+- 0 -30 -1497"/>
                              <a:gd name="T3" fmla="*/ -30 h 1467"/>
                              <a:gd name="T4" fmla="+- 0 6356 6356"/>
                              <a:gd name="T5" fmla="*/ T4 w 482"/>
                              <a:gd name="T6" fmla="+- 0 -1497 -1497"/>
                              <a:gd name="T7" fmla="*/ -1497 h 1467"/>
                              <a:gd name="T8" fmla="+- 0 6837 6356"/>
                              <a:gd name="T9" fmla="*/ T8 w 482"/>
                              <a:gd name="T10" fmla="+- 0 -30 -1497"/>
                              <a:gd name="T11" fmla="*/ -30 h 1467"/>
                              <a:gd name="T12" fmla="+- 0 6837 6356"/>
                              <a:gd name="T13" fmla="*/ T12 w 482"/>
                              <a:gd name="T14" fmla="+- 0 -1497 -1497"/>
                              <a:gd name="T15" fmla="*/ -1497 h 1467"/>
                            </a:gdLst>
                            <a:ahLst/>
                            <a:cxnLst>
                              <a:cxn ang="0">
                                <a:pos x="T1" y="T3"/>
                              </a:cxn>
                              <a:cxn ang="0">
                                <a:pos x="T5" y="T7"/>
                              </a:cxn>
                              <a:cxn ang="0">
                                <a:pos x="T9" y="T11"/>
                              </a:cxn>
                              <a:cxn ang="0">
                                <a:pos x="T13" y="T15"/>
                              </a:cxn>
                            </a:cxnLst>
                            <a:rect l="0" t="0" r="r" b="b"/>
                            <a:pathLst>
                              <a:path w="482" h="1467">
                                <a:moveTo>
                                  <a:pt x="0" y="1467"/>
                                </a:moveTo>
                                <a:lnTo>
                                  <a:pt x="0" y="0"/>
                                </a:lnTo>
                                <a:moveTo>
                                  <a:pt x="481" y="1467"/>
                                </a:moveTo>
                                <a:lnTo>
                                  <a:pt x="481" y="0"/>
                                </a:lnTo>
                              </a:path>
                            </a:pathLst>
                          </a:custGeom>
                          <a:noFill/>
                          <a:ln w="251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750"/>
                        <wps:cNvSpPr>
                          <a:spLocks/>
                        </wps:cNvSpPr>
                        <wps:spPr bwMode="auto">
                          <a:xfrm>
                            <a:off x="6997"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Line 749"/>
                        <wps:cNvCnPr>
                          <a:cxnSpLocks noChangeShapeType="1"/>
                        </wps:cNvCnPr>
                        <wps:spPr bwMode="auto">
                          <a:xfrm>
                            <a:off x="6998"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 name="Line 748"/>
                        <wps:cNvCnPr>
                          <a:cxnSpLocks noChangeShapeType="1"/>
                        </wps:cNvCnPr>
                        <wps:spPr bwMode="auto">
                          <a:xfrm>
                            <a:off x="6998" y="-30"/>
                            <a:ext cx="0" cy="0"/>
                          </a:xfrm>
                          <a:prstGeom prst="line">
                            <a:avLst/>
                          </a:prstGeom>
                          <a:noFill/>
                          <a:ln w="251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6" name="Freeform 747"/>
                        <wps:cNvSpPr>
                          <a:spLocks/>
                        </wps:cNvSpPr>
                        <wps:spPr bwMode="auto">
                          <a:xfrm>
                            <a:off x="6012" y="-1187"/>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Line 746"/>
                        <wps:cNvCnPr>
                          <a:cxnSpLocks noChangeShapeType="1"/>
                        </wps:cNvCnPr>
                        <wps:spPr bwMode="auto">
                          <a:xfrm>
                            <a:off x="6035" y="-1186"/>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 name="Freeform 745"/>
                        <wps:cNvSpPr>
                          <a:spLocks/>
                        </wps:cNvSpPr>
                        <wps:spPr bwMode="auto">
                          <a:xfrm>
                            <a:off x="6012" y="-1469"/>
                            <a:ext cx="24" cy="2"/>
                          </a:xfrm>
                          <a:custGeom>
                            <a:avLst/>
                            <a:gdLst>
                              <a:gd name="T0" fmla="+- 0 6035 6012"/>
                              <a:gd name="T1" fmla="*/ T0 w 24"/>
                              <a:gd name="T2" fmla="+- 0 6012 601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Line 744"/>
                        <wps:cNvCnPr>
                          <a:cxnSpLocks noChangeShapeType="1"/>
                        </wps:cNvCnPr>
                        <wps:spPr bwMode="auto">
                          <a:xfrm>
                            <a:off x="6035" y="-1468"/>
                            <a:ext cx="0" cy="0"/>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 name="AutoShape 743"/>
                        <wps:cNvSpPr>
                          <a:spLocks/>
                        </wps:cNvSpPr>
                        <wps:spPr bwMode="auto">
                          <a:xfrm>
                            <a:off x="6035" y="-1497"/>
                            <a:ext cx="1444" cy="1467"/>
                          </a:xfrm>
                          <a:custGeom>
                            <a:avLst/>
                            <a:gdLst>
                              <a:gd name="T0" fmla="+- 0 6035 6035"/>
                              <a:gd name="T1" fmla="*/ T0 w 1444"/>
                              <a:gd name="T2" fmla="+- 0 -30 -1497"/>
                              <a:gd name="T3" fmla="*/ -30 h 1467"/>
                              <a:gd name="T4" fmla="+- 0 6035 6035"/>
                              <a:gd name="T5" fmla="*/ T4 w 1444"/>
                              <a:gd name="T6" fmla="+- 0 -1497 -1497"/>
                              <a:gd name="T7" fmla="*/ -1497 h 1467"/>
                              <a:gd name="T8" fmla="+- 0 7479 6035"/>
                              <a:gd name="T9" fmla="*/ T8 w 1444"/>
                              <a:gd name="T10" fmla="+- 0 -30 -1497"/>
                              <a:gd name="T11" fmla="*/ -30 h 1467"/>
                              <a:gd name="T12" fmla="+- 0 7479 6035"/>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0" y="0"/>
                                </a:lnTo>
                                <a:moveTo>
                                  <a:pt x="1444" y="1467"/>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Freeform 742"/>
                        <wps:cNvSpPr>
                          <a:spLocks/>
                        </wps:cNvSpPr>
                        <wps:spPr bwMode="auto">
                          <a:xfrm>
                            <a:off x="6677"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Line 741"/>
                        <wps:cNvCnPr>
                          <a:cxnSpLocks noChangeShapeType="1"/>
                        </wps:cNvCnPr>
                        <wps:spPr bwMode="auto">
                          <a:xfrm>
                            <a:off x="6677"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 name="Freeform 740"/>
                        <wps:cNvSpPr>
                          <a:spLocks/>
                        </wps:cNvSpPr>
                        <wps:spPr bwMode="auto">
                          <a:xfrm>
                            <a:off x="7318" y="-31"/>
                            <a:ext cx="2" cy="24"/>
                          </a:xfrm>
                          <a:custGeom>
                            <a:avLst/>
                            <a:gdLst>
                              <a:gd name="T0" fmla="+- 0 -30 -30"/>
                              <a:gd name="T1" fmla="*/ -30 h 24"/>
                              <a:gd name="T2" fmla="+- 0 -7 -30"/>
                              <a:gd name="T3" fmla="*/ -7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Line 739"/>
                        <wps:cNvCnPr>
                          <a:cxnSpLocks noChangeShapeType="1"/>
                        </wps:cNvCnPr>
                        <wps:spPr bwMode="auto">
                          <a:xfrm>
                            <a:off x="7319" y="-30"/>
                            <a:ext cx="0" cy="23"/>
                          </a:xfrm>
                          <a:prstGeom prst="line">
                            <a:avLst/>
                          </a:prstGeom>
                          <a:noFill/>
                          <a:ln w="33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 name="AutoShape 738"/>
                        <wps:cNvSpPr>
                          <a:spLocks/>
                        </wps:cNvSpPr>
                        <wps:spPr bwMode="auto">
                          <a:xfrm>
                            <a:off x="6035" y="-1497"/>
                            <a:ext cx="1444" cy="1467"/>
                          </a:xfrm>
                          <a:custGeom>
                            <a:avLst/>
                            <a:gdLst>
                              <a:gd name="T0" fmla="+- 0 6035 6035"/>
                              <a:gd name="T1" fmla="*/ T0 w 1444"/>
                              <a:gd name="T2" fmla="+- 0 -30 -1497"/>
                              <a:gd name="T3" fmla="*/ -30 h 1467"/>
                              <a:gd name="T4" fmla="+- 0 7479 6035"/>
                              <a:gd name="T5" fmla="*/ T4 w 1444"/>
                              <a:gd name="T6" fmla="+- 0 -30 -1497"/>
                              <a:gd name="T7" fmla="*/ -30 h 1467"/>
                              <a:gd name="T8" fmla="+- 0 6035 6035"/>
                              <a:gd name="T9" fmla="*/ T8 w 1444"/>
                              <a:gd name="T10" fmla="+- 0 -1497 -1497"/>
                              <a:gd name="T11" fmla="*/ -1497 h 1467"/>
                              <a:gd name="T12" fmla="+- 0 7479 6035"/>
                              <a:gd name="T13" fmla="*/ T12 w 1444"/>
                              <a:gd name="T14" fmla="+- 0 -1497 -1497"/>
                              <a:gd name="T15" fmla="*/ -1497 h 1467"/>
                            </a:gdLst>
                            <a:ahLst/>
                            <a:cxnLst>
                              <a:cxn ang="0">
                                <a:pos x="T1" y="T3"/>
                              </a:cxn>
                              <a:cxn ang="0">
                                <a:pos x="T5" y="T7"/>
                              </a:cxn>
                              <a:cxn ang="0">
                                <a:pos x="T9" y="T11"/>
                              </a:cxn>
                              <a:cxn ang="0">
                                <a:pos x="T13" y="T15"/>
                              </a:cxn>
                            </a:cxnLst>
                            <a:rect l="0" t="0" r="r" b="b"/>
                            <a:pathLst>
                              <a:path w="1444" h="1467">
                                <a:moveTo>
                                  <a:pt x="0" y="1467"/>
                                </a:moveTo>
                                <a:lnTo>
                                  <a:pt x="1444" y="1467"/>
                                </a:lnTo>
                                <a:moveTo>
                                  <a:pt x="0" y="0"/>
                                </a:moveTo>
                                <a:lnTo>
                                  <a:pt x="1444" y="0"/>
                                </a:lnTo>
                              </a:path>
                            </a:pathLst>
                          </a:custGeom>
                          <a:noFill/>
                          <a:ln w="33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Freeform 737"/>
                        <wps:cNvSpPr>
                          <a:spLocks/>
                        </wps:cNvSpPr>
                        <wps:spPr bwMode="auto">
                          <a:xfrm>
                            <a:off x="6035" y="-1053"/>
                            <a:ext cx="1444" cy="600"/>
                          </a:xfrm>
                          <a:custGeom>
                            <a:avLst/>
                            <a:gdLst>
                              <a:gd name="T0" fmla="+- 0 6035 6035"/>
                              <a:gd name="T1" fmla="*/ T0 w 1444"/>
                              <a:gd name="T2" fmla="+- 0 -1052 -1052"/>
                              <a:gd name="T3" fmla="*/ -1052 h 600"/>
                              <a:gd name="T4" fmla="+- 0 6196 6035"/>
                              <a:gd name="T5" fmla="*/ T4 w 1444"/>
                              <a:gd name="T6" fmla="+- 0 -991 -1052"/>
                              <a:gd name="T7" fmla="*/ -991 h 600"/>
                              <a:gd name="T8" fmla="+- 0 6356 6035"/>
                              <a:gd name="T9" fmla="*/ T8 w 1444"/>
                              <a:gd name="T10" fmla="+- 0 -865 -1052"/>
                              <a:gd name="T11" fmla="*/ -865 h 600"/>
                              <a:gd name="T12" fmla="+- 0 6517 6035"/>
                              <a:gd name="T13" fmla="*/ T12 w 1444"/>
                              <a:gd name="T14" fmla="+- 0 -784 -1052"/>
                              <a:gd name="T15" fmla="*/ -784 h 600"/>
                              <a:gd name="T16" fmla="+- 0 6677 6035"/>
                              <a:gd name="T17" fmla="*/ T16 w 1444"/>
                              <a:gd name="T18" fmla="+- 0 -743 -1052"/>
                              <a:gd name="T19" fmla="*/ -743 h 600"/>
                              <a:gd name="T20" fmla="+- 0 6837 6035"/>
                              <a:gd name="T21" fmla="*/ T20 w 1444"/>
                              <a:gd name="T22" fmla="+- 0 -666 -1052"/>
                              <a:gd name="T23" fmla="*/ -666 h 600"/>
                              <a:gd name="T24" fmla="+- 0 6998 6035"/>
                              <a:gd name="T25" fmla="*/ T24 w 1444"/>
                              <a:gd name="T26" fmla="+- 0 -590 -1052"/>
                              <a:gd name="T27" fmla="*/ -590 h 600"/>
                              <a:gd name="T28" fmla="+- 0 7158 6035"/>
                              <a:gd name="T29" fmla="*/ T28 w 1444"/>
                              <a:gd name="T30" fmla="+- 0 -544 -1052"/>
                              <a:gd name="T31" fmla="*/ -544 h 600"/>
                              <a:gd name="T32" fmla="+- 0 7319 6035"/>
                              <a:gd name="T33" fmla="*/ T32 w 1444"/>
                              <a:gd name="T34" fmla="+- 0 -487 -1052"/>
                              <a:gd name="T35" fmla="*/ -487 h 600"/>
                              <a:gd name="T36" fmla="+- 0 7479 6035"/>
                              <a:gd name="T37" fmla="*/ T36 w 1444"/>
                              <a:gd name="T38" fmla="+- 0 -452 -1052"/>
                              <a:gd name="T39" fmla="*/ -452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4" h="600">
                                <a:moveTo>
                                  <a:pt x="0" y="0"/>
                                </a:moveTo>
                                <a:lnTo>
                                  <a:pt x="161" y="61"/>
                                </a:lnTo>
                                <a:lnTo>
                                  <a:pt x="321" y="187"/>
                                </a:lnTo>
                                <a:lnTo>
                                  <a:pt x="482" y="268"/>
                                </a:lnTo>
                                <a:lnTo>
                                  <a:pt x="642" y="309"/>
                                </a:lnTo>
                                <a:lnTo>
                                  <a:pt x="802" y="386"/>
                                </a:lnTo>
                                <a:lnTo>
                                  <a:pt x="963" y="462"/>
                                </a:lnTo>
                                <a:lnTo>
                                  <a:pt x="1123" y="508"/>
                                </a:lnTo>
                                <a:lnTo>
                                  <a:pt x="1284" y="565"/>
                                </a:lnTo>
                                <a:lnTo>
                                  <a:pt x="1444" y="600"/>
                                </a:lnTo>
                              </a:path>
                            </a:pathLst>
                          </a:custGeom>
                          <a:noFill/>
                          <a:ln w="6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ED5D5" id="Group 736" o:spid="_x0000_s1026" style="position:absolute;margin-left:300.6pt;margin-top:-74.95pt;width:73.6pt;height:74.65pt;z-index:15769088;mso-position-horizontal-relative:page" coordorigin="6012,-1499" coordsize="1472,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">
                <v:shape id="Freeform 772" o:spid="_x0000_s1027" style="position:absolute;left:6035;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" path="m,l,23e" fillcolor="black" stroked="f">
                  <v:path arrowok="t" o:connecttype="custom" o:connectlocs="0,-30;0,-7" o:connectangles="0,0"/>
                </v:shape>
                <v:line id="Line 771" o:spid="_x0000_s1028" style="position:absolute;visibility:visible;mso-wrap-style:square" from="6035,-30" to="6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" strokeweight=".09331mm"/>
                <v:shape id="Freeform 770" o:spid="_x0000_s1029" style="position:absolute;left:6012;top:-5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" path="m23,l,e" fillcolor="black" stroked="f">
                  <v:path arrowok="t" o:connecttype="custom" o:connectlocs="23,0;0,0" o:connectangles="0,0"/>
                </v:shape>
                <v:line id="Line 769" o:spid="_x0000_s1030" style="position:absolute;visibility:visible;mso-wrap-style:square" from="6035,-58" to="603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" strokeweight=".09331mm"/>
                <v:shape id="Freeform 768" o:spid="_x0000_s1031" style="position:absolute;left:6356;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" path="m,l,23e" fillcolor="black" stroked="f">
                  <v:path arrowok="t" o:connecttype="custom" o:connectlocs="0,-30;0,-7" o:connectangles="0,0"/>
                </v:shape>
                <v:line id="Line 767" o:spid="_x0000_s1032" style="position:absolute;visibility:visible;mso-wrap-style:square" from="6356,-30" to="63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" strokeweight=".09331mm"/>
                <v:shape id="Freeform 766" o:spid="_x0000_s1033" style="position:absolute;left:6012;top:-3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" path="m23,l,e" fillcolor="black" stroked="f">
                  <v:path arrowok="t" o:connecttype="custom" o:connectlocs="23,0;0,0" o:connectangles="0,0"/>
                </v:shape>
                <v:line id="Line 765" o:spid="_x0000_s1034" style="position:absolute;visibility:visible;mso-wrap-style:square" from="6035,-340" to="603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" strokeweight=".09331mm"/>
                <v:shape id="Freeform 764" o:spid="_x0000_s1035" style="position:absolute;left:6012;top:-6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" path="m23,l,e" fillcolor="black" stroked="f">
                  <v:path arrowok="t" o:connecttype="custom" o:connectlocs="23,0;0,0" o:connectangles="0,0"/>
                </v:shape>
                <v:line id="Line 763" o:spid="_x0000_s1036" style="position:absolute;visibility:visible;mso-wrap-style:square" from="6035,-622" to="603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" strokeweight=".09331mm"/>
                <v:shape id="Freeform 762" o:spid="_x0000_s1037" style="position:absolute;left:6012;top:-90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" path="m23,l,e" fillcolor="black" stroked="f">
                  <v:path arrowok="t" o:connecttype="custom" o:connectlocs="23,0;0,0" o:connectangles="0,0"/>
                </v:shape>
                <v:line id="Line 761" o:spid="_x0000_s1038" style="position:absolute;visibility:visible;mso-wrap-style:square" from="6035,-904" to="603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" strokeweight=".09331mm"/>
                <v:shape id="Freeform 760" o:spid="_x0000_s1039" style="position:absolute;left:6035;top:-964;width:1444;height:595;visibility:visible;mso-wrap-style:square;v-text-anchor:top" coordsize="144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" path="m,l161,193r160,97l482,331r160,44l802,452r161,50l1123,559r161,-3l1444,595e" filled="f" strokecolor="#fdd9b4" strokeweight=".13997mm">
                  <v:path arrowok="t" o:connecttype="custom" o:connectlocs="0,-964;161,-771;321,-674;482,-633;642,-589;802,-512;963,-462;1123,-405;1284,-408;1444,-369" o:connectangles="0,0,0,0,0,0,0,0,0,0"/>
                </v:shape>
                <v:shape id="Freeform 759" o:spid="_x0000_s1040" style="position:absolute;left:6035;top:-1027;width:1444;height:599;visibility:visible;mso-wrap-style:square;v-text-anchor:top" coordsize="144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" path="m,l161,119r160,95l482,254r160,46l802,428r161,81l1123,528r161,8l1444,599e" filled="f" strokecolor="#fcab66" strokeweight=".13997mm">
                  <v:path arrowok="t" o:connecttype="custom" o:connectlocs="0,-1027;161,-908;321,-813;482,-773;642,-727;802,-599;963,-518;1123,-499;1284,-491;1444,-428" o:connectangles="0,0,0,0,0,0,0,0,0,0"/>
                </v:shape>
                <v:shape id="Freeform 758" o:spid="_x0000_s1041" style="position:absolute;left:6035;top:-1034;width:1444;height:612;visibility:visible;mso-wrap-style:square;v-text-anchor:top" coordsize="144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" path="m,l161,93r160,86l482,266r160,13l802,393,963,496r160,12l1284,545r160,66e" filled="f" strokecolor="#f57723" strokeweight=".13997mm">
                  <v:path arrowok="t" o:connecttype="custom" o:connectlocs="0,-1034;161,-941;321,-855;482,-768;642,-755;802,-641;963,-538;1123,-526;1284,-489;1444,-423" o:connectangles="0,0,0,0,0,0,0,0,0,0"/>
                </v:shape>
                <v:shape id="Freeform 757" o:spid="_x0000_s1042" style="position:absolute;left:6035;top:-1043;width:1444;height:641;visibility:visible;mso-wrap-style:square;v-text-anchor:top" coordsize="144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" path="m,l161,93r160,82l482,250r160,64l802,378r161,88l1123,511r161,69l1444,641e" filled="f" strokecolor="#d04401" strokeweight=".13997mm">
                  <v:path arrowok="t" o:connecttype="custom" o:connectlocs="0,-1043;161,-950;321,-868;482,-793;642,-729;802,-665;963,-577;1123,-532;1284,-463;1444,-402" o:connectangles="0,0,0,0,0,0,0,0,0,0"/>
                </v:shape>
                <v:shape id="Freeform 756" o:spid="_x0000_s1043" style="position:absolute;left:6035;top:-1046;width:1444;height:691;visibility:visible;mso-wrap-style:square;v-text-anchor:top" coordsize="144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" path="m,l161,80r160,84l482,267r160,94l802,410r161,50l1123,524r161,119l1444,690e" filled="f" strokecolor="#073c7d" strokeweight=".13997mm">
                  <v:path arrowok="t" o:connecttype="custom" o:connectlocs="0,-1046;161,-966;321,-882;482,-779;642,-685;802,-636;963,-586;1123,-522;1284,-403;1444,-356" o:connectangles="0,0,0,0,0,0,0,0,0,0"/>
                </v:shape>
                <v:shape id="Freeform 755" o:spid="_x0000_s1044" style="position:absolute;left:6035;top:-1046;width:1444;height:693;visibility:visible;mso-wrap-style:square;v-text-anchor:top" coordsize="144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" path="m,l161,68,321,176r161,98l642,362r160,69l963,471r160,113l1284,659r160,33e" filled="f" strokecolor="#1e6db2" strokeweight=".13997mm">
                  <v:path arrowok="t" o:connecttype="custom" o:connectlocs="0,-1045;161,-977;321,-869;482,-771;642,-683;802,-614;963,-574;1123,-461;1284,-386;1444,-353" o:connectangles="0,0,0,0,0,0,0,0,0,0"/>
                </v:shape>
                <v:shape id="Freeform 754" o:spid="_x0000_s1045" style="position:absolute;left:6035;top:-1052;width:1444;height:727;visibility:visible;mso-wrap-style:square;v-text-anchor:top" coordsize="144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" path="m,l161,72,321,231r161,90l642,405r160,42l963,484r160,123l1284,678r160,48e" filled="f" strokecolor="#529dcc" strokeweight=".13997mm">
                  <v:path arrowok="t" o:connecttype="custom" o:connectlocs="0,-1051;161,-979;321,-820;482,-730;642,-646;802,-604;963,-567;1123,-444;1284,-373;1444,-325" o:connectangles="0,0,0,0,0,0,0,0,0,0"/>
                </v:shape>
                <v:shape id="Freeform 753" o:spid="_x0000_s1046" style="position:absolute;left:6035;top:-1053;width:1444;height:755;visibility:visible;mso-wrap-style:square;v-text-anchor:top" coordsize="144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" path="m,l161,95,321,251,482,378r160,82l802,459r161,95l1123,659r161,62l1444,754e" filled="f" strokecolor="#99c7e0" strokeweight=".13997mm">
                  <v:path arrowok="t" o:connecttype="custom" o:connectlocs="0,-1053;161,-958;321,-802;482,-675;642,-593;802,-594;963,-499;1123,-394;1284,-332;1444,-299" o:connectangles="0,0,0,0,0,0,0,0,0,0"/>
                </v:shape>
                <v:shape id="Freeform 752" o:spid="_x0000_s1047" style="position:absolute;left:6035;top:-1050;width:1444;height:778;visibility:visible;mso-wrap-style:square;v-text-anchor:top" coordsize="144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" path="m,l161,120,321,285,482,425r160,68l802,528r161,87l1123,710r161,43l1444,778e" filled="f" strokecolor="#d0e1f2" strokeweight=".13997mm">
                  <v:path arrowok="t" o:connecttype="custom" o:connectlocs="0,-1049;161,-929;321,-764;482,-624;642,-556;802,-521;963,-434;1123,-339;1284,-296;1444,-271" o:connectangles="0,0,0,0,0,0,0,0,0,0"/>
                </v:shape>
                <v:shape id="AutoShape 751" o:spid="_x0000_s1048" style="position:absolute;left:6356;top:-1497;width:482;height:1467;visibility:visible;mso-wrap-style:square;v-text-anchor:top" coordsize="48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" path="m,1467l,m481,1467l481,e" filled="f" strokeweight=".06997mm">
                  <v:stroke dashstyle="1 1"/>
                  <v:path arrowok="t" o:connecttype="custom" o:connectlocs="0,-30;0,-1497;481,-30;481,-1497" o:connectangles="0,0,0,0"/>
                </v:shape>
                <v:shape id="Freeform 750" o:spid="_x0000_s1049" style="position:absolute;left:6997;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" path="m,l,23e" fillcolor="black" stroked="f">
                  <v:path arrowok="t" o:connecttype="custom" o:connectlocs="0,-30;0,-7" o:connectangles="0,0"/>
                </v:shape>
                <v:line id="Line 749" o:spid="_x0000_s1050" style="position:absolute;visibility:visible;mso-wrap-style:square" from="6998,-30" to="69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" strokeweight=".09331mm"/>
                <v:line id="Line 748" o:spid="_x0000_s1051" style="position:absolute;visibility:visible;mso-wrap-style:square" from="6998,-30" to="699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" strokeweight=".06997mm">
                  <v:stroke dashstyle="1 1"/>
                </v:line>
                <v:shape id="Freeform 747" o:spid="_x0000_s1052" style="position:absolute;left:6012;top:-118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" path="m23,l,e" fillcolor="black" stroked="f">
                  <v:path arrowok="t" o:connecttype="custom" o:connectlocs="23,0;0,0" o:connectangles="0,0"/>
                </v:shape>
                <v:line id="Line 746" o:spid="_x0000_s1053" style="position:absolute;visibility:visible;mso-wrap-style:square" from="6035,-1186" to="6035,-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" strokeweight=".09331mm"/>
                <v:shape id="Freeform 745" o:spid="_x0000_s1054" style="position:absolute;left:6012;top:-146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" path="m23,l,e" fillcolor="black" stroked="f">
                  <v:path arrowok="t" o:connecttype="custom" o:connectlocs="23,0;0,0" o:connectangles="0,0"/>
                </v:shape>
                <v:line id="Line 744" o:spid="_x0000_s1055" style="position:absolute;visibility:visible;mso-wrap-style:square" from="6035,-1468" to="6035,-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" strokeweight=".09331mm"/>
                <v:shape id="AutoShape 743" o:spid="_x0000_s1056" style="position:absolute;left:6035;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" path="m,1467l,m1444,1467l1444,e" filled="f" strokeweight=".09331mm">
                  <v:path arrowok="t" o:connecttype="custom" o:connectlocs="0,-30;0,-1497;1444,-30;1444,-1497" o:connectangles="0,0,0,0"/>
                </v:shape>
                <v:shape id="Freeform 742" o:spid="_x0000_s1057" style="position:absolute;left:6677;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" path="m,l,23e" fillcolor="black" stroked="f">
                  <v:path arrowok="t" o:connecttype="custom" o:connectlocs="0,-30;0,-7" o:connectangles="0,0"/>
                </v:shape>
                <v:line id="Line 741" o:spid="_x0000_s1058" style="position:absolute;visibility:visible;mso-wrap-style:square" from="6677,-30" to="6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" strokeweight=".09331mm"/>
                <v:shape id="Freeform 740" o:spid="_x0000_s1059" style="position:absolute;left:7318;top:-3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" path="m,l,23e" fillcolor="black" stroked="f">
                  <v:path arrowok="t" o:connecttype="custom" o:connectlocs="0,-30;0,-7" o:connectangles="0,0"/>
                </v:shape>
                <v:line id="Line 739" o:spid="_x0000_s1060" style="position:absolute;visibility:visible;mso-wrap-style:square" from="7319,-30" to="7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" strokeweight=".09331mm"/>
                <v:shape id="AutoShape 738" o:spid="_x0000_s1061" style="position:absolute;left:6035;top:-1497;width:1444;height:1467;visibility:visible;mso-wrap-style:square;v-text-anchor:top" coordsize="144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" path="m,1467r1444,m,l1444,e" filled="f" strokeweight=".09331mm">
                  <v:path arrowok="t" o:connecttype="custom" o:connectlocs="0,-30;1444,-30;0,-1497;1444,-1497" o:connectangles="0,0,0,0"/>
                </v:shape>
                <v:shape id="Freeform 737" o:spid="_x0000_s1062" style="position:absolute;left:6035;top:-1053;width:1444;height:600;visibility:visible;mso-wrap-style:square;v-text-anchor:top" coordsize="144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" path="m,l161,61,321,187r161,81l642,309r160,77l963,462r160,46l1284,565r160,35e" filled="f" strokeweight=".16797mm">
                  <v:path arrowok="t" o:connecttype="custom" o:connectlocs="0,-1052;161,-991;321,-865;482,-784;642,-743;802,-666;963,-590;1123,-544;1284,-487;1444,-452" o:connectangles="0,0,0,0,0,0,0,0,0,0"/>
                </v:shape>
                <w10:wrap anchorx="page"/>
              </v:group>
            </w:pict>
          </mc:Fallback>
        </mc:AlternateContent>
      </w:r>
      <w:r w:rsidR="00462487">
        <w:rPr>
          <w:rFonts w:ascii="Verdana"/>
          <w:w w:val="105"/>
          <w:sz w:val="8"/>
        </w:rPr>
        <w:t>0</w:t>
      </w:r>
      <w:r w:rsidR="00462487">
        <w:rPr>
          <w:rFonts w:ascii="Verdana"/>
          <w:w w:val="105"/>
          <w:sz w:val="8"/>
        </w:rPr>
        <w:tab/>
        <w:t>2</w:t>
      </w:r>
      <w:r w:rsidR="00462487">
        <w:rPr>
          <w:rFonts w:ascii="Verdana"/>
          <w:w w:val="105"/>
          <w:sz w:val="8"/>
        </w:rPr>
        <w:tab/>
        <w:t>4</w:t>
      </w:r>
      <w:r w:rsidR="00462487">
        <w:rPr>
          <w:rFonts w:ascii="Verdana"/>
          <w:w w:val="105"/>
          <w:sz w:val="8"/>
        </w:rPr>
        <w:tab/>
        <w:t>6</w:t>
      </w:r>
      <w:r w:rsidR="00462487">
        <w:rPr>
          <w:rFonts w:ascii="Verdana"/>
          <w:w w:val="105"/>
          <w:sz w:val="8"/>
        </w:rPr>
        <w:tab/>
      </w:r>
      <w:r w:rsidR="00462487">
        <w:rPr>
          <w:rFonts w:ascii="Verdana"/>
          <w:spacing w:val="-5"/>
          <w:w w:val="105"/>
          <w:sz w:val="8"/>
        </w:rPr>
        <w:t>8</w:t>
      </w:r>
    </w:p>
    <w:p w14:paraId="4BE24960" w14:textId="77777777" w:rsidR="00E2709D" w:rsidRDefault="00462487">
      <w:pPr>
        <w:pStyle w:val="BodyText"/>
        <w:rPr>
          <w:rFonts w:ascii="Verdana"/>
          <w:sz w:val="8"/>
        </w:rPr>
      </w:pPr>
      <w:r>
        <w:br w:type="column"/>
      </w:r>
    </w:p>
    <w:p w14:paraId="4325C2EA" w14:textId="77777777" w:rsidR="00E2709D" w:rsidRDefault="00E2709D">
      <w:pPr>
        <w:pStyle w:val="BodyText"/>
        <w:rPr>
          <w:rFonts w:ascii="Verdana"/>
          <w:sz w:val="8"/>
        </w:rPr>
      </w:pPr>
    </w:p>
    <w:p w14:paraId="1AB35916" w14:textId="77777777" w:rsidR="00E2709D" w:rsidRDefault="00E2709D">
      <w:pPr>
        <w:pStyle w:val="BodyText"/>
        <w:spacing w:before="11"/>
        <w:rPr>
          <w:rFonts w:ascii="Verdana"/>
          <w:sz w:val="6"/>
        </w:rPr>
      </w:pPr>
    </w:p>
    <w:p w14:paraId="6D6D5ECE" w14:textId="77777777" w:rsidR="00E2709D" w:rsidRDefault="00462487">
      <w:pPr>
        <w:tabs>
          <w:tab w:val="left" w:pos="675"/>
          <w:tab w:val="left" w:pos="996"/>
          <w:tab w:val="left" w:pos="1316"/>
          <w:tab w:val="left" w:pos="1637"/>
        </w:tabs>
        <w:spacing w:before="1"/>
        <w:ind w:left="354"/>
        <w:rPr>
          <w:rFonts w:ascii="Verdana"/>
          <w:sz w:val="8"/>
        </w:rPr>
      </w:pPr>
      <w:r>
        <w:rPr>
          <w:rFonts w:ascii="Verdana"/>
          <w:w w:val="105"/>
          <w:sz w:val="8"/>
        </w:rPr>
        <w:t>0</w:t>
      </w:r>
      <w:r>
        <w:rPr>
          <w:rFonts w:ascii="Verdana"/>
          <w:w w:val="105"/>
          <w:sz w:val="8"/>
        </w:rPr>
        <w:tab/>
        <w:t>2</w:t>
      </w:r>
      <w:r>
        <w:rPr>
          <w:rFonts w:ascii="Verdana"/>
          <w:w w:val="105"/>
          <w:sz w:val="8"/>
        </w:rPr>
        <w:tab/>
        <w:t>4</w:t>
      </w:r>
      <w:r>
        <w:rPr>
          <w:rFonts w:ascii="Verdana"/>
          <w:w w:val="105"/>
          <w:sz w:val="8"/>
        </w:rPr>
        <w:tab/>
        <w:t>6</w:t>
      </w:r>
      <w:r>
        <w:rPr>
          <w:rFonts w:ascii="Verdana"/>
          <w:w w:val="105"/>
          <w:sz w:val="8"/>
        </w:rPr>
        <w:tab/>
        <w:t>8</w:t>
      </w:r>
    </w:p>
    <w:p w14:paraId="17DAFF6C" w14:textId="77777777" w:rsidR="00E2709D" w:rsidRDefault="00E2709D">
      <w:pPr>
        <w:rPr>
          <w:rFonts w:ascii="Verdana"/>
          <w:sz w:val="8"/>
        </w:rPr>
        <w:sectPr w:rsidR="00E2709D">
          <w:type w:val="continuous"/>
          <w:pgSz w:w="12240" w:h="15840"/>
          <w:pgMar w:top="1500" w:right="1720" w:bottom="280" w:left="1600" w:header="720" w:footer="720" w:gutter="0"/>
          <w:cols w:num="5" w:space="720" w:equalWidth="0">
            <w:col w:w="924" w:space="40"/>
            <w:col w:w="1318" w:space="39"/>
            <w:col w:w="1693" w:space="39"/>
            <w:col w:w="1693" w:space="40"/>
            <w:col w:w="3134"/>
          </w:cols>
        </w:sectPr>
      </w:pPr>
    </w:p>
    <w:p w14:paraId="47858C01" w14:textId="77777777" w:rsidR="00E2709D" w:rsidRDefault="00462487">
      <w:pPr>
        <w:spacing w:before="12"/>
        <w:jc w:val="right"/>
        <w:rPr>
          <w:rFonts w:ascii="Verdana"/>
          <w:sz w:val="9"/>
        </w:rPr>
      </w:pPr>
      <w:r>
        <w:rPr>
          <w:rFonts w:ascii="Verdana"/>
          <w:w w:val="110"/>
          <w:sz w:val="9"/>
        </w:rPr>
        <w:t>lead</w:t>
      </w:r>
      <w:r>
        <w:rPr>
          <w:rFonts w:ascii="Verdana"/>
          <w:spacing w:val="-4"/>
          <w:w w:val="110"/>
          <w:sz w:val="9"/>
        </w:rPr>
        <w:t xml:space="preserve"> </w:t>
      </w:r>
      <w:r>
        <w:rPr>
          <w:rFonts w:ascii="Verdana"/>
          <w:w w:val="110"/>
          <w:sz w:val="9"/>
        </w:rPr>
        <w:t>time</w:t>
      </w:r>
      <w:r>
        <w:rPr>
          <w:rFonts w:ascii="Verdana"/>
          <w:spacing w:val="-4"/>
          <w:w w:val="110"/>
          <w:sz w:val="9"/>
        </w:rPr>
        <w:t xml:space="preserve"> </w:t>
      </w:r>
      <w:r>
        <w:rPr>
          <w:rFonts w:ascii="Verdana"/>
          <w:w w:val="110"/>
          <w:sz w:val="9"/>
        </w:rPr>
        <w:t>(d)</w:t>
      </w:r>
    </w:p>
    <w:p w14:paraId="6958DDEC" w14:textId="77777777" w:rsidR="00E2709D" w:rsidRDefault="00462487">
      <w:pPr>
        <w:spacing w:before="12"/>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1146A597" w14:textId="77777777" w:rsidR="00E2709D" w:rsidRDefault="00462487">
      <w:pPr>
        <w:spacing w:before="12"/>
        <w:ind w:left="1052"/>
        <w:rPr>
          <w:rFonts w:ascii="Verdana"/>
          <w:sz w:val="9"/>
        </w:rPr>
      </w:pPr>
      <w:r>
        <w:br w:type="column"/>
      </w:r>
      <w:r>
        <w:rPr>
          <w:rFonts w:ascii="Verdana"/>
          <w:spacing w:val="-2"/>
          <w:w w:val="110"/>
          <w:sz w:val="9"/>
        </w:rPr>
        <w:t>lead</w:t>
      </w:r>
      <w:r>
        <w:rPr>
          <w:rFonts w:ascii="Verdana"/>
          <w:spacing w:val="-6"/>
          <w:w w:val="110"/>
          <w:sz w:val="9"/>
        </w:rPr>
        <w:t xml:space="preserve"> </w:t>
      </w:r>
      <w:r>
        <w:rPr>
          <w:rFonts w:ascii="Verdana"/>
          <w:spacing w:val="-2"/>
          <w:w w:val="110"/>
          <w:sz w:val="9"/>
        </w:rPr>
        <w:t>time</w:t>
      </w:r>
      <w:r>
        <w:rPr>
          <w:rFonts w:ascii="Verdana"/>
          <w:spacing w:val="-5"/>
          <w:w w:val="110"/>
          <w:sz w:val="9"/>
        </w:rPr>
        <w:t xml:space="preserve"> </w:t>
      </w:r>
      <w:r>
        <w:rPr>
          <w:rFonts w:ascii="Verdana"/>
          <w:spacing w:val="-1"/>
          <w:w w:val="110"/>
          <w:sz w:val="9"/>
        </w:rPr>
        <w:t>(d)</w:t>
      </w:r>
    </w:p>
    <w:p w14:paraId="5E4B5930" w14:textId="77777777" w:rsidR="00E2709D" w:rsidRDefault="00462487">
      <w:pPr>
        <w:spacing w:before="12"/>
        <w:ind w:left="1052"/>
        <w:rPr>
          <w:rFonts w:ascii="Verdana"/>
          <w:sz w:val="9"/>
        </w:rPr>
      </w:pPr>
      <w:r>
        <w:br w:type="column"/>
      </w:r>
      <w:r>
        <w:rPr>
          <w:rFonts w:ascii="Verdana"/>
          <w:w w:val="110"/>
          <w:sz w:val="9"/>
        </w:rPr>
        <w:t>lead</w:t>
      </w:r>
      <w:r>
        <w:rPr>
          <w:rFonts w:ascii="Verdana"/>
          <w:spacing w:val="-6"/>
          <w:w w:val="110"/>
          <w:sz w:val="9"/>
        </w:rPr>
        <w:t xml:space="preserve"> </w:t>
      </w:r>
      <w:r>
        <w:rPr>
          <w:rFonts w:ascii="Verdana"/>
          <w:w w:val="110"/>
          <w:sz w:val="9"/>
        </w:rPr>
        <w:t>time</w:t>
      </w:r>
      <w:r>
        <w:rPr>
          <w:rFonts w:ascii="Verdana"/>
          <w:spacing w:val="-5"/>
          <w:w w:val="110"/>
          <w:sz w:val="9"/>
        </w:rPr>
        <w:t xml:space="preserve"> </w:t>
      </w:r>
      <w:r>
        <w:rPr>
          <w:rFonts w:ascii="Verdana"/>
          <w:w w:val="110"/>
          <w:sz w:val="9"/>
        </w:rPr>
        <w:t>(d)</w:t>
      </w:r>
    </w:p>
    <w:p w14:paraId="0BA95D48" w14:textId="77777777" w:rsidR="00E2709D" w:rsidRDefault="00E2709D">
      <w:pPr>
        <w:rPr>
          <w:rFonts w:ascii="Verdana"/>
          <w:sz w:val="9"/>
        </w:rPr>
        <w:sectPr w:rsidR="00E2709D">
          <w:type w:val="continuous"/>
          <w:pgSz w:w="12240" w:h="15840"/>
          <w:pgMar w:top="1500" w:right="1720" w:bottom="280" w:left="1600" w:header="720" w:footer="720" w:gutter="0"/>
          <w:cols w:num="4" w:space="720" w:equalWidth="0">
            <w:col w:w="2012" w:space="40"/>
            <w:col w:w="1693" w:space="39"/>
            <w:col w:w="1693" w:space="40"/>
            <w:col w:w="3403"/>
          </w:cols>
        </w:sectPr>
      </w:pPr>
    </w:p>
    <w:p w14:paraId="7B6C5AA2" w14:textId="77777777" w:rsidR="00E2709D" w:rsidRDefault="00E2709D">
      <w:pPr>
        <w:pStyle w:val="BodyText"/>
        <w:spacing w:before="8"/>
        <w:rPr>
          <w:rFonts w:ascii="Verdana"/>
          <w:sz w:val="13"/>
        </w:rPr>
      </w:pPr>
    </w:p>
    <w:p w14:paraId="06DE03FF" w14:textId="77777777" w:rsidR="00E2709D" w:rsidRDefault="00462487">
      <w:pPr>
        <w:spacing w:before="63" w:line="235" w:lineRule="auto"/>
        <w:ind w:left="617" w:right="529"/>
        <w:jc w:val="both"/>
        <w:rPr>
          <w:sz w:val="20"/>
        </w:rPr>
      </w:pPr>
      <w:r>
        <w:rPr>
          <w:w w:val="105"/>
          <w:sz w:val="20"/>
        </w:rPr>
        <w:t>Figure 9: Evolution of the notification skill with daily lead times and probability threshold</w:t>
      </w:r>
      <w:r>
        <w:rPr>
          <w:spacing w:val="1"/>
          <w:w w:val="105"/>
          <w:sz w:val="20"/>
        </w:rPr>
        <w:t xml:space="preserve"> </w:t>
      </w:r>
      <w:r>
        <w:rPr>
          <w:w w:val="105"/>
          <w:sz w:val="20"/>
        </w:rPr>
        <w:t>for each of the combination methods in a</w:t>
      </w:r>
      <w:del w:id="331" w:author="Pechlivanidis Ilias" w:date="2024-02-10T13:05:00Z">
        <w:r w:rsidDel="00C62B43">
          <w:rPr>
            <w:w w:val="105"/>
            <w:sz w:val="20"/>
          </w:rPr>
          <w:delText>n</w:delText>
        </w:r>
      </w:del>
      <w:r>
        <w:rPr>
          <w:w w:val="105"/>
          <w:sz w:val="20"/>
        </w:rPr>
        <w:t xml:space="preserve"> scenario with no persistence.</w:t>
      </w:r>
      <w:r>
        <w:rPr>
          <w:spacing w:val="1"/>
          <w:w w:val="105"/>
          <w:sz w:val="20"/>
        </w:rPr>
        <w:t xml:space="preserve"> </w:t>
      </w:r>
      <w:r>
        <w:rPr>
          <w:w w:val="105"/>
          <w:sz w:val="20"/>
        </w:rPr>
        <w:t>Each plot rep-</w:t>
      </w:r>
      <w:r>
        <w:rPr>
          <w:spacing w:val="1"/>
          <w:w w:val="105"/>
          <w:sz w:val="20"/>
        </w:rPr>
        <w:t xml:space="preserve"> </w:t>
      </w:r>
      <w:r>
        <w:rPr>
          <w:w w:val="105"/>
          <w:sz w:val="20"/>
        </w:rPr>
        <w:t>resents a different combination of NWP. As a benchmark, the black, solid line represents</w:t>
      </w:r>
      <w:r>
        <w:rPr>
          <w:spacing w:val="1"/>
          <w:w w:val="105"/>
          <w:sz w:val="20"/>
        </w:rPr>
        <w:t xml:space="preserve"> </w:t>
      </w:r>
      <w:r>
        <w:rPr>
          <w:w w:val="105"/>
          <w:sz w:val="20"/>
        </w:rPr>
        <w:t>the</w:t>
      </w:r>
      <w:r>
        <w:rPr>
          <w:spacing w:val="19"/>
          <w:w w:val="105"/>
          <w:sz w:val="20"/>
        </w:rPr>
        <w:t xml:space="preserve"> </w:t>
      </w:r>
      <w:r>
        <w:rPr>
          <w:w w:val="105"/>
          <w:sz w:val="20"/>
        </w:rPr>
        <w:t>skill</w:t>
      </w:r>
      <w:r>
        <w:rPr>
          <w:spacing w:val="20"/>
          <w:w w:val="105"/>
          <w:sz w:val="20"/>
        </w:rPr>
        <w:t xml:space="preserve"> </w:t>
      </w:r>
      <w:r>
        <w:rPr>
          <w:w w:val="105"/>
          <w:sz w:val="20"/>
        </w:rPr>
        <w:t>of</w:t>
      </w:r>
      <w:r>
        <w:rPr>
          <w:spacing w:val="20"/>
          <w:w w:val="105"/>
          <w:sz w:val="20"/>
        </w:rPr>
        <w:t xml:space="preserve"> </w:t>
      </w:r>
      <w:r>
        <w:rPr>
          <w:w w:val="105"/>
          <w:sz w:val="20"/>
        </w:rPr>
        <w:t>ENS</w:t>
      </w:r>
      <w:r>
        <w:rPr>
          <w:spacing w:val="20"/>
          <w:w w:val="105"/>
          <w:sz w:val="20"/>
        </w:rPr>
        <w:t xml:space="preserve"> </w:t>
      </w:r>
      <w:r>
        <w:rPr>
          <w:w w:val="105"/>
          <w:sz w:val="20"/>
        </w:rPr>
        <w:t>with</w:t>
      </w:r>
      <w:r>
        <w:rPr>
          <w:spacing w:val="20"/>
          <w:w w:val="105"/>
          <w:sz w:val="20"/>
        </w:rPr>
        <w:t xml:space="preserve"> </w:t>
      </w:r>
      <w:r>
        <w:rPr>
          <w:w w:val="105"/>
          <w:sz w:val="20"/>
        </w:rPr>
        <w:t>optimized</w:t>
      </w:r>
      <w:r>
        <w:rPr>
          <w:spacing w:val="20"/>
          <w:w w:val="105"/>
          <w:sz w:val="20"/>
        </w:rPr>
        <w:t xml:space="preserve"> </w:t>
      </w:r>
      <w:r>
        <w:rPr>
          <w:w w:val="105"/>
          <w:sz w:val="20"/>
        </w:rPr>
        <w:t>criteria.</w:t>
      </w:r>
    </w:p>
    <w:p w14:paraId="0E4C0CF4" w14:textId="77777777" w:rsidR="00E2709D" w:rsidRDefault="00E2709D">
      <w:pPr>
        <w:pStyle w:val="BodyText"/>
        <w:rPr>
          <w:sz w:val="20"/>
        </w:rPr>
      </w:pPr>
    </w:p>
    <w:p w14:paraId="1699B2C7" w14:textId="77777777" w:rsidR="00E2709D" w:rsidRDefault="00462487">
      <w:pPr>
        <w:spacing w:before="184"/>
        <w:ind w:left="227"/>
        <w:rPr>
          <w:i/>
          <w:sz w:val="24"/>
        </w:rPr>
      </w:pPr>
      <w:r>
        <w:rPr>
          <w:rFonts w:ascii="Trebuchet MS"/>
          <w:sz w:val="12"/>
        </w:rPr>
        <w:t xml:space="preserve">586    </w:t>
      </w:r>
      <w:r>
        <w:rPr>
          <w:rFonts w:ascii="Trebuchet MS"/>
          <w:spacing w:val="19"/>
          <w:sz w:val="12"/>
        </w:rPr>
        <w:t xml:space="preserve"> </w:t>
      </w:r>
      <w:bookmarkStart w:id="332" w:name="Notification_skill"/>
      <w:bookmarkEnd w:id="332"/>
      <w:r>
        <w:rPr>
          <w:i/>
          <w:w w:val="105"/>
          <w:sz w:val="24"/>
        </w:rPr>
        <w:t xml:space="preserve">4.3.1. </w:t>
      </w:r>
      <w:r>
        <w:rPr>
          <w:i/>
          <w:spacing w:val="8"/>
          <w:w w:val="105"/>
          <w:sz w:val="24"/>
        </w:rPr>
        <w:t xml:space="preserve"> </w:t>
      </w:r>
      <w:commentRangeStart w:id="333"/>
      <w:r>
        <w:rPr>
          <w:i/>
          <w:w w:val="105"/>
          <w:sz w:val="24"/>
        </w:rPr>
        <w:t>Notification</w:t>
      </w:r>
      <w:r>
        <w:rPr>
          <w:i/>
          <w:spacing w:val="28"/>
          <w:w w:val="105"/>
          <w:sz w:val="24"/>
        </w:rPr>
        <w:t xml:space="preserve"> </w:t>
      </w:r>
      <w:r>
        <w:rPr>
          <w:i/>
          <w:w w:val="105"/>
          <w:sz w:val="24"/>
        </w:rPr>
        <w:t>skill</w:t>
      </w:r>
      <w:commentRangeEnd w:id="333"/>
      <w:r w:rsidR="00C62B43">
        <w:rPr>
          <w:rStyle w:val="CommentReference"/>
        </w:rPr>
        <w:commentReference w:id="333"/>
      </w:r>
    </w:p>
    <w:p w14:paraId="216C305F" w14:textId="77777777" w:rsidR="00E2709D" w:rsidRDefault="00462487">
      <w:pPr>
        <w:pStyle w:val="BodyText"/>
        <w:tabs>
          <w:tab w:val="left" w:pos="968"/>
        </w:tabs>
        <w:spacing w:before="16" w:line="291" w:lineRule="exact"/>
        <w:ind w:left="227"/>
      </w:pPr>
      <w:r>
        <w:rPr>
          <w:rFonts w:ascii="Trebuchet MS"/>
          <w:w w:val="105"/>
          <w:sz w:val="12"/>
        </w:rPr>
        <w:t>587</w:t>
      </w:r>
      <w:r>
        <w:rPr>
          <w:rFonts w:ascii="Trebuchet MS"/>
          <w:w w:val="105"/>
          <w:sz w:val="12"/>
        </w:rPr>
        <w:tab/>
      </w:r>
      <w:r>
        <w:rPr>
          <w:w w:val="105"/>
        </w:rPr>
        <w:t>Figure</w:t>
      </w:r>
      <w:r>
        <w:rPr>
          <w:spacing w:val="-7"/>
          <w:w w:val="105"/>
        </w:rPr>
        <w:t xml:space="preserve"> </w:t>
      </w:r>
      <w:hyperlink w:anchor="_bookmark25" w:history="1">
        <w:r>
          <w:rPr>
            <w:w w:val="105"/>
          </w:rPr>
          <w:t>9</w:t>
        </w:r>
        <w:r>
          <w:rPr>
            <w:spacing w:val="-7"/>
            <w:w w:val="105"/>
          </w:rPr>
          <w:t xml:space="preserve"> </w:t>
        </w:r>
      </w:hyperlink>
      <w:r>
        <w:rPr>
          <w:w w:val="105"/>
        </w:rPr>
        <w:t>and</w:t>
      </w:r>
      <w:r>
        <w:rPr>
          <w:spacing w:val="-6"/>
          <w:w w:val="105"/>
        </w:rPr>
        <w:t xml:space="preserve"> </w:t>
      </w:r>
      <w:r>
        <w:rPr>
          <w:w w:val="105"/>
        </w:rPr>
        <w:t>Figure</w:t>
      </w:r>
      <w:r>
        <w:rPr>
          <w:spacing w:val="-6"/>
          <w:w w:val="105"/>
        </w:rPr>
        <w:t xml:space="preserve"> </w:t>
      </w:r>
      <w:hyperlink w:anchor="_bookmark26" w:history="1">
        <w:r>
          <w:rPr>
            <w:w w:val="105"/>
          </w:rPr>
          <w:t>10</w:t>
        </w:r>
        <w:r>
          <w:rPr>
            <w:spacing w:val="-7"/>
            <w:w w:val="105"/>
          </w:rPr>
          <w:t xml:space="preserve"> </w:t>
        </w:r>
      </w:hyperlink>
      <w:r>
        <w:rPr>
          <w:w w:val="105"/>
        </w:rPr>
        <w:t>replicate</w:t>
      </w:r>
      <w:r>
        <w:rPr>
          <w:spacing w:val="-6"/>
          <w:w w:val="105"/>
        </w:rPr>
        <w:t xml:space="preserve"> </w:t>
      </w:r>
      <w:r>
        <w:rPr>
          <w:w w:val="105"/>
        </w:rPr>
        <w:t>the</w:t>
      </w:r>
      <w:r>
        <w:rPr>
          <w:spacing w:val="-6"/>
          <w:w w:val="105"/>
        </w:rPr>
        <w:t xml:space="preserve"> </w:t>
      </w:r>
      <w:r>
        <w:rPr>
          <w:w w:val="105"/>
        </w:rPr>
        <w:t>analysis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notification</w:t>
      </w:r>
      <w:r>
        <w:rPr>
          <w:spacing w:val="-6"/>
          <w:w w:val="105"/>
        </w:rPr>
        <w:t xml:space="preserve"> </w:t>
      </w:r>
      <w:r>
        <w:rPr>
          <w:w w:val="105"/>
        </w:rPr>
        <w:t>skill</w:t>
      </w:r>
      <w:r>
        <w:rPr>
          <w:spacing w:val="-6"/>
          <w:w w:val="105"/>
        </w:rPr>
        <w:t xml:space="preserve"> </w:t>
      </w:r>
      <w:proofErr w:type="spellStart"/>
      <w:r>
        <w:rPr>
          <w:w w:val="105"/>
        </w:rPr>
        <w:t>previ</w:t>
      </w:r>
      <w:proofErr w:type="spellEnd"/>
      <w:r>
        <w:rPr>
          <w:w w:val="105"/>
        </w:rPr>
        <w:t>-</w:t>
      </w:r>
    </w:p>
    <w:p w14:paraId="4E886934" w14:textId="77777777" w:rsidR="00E2709D" w:rsidRDefault="00462487">
      <w:pPr>
        <w:pStyle w:val="BodyText"/>
        <w:spacing w:line="289" w:lineRule="exact"/>
        <w:ind w:left="227"/>
      </w:pPr>
      <w:r>
        <w:rPr>
          <w:rFonts w:ascii="Trebuchet MS"/>
          <w:sz w:val="12"/>
        </w:rPr>
        <w:t xml:space="preserve">588    </w:t>
      </w:r>
      <w:r>
        <w:rPr>
          <w:rFonts w:ascii="Trebuchet MS"/>
          <w:spacing w:val="19"/>
          <w:sz w:val="12"/>
        </w:rPr>
        <w:t xml:space="preserve"> </w:t>
      </w:r>
      <w:proofErr w:type="spellStart"/>
      <w:r>
        <w:rPr>
          <w:w w:val="105"/>
        </w:rPr>
        <w:t>ously</w:t>
      </w:r>
      <w:proofErr w:type="spellEnd"/>
      <w:r>
        <w:rPr>
          <w:spacing w:val="-6"/>
          <w:w w:val="105"/>
        </w:rPr>
        <w:t xml:space="preserve"> </w:t>
      </w:r>
      <w:r>
        <w:rPr>
          <w:w w:val="105"/>
        </w:rPr>
        <w:t>done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individual</w:t>
      </w:r>
      <w:r>
        <w:rPr>
          <w:spacing w:val="-7"/>
          <w:w w:val="105"/>
        </w:rPr>
        <w:t xml:space="preserve"> </w:t>
      </w:r>
      <w:r>
        <w:rPr>
          <w:w w:val="105"/>
        </w:rPr>
        <w:t>NWP</w:t>
      </w:r>
      <w:r>
        <w:rPr>
          <w:spacing w:val="-6"/>
          <w:w w:val="105"/>
        </w:rPr>
        <w:t xml:space="preserve"> </w:t>
      </w:r>
      <w:r>
        <w:rPr>
          <w:w w:val="105"/>
        </w:rPr>
        <w:t>models,</w:t>
      </w:r>
      <w:r>
        <w:rPr>
          <w:spacing w:val="-4"/>
          <w:w w:val="105"/>
        </w:rPr>
        <w:t xml:space="preserve"> </w:t>
      </w:r>
      <w:r>
        <w:rPr>
          <w:w w:val="105"/>
        </w:rPr>
        <w:t>but</w:t>
      </w:r>
      <w:r>
        <w:rPr>
          <w:spacing w:val="-6"/>
          <w:w w:val="105"/>
        </w:rPr>
        <w:t xml:space="preserve"> </w:t>
      </w:r>
      <w:r>
        <w:rPr>
          <w:w w:val="105"/>
        </w:rPr>
        <w:t>this</w:t>
      </w:r>
      <w:r>
        <w:rPr>
          <w:spacing w:val="-6"/>
          <w:w w:val="105"/>
        </w:rPr>
        <w:t xml:space="preserve"> </w:t>
      </w:r>
      <w:r>
        <w:rPr>
          <w:w w:val="105"/>
        </w:rPr>
        <w:t>time</w:t>
      </w:r>
      <w:r>
        <w:rPr>
          <w:spacing w:val="-6"/>
          <w:w w:val="105"/>
        </w:rPr>
        <w:t xml:space="preserve"> </w:t>
      </w:r>
      <w:r>
        <w:rPr>
          <w:w w:val="105"/>
        </w:rPr>
        <w:t>for</w:t>
      </w:r>
      <w:r>
        <w:rPr>
          <w:spacing w:val="-6"/>
          <w:w w:val="105"/>
        </w:rPr>
        <w:t xml:space="preserve"> </w:t>
      </w:r>
      <w:r>
        <w:rPr>
          <w:w w:val="105"/>
        </w:rPr>
        <w:t>the</w:t>
      </w:r>
      <w:r>
        <w:rPr>
          <w:spacing w:val="-7"/>
          <w:w w:val="105"/>
        </w:rPr>
        <w:t xml:space="preserve"> </w:t>
      </w:r>
      <w:r>
        <w:rPr>
          <w:w w:val="105"/>
        </w:rPr>
        <w:t>combination</w:t>
      </w:r>
    </w:p>
    <w:p w14:paraId="6238CEAC" w14:textId="77777777" w:rsidR="00E2709D" w:rsidRDefault="00462487">
      <w:pPr>
        <w:pStyle w:val="BodyText"/>
        <w:spacing w:line="289" w:lineRule="exact"/>
        <w:ind w:left="227"/>
      </w:pPr>
      <w:r>
        <w:rPr>
          <w:rFonts w:ascii="Trebuchet MS"/>
          <w:sz w:val="12"/>
        </w:rPr>
        <w:t xml:space="preserve">589    </w:t>
      </w:r>
      <w:r>
        <w:rPr>
          <w:rFonts w:ascii="Trebuchet MS"/>
          <w:spacing w:val="19"/>
          <w:sz w:val="12"/>
        </w:rPr>
        <w:t xml:space="preserve"> </w:t>
      </w:r>
      <w:r>
        <w:rPr>
          <w:w w:val="105"/>
        </w:rPr>
        <w:t>methods.</w:t>
      </w:r>
      <w:r>
        <w:rPr>
          <w:spacing w:val="28"/>
          <w:w w:val="105"/>
        </w:rPr>
        <w:t xml:space="preserve"> </w:t>
      </w:r>
      <w:r>
        <w:rPr>
          <w:w w:val="105"/>
        </w:rPr>
        <w:t>Figure</w:t>
      </w:r>
      <w:r>
        <w:rPr>
          <w:spacing w:val="4"/>
          <w:w w:val="105"/>
        </w:rPr>
        <w:t xml:space="preserve"> </w:t>
      </w:r>
      <w:hyperlink w:anchor="_bookmark25" w:history="1">
        <w:r>
          <w:rPr>
            <w:w w:val="105"/>
          </w:rPr>
          <w:t>9</w:t>
        </w:r>
        <w:r>
          <w:rPr>
            <w:spacing w:val="4"/>
            <w:w w:val="105"/>
          </w:rPr>
          <w:t xml:space="preserve"> </w:t>
        </w:r>
      </w:hyperlink>
      <w:r>
        <w:rPr>
          <w:w w:val="105"/>
        </w:rPr>
        <w:t>illustrates</w:t>
      </w:r>
      <w:r>
        <w:rPr>
          <w:spacing w:val="4"/>
          <w:w w:val="105"/>
        </w:rPr>
        <w:t xml:space="preserve"> </w:t>
      </w:r>
      <w:r>
        <w:rPr>
          <w:w w:val="105"/>
        </w:rPr>
        <w:t>the</w:t>
      </w:r>
      <w:r>
        <w:rPr>
          <w:spacing w:val="4"/>
          <w:w w:val="105"/>
        </w:rPr>
        <w:t xml:space="preserve"> </w:t>
      </w:r>
      <w:r>
        <w:rPr>
          <w:w w:val="105"/>
        </w:rPr>
        <w:t>evolution</w:t>
      </w:r>
      <w:r>
        <w:rPr>
          <w:spacing w:val="5"/>
          <w:w w:val="105"/>
        </w:rPr>
        <w:t xml:space="preserve"> </w:t>
      </w:r>
      <w:r>
        <w:rPr>
          <w:w w:val="105"/>
        </w:rPr>
        <w:t>of</w:t>
      </w:r>
      <w:r>
        <w:rPr>
          <w:spacing w:val="3"/>
          <w:w w:val="105"/>
        </w:rPr>
        <w:t xml:space="preserve"> </w:t>
      </w:r>
      <w:r>
        <w:rPr>
          <w:w w:val="105"/>
        </w:rPr>
        <w:t>the</w:t>
      </w:r>
      <w:r>
        <w:rPr>
          <w:spacing w:val="5"/>
          <w:w w:val="105"/>
        </w:rPr>
        <w:t xml:space="preserve"> </w:t>
      </w:r>
      <w:r>
        <w:rPr>
          <w:w w:val="105"/>
        </w:rPr>
        <w:t>notification</w:t>
      </w:r>
      <w:r>
        <w:rPr>
          <w:spacing w:val="3"/>
          <w:w w:val="105"/>
        </w:rPr>
        <w:t xml:space="preserve"> </w:t>
      </w:r>
      <w:r>
        <w:rPr>
          <w:w w:val="105"/>
        </w:rPr>
        <w:t>skill</w:t>
      </w:r>
      <w:r>
        <w:rPr>
          <w:spacing w:val="4"/>
          <w:w w:val="105"/>
        </w:rPr>
        <w:t xml:space="preserve"> </w:t>
      </w:r>
      <w:r>
        <w:rPr>
          <w:w w:val="105"/>
        </w:rPr>
        <w:t>with</w:t>
      </w:r>
      <w:r>
        <w:rPr>
          <w:spacing w:val="3"/>
          <w:w w:val="105"/>
        </w:rPr>
        <w:t xml:space="preserve"> </w:t>
      </w:r>
      <w:r>
        <w:rPr>
          <w:w w:val="105"/>
        </w:rPr>
        <w:t>lead</w:t>
      </w:r>
    </w:p>
    <w:p w14:paraId="385D9412" w14:textId="77777777" w:rsidR="00E2709D" w:rsidRDefault="00462487">
      <w:pPr>
        <w:pStyle w:val="BodyText"/>
        <w:spacing w:line="289" w:lineRule="exact"/>
        <w:ind w:left="227"/>
      </w:pPr>
      <w:r>
        <w:rPr>
          <w:rFonts w:ascii="Trebuchet MS"/>
          <w:sz w:val="12"/>
        </w:rPr>
        <w:t xml:space="preserve">590    </w:t>
      </w:r>
      <w:r>
        <w:rPr>
          <w:rFonts w:ascii="Trebuchet MS"/>
          <w:spacing w:val="19"/>
          <w:sz w:val="12"/>
        </w:rPr>
        <w:t xml:space="preserve"> </w:t>
      </w:r>
      <w:r>
        <w:t>time</w:t>
      </w:r>
      <w:r>
        <w:rPr>
          <w:spacing w:val="31"/>
        </w:rPr>
        <w:t xml:space="preserve"> </w:t>
      </w:r>
      <w:r>
        <w:t>and</w:t>
      </w:r>
      <w:r>
        <w:rPr>
          <w:spacing w:val="31"/>
        </w:rPr>
        <w:t xml:space="preserve"> </w:t>
      </w:r>
      <w:r>
        <w:t>probability</w:t>
      </w:r>
      <w:r>
        <w:rPr>
          <w:spacing w:val="31"/>
        </w:rPr>
        <w:t xml:space="preserve"> </w:t>
      </w:r>
      <w:r>
        <w:t>threshold</w:t>
      </w:r>
      <w:r>
        <w:rPr>
          <w:spacing w:val="31"/>
        </w:rPr>
        <w:t xml:space="preserve"> </w:t>
      </w:r>
      <w:r>
        <w:t>for</w:t>
      </w:r>
      <w:r>
        <w:rPr>
          <w:spacing w:val="31"/>
        </w:rPr>
        <w:t xml:space="preserve"> </w:t>
      </w:r>
      <w:r>
        <w:t>a</w:t>
      </w:r>
      <w:r>
        <w:rPr>
          <w:spacing w:val="31"/>
        </w:rPr>
        <w:t xml:space="preserve"> </w:t>
      </w:r>
      <w:r>
        <w:t>fixed</w:t>
      </w:r>
      <w:r>
        <w:rPr>
          <w:spacing w:val="31"/>
        </w:rPr>
        <w:t xml:space="preserve"> </w:t>
      </w:r>
      <w:r>
        <w:t>persistence</w:t>
      </w:r>
      <w:r>
        <w:rPr>
          <w:spacing w:val="31"/>
        </w:rPr>
        <w:t xml:space="preserve"> </w:t>
      </w:r>
      <w:r>
        <w:t>value</w:t>
      </w:r>
      <w:r>
        <w:rPr>
          <w:spacing w:val="30"/>
        </w:rPr>
        <w:t xml:space="preserve"> </w:t>
      </w:r>
      <w:r>
        <w:t>(no</w:t>
      </w:r>
      <w:r>
        <w:rPr>
          <w:spacing w:val="31"/>
        </w:rPr>
        <w:t xml:space="preserve"> </w:t>
      </w:r>
      <w:r>
        <w:t>persistence).</w:t>
      </w:r>
    </w:p>
    <w:p w14:paraId="79064C7B" w14:textId="77777777" w:rsidR="00E2709D" w:rsidRDefault="00462487">
      <w:pPr>
        <w:pStyle w:val="BodyText"/>
        <w:spacing w:line="289" w:lineRule="exact"/>
        <w:ind w:left="227"/>
      </w:pPr>
      <w:r>
        <w:rPr>
          <w:rFonts w:ascii="Trebuchet MS"/>
          <w:sz w:val="12"/>
        </w:rPr>
        <w:t xml:space="preserve">591    </w:t>
      </w:r>
      <w:r>
        <w:rPr>
          <w:rFonts w:ascii="Trebuchet MS"/>
          <w:spacing w:val="19"/>
          <w:sz w:val="12"/>
        </w:rPr>
        <w:t xml:space="preserve"> </w:t>
      </w:r>
      <w:r>
        <w:rPr>
          <w:w w:val="105"/>
        </w:rPr>
        <w:t>On</w:t>
      </w:r>
      <w:r>
        <w:rPr>
          <w:spacing w:val="3"/>
          <w:w w:val="105"/>
        </w:rPr>
        <w:t xml:space="preserve"> </w:t>
      </w:r>
      <w:r>
        <w:rPr>
          <w:w w:val="105"/>
        </w:rPr>
        <w:t>the</w:t>
      </w:r>
      <w:r>
        <w:rPr>
          <w:spacing w:val="3"/>
          <w:w w:val="105"/>
        </w:rPr>
        <w:t xml:space="preserve"> </w:t>
      </w:r>
      <w:r>
        <w:rPr>
          <w:w w:val="105"/>
        </w:rPr>
        <w:t>other</w:t>
      </w:r>
      <w:r>
        <w:rPr>
          <w:spacing w:val="3"/>
          <w:w w:val="105"/>
        </w:rPr>
        <w:t xml:space="preserve"> </w:t>
      </w:r>
      <w:r>
        <w:rPr>
          <w:w w:val="105"/>
        </w:rPr>
        <w:t>hand,</w:t>
      </w:r>
      <w:r>
        <w:rPr>
          <w:spacing w:val="3"/>
          <w:w w:val="105"/>
        </w:rPr>
        <w:t xml:space="preserve"> </w:t>
      </w:r>
      <w:r>
        <w:rPr>
          <w:w w:val="105"/>
        </w:rPr>
        <w:t>Figure</w:t>
      </w:r>
      <w:r>
        <w:rPr>
          <w:spacing w:val="3"/>
          <w:w w:val="105"/>
        </w:rPr>
        <w:t xml:space="preserve"> </w:t>
      </w:r>
      <w:hyperlink w:anchor="_bookmark26" w:history="1">
        <w:r>
          <w:rPr>
            <w:w w:val="105"/>
          </w:rPr>
          <w:t>10</w:t>
        </w:r>
        <w:r>
          <w:rPr>
            <w:spacing w:val="3"/>
            <w:w w:val="105"/>
          </w:rPr>
          <w:t xml:space="preserve"> </w:t>
        </w:r>
      </w:hyperlink>
      <w:r>
        <w:rPr>
          <w:w w:val="105"/>
        </w:rPr>
        <w:t>presents</w:t>
      </w:r>
      <w:r>
        <w:rPr>
          <w:spacing w:val="3"/>
          <w:w w:val="105"/>
        </w:rPr>
        <w:t xml:space="preserve"> </w:t>
      </w:r>
      <w:r>
        <w:rPr>
          <w:w w:val="105"/>
        </w:rPr>
        <w:t>the</w:t>
      </w:r>
      <w:r>
        <w:rPr>
          <w:spacing w:val="2"/>
          <w:w w:val="105"/>
        </w:rPr>
        <w:t xml:space="preserve"> </w:t>
      </w:r>
      <w:r>
        <w:rPr>
          <w:w w:val="105"/>
        </w:rPr>
        <w:t>evolution</w:t>
      </w:r>
      <w:r>
        <w:rPr>
          <w:spacing w:val="3"/>
          <w:w w:val="105"/>
        </w:rPr>
        <w:t xml:space="preserve"> </w:t>
      </w:r>
      <w:r>
        <w:rPr>
          <w:w w:val="105"/>
        </w:rPr>
        <w:t>of</w:t>
      </w:r>
      <w:r>
        <w:rPr>
          <w:spacing w:val="3"/>
          <w:w w:val="105"/>
        </w:rPr>
        <w:t xml:space="preserve"> </w:t>
      </w:r>
      <w:r>
        <w:rPr>
          <w:w w:val="105"/>
        </w:rPr>
        <w:t>skill</w:t>
      </w:r>
      <w:r>
        <w:rPr>
          <w:spacing w:val="3"/>
          <w:w w:val="105"/>
        </w:rPr>
        <w:t xml:space="preserve"> </w:t>
      </w:r>
      <w:r>
        <w:rPr>
          <w:w w:val="105"/>
        </w:rPr>
        <w:t>with</w:t>
      </w:r>
      <w:r>
        <w:rPr>
          <w:spacing w:val="3"/>
          <w:w w:val="105"/>
        </w:rPr>
        <w:t xml:space="preserve"> </w:t>
      </w:r>
      <w:r>
        <w:rPr>
          <w:w w:val="105"/>
        </w:rPr>
        <w:t>probability</w:t>
      </w:r>
    </w:p>
    <w:p w14:paraId="01B0F1A4" w14:textId="77777777" w:rsidR="00E2709D" w:rsidRDefault="00462487">
      <w:pPr>
        <w:pStyle w:val="BodyText"/>
        <w:spacing w:line="289" w:lineRule="exact"/>
        <w:ind w:left="227"/>
      </w:pPr>
      <w:r>
        <w:rPr>
          <w:rFonts w:ascii="Trebuchet MS"/>
          <w:sz w:val="12"/>
        </w:rPr>
        <w:t xml:space="preserve">592    </w:t>
      </w:r>
      <w:r>
        <w:rPr>
          <w:rFonts w:ascii="Trebuchet MS"/>
          <w:spacing w:val="19"/>
          <w:sz w:val="12"/>
        </w:rPr>
        <w:t xml:space="preserve"> </w:t>
      </w:r>
      <w:r>
        <w:t>and</w:t>
      </w:r>
      <w:r>
        <w:rPr>
          <w:spacing w:val="40"/>
        </w:rPr>
        <w:t xml:space="preserve"> </w:t>
      </w:r>
      <w:r>
        <w:t>persistence</w:t>
      </w:r>
      <w:r>
        <w:rPr>
          <w:spacing w:val="39"/>
        </w:rPr>
        <w:t xml:space="preserve"> </w:t>
      </w:r>
      <w:r>
        <w:t>for</w:t>
      </w:r>
      <w:r>
        <w:rPr>
          <w:spacing w:val="40"/>
        </w:rPr>
        <w:t xml:space="preserve"> </w:t>
      </w:r>
      <w:r>
        <w:t>a</w:t>
      </w:r>
      <w:r>
        <w:rPr>
          <w:spacing w:val="39"/>
        </w:rPr>
        <w:t xml:space="preserve"> </w:t>
      </w:r>
      <w:r>
        <w:t>fixed</w:t>
      </w:r>
      <w:r>
        <w:rPr>
          <w:spacing w:val="40"/>
        </w:rPr>
        <w:t xml:space="preserve"> </w:t>
      </w:r>
      <w:r>
        <w:t>lead</w:t>
      </w:r>
      <w:r>
        <w:rPr>
          <w:spacing w:val="39"/>
        </w:rPr>
        <w:t xml:space="preserve"> </w:t>
      </w:r>
      <w:r>
        <w:t>time</w:t>
      </w:r>
      <w:r>
        <w:rPr>
          <w:spacing w:val="39"/>
        </w:rPr>
        <w:t xml:space="preserve"> </w:t>
      </w:r>
      <w:r>
        <w:t>range</w:t>
      </w:r>
      <w:r>
        <w:rPr>
          <w:spacing w:val="40"/>
        </w:rPr>
        <w:t xml:space="preserve"> </w:t>
      </w:r>
      <w:r>
        <w:t>(2-5.5</w:t>
      </w:r>
      <w:r>
        <w:rPr>
          <w:spacing w:val="39"/>
        </w:rPr>
        <w:t xml:space="preserve"> </w:t>
      </w:r>
      <w:r>
        <w:t>days).</w:t>
      </w:r>
      <w:r>
        <w:rPr>
          <w:spacing w:val="87"/>
        </w:rPr>
        <w:t xml:space="preserve"> </w:t>
      </w:r>
      <w:r>
        <w:t>In</w:t>
      </w:r>
      <w:r>
        <w:rPr>
          <w:spacing w:val="40"/>
        </w:rPr>
        <w:t xml:space="preserve"> </w:t>
      </w:r>
      <w:r>
        <w:t>both</w:t>
      </w:r>
      <w:r>
        <w:rPr>
          <w:spacing w:val="39"/>
        </w:rPr>
        <w:t xml:space="preserve"> </w:t>
      </w:r>
      <w:r>
        <w:t>cases,</w:t>
      </w:r>
      <w:r>
        <w:rPr>
          <w:spacing w:val="42"/>
        </w:rPr>
        <w:t xml:space="preserve"> </w:t>
      </w:r>
      <w:r>
        <w:t>the</w:t>
      </w:r>
    </w:p>
    <w:p w14:paraId="7C32C3DE" w14:textId="77777777" w:rsidR="00E2709D" w:rsidRDefault="00462487">
      <w:pPr>
        <w:pStyle w:val="BodyText"/>
        <w:spacing w:line="289" w:lineRule="exact"/>
        <w:ind w:left="227"/>
      </w:pPr>
      <w:r>
        <w:rPr>
          <w:rFonts w:ascii="Trebuchet MS"/>
          <w:sz w:val="12"/>
        </w:rPr>
        <w:t xml:space="preserve">593    </w:t>
      </w:r>
      <w:r>
        <w:rPr>
          <w:rFonts w:ascii="Trebuchet MS"/>
          <w:spacing w:val="19"/>
          <w:sz w:val="12"/>
        </w:rPr>
        <w:t xml:space="preserve"> </w:t>
      </w:r>
      <w:proofErr w:type="gramStart"/>
      <w:r>
        <w:rPr>
          <w:w w:val="105"/>
        </w:rPr>
        <w:t>benchmark</w:t>
      </w:r>
      <w:proofErr w:type="gramEnd"/>
      <w:r>
        <w:rPr>
          <w:spacing w:val="26"/>
          <w:w w:val="105"/>
        </w:rPr>
        <w:t xml:space="preserve"> </w:t>
      </w:r>
      <w:r>
        <w:rPr>
          <w:w w:val="105"/>
        </w:rPr>
        <w:t>is</w:t>
      </w:r>
      <w:r>
        <w:rPr>
          <w:spacing w:val="25"/>
          <w:w w:val="105"/>
        </w:rPr>
        <w:t xml:space="preserve"> </w:t>
      </w:r>
      <w:r>
        <w:rPr>
          <w:w w:val="105"/>
        </w:rPr>
        <w:t>ENS,</w:t>
      </w:r>
      <w:r>
        <w:rPr>
          <w:spacing w:val="25"/>
          <w:w w:val="105"/>
        </w:rPr>
        <w:t xml:space="preserve"> </w:t>
      </w:r>
      <w:r>
        <w:rPr>
          <w:w w:val="105"/>
        </w:rPr>
        <w:t>the</w:t>
      </w:r>
      <w:r>
        <w:rPr>
          <w:spacing w:val="25"/>
          <w:w w:val="105"/>
        </w:rPr>
        <w:t xml:space="preserve"> </w:t>
      </w:r>
      <w:r>
        <w:rPr>
          <w:w w:val="105"/>
        </w:rPr>
        <w:t>NWP</w:t>
      </w:r>
      <w:r>
        <w:rPr>
          <w:spacing w:val="26"/>
          <w:w w:val="105"/>
        </w:rPr>
        <w:t xml:space="preserve"> </w:t>
      </w:r>
      <w:r>
        <w:rPr>
          <w:w w:val="105"/>
        </w:rPr>
        <w:t>that</w:t>
      </w:r>
      <w:r>
        <w:rPr>
          <w:spacing w:val="25"/>
          <w:w w:val="105"/>
        </w:rPr>
        <w:t xml:space="preserve"> </w:t>
      </w:r>
      <w:r>
        <w:rPr>
          <w:w w:val="105"/>
        </w:rPr>
        <w:t>proved</w:t>
      </w:r>
      <w:r>
        <w:rPr>
          <w:spacing w:val="25"/>
          <w:w w:val="105"/>
        </w:rPr>
        <w:t xml:space="preserve"> </w:t>
      </w:r>
      <w:r>
        <w:rPr>
          <w:w w:val="105"/>
        </w:rPr>
        <w:t>highest</w:t>
      </w:r>
      <w:r>
        <w:rPr>
          <w:spacing w:val="27"/>
          <w:w w:val="105"/>
        </w:rPr>
        <w:t xml:space="preserve"> </w:t>
      </w:r>
      <w:r>
        <w:rPr>
          <w:w w:val="105"/>
        </w:rPr>
        <w:t xml:space="preserve">skill. </w:t>
      </w:r>
      <w:r>
        <w:rPr>
          <w:spacing w:val="9"/>
          <w:w w:val="105"/>
        </w:rPr>
        <w:t xml:space="preserve"> </w:t>
      </w:r>
      <w:r>
        <w:rPr>
          <w:w w:val="105"/>
        </w:rPr>
        <w:t>Together</w:t>
      </w:r>
      <w:r>
        <w:rPr>
          <w:spacing w:val="26"/>
          <w:w w:val="105"/>
        </w:rPr>
        <w:t xml:space="preserve"> </w:t>
      </w:r>
      <w:r>
        <w:rPr>
          <w:w w:val="105"/>
        </w:rPr>
        <w:t>these</w:t>
      </w:r>
      <w:r>
        <w:rPr>
          <w:spacing w:val="26"/>
          <w:w w:val="105"/>
        </w:rPr>
        <w:t xml:space="preserve"> </w:t>
      </w:r>
      <w:r>
        <w:rPr>
          <w:w w:val="105"/>
        </w:rPr>
        <w:t>fig-</w:t>
      </w:r>
    </w:p>
    <w:p w14:paraId="42910AB2" w14:textId="77777777" w:rsidR="00E2709D" w:rsidRDefault="00462487">
      <w:pPr>
        <w:pStyle w:val="BodyText"/>
        <w:spacing w:line="289" w:lineRule="exact"/>
        <w:ind w:left="227"/>
      </w:pPr>
      <w:r>
        <w:rPr>
          <w:rFonts w:ascii="Trebuchet MS"/>
          <w:sz w:val="12"/>
        </w:rPr>
        <w:t xml:space="preserve">594    </w:t>
      </w:r>
      <w:r>
        <w:rPr>
          <w:rFonts w:ascii="Trebuchet MS"/>
          <w:spacing w:val="19"/>
          <w:sz w:val="12"/>
        </w:rPr>
        <w:t xml:space="preserve"> </w:t>
      </w:r>
      <w:proofErr w:type="spellStart"/>
      <w:r>
        <w:t>ures</w:t>
      </w:r>
      <w:proofErr w:type="spellEnd"/>
      <w:r>
        <w:rPr>
          <w:spacing w:val="5"/>
        </w:rPr>
        <w:t xml:space="preserve"> </w:t>
      </w:r>
      <w:r>
        <w:t>an</w:t>
      </w:r>
      <w:r>
        <w:rPr>
          <w:spacing w:val="4"/>
        </w:rPr>
        <w:t xml:space="preserve"> </w:t>
      </w:r>
      <w:r>
        <w:t>overview</w:t>
      </w:r>
      <w:r>
        <w:rPr>
          <w:spacing w:val="5"/>
        </w:rPr>
        <w:t xml:space="preserve"> </w:t>
      </w:r>
      <w:r>
        <w:t>of</w:t>
      </w:r>
      <w:r>
        <w:rPr>
          <w:spacing w:val="5"/>
        </w:rPr>
        <w:t xml:space="preserve"> </w:t>
      </w:r>
      <w:r>
        <w:t>the</w:t>
      </w:r>
      <w:r>
        <w:rPr>
          <w:spacing w:val="4"/>
        </w:rPr>
        <w:t xml:space="preserve"> </w:t>
      </w:r>
      <w:proofErr w:type="spellStart"/>
      <w:r>
        <w:t>behaviour</w:t>
      </w:r>
      <w:proofErr w:type="spellEnd"/>
      <w:r>
        <w:rPr>
          <w:spacing w:val="5"/>
        </w:rPr>
        <w:t xml:space="preserve"> </w:t>
      </w:r>
      <w:r>
        <w:t>of</w:t>
      </w:r>
      <w:r>
        <w:rPr>
          <w:spacing w:val="4"/>
        </w:rPr>
        <w:t xml:space="preserve"> </w:t>
      </w:r>
      <w:r>
        <w:t>skill</w:t>
      </w:r>
      <w:r>
        <w:rPr>
          <w:spacing w:val="5"/>
        </w:rPr>
        <w:t xml:space="preserve"> </w:t>
      </w:r>
      <w:r>
        <w:t>across</w:t>
      </w:r>
      <w:r>
        <w:rPr>
          <w:spacing w:val="5"/>
        </w:rPr>
        <w:t xml:space="preserve"> </w:t>
      </w:r>
      <w:r>
        <w:t>four</w:t>
      </w:r>
      <w:r>
        <w:rPr>
          <w:spacing w:val="4"/>
        </w:rPr>
        <w:t xml:space="preserve"> </w:t>
      </w:r>
      <w:r>
        <w:t>dimensions:</w:t>
      </w:r>
      <w:r>
        <w:rPr>
          <w:spacing w:val="45"/>
        </w:rPr>
        <w:t xml:space="preserve"> </w:t>
      </w:r>
      <w:r>
        <w:t>combination</w:t>
      </w:r>
    </w:p>
    <w:p w14:paraId="5154208F" w14:textId="77777777" w:rsidR="00E2709D" w:rsidRDefault="00462487">
      <w:pPr>
        <w:pStyle w:val="BodyText"/>
        <w:spacing w:line="289" w:lineRule="exact"/>
        <w:ind w:left="227"/>
      </w:pPr>
      <w:r>
        <w:rPr>
          <w:rFonts w:ascii="Trebuchet MS"/>
          <w:sz w:val="12"/>
        </w:rPr>
        <w:t xml:space="preserve">595    </w:t>
      </w:r>
      <w:r>
        <w:rPr>
          <w:rFonts w:ascii="Trebuchet MS"/>
          <w:spacing w:val="19"/>
          <w:sz w:val="12"/>
        </w:rPr>
        <w:t xml:space="preserve"> </w:t>
      </w:r>
      <w:r>
        <w:t>method,</w:t>
      </w:r>
      <w:r>
        <w:rPr>
          <w:spacing w:val="38"/>
        </w:rPr>
        <w:t xml:space="preserve"> </w:t>
      </w:r>
      <w:r>
        <w:t>lead</w:t>
      </w:r>
      <w:r>
        <w:rPr>
          <w:spacing w:val="39"/>
        </w:rPr>
        <w:t xml:space="preserve"> </w:t>
      </w:r>
      <w:r>
        <w:t>time,</w:t>
      </w:r>
      <w:r>
        <w:rPr>
          <w:spacing w:val="38"/>
        </w:rPr>
        <w:t xml:space="preserve"> </w:t>
      </w:r>
      <w:r>
        <w:t>probability</w:t>
      </w:r>
      <w:r>
        <w:rPr>
          <w:spacing w:val="38"/>
        </w:rPr>
        <w:t xml:space="preserve"> </w:t>
      </w:r>
      <w:r>
        <w:t>threshold</w:t>
      </w:r>
      <w:r>
        <w:rPr>
          <w:spacing w:val="38"/>
        </w:rPr>
        <w:t xml:space="preserve"> </w:t>
      </w:r>
      <w:r>
        <w:t>and</w:t>
      </w:r>
      <w:r>
        <w:rPr>
          <w:spacing w:val="39"/>
        </w:rPr>
        <w:t xml:space="preserve"> </w:t>
      </w:r>
      <w:r>
        <w:t>persistence.</w:t>
      </w:r>
    </w:p>
    <w:p w14:paraId="2371FC3F" w14:textId="77777777" w:rsidR="00E2709D" w:rsidRDefault="00462487">
      <w:pPr>
        <w:pStyle w:val="BodyText"/>
        <w:tabs>
          <w:tab w:val="left" w:pos="968"/>
        </w:tabs>
        <w:spacing w:line="289" w:lineRule="exact"/>
        <w:ind w:left="227"/>
      </w:pPr>
      <w:r>
        <w:rPr>
          <w:rFonts w:ascii="Trebuchet MS"/>
          <w:w w:val="105"/>
          <w:sz w:val="12"/>
        </w:rPr>
        <w:t>596</w:t>
      </w:r>
      <w:r>
        <w:rPr>
          <w:rFonts w:ascii="Trebuchet MS"/>
          <w:w w:val="105"/>
          <w:sz w:val="12"/>
        </w:rPr>
        <w:tab/>
      </w:r>
      <w:r>
        <w:rPr>
          <w:w w:val="105"/>
        </w:rPr>
        <w:t>The</w:t>
      </w:r>
      <w:r>
        <w:rPr>
          <w:spacing w:val="19"/>
          <w:w w:val="105"/>
        </w:rPr>
        <w:t xml:space="preserve"> </w:t>
      </w:r>
      <w:r>
        <w:rPr>
          <w:w w:val="105"/>
        </w:rPr>
        <w:t>results</w:t>
      </w:r>
      <w:r>
        <w:rPr>
          <w:spacing w:val="20"/>
          <w:w w:val="105"/>
        </w:rPr>
        <w:t xml:space="preserve"> </w:t>
      </w:r>
      <w:r>
        <w:rPr>
          <w:w w:val="105"/>
        </w:rPr>
        <w:t>indicate</w:t>
      </w:r>
      <w:r>
        <w:rPr>
          <w:spacing w:val="20"/>
          <w:w w:val="105"/>
        </w:rPr>
        <w:t xml:space="preserve"> </w:t>
      </w:r>
      <w:r>
        <w:rPr>
          <w:w w:val="105"/>
        </w:rPr>
        <w:t>that</w:t>
      </w:r>
      <w:r>
        <w:rPr>
          <w:spacing w:val="20"/>
          <w:w w:val="105"/>
        </w:rPr>
        <w:t xml:space="preserve"> </w:t>
      </w:r>
      <w:r>
        <w:rPr>
          <w:w w:val="105"/>
        </w:rPr>
        <w:t>ENS</w:t>
      </w:r>
      <w:r>
        <w:rPr>
          <w:spacing w:val="19"/>
          <w:w w:val="105"/>
        </w:rPr>
        <w:t xml:space="preserve"> </w:t>
      </w:r>
      <w:r>
        <w:rPr>
          <w:w w:val="105"/>
        </w:rPr>
        <w:t>is</w:t>
      </w:r>
      <w:r>
        <w:rPr>
          <w:spacing w:val="20"/>
          <w:w w:val="105"/>
        </w:rPr>
        <w:t xml:space="preserve"> </w:t>
      </w:r>
      <w:r>
        <w:rPr>
          <w:w w:val="105"/>
        </w:rPr>
        <w:t>responsible</w:t>
      </w:r>
      <w:r>
        <w:rPr>
          <w:spacing w:val="20"/>
          <w:w w:val="105"/>
        </w:rPr>
        <w:t xml:space="preserve"> </w:t>
      </w:r>
      <w:r>
        <w:rPr>
          <w:w w:val="105"/>
        </w:rPr>
        <w:t>for</w:t>
      </w:r>
      <w:r>
        <w:rPr>
          <w:spacing w:val="20"/>
          <w:w w:val="105"/>
        </w:rPr>
        <w:t xml:space="preserve"> </w:t>
      </w:r>
      <w:r>
        <w:rPr>
          <w:w w:val="105"/>
        </w:rPr>
        <w:t>the</w:t>
      </w:r>
      <w:r>
        <w:rPr>
          <w:spacing w:val="19"/>
          <w:w w:val="105"/>
        </w:rPr>
        <w:t xml:space="preserve"> </w:t>
      </w:r>
      <w:r>
        <w:rPr>
          <w:w w:val="105"/>
        </w:rPr>
        <w:t>majority</w:t>
      </w:r>
      <w:r>
        <w:rPr>
          <w:spacing w:val="20"/>
          <w:w w:val="105"/>
        </w:rPr>
        <w:t xml:space="preserve"> </w:t>
      </w:r>
      <w:r>
        <w:rPr>
          <w:w w:val="105"/>
        </w:rPr>
        <w:t>of</w:t>
      </w:r>
      <w:r>
        <w:rPr>
          <w:spacing w:val="20"/>
          <w:w w:val="105"/>
        </w:rPr>
        <w:t xml:space="preserve"> </w:t>
      </w:r>
      <w:r>
        <w:rPr>
          <w:w w:val="105"/>
        </w:rPr>
        <w:t>the</w:t>
      </w:r>
      <w:r>
        <w:rPr>
          <w:spacing w:val="20"/>
          <w:w w:val="105"/>
        </w:rPr>
        <w:t xml:space="preserve"> </w:t>
      </w:r>
      <w:r>
        <w:rPr>
          <w:w w:val="105"/>
        </w:rPr>
        <w:t>skill</w:t>
      </w:r>
    </w:p>
    <w:p w14:paraId="66E6BEBF" w14:textId="77777777" w:rsidR="00E2709D" w:rsidRDefault="00462487">
      <w:pPr>
        <w:pStyle w:val="BodyText"/>
        <w:spacing w:line="289" w:lineRule="exact"/>
        <w:ind w:left="227"/>
      </w:pPr>
      <w:r>
        <w:rPr>
          <w:rFonts w:ascii="Trebuchet MS"/>
          <w:sz w:val="12"/>
        </w:rPr>
        <w:t xml:space="preserve">597    </w:t>
      </w:r>
      <w:r>
        <w:rPr>
          <w:rFonts w:ascii="Trebuchet MS"/>
          <w:spacing w:val="19"/>
          <w:sz w:val="12"/>
        </w:rPr>
        <w:t xml:space="preserve"> </w:t>
      </w:r>
      <w:r>
        <w:t>in</w:t>
      </w:r>
      <w:r>
        <w:rPr>
          <w:spacing w:val="40"/>
        </w:rPr>
        <w:t xml:space="preserve"> </w:t>
      </w:r>
      <w:r>
        <w:t>the</w:t>
      </w:r>
      <w:r>
        <w:rPr>
          <w:spacing w:val="40"/>
        </w:rPr>
        <w:t xml:space="preserve"> </w:t>
      </w:r>
      <w:r>
        <w:t>grand</w:t>
      </w:r>
      <w:r>
        <w:rPr>
          <w:spacing w:val="40"/>
        </w:rPr>
        <w:t xml:space="preserve"> </w:t>
      </w:r>
      <w:r>
        <w:t>ensembles,</w:t>
      </w:r>
      <w:r>
        <w:rPr>
          <w:spacing w:val="42"/>
        </w:rPr>
        <w:t xml:space="preserve"> </w:t>
      </w:r>
      <w:r>
        <w:t>since</w:t>
      </w:r>
      <w:r>
        <w:rPr>
          <w:spacing w:val="40"/>
        </w:rPr>
        <w:t xml:space="preserve"> </w:t>
      </w:r>
      <w:r>
        <w:t>only</w:t>
      </w:r>
      <w:r>
        <w:rPr>
          <w:spacing w:val="40"/>
        </w:rPr>
        <w:t xml:space="preserve"> </w:t>
      </w:r>
      <w:r>
        <w:t>marginal</w:t>
      </w:r>
      <w:r>
        <w:rPr>
          <w:spacing w:val="40"/>
        </w:rPr>
        <w:t xml:space="preserve"> </w:t>
      </w:r>
      <w:r>
        <w:t>gains</w:t>
      </w:r>
      <w:r>
        <w:rPr>
          <w:spacing w:val="40"/>
        </w:rPr>
        <w:t xml:space="preserve"> </w:t>
      </w:r>
      <w:r>
        <w:t>are</w:t>
      </w:r>
      <w:r>
        <w:rPr>
          <w:spacing w:val="40"/>
        </w:rPr>
        <w:t xml:space="preserve"> </w:t>
      </w:r>
      <w:r>
        <w:t>possible</w:t>
      </w:r>
      <w:r>
        <w:rPr>
          <w:spacing w:val="40"/>
        </w:rPr>
        <w:t xml:space="preserve"> </w:t>
      </w:r>
      <w:r>
        <w:t>with</w:t>
      </w:r>
      <w:r>
        <w:rPr>
          <w:spacing w:val="40"/>
        </w:rPr>
        <w:t xml:space="preserve"> </w:t>
      </w:r>
      <w:r>
        <w:t>specific</w:t>
      </w:r>
    </w:p>
    <w:p w14:paraId="3D3098A0" w14:textId="77777777" w:rsidR="00E2709D" w:rsidRDefault="00462487">
      <w:pPr>
        <w:pStyle w:val="BodyText"/>
        <w:spacing w:line="289" w:lineRule="exact"/>
        <w:ind w:left="227"/>
      </w:pPr>
      <w:r>
        <w:rPr>
          <w:rFonts w:ascii="Trebuchet MS"/>
          <w:sz w:val="12"/>
        </w:rPr>
        <w:t xml:space="preserve">598    </w:t>
      </w:r>
      <w:r>
        <w:rPr>
          <w:rFonts w:ascii="Trebuchet MS"/>
          <w:spacing w:val="19"/>
          <w:sz w:val="12"/>
        </w:rPr>
        <w:t xml:space="preserve"> </w:t>
      </w:r>
      <w:r>
        <w:rPr>
          <w:w w:val="105"/>
        </w:rPr>
        <w:t>combinations</w:t>
      </w:r>
      <w:r>
        <w:rPr>
          <w:spacing w:val="26"/>
          <w:w w:val="105"/>
        </w:rPr>
        <w:t xml:space="preserve"> </w:t>
      </w:r>
      <w:r>
        <w:rPr>
          <w:w w:val="105"/>
        </w:rPr>
        <w:t>at</w:t>
      </w:r>
      <w:r>
        <w:rPr>
          <w:spacing w:val="25"/>
          <w:w w:val="105"/>
        </w:rPr>
        <w:t xml:space="preserve"> </w:t>
      </w:r>
      <w:r>
        <w:rPr>
          <w:w w:val="105"/>
        </w:rPr>
        <w:t>certain</w:t>
      </w:r>
      <w:r>
        <w:rPr>
          <w:spacing w:val="24"/>
          <w:w w:val="105"/>
        </w:rPr>
        <w:t xml:space="preserve"> </w:t>
      </w:r>
      <w:r>
        <w:rPr>
          <w:w w:val="105"/>
        </w:rPr>
        <w:t>lead</w:t>
      </w:r>
      <w:r>
        <w:rPr>
          <w:spacing w:val="26"/>
          <w:w w:val="105"/>
        </w:rPr>
        <w:t xml:space="preserve"> </w:t>
      </w:r>
      <w:r>
        <w:rPr>
          <w:w w:val="105"/>
        </w:rPr>
        <w:t xml:space="preserve">times. </w:t>
      </w:r>
      <w:r>
        <w:rPr>
          <w:spacing w:val="24"/>
          <w:w w:val="105"/>
        </w:rPr>
        <w:t xml:space="preserve"> </w:t>
      </w:r>
      <w:r>
        <w:rPr>
          <w:w w:val="105"/>
        </w:rPr>
        <w:t>Only</w:t>
      </w:r>
      <w:r>
        <w:rPr>
          <w:spacing w:val="24"/>
          <w:w w:val="105"/>
        </w:rPr>
        <w:t xml:space="preserve"> </w:t>
      </w:r>
      <w:r>
        <w:rPr>
          <w:w w:val="105"/>
        </w:rPr>
        <w:t>two</w:t>
      </w:r>
      <w:r>
        <w:rPr>
          <w:spacing w:val="25"/>
          <w:w w:val="105"/>
        </w:rPr>
        <w:t xml:space="preserve"> </w:t>
      </w:r>
      <w:r>
        <w:rPr>
          <w:w w:val="105"/>
        </w:rPr>
        <w:t>combination</w:t>
      </w:r>
      <w:r>
        <w:rPr>
          <w:spacing w:val="26"/>
          <w:w w:val="105"/>
        </w:rPr>
        <w:t xml:space="preserve"> </w:t>
      </w:r>
      <w:r>
        <w:rPr>
          <w:w w:val="105"/>
        </w:rPr>
        <w:t>methods</w:t>
      </w:r>
      <w:r>
        <w:rPr>
          <w:spacing w:val="25"/>
          <w:w w:val="105"/>
        </w:rPr>
        <w:t xml:space="preserve"> </w:t>
      </w:r>
      <w:r>
        <w:rPr>
          <w:w w:val="105"/>
        </w:rPr>
        <w:t>(MW</w:t>
      </w:r>
    </w:p>
    <w:p w14:paraId="0C5C19E7" w14:textId="77777777" w:rsidR="00E2709D" w:rsidRDefault="00462487">
      <w:pPr>
        <w:pStyle w:val="BodyText"/>
        <w:spacing w:line="237" w:lineRule="auto"/>
        <w:ind w:left="227" w:right="528"/>
        <w:jc w:val="both"/>
      </w:pPr>
      <w:r>
        <w:rPr>
          <w:rFonts w:ascii="Trebuchet MS"/>
          <w:sz w:val="12"/>
        </w:rPr>
        <w:t>599</w:t>
      </w:r>
      <w:r>
        <w:rPr>
          <w:rFonts w:ascii="Trebuchet MS"/>
          <w:spacing w:val="40"/>
          <w:sz w:val="12"/>
        </w:rPr>
        <w:t xml:space="preserve"> </w:t>
      </w:r>
      <w:r>
        <w:t>and</w:t>
      </w:r>
      <w:r>
        <w:rPr>
          <w:spacing w:val="67"/>
        </w:rPr>
        <w:t xml:space="preserve"> </w:t>
      </w:r>
      <w:r>
        <w:t>BW)</w:t>
      </w:r>
      <w:r>
        <w:rPr>
          <w:spacing w:val="68"/>
        </w:rPr>
        <w:t xml:space="preserve"> </w:t>
      </w:r>
      <w:r>
        <w:t>are</w:t>
      </w:r>
      <w:r>
        <w:rPr>
          <w:spacing w:val="68"/>
        </w:rPr>
        <w:t xml:space="preserve"> </w:t>
      </w:r>
      <w:r>
        <w:t>able</w:t>
      </w:r>
      <w:r>
        <w:rPr>
          <w:spacing w:val="68"/>
        </w:rPr>
        <w:t xml:space="preserve"> </w:t>
      </w:r>
      <w:r>
        <w:t>to</w:t>
      </w:r>
      <w:r>
        <w:rPr>
          <w:spacing w:val="67"/>
        </w:rPr>
        <w:t xml:space="preserve"> </w:t>
      </w:r>
      <w:r>
        <w:t>replicate</w:t>
      </w:r>
      <w:r>
        <w:rPr>
          <w:spacing w:val="68"/>
        </w:rPr>
        <w:t xml:space="preserve"> </w:t>
      </w:r>
      <w:r>
        <w:t>the</w:t>
      </w:r>
      <w:r>
        <w:rPr>
          <w:spacing w:val="68"/>
        </w:rPr>
        <w:t xml:space="preserve"> </w:t>
      </w:r>
      <w:r>
        <w:t>skill</w:t>
      </w:r>
      <w:r>
        <w:rPr>
          <w:spacing w:val="68"/>
        </w:rPr>
        <w:t xml:space="preserve"> </w:t>
      </w:r>
      <w:r>
        <w:t>of</w:t>
      </w:r>
      <w:r>
        <w:rPr>
          <w:spacing w:val="67"/>
        </w:rPr>
        <w:t xml:space="preserve"> </w:t>
      </w:r>
      <w:r>
        <w:t>the</w:t>
      </w:r>
      <w:r>
        <w:rPr>
          <w:spacing w:val="68"/>
        </w:rPr>
        <w:t xml:space="preserve"> </w:t>
      </w:r>
      <w:r>
        <w:t>benchmark</w:t>
      </w:r>
      <w:r>
        <w:rPr>
          <w:spacing w:val="68"/>
        </w:rPr>
        <w:t xml:space="preserve"> </w:t>
      </w:r>
      <w:r>
        <w:t>across</w:t>
      </w:r>
      <w:r>
        <w:rPr>
          <w:spacing w:val="68"/>
        </w:rPr>
        <w:t xml:space="preserve"> </w:t>
      </w:r>
      <w:r>
        <w:t>all</w:t>
      </w:r>
      <w:r>
        <w:rPr>
          <w:spacing w:val="67"/>
        </w:rPr>
        <w:t xml:space="preserve"> </w:t>
      </w:r>
      <w:r>
        <w:t>lead</w:t>
      </w:r>
      <w:r>
        <w:rPr>
          <w:spacing w:val="-52"/>
        </w:rPr>
        <w:t xml:space="preserve"> </w:t>
      </w:r>
      <w:r>
        <w:rPr>
          <w:rFonts w:ascii="Trebuchet MS"/>
          <w:sz w:val="12"/>
        </w:rPr>
        <w:t xml:space="preserve">600      </w:t>
      </w:r>
      <w:r>
        <w:t>times,</w:t>
      </w:r>
      <w:r>
        <w:rPr>
          <w:spacing w:val="54"/>
        </w:rPr>
        <w:t xml:space="preserve"> </w:t>
      </w:r>
      <w:r>
        <w:t>with</w:t>
      </w:r>
      <w:r>
        <w:rPr>
          <w:spacing w:val="54"/>
        </w:rPr>
        <w:t xml:space="preserve"> </w:t>
      </w:r>
      <w:r>
        <w:t>minimal</w:t>
      </w:r>
      <w:r>
        <w:rPr>
          <w:spacing w:val="54"/>
        </w:rPr>
        <w:t xml:space="preserve"> </w:t>
      </w:r>
      <w:r>
        <w:t>improvements</w:t>
      </w:r>
      <w:r>
        <w:rPr>
          <w:spacing w:val="55"/>
        </w:rPr>
        <w:t xml:space="preserve"> </w:t>
      </w:r>
      <w:r>
        <w:t>at</w:t>
      </w:r>
      <w:r>
        <w:rPr>
          <w:spacing w:val="54"/>
        </w:rPr>
        <w:t xml:space="preserve"> </w:t>
      </w:r>
      <w:r>
        <w:t>days</w:t>
      </w:r>
      <w:r>
        <w:rPr>
          <w:spacing w:val="54"/>
        </w:rPr>
        <w:t xml:space="preserve"> </w:t>
      </w:r>
      <w:r>
        <w:t>2,</w:t>
      </w:r>
      <w:r>
        <w:rPr>
          <w:spacing w:val="54"/>
        </w:rPr>
        <w:t xml:space="preserve"> </w:t>
      </w:r>
      <w:r>
        <w:t>4</w:t>
      </w:r>
      <w:r>
        <w:rPr>
          <w:spacing w:val="55"/>
        </w:rPr>
        <w:t xml:space="preserve"> </w:t>
      </w:r>
      <w:r>
        <w:t>and</w:t>
      </w:r>
      <w:r>
        <w:rPr>
          <w:spacing w:val="54"/>
        </w:rPr>
        <w:t xml:space="preserve"> </w:t>
      </w:r>
      <w:r>
        <w:t>6.   Although</w:t>
      </w:r>
      <w:r>
        <w:rPr>
          <w:spacing w:val="54"/>
        </w:rPr>
        <w:t xml:space="preserve"> </w:t>
      </w:r>
      <w:r>
        <w:t>MM</w:t>
      </w:r>
      <w:r>
        <w:rPr>
          <w:spacing w:val="54"/>
        </w:rPr>
        <w:t xml:space="preserve"> </w:t>
      </w:r>
      <w:r>
        <w:t>at</w:t>
      </w:r>
      <w:r>
        <w:rPr>
          <w:spacing w:val="1"/>
        </w:rPr>
        <w:t xml:space="preserve"> </w:t>
      </w:r>
      <w:r>
        <w:rPr>
          <w:rFonts w:ascii="Trebuchet MS"/>
          <w:sz w:val="12"/>
        </w:rPr>
        <w:t>601</w:t>
      </w:r>
      <w:r>
        <w:rPr>
          <w:rFonts w:ascii="Trebuchet MS"/>
          <w:spacing w:val="50"/>
          <w:sz w:val="12"/>
        </w:rPr>
        <w:t xml:space="preserve"> </w:t>
      </w:r>
      <w:r>
        <w:t>lead</w:t>
      </w:r>
      <w:r>
        <w:rPr>
          <w:spacing w:val="28"/>
        </w:rPr>
        <w:t xml:space="preserve"> </w:t>
      </w:r>
      <w:r>
        <w:t>time</w:t>
      </w:r>
      <w:r>
        <w:rPr>
          <w:spacing w:val="29"/>
        </w:rPr>
        <w:t xml:space="preserve"> </w:t>
      </w:r>
      <w:r>
        <w:t>0</w:t>
      </w:r>
      <w:r>
        <w:rPr>
          <w:spacing w:val="29"/>
        </w:rPr>
        <w:t xml:space="preserve"> </w:t>
      </w:r>
      <w:r>
        <w:t>achieves</w:t>
      </w:r>
      <w:r>
        <w:rPr>
          <w:spacing w:val="29"/>
        </w:rPr>
        <w:t xml:space="preserve"> </w:t>
      </w:r>
      <w:r>
        <w:t>the</w:t>
      </w:r>
      <w:r>
        <w:rPr>
          <w:spacing w:val="29"/>
        </w:rPr>
        <w:t xml:space="preserve"> </w:t>
      </w:r>
      <w:r>
        <w:t>highest</w:t>
      </w:r>
      <w:r>
        <w:rPr>
          <w:spacing w:val="29"/>
        </w:rPr>
        <w:t xml:space="preserve"> </w:t>
      </w:r>
      <w:r>
        <w:t>marginal</w:t>
      </w:r>
      <w:r>
        <w:rPr>
          <w:spacing w:val="29"/>
        </w:rPr>
        <w:t xml:space="preserve"> </w:t>
      </w:r>
      <w:r>
        <w:t>gain,</w:t>
      </w:r>
      <w:r>
        <w:rPr>
          <w:spacing w:val="31"/>
        </w:rPr>
        <w:t xml:space="preserve"> </w:t>
      </w:r>
      <w:r>
        <w:t>this</w:t>
      </w:r>
      <w:r>
        <w:rPr>
          <w:spacing w:val="29"/>
        </w:rPr>
        <w:t xml:space="preserve"> </w:t>
      </w:r>
      <w:r>
        <w:t>analysis</w:t>
      </w:r>
      <w:r>
        <w:rPr>
          <w:spacing w:val="28"/>
        </w:rPr>
        <w:t xml:space="preserve"> </w:t>
      </w:r>
      <w:r>
        <w:t>proves</w:t>
      </w:r>
      <w:r>
        <w:rPr>
          <w:spacing w:val="29"/>
        </w:rPr>
        <w:t xml:space="preserve"> </w:t>
      </w:r>
      <w:r>
        <w:t>that</w:t>
      </w:r>
      <w:r>
        <w:rPr>
          <w:spacing w:val="29"/>
        </w:rPr>
        <w:t xml:space="preserve"> </w:t>
      </w:r>
      <w:r>
        <w:t>this</w:t>
      </w:r>
      <w:r>
        <w:rPr>
          <w:spacing w:val="-52"/>
        </w:rPr>
        <w:t xml:space="preserve"> </w:t>
      </w:r>
      <w:proofErr w:type="gramStart"/>
      <w:r>
        <w:rPr>
          <w:rFonts w:ascii="Trebuchet MS"/>
          <w:sz w:val="12"/>
        </w:rPr>
        <w:t>602</w:t>
      </w:r>
      <w:r>
        <w:rPr>
          <w:rFonts w:ascii="Trebuchet MS"/>
          <w:spacing w:val="37"/>
          <w:sz w:val="12"/>
        </w:rPr>
        <w:t xml:space="preserve"> </w:t>
      </w:r>
      <w:r>
        <w:t>combination</w:t>
      </w:r>
      <w:proofErr w:type="gramEnd"/>
      <w:r>
        <w:rPr>
          <w:spacing w:val="54"/>
        </w:rPr>
        <w:t xml:space="preserve"> </w:t>
      </w:r>
      <w:r>
        <w:t>method</w:t>
      </w:r>
      <w:r>
        <w:rPr>
          <w:spacing w:val="54"/>
        </w:rPr>
        <w:t xml:space="preserve"> </w:t>
      </w:r>
      <w:r>
        <w:t>is</w:t>
      </w:r>
      <w:r>
        <w:rPr>
          <w:spacing w:val="54"/>
        </w:rPr>
        <w:t xml:space="preserve"> </w:t>
      </w:r>
      <w:r>
        <w:t>not</w:t>
      </w:r>
      <w:r>
        <w:rPr>
          <w:spacing w:val="55"/>
        </w:rPr>
        <w:t xml:space="preserve"> </w:t>
      </w:r>
      <w:r>
        <w:t>suitable,</w:t>
      </w:r>
      <w:r>
        <w:rPr>
          <w:spacing w:val="54"/>
        </w:rPr>
        <w:t xml:space="preserve"> </w:t>
      </w:r>
      <w:r>
        <w:t>as</w:t>
      </w:r>
      <w:r>
        <w:rPr>
          <w:spacing w:val="54"/>
        </w:rPr>
        <w:t xml:space="preserve"> </w:t>
      </w:r>
      <w:r>
        <w:t>the</w:t>
      </w:r>
      <w:r>
        <w:rPr>
          <w:spacing w:val="54"/>
        </w:rPr>
        <w:t xml:space="preserve"> </w:t>
      </w:r>
      <w:r>
        <w:t>skill</w:t>
      </w:r>
      <w:r>
        <w:rPr>
          <w:spacing w:val="55"/>
        </w:rPr>
        <w:t xml:space="preserve"> </w:t>
      </w:r>
      <w:r>
        <w:t>of</w:t>
      </w:r>
      <w:r>
        <w:rPr>
          <w:spacing w:val="54"/>
        </w:rPr>
        <w:t xml:space="preserve"> </w:t>
      </w:r>
      <w:r>
        <w:t>this</w:t>
      </w:r>
      <w:r>
        <w:rPr>
          <w:spacing w:val="54"/>
        </w:rPr>
        <w:t xml:space="preserve"> </w:t>
      </w:r>
      <w:r>
        <w:t>grand</w:t>
      </w:r>
      <w:r>
        <w:rPr>
          <w:spacing w:val="54"/>
        </w:rPr>
        <w:t xml:space="preserve"> </w:t>
      </w:r>
      <w:r>
        <w:t>ensemble</w:t>
      </w:r>
      <w:r>
        <w:rPr>
          <w:spacing w:val="55"/>
        </w:rPr>
        <w:t xml:space="preserve"> </w:t>
      </w:r>
      <w:r>
        <w:t>is</w:t>
      </w:r>
      <w:r>
        <w:rPr>
          <w:spacing w:val="-52"/>
        </w:rPr>
        <w:t xml:space="preserve"> </w:t>
      </w:r>
      <w:r>
        <w:rPr>
          <w:rFonts w:ascii="Trebuchet MS"/>
          <w:sz w:val="12"/>
        </w:rPr>
        <w:t xml:space="preserve">603     </w:t>
      </w:r>
      <w:r>
        <w:t>poorer</w:t>
      </w:r>
      <w:r>
        <w:rPr>
          <w:spacing w:val="54"/>
        </w:rPr>
        <w:t xml:space="preserve"> </w:t>
      </w:r>
      <w:r>
        <w:t>than</w:t>
      </w:r>
      <w:r>
        <w:rPr>
          <w:spacing w:val="54"/>
        </w:rPr>
        <w:t xml:space="preserve"> </w:t>
      </w:r>
      <w:r>
        <w:t>the</w:t>
      </w:r>
      <w:r>
        <w:rPr>
          <w:spacing w:val="54"/>
        </w:rPr>
        <w:t xml:space="preserve"> </w:t>
      </w:r>
      <w:r>
        <w:t>benchmark</w:t>
      </w:r>
      <w:r>
        <w:rPr>
          <w:spacing w:val="55"/>
        </w:rPr>
        <w:t xml:space="preserve"> </w:t>
      </w:r>
      <w:r>
        <w:t>from</w:t>
      </w:r>
      <w:r>
        <w:rPr>
          <w:spacing w:val="54"/>
        </w:rPr>
        <w:t xml:space="preserve"> </w:t>
      </w:r>
      <w:r>
        <w:t>day</w:t>
      </w:r>
      <w:r>
        <w:rPr>
          <w:spacing w:val="54"/>
        </w:rPr>
        <w:t xml:space="preserve"> </w:t>
      </w:r>
      <w:r>
        <w:t>2</w:t>
      </w:r>
      <w:r>
        <w:rPr>
          <w:spacing w:val="54"/>
        </w:rPr>
        <w:t xml:space="preserve"> </w:t>
      </w:r>
      <w:r>
        <w:t>onwards.   The</w:t>
      </w:r>
      <w:r>
        <w:rPr>
          <w:spacing w:val="55"/>
        </w:rPr>
        <w:t xml:space="preserve"> </w:t>
      </w:r>
      <w:r>
        <w:t>current</w:t>
      </w:r>
      <w:r>
        <w:rPr>
          <w:spacing w:val="54"/>
        </w:rPr>
        <w:t xml:space="preserve"> </w:t>
      </w:r>
      <w:r>
        <w:t>procedure</w:t>
      </w:r>
      <w:r>
        <w:rPr>
          <w:spacing w:val="1"/>
        </w:rPr>
        <w:t xml:space="preserve"> </w:t>
      </w:r>
      <w:r>
        <w:rPr>
          <w:rFonts w:ascii="Trebuchet MS"/>
          <w:sz w:val="12"/>
        </w:rPr>
        <w:t>604</w:t>
      </w:r>
      <w:r>
        <w:rPr>
          <w:rFonts w:ascii="Trebuchet MS"/>
          <w:spacing w:val="69"/>
          <w:sz w:val="12"/>
        </w:rPr>
        <w:t xml:space="preserve"> </w:t>
      </w:r>
      <w:r>
        <w:t>(1D+1P)</w:t>
      </w:r>
      <w:r>
        <w:rPr>
          <w:spacing w:val="38"/>
        </w:rPr>
        <w:t xml:space="preserve"> </w:t>
      </w:r>
      <w:r>
        <w:t>is</w:t>
      </w:r>
      <w:r>
        <w:rPr>
          <w:spacing w:val="39"/>
        </w:rPr>
        <w:t xml:space="preserve"> </w:t>
      </w:r>
      <w:r>
        <w:t>also</w:t>
      </w:r>
      <w:r>
        <w:rPr>
          <w:spacing w:val="39"/>
        </w:rPr>
        <w:t xml:space="preserve"> </w:t>
      </w:r>
      <w:r>
        <w:t>sub-optimal,</w:t>
      </w:r>
      <w:r>
        <w:rPr>
          <w:spacing w:val="40"/>
        </w:rPr>
        <w:t xml:space="preserve"> </w:t>
      </w:r>
      <w:r>
        <w:t>even</w:t>
      </w:r>
      <w:r>
        <w:rPr>
          <w:spacing w:val="39"/>
        </w:rPr>
        <w:t xml:space="preserve"> </w:t>
      </w:r>
      <w:r>
        <w:t>though</w:t>
      </w:r>
      <w:r>
        <w:rPr>
          <w:spacing w:val="39"/>
        </w:rPr>
        <w:t xml:space="preserve"> </w:t>
      </w:r>
      <w:r>
        <w:t>the</w:t>
      </w:r>
      <w:r>
        <w:rPr>
          <w:spacing w:val="39"/>
        </w:rPr>
        <w:t xml:space="preserve"> </w:t>
      </w:r>
      <w:r>
        <w:t>degradation</w:t>
      </w:r>
      <w:r>
        <w:rPr>
          <w:spacing w:val="39"/>
        </w:rPr>
        <w:t xml:space="preserve"> </w:t>
      </w:r>
      <w:r>
        <w:t>with</w:t>
      </w:r>
      <w:r>
        <w:rPr>
          <w:spacing w:val="39"/>
        </w:rPr>
        <w:t xml:space="preserve"> </w:t>
      </w:r>
      <w:r>
        <w:t>lead</w:t>
      </w:r>
      <w:r>
        <w:rPr>
          <w:spacing w:val="39"/>
        </w:rPr>
        <w:t xml:space="preserve"> </w:t>
      </w:r>
      <w:r>
        <w:t>time</w:t>
      </w:r>
      <w:r>
        <w:rPr>
          <w:spacing w:val="39"/>
        </w:rPr>
        <w:t xml:space="preserve"> </w:t>
      </w:r>
      <w:r>
        <w:t>is</w:t>
      </w:r>
      <w:r>
        <w:rPr>
          <w:spacing w:val="-52"/>
        </w:rPr>
        <w:t xml:space="preserve"> </w:t>
      </w:r>
      <w:r>
        <w:rPr>
          <w:rFonts w:ascii="Trebuchet MS"/>
          <w:sz w:val="12"/>
        </w:rPr>
        <w:t>605</w:t>
      </w:r>
      <w:r>
        <w:rPr>
          <w:rFonts w:ascii="Trebuchet MS"/>
          <w:spacing w:val="19"/>
          <w:sz w:val="12"/>
        </w:rPr>
        <w:t xml:space="preserve"> </w:t>
      </w:r>
      <w:r>
        <w:t>not</w:t>
      </w:r>
      <w:r>
        <w:rPr>
          <w:spacing w:val="23"/>
        </w:rPr>
        <w:t xml:space="preserve"> </w:t>
      </w:r>
      <w:r>
        <w:t>as</w:t>
      </w:r>
      <w:r>
        <w:rPr>
          <w:spacing w:val="24"/>
        </w:rPr>
        <w:t xml:space="preserve"> </w:t>
      </w:r>
      <w:r>
        <w:t>severe</w:t>
      </w:r>
      <w:r>
        <w:rPr>
          <w:spacing w:val="24"/>
        </w:rPr>
        <w:t xml:space="preserve"> </w:t>
      </w:r>
      <w:r>
        <w:t>as</w:t>
      </w:r>
      <w:r>
        <w:rPr>
          <w:spacing w:val="23"/>
        </w:rPr>
        <w:t xml:space="preserve"> </w:t>
      </w:r>
      <w:r>
        <w:t>with</w:t>
      </w:r>
      <w:r>
        <w:rPr>
          <w:spacing w:val="24"/>
        </w:rPr>
        <w:t xml:space="preserve"> </w:t>
      </w:r>
      <w:r>
        <w:t>MM.</w:t>
      </w:r>
    </w:p>
    <w:p w14:paraId="445A7C59" w14:textId="52F52A6D" w:rsidR="00E2709D" w:rsidRDefault="00462487">
      <w:pPr>
        <w:pStyle w:val="BodyText"/>
        <w:tabs>
          <w:tab w:val="left" w:pos="968"/>
        </w:tabs>
        <w:spacing w:line="281" w:lineRule="exact"/>
        <w:ind w:left="227"/>
        <w:jc w:val="both"/>
      </w:pPr>
      <w:r>
        <w:rPr>
          <w:rFonts w:ascii="Trebuchet MS"/>
          <w:w w:val="105"/>
          <w:sz w:val="12"/>
        </w:rPr>
        <w:t>606</w:t>
      </w:r>
      <w:r>
        <w:rPr>
          <w:rFonts w:ascii="Trebuchet MS"/>
          <w:w w:val="105"/>
          <w:sz w:val="12"/>
        </w:rPr>
        <w:tab/>
      </w:r>
      <w:r>
        <w:rPr>
          <w:w w:val="105"/>
        </w:rPr>
        <w:t>Regardless</w:t>
      </w:r>
      <w:r>
        <w:rPr>
          <w:spacing w:val="45"/>
          <w:w w:val="105"/>
        </w:rPr>
        <w:t xml:space="preserve"> </w:t>
      </w:r>
      <w:r>
        <w:rPr>
          <w:w w:val="105"/>
        </w:rPr>
        <w:t>of</w:t>
      </w:r>
      <w:r>
        <w:rPr>
          <w:spacing w:val="46"/>
          <w:w w:val="105"/>
        </w:rPr>
        <w:t xml:space="preserve"> </w:t>
      </w:r>
      <w:r>
        <w:rPr>
          <w:w w:val="105"/>
        </w:rPr>
        <w:t>the</w:t>
      </w:r>
      <w:r>
        <w:rPr>
          <w:spacing w:val="46"/>
          <w:w w:val="105"/>
        </w:rPr>
        <w:t xml:space="preserve"> </w:t>
      </w:r>
      <w:r>
        <w:rPr>
          <w:w w:val="105"/>
        </w:rPr>
        <w:t>NWP</w:t>
      </w:r>
      <w:r>
        <w:rPr>
          <w:spacing w:val="45"/>
          <w:w w:val="105"/>
        </w:rPr>
        <w:t xml:space="preserve"> </w:t>
      </w:r>
      <w:r>
        <w:rPr>
          <w:w w:val="105"/>
        </w:rPr>
        <w:t>or</w:t>
      </w:r>
      <w:r>
        <w:rPr>
          <w:spacing w:val="46"/>
          <w:w w:val="105"/>
        </w:rPr>
        <w:t xml:space="preserve"> </w:t>
      </w:r>
      <w:r>
        <w:rPr>
          <w:w w:val="105"/>
        </w:rPr>
        <w:t>combination</w:t>
      </w:r>
      <w:r>
        <w:rPr>
          <w:spacing w:val="46"/>
          <w:w w:val="105"/>
        </w:rPr>
        <w:t xml:space="preserve"> </w:t>
      </w:r>
      <w:r>
        <w:rPr>
          <w:w w:val="105"/>
        </w:rPr>
        <w:t>of</w:t>
      </w:r>
      <w:r>
        <w:rPr>
          <w:spacing w:val="45"/>
          <w:w w:val="105"/>
        </w:rPr>
        <w:t xml:space="preserve"> </w:t>
      </w:r>
      <w:r>
        <w:rPr>
          <w:w w:val="105"/>
        </w:rPr>
        <w:t>NWP</w:t>
      </w:r>
      <w:ins w:id="334" w:author="Pechlivanidis Ilias" w:date="2024-02-10T13:05:00Z">
        <w:r w:rsidR="00C62B43">
          <w:rPr>
            <w:w w:val="105"/>
          </w:rPr>
          <w:t>s</w:t>
        </w:r>
      </w:ins>
      <w:r>
        <w:rPr>
          <w:w w:val="105"/>
        </w:rPr>
        <w:t>,</w:t>
      </w:r>
      <w:r>
        <w:rPr>
          <w:spacing w:val="46"/>
          <w:w w:val="105"/>
        </w:rPr>
        <w:t xml:space="preserve"> </w:t>
      </w:r>
      <w:r>
        <w:rPr>
          <w:w w:val="105"/>
        </w:rPr>
        <w:t>the</w:t>
      </w:r>
      <w:r>
        <w:rPr>
          <w:spacing w:val="46"/>
          <w:w w:val="105"/>
        </w:rPr>
        <w:t xml:space="preserve"> </w:t>
      </w:r>
      <w:r>
        <w:rPr>
          <w:w w:val="105"/>
        </w:rPr>
        <w:t>notification</w:t>
      </w:r>
      <w:r>
        <w:rPr>
          <w:spacing w:val="46"/>
          <w:w w:val="105"/>
        </w:rPr>
        <w:t xml:space="preserve"> </w:t>
      </w:r>
      <w:r>
        <w:rPr>
          <w:w w:val="105"/>
        </w:rPr>
        <w:t>skill</w:t>
      </w:r>
    </w:p>
    <w:p w14:paraId="5E613C78" w14:textId="77777777" w:rsidR="00E2709D" w:rsidRDefault="00462487">
      <w:pPr>
        <w:pStyle w:val="BodyText"/>
        <w:spacing w:line="237" w:lineRule="auto"/>
        <w:ind w:left="227" w:right="529"/>
        <w:jc w:val="both"/>
      </w:pPr>
      <w:r>
        <w:rPr>
          <w:rFonts w:ascii="Trebuchet MS"/>
          <w:w w:val="110"/>
          <w:sz w:val="12"/>
        </w:rPr>
        <w:t>607</w:t>
      </w:r>
      <w:r>
        <w:rPr>
          <w:rFonts w:ascii="Trebuchet MS"/>
          <w:spacing w:val="18"/>
          <w:w w:val="110"/>
          <w:sz w:val="12"/>
        </w:rPr>
        <w:t xml:space="preserve"> </w:t>
      </w:r>
      <w:r>
        <w:rPr>
          <w:w w:val="110"/>
        </w:rPr>
        <w:t>degrades</w:t>
      </w:r>
      <w:r>
        <w:rPr>
          <w:spacing w:val="-7"/>
          <w:w w:val="110"/>
        </w:rPr>
        <w:t xml:space="preserve"> </w:t>
      </w:r>
      <w:r>
        <w:rPr>
          <w:w w:val="110"/>
        </w:rPr>
        <w:t>notably</w:t>
      </w:r>
      <w:r>
        <w:rPr>
          <w:spacing w:val="-7"/>
          <w:w w:val="110"/>
        </w:rPr>
        <w:t xml:space="preserve"> </w:t>
      </w:r>
      <w:r>
        <w:rPr>
          <w:w w:val="110"/>
        </w:rPr>
        <w:t>with</w:t>
      </w:r>
      <w:r>
        <w:rPr>
          <w:spacing w:val="-6"/>
          <w:w w:val="110"/>
        </w:rPr>
        <w:t xml:space="preserve"> </w:t>
      </w:r>
      <w:r>
        <w:rPr>
          <w:w w:val="110"/>
        </w:rPr>
        <w:t>lead</w:t>
      </w:r>
      <w:r>
        <w:rPr>
          <w:spacing w:val="-7"/>
          <w:w w:val="110"/>
        </w:rPr>
        <w:t xml:space="preserve"> </w:t>
      </w:r>
      <w:r>
        <w:rPr>
          <w:w w:val="110"/>
        </w:rPr>
        <w:t>time.</w:t>
      </w:r>
      <w:r>
        <w:rPr>
          <w:spacing w:val="11"/>
          <w:w w:val="110"/>
        </w:rPr>
        <w:t xml:space="preserve"> </w:t>
      </w:r>
      <w:r>
        <w:rPr>
          <w:w w:val="110"/>
        </w:rPr>
        <w:t>Even</w:t>
      </w:r>
      <w:r>
        <w:rPr>
          <w:spacing w:val="-6"/>
          <w:w w:val="110"/>
        </w:rPr>
        <w:t xml:space="preserve"> </w:t>
      </w:r>
      <w:r>
        <w:rPr>
          <w:w w:val="110"/>
        </w:rPr>
        <w:t>if</w:t>
      </w:r>
      <w:r>
        <w:rPr>
          <w:spacing w:val="-7"/>
          <w:w w:val="110"/>
        </w:rPr>
        <w:t xml:space="preserve"> </w:t>
      </w:r>
      <w:r>
        <w:rPr>
          <w:w w:val="110"/>
        </w:rPr>
        <w:t>at</w:t>
      </w:r>
      <w:r>
        <w:rPr>
          <w:spacing w:val="-7"/>
          <w:w w:val="110"/>
        </w:rPr>
        <w:t xml:space="preserve"> </w:t>
      </w:r>
      <w:r>
        <w:rPr>
          <w:w w:val="110"/>
        </w:rPr>
        <w:t>lead</w:t>
      </w:r>
      <w:r>
        <w:rPr>
          <w:spacing w:val="-6"/>
          <w:w w:val="110"/>
        </w:rPr>
        <w:t xml:space="preserve"> </w:t>
      </w:r>
      <w:r>
        <w:rPr>
          <w:w w:val="110"/>
        </w:rPr>
        <w:t>time</w:t>
      </w:r>
      <w:r>
        <w:rPr>
          <w:spacing w:val="-7"/>
          <w:w w:val="110"/>
        </w:rPr>
        <w:t xml:space="preserve"> </w:t>
      </w:r>
      <w:r>
        <w:rPr>
          <w:w w:val="110"/>
        </w:rPr>
        <w:t>0</w:t>
      </w:r>
      <w:r>
        <w:rPr>
          <w:spacing w:val="-6"/>
          <w:w w:val="110"/>
        </w:rPr>
        <w:t xml:space="preserve"> </w:t>
      </w:r>
      <w:r>
        <w:rPr>
          <w:w w:val="110"/>
        </w:rPr>
        <w:t>the</w:t>
      </w:r>
      <w:r>
        <w:rPr>
          <w:spacing w:val="-7"/>
          <w:w w:val="110"/>
        </w:rPr>
        <w:t xml:space="preserve"> </w:t>
      </w:r>
      <w:r>
        <w:rPr>
          <w:w w:val="110"/>
        </w:rPr>
        <w:t>skill</w:t>
      </w:r>
      <w:r>
        <w:rPr>
          <w:spacing w:val="-7"/>
          <w:w w:val="110"/>
        </w:rPr>
        <w:t xml:space="preserve"> </w:t>
      </w:r>
      <w:r>
        <w:rPr>
          <w:w w:val="110"/>
        </w:rPr>
        <w:t>is</w:t>
      </w:r>
      <w:r>
        <w:rPr>
          <w:spacing w:val="-6"/>
          <w:w w:val="110"/>
        </w:rPr>
        <w:t xml:space="preserve"> </w:t>
      </w:r>
      <w:r>
        <w:rPr>
          <w:w w:val="110"/>
        </w:rPr>
        <w:t>high</w:t>
      </w:r>
      <w:r>
        <w:rPr>
          <w:spacing w:val="-7"/>
          <w:w w:val="110"/>
        </w:rPr>
        <w:t xml:space="preserve"> </w:t>
      </w:r>
      <w:r>
        <w:rPr>
          <w:w w:val="110"/>
        </w:rPr>
        <w:t>(up</w:t>
      </w:r>
      <w:r>
        <w:rPr>
          <w:spacing w:val="-58"/>
          <w:w w:val="110"/>
        </w:rPr>
        <w:t xml:space="preserve"> </w:t>
      </w:r>
      <w:r>
        <w:rPr>
          <w:rFonts w:ascii="Trebuchet MS"/>
          <w:w w:val="110"/>
          <w:sz w:val="12"/>
        </w:rPr>
        <w:t>608</w:t>
      </w:r>
      <w:r>
        <w:rPr>
          <w:rFonts w:ascii="Trebuchet MS"/>
          <w:spacing w:val="15"/>
          <w:w w:val="110"/>
          <w:sz w:val="12"/>
        </w:rPr>
        <w:t xml:space="preserve"> </w:t>
      </w:r>
      <w:r>
        <w:rPr>
          <w:w w:val="110"/>
        </w:rPr>
        <w:t>to</w:t>
      </w:r>
      <w:r>
        <w:rPr>
          <w:spacing w:val="-5"/>
          <w:w w:val="110"/>
        </w:rPr>
        <w:t xml:space="preserve"> </w:t>
      </w:r>
      <w:r>
        <w:rPr>
          <w:w w:val="110"/>
        </w:rPr>
        <w:t>0.74),</w:t>
      </w:r>
      <w:r>
        <w:rPr>
          <w:spacing w:val="-3"/>
          <w:w w:val="110"/>
        </w:rPr>
        <w:t xml:space="preserve"> </w:t>
      </w:r>
      <w:r>
        <w:rPr>
          <w:w w:val="110"/>
        </w:rPr>
        <w:t>the</w:t>
      </w:r>
      <w:r>
        <w:rPr>
          <w:spacing w:val="-5"/>
          <w:w w:val="110"/>
        </w:rPr>
        <w:t xml:space="preserve"> </w:t>
      </w:r>
      <w:r>
        <w:rPr>
          <w:w w:val="110"/>
        </w:rPr>
        <w:t>minimum</w:t>
      </w:r>
      <w:r>
        <w:rPr>
          <w:spacing w:val="-5"/>
          <w:w w:val="110"/>
        </w:rPr>
        <w:t xml:space="preserve"> </w:t>
      </w:r>
      <w:r>
        <w:rPr>
          <w:w w:val="110"/>
        </w:rPr>
        <w:t>lead</w:t>
      </w:r>
      <w:r>
        <w:rPr>
          <w:spacing w:val="-4"/>
          <w:w w:val="110"/>
        </w:rPr>
        <w:t xml:space="preserve"> </w:t>
      </w:r>
      <w:r>
        <w:rPr>
          <w:w w:val="110"/>
        </w:rPr>
        <w:t>time</w:t>
      </w:r>
      <w:r>
        <w:rPr>
          <w:spacing w:val="-5"/>
          <w:w w:val="110"/>
        </w:rPr>
        <w:t xml:space="preserve"> </w:t>
      </w:r>
      <w:r>
        <w:rPr>
          <w:w w:val="110"/>
        </w:rPr>
        <w:t>criterion</w:t>
      </w:r>
      <w:r>
        <w:rPr>
          <w:spacing w:val="-4"/>
          <w:w w:val="110"/>
        </w:rPr>
        <w:t xml:space="preserve"> </w:t>
      </w:r>
      <w:r>
        <w:rPr>
          <w:w w:val="110"/>
        </w:rPr>
        <w:t>limits</w:t>
      </w:r>
      <w:r>
        <w:rPr>
          <w:spacing w:val="-4"/>
          <w:w w:val="110"/>
        </w:rPr>
        <w:t xml:space="preserve"> </w:t>
      </w:r>
      <w:r>
        <w:rPr>
          <w:w w:val="110"/>
        </w:rPr>
        <w:t>the</w:t>
      </w:r>
      <w:r>
        <w:rPr>
          <w:spacing w:val="-5"/>
          <w:w w:val="110"/>
        </w:rPr>
        <w:t xml:space="preserve"> </w:t>
      </w:r>
      <w:r>
        <w:rPr>
          <w:w w:val="110"/>
        </w:rPr>
        <w:t>EFAS</w:t>
      </w:r>
      <w:r>
        <w:rPr>
          <w:spacing w:val="-4"/>
          <w:w w:val="110"/>
        </w:rPr>
        <w:t xml:space="preserve"> </w:t>
      </w:r>
      <w:r>
        <w:rPr>
          <w:w w:val="110"/>
        </w:rPr>
        <w:t>notification</w:t>
      </w:r>
      <w:r>
        <w:rPr>
          <w:spacing w:val="-4"/>
          <w:w w:val="110"/>
        </w:rPr>
        <w:t xml:space="preserve"> </w:t>
      </w:r>
      <w:r>
        <w:rPr>
          <w:w w:val="110"/>
        </w:rPr>
        <w:t>skill</w:t>
      </w:r>
      <w:r>
        <w:rPr>
          <w:spacing w:val="-58"/>
          <w:w w:val="110"/>
        </w:rPr>
        <w:t xml:space="preserve"> </w:t>
      </w:r>
      <w:r>
        <w:rPr>
          <w:rFonts w:ascii="Trebuchet MS"/>
          <w:w w:val="105"/>
          <w:sz w:val="12"/>
        </w:rPr>
        <w:t>609</w:t>
      </w:r>
      <w:r>
        <w:rPr>
          <w:rFonts w:ascii="Trebuchet MS"/>
          <w:spacing w:val="1"/>
          <w:w w:val="105"/>
          <w:sz w:val="12"/>
        </w:rPr>
        <w:t xml:space="preserve"> </w:t>
      </w:r>
      <w:r>
        <w:rPr>
          <w:w w:val="105"/>
        </w:rPr>
        <w:t>to values slightly lower than 0.6. The degradation continues and, from day 7</w:t>
      </w:r>
      <w:r>
        <w:rPr>
          <w:spacing w:val="-54"/>
          <w:w w:val="105"/>
        </w:rPr>
        <w:t xml:space="preserve"> </w:t>
      </w:r>
      <w:r>
        <w:rPr>
          <w:rFonts w:ascii="Trebuchet MS"/>
          <w:w w:val="105"/>
          <w:sz w:val="12"/>
        </w:rPr>
        <w:t xml:space="preserve">610   </w:t>
      </w:r>
      <w:r>
        <w:rPr>
          <w:rFonts w:ascii="Trebuchet MS"/>
          <w:spacing w:val="11"/>
          <w:w w:val="105"/>
          <w:sz w:val="12"/>
        </w:rPr>
        <w:t xml:space="preserve"> </w:t>
      </w:r>
      <w:r>
        <w:rPr>
          <w:w w:val="105"/>
        </w:rPr>
        <w:lastRenderedPageBreak/>
        <w:t>onward,</w:t>
      </w:r>
      <w:r>
        <w:rPr>
          <w:spacing w:val="12"/>
          <w:w w:val="105"/>
        </w:rPr>
        <w:t xml:space="preserve"> </w:t>
      </w:r>
      <w:r>
        <w:rPr>
          <w:w w:val="105"/>
        </w:rPr>
        <w:t>the</w:t>
      </w:r>
      <w:r>
        <w:rPr>
          <w:spacing w:val="11"/>
          <w:w w:val="105"/>
        </w:rPr>
        <w:t xml:space="preserve"> </w:t>
      </w:r>
      <w:r>
        <w:rPr>
          <w:w w:val="105"/>
        </w:rPr>
        <w:t>skill</w:t>
      </w:r>
      <w:r>
        <w:rPr>
          <w:spacing w:val="11"/>
          <w:w w:val="105"/>
        </w:rPr>
        <w:t xml:space="preserve"> </w:t>
      </w:r>
      <w:r>
        <w:rPr>
          <w:w w:val="105"/>
        </w:rPr>
        <w:t>drops</w:t>
      </w:r>
      <w:r>
        <w:rPr>
          <w:spacing w:val="10"/>
          <w:w w:val="105"/>
        </w:rPr>
        <w:t xml:space="preserve"> </w:t>
      </w:r>
      <w:r>
        <w:rPr>
          <w:w w:val="105"/>
        </w:rPr>
        <w:t>below</w:t>
      </w:r>
      <w:r>
        <w:rPr>
          <w:spacing w:val="11"/>
          <w:w w:val="105"/>
        </w:rPr>
        <w:t xml:space="preserve"> </w:t>
      </w:r>
      <w:r>
        <w:rPr>
          <w:w w:val="105"/>
        </w:rPr>
        <w:t>0.4,</w:t>
      </w:r>
      <w:r>
        <w:rPr>
          <w:spacing w:val="12"/>
          <w:w w:val="105"/>
        </w:rPr>
        <w:t xml:space="preserve"> </w:t>
      </w:r>
      <w:r>
        <w:rPr>
          <w:w w:val="105"/>
        </w:rPr>
        <w:t>which</w:t>
      </w:r>
      <w:r>
        <w:rPr>
          <w:spacing w:val="11"/>
          <w:w w:val="105"/>
        </w:rPr>
        <w:t xml:space="preserve"> </w:t>
      </w:r>
      <w:r>
        <w:rPr>
          <w:w w:val="105"/>
        </w:rPr>
        <w:t>may</w:t>
      </w:r>
      <w:r>
        <w:rPr>
          <w:spacing w:val="11"/>
          <w:w w:val="105"/>
        </w:rPr>
        <w:t xml:space="preserve"> </w:t>
      </w:r>
      <w:r>
        <w:rPr>
          <w:w w:val="105"/>
        </w:rPr>
        <w:t>be</w:t>
      </w:r>
      <w:r>
        <w:rPr>
          <w:spacing w:val="10"/>
          <w:w w:val="105"/>
        </w:rPr>
        <w:t xml:space="preserve"> </w:t>
      </w:r>
      <w:r>
        <w:rPr>
          <w:w w:val="105"/>
        </w:rPr>
        <w:t>an</w:t>
      </w:r>
      <w:r>
        <w:rPr>
          <w:spacing w:val="11"/>
          <w:w w:val="105"/>
        </w:rPr>
        <w:t xml:space="preserve"> </w:t>
      </w:r>
      <w:r>
        <w:rPr>
          <w:w w:val="105"/>
        </w:rPr>
        <w:t>indicator</w:t>
      </w:r>
      <w:r>
        <w:rPr>
          <w:spacing w:val="11"/>
          <w:w w:val="105"/>
        </w:rPr>
        <w:t xml:space="preserve"> </w:t>
      </w:r>
      <w:r>
        <w:rPr>
          <w:w w:val="105"/>
        </w:rPr>
        <w:t>for</w:t>
      </w:r>
      <w:r>
        <w:rPr>
          <w:spacing w:val="10"/>
          <w:w w:val="105"/>
        </w:rPr>
        <w:t xml:space="preserve"> </w:t>
      </w:r>
      <w:r>
        <w:rPr>
          <w:w w:val="105"/>
        </w:rPr>
        <w:t>creating</w:t>
      </w:r>
      <w:r>
        <w:rPr>
          <w:spacing w:val="11"/>
          <w:w w:val="105"/>
        </w:rPr>
        <w:t xml:space="preserve"> </w:t>
      </w:r>
      <w:r>
        <w:rPr>
          <w:w w:val="105"/>
        </w:rPr>
        <w:t>a</w:t>
      </w:r>
    </w:p>
    <w:p w14:paraId="5359B523" w14:textId="77777777" w:rsidR="00E2709D" w:rsidRDefault="00E2709D">
      <w:pPr>
        <w:spacing w:line="237" w:lineRule="auto"/>
        <w:jc w:val="both"/>
        <w:sectPr w:rsidR="00E2709D">
          <w:type w:val="continuous"/>
          <w:pgSz w:w="12240" w:h="15840"/>
          <w:pgMar w:top="1500" w:right="1720" w:bottom="280" w:left="1600" w:header="720" w:footer="720" w:gutter="0"/>
          <w:cols w:space="720"/>
        </w:sectPr>
      </w:pPr>
    </w:p>
    <w:p w14:paraId="3386EEFC" w14:textId="77777777" w:rsidR="00E2709D" w:rsidRDefault="00E2709D">
      <w:pPr>
        <w:pStyle w:val="BodyText"/>
        <w:rPr>
          <w:sz w:val="20"/>
        </w:rPr>
      </w:pPr>
    </w:p>
    <w:p w14:paraId="5A8B0945" w14:textId="77777777" w:rsidR="00E2709D" w:rsidRDefault="00E2709D">
      <w:pPr>
        <w:pStyle w:val="BodyText"/>
        <w:rPr>
          <w:sz w:val="20"/>
        </w:rPr>
      </w:pPr>
    </w:p>
    <w:p w14:paraId="22EF8019" w14:textId="77777777" w:rsidR="00E2709D" w:rsidRDefault="00E2709D">
      <w:pPr>
        <w:pStyle w:val="BodyText"/>
        <w:rPr>
          <w:sz w:val="20"/>
        </w:rPr>
      </w:pPr>
    </w:p>
    <w:p w14:paraId="5912055D" w14:textId="77777777" w:rsidR="00E2709D" w:rsidRDefault="00E2709D">
      <w:pPr>
        <w:pStyle w:val="BodyText"/>
        <w:spacing w:before="11"/>
        <w:rPr>
          <w:sz w:val="18"/>
        </w:rPr>
      </w:pPr>
    </w:p>
    <w:p w14:paraId="2364A92A" w14:textId="77777777" w:rsidR="00E2709D" w:rsidRDefault="00E2709D">
      <w:pPr>
        <w:rPr>
          <w:sz w:val="18"/>
        </w:rPr>
        <w:sectPr w:rsidR="00E2709D">
          <w:pgSz w:w="12240" w:h="15840"/>
          <w:pgMar w:top="1500" w:right="1720" w:bottom="1960" w:left="1600" w:header="0" w:footer="1777" w:gutter="0"/>
          <w:cols w:space="720"/>
        </w:sectPr>
      </w:pPr>
    </w:p>
    <w:p w14:paraId="67BA64B5" w14:textId="77777777" w:rsidR="00E2709D" w:rsidRDefault="00462487">
      <w:pPr>
        <w:spacing w:before="81"/>
        <w:ind w:left="846"/>
        <w:rPr>
          <w:rFonts w:ascii="Verdana"/>
          <w:sz w:val="10"/>
        </w:rPr>
      </w:pPr>
      <w:bookmarkStart w:id="335" w:name="_bookmark26"/>
      <w:bookmarkEnd w:id="335"/>
      <w:r>
        <w:rPr>
          <w:rFonts w:ascii="Verdana"/>
          <w:w w:val="105"/>
          <w:sz w:val="10"/>
        </w:rPr>
        <w:t>1</w:t>
      </w:r>
      <w:r>
        <w:rPr>
          <w:rFonts w:ascii="Verdana"/>
          <w:spacing w:val="3"/>
          <w:w w:val="105"/>
          <w:sz w:val="10"/>
        </w:rPr>
        <w:t xml:space="preserve"> </w:t>
      </w:r>
      <w:r>
        <w:rPr>
          <w:rFonts w:ascii="Verdana"/>
          <w:w w:val="105"/>
          <w:sz w:val="10"/>
        </w:rPr>
        <w:t>deterministic</w:t>
      </w:r>
      <w:r>
        <w:rPr>
          <w:rFonts w:ascii="Verdana"/>
          <w:spacing w:val="2"/>
          <w:w w:val="105"/>
          <w:sz w:val="10"/>
        </w:rPr>
        <w:t xml:space="preserve"> </w:t>
      </w:r>
      <w:r>
        <w:rPr>
          <w:rFonts w:ascii="Verdana"/>
          <w:w w:val="105"/>
          <w:sz w:val="10"/>
        </w:rPr>
        <w:t>+</w:t>
      </w:r>
      <w:r>
        <w:rPr>
          <w:rFonts w:ascii="Verdana"/>
          <w:spacing w:val="3"/>
          <w:w w:val="105"/>
          <w:sz w:val="10"/>
        </w:rPr>
        <w:t xml:space="preserve"> </w:t>
      </w:r>
      <w:r>
        <w:rPr>
          <w:rFonts w:ascii="Verdana"/>
          <w:w w:val="105"/>
          <w:sz w:val="10"/>
        </w:rPr>
        <w:t>1</w:t>
      </w:r>
      <w:r>
        <w:rPr>
          <w:rFonts w:ascii="Verdana"/>
          <w:spacing w:val="3"/>
          <w:w w:val="105"/>
          <w:sz w:val="10"/>
        </w:rPr>
        <w:t xml:space="preserve"> </w:t>
      </w:r>
      <w:r>
        <w:rPr>
          <w:rFonts w:ascii="Verdana"/>
          <w:w w:val="105"/>
          <w:sz w:val="10"/>
        </w:rPr>
        <w:t>probabilistic</w:t>
      </w:r>
    </w:p>
    <w:p w14:paraId="74B65349" w14:textId="1D4ABF22" w:rsidR="00E2709D" w:rsidRDefault="00285D5B">
      <w:pPr>
        <w:spacing w:before="1"/>
        <w:ind w:left="789"/>
        <w:rPr>
          <w:rFonts w:ascii="Verdana"/>
          <w:sz w:val="8"/>
        </w:rPr>
      </w:pPr>
      <w:r>
        <w:rPr>
          <w:noProof/>
        </w:rPr>
        <mc:AlternateContent>
          <mc:Choice Requires="wpg">
            <w:drawing>
              <wp:anchor distT="0" distB="0" distL="114300" distR="114300" simplePos="0" relativeHeight="15776768" behindDoc="0" locked="0" layoutInCell="1" allowOverlap="1" wp14:anchorId="5B34243E" wp14:editId="67F0D5E6">
                <wp:simplePos x="0" y="0"/>
                <wp:positionH relativeFrom="page">
                  <wp:posOffset>1619885</wp:posOffset>
                </wp:positionH>
                <wp:positionV relativeFrom="paragraph">
                  <wp:posOffset>10795</wp:posOffset>
                </wp:positionV>
                <wp:extent cx="944880" cy="958215"/>
                <wp:effectExtent l="0" t="0" r="0" b="0"/>
                <wp:wrapNone/>
                <wp:docPr id="710"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2551" y="17"/>
                          <a:chExt cx="1488" cy="1509"/>
                        </a:xfrm>
                      </wpg:grpSpPr>
                      <wps:wsp>
                        <wps:cNvPr id="711" name="AutoShape 735"/>
                        <wps:cNvSpPr>
                          <a:spLocks/>
                        </wps:cNvSpPr>
                        <wps:spPr bwMode="auto">
                          <a:xfrm>
                            <a:off x="2574" y="19"/>
                            <a:ext cx="1460" cy="1483"/>
                          </a:xfrm>
                          <a:custGeom>
                            <a:avLst/>
                            <a:gdLst>
                              <a:gd name="T0" fmla="+- 0 3547 2574"/>
                              <a:gd name="T1" fmla="*/ T0 w 1460"/>
                              <a:gd name="T2" fmla="+- 0 1503 20"/>
                              <a:gd name="T3" fmla="*/ 1503 h 1483"/>
                              <a:gd name="T4" fmla="+- 0 3547 2574"/>
                              <a:gd name="T5" fmla="*/ T4 w 1460"/>
                              <a:gd name="T6" fmla="+- 0 20 20"/>
                              <a:gd name="T7" fmla="*/ 20 h 1483"/>
                              <a:gd name="T8" fmla="+- 0 2574 2574"/>
                              <a:gd name="T9" fmla="*/ T8 w 1460"/>
                              <a:gd name="T10" fmla="+- 0 672 20"/>
                              <a:gd name="T11" fmla="*/ 672 h 1483"/>
                              <a:gd name="T12" fmla="+- 0 4034 2574"/>
                              <a:gd name="T13" fmla="*/ T12 w 1460"/>
                              <a:gd name="T14" fmla="+- 0 672 20"/>
                              <a:gd name="T15" fmla="*/ 672 h 1483"/>
                            </a:gdLst>
                            <a:ahLst/>
                            <a:cxnLst>
                              <a:cxn ang="0">
                                <a:pos x="T1" y="T3"/>
                              </a:cxn>
                              <a:cxn ang="0">
                                <a:pos x="T5" y="T7"/>
                              </a:cxn>
                              <a:cxn ang="0">
                                <a:pos x="T9" y="T11"/>
                              </a:cxn>
                              <a:cxn ang="0">
                                <a:pos x="T13" y="T15"/>
                              </a:cxn>
                            </a:cxnLst>
                            <a:rect l="0" t="0" r="r" b="b"/>
                            <a:pathLst>
                              <a:path w="1460" h="1483">
                                <a:moveTo>
                                  <a:pt x="973" y="1483"/>
                                </a:moveTo>
                                <a:lnTo>
                                  <a:pt x="973" y="0"/>
                                </a:lnTo>
                                <a:moveTo>
                                  <a:pt x="0" y="652"/>
                                </a:moveTo>
                                <a:lnTo>
                                  <a:pt x="1460" y="652"/>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34"/>
                        <wps:cNvSpPr>
                          <a:spLocks/>
                        </wps:cNvSpPr>
                        <wps:spPr bwMode="auto">
                          <a:xfrm>
                            <a:off x="2817"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Line 733"/>
                        <wps:cNvCnPr>
                          <a:cxnSpLocks noChangeShapeType="1"/>
                        </wps:cNvCnPr>
                        <wps:spPr bwMode="auto">
                          <a:xfrm>
                            <a:off x="2817"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 name="Freeform 732"/>
                        <wps:cNvSpPr>
                          <a:spLocks/>
                        </wps:cNvSpPr>
                        <wps:spPr bwMode="auto">
                          <a:xfrm>
                            <a:off x="3141"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Line 731"/>
                        <wps:cNvCnPr>
                          <a:cxnSpLocks noChangeShapeType="1"/>
                        </wps:cNvCnPr>
                        <wps:spPr bwMode="auto">
                          <a:xfrm>
                            <a:off x="3142"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 name="Freeform 730"/>
                        <wps:cNvSpPr>
                          <a:spLocks/>
                        </wps:cNvSpPr>
                        <wps:spPr bwMode="auto">
                          <a:xfrm>
                            <a:off x="3466"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Line 729"/>
                        <wps:cNvCnPr>
                          <a:cxnSpLocks noChangeShapeType="1"/>
                        </wps:cNvCnPr>
                        <wps:spPr bwMode="auto">
                          <a:xfrm>
                            <a:off x="3466"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 name="Freeform 728"/>
                        <wps:cNvSpPr>
                          <a:spLocks/>
                        </wps:cNvSpPr>
                        <wps:spPr bwMode="auto">
                          <a:xfrm>
                            <a:off x="3790" y="1502"/>
                            <a:ext cx="2" cy="24"/>
                          </a:xfrm>
                          <a:custGeom>
                            <a:avLst/>
                            <a:gdLst>
                              <a:gd name="T0" fmla="+- 0 1503 1503"/>
                              <a:gd name="T1" fmla="*/ 1503 h 24"/>
                              <a:gd name="T2" fmla="+- 0 1526 1503"/>
                              <a:gd name="T3" fmla="*/ 1526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Line 727"/>
                        <wps:cNvCnPr>
                          <a:cxnSpLocks noChangeShapeType="1"/>
                        </wps:cNvCnPr>
                        <wps:spPr bwMode="auto">
                          <a:xfrm>
                            <a:off x="3791" y="1503"/>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 name="Freeform 726"/>
                        <wps:cNvSpPr>
                          <a:spLocks/>
                        </wps:cNvSpPr>
                        <wps:spPr bwMode="auto">
                          <a:xfrm>
                            <a:off x="2550" y="1474"/>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Line 725"/>
                        <wps:cNvCnPr>
                          <a:cxnSpLocks noChangeShapeType="1"/>
                        </wps:cNvCnPr>
                        <wps:spPr bwMode="auto">
                          <a:xfrm>
                            <a:off x="2574" y="1474"/>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 name="Freeform 724"/>
                        <wps:cNvSpPr>
                          <a:spLocks/>
                        </wps:cNvSpPr>
                        <wps:spPr bwMode="auto">
                          <a:xfrm>
                            <a:off x="2550" y="1189"/>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Line 723"/>
                        <wps:cNvCnPr>
                          <a:cxnSpLocks noChangeShapeType="1"/>
                        </wps:cNvCnPr>
                        <wps:spPr bwMode="auto">
                          <a:xfrm>
                            <a:off x="2574" y="1189"/>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 name="Freeform 722"/>
                        <wps:cNvSpPr>
                          <a:spLocks/>
                        </wps:cNvSpPr>
                        <wps:spPr bwMode="auto">
                          <a:xfrm>
                            <a:off x="2550" y="903"/>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Line 721"/>
                        <wps:cNvCnPr>
                          <a:cxnSpLocks noChangeShapeType="1"/>
                        </wps:cNvCnPr>
                        <wps:spPr bwMode="auto">
                          <a:xfrm>
                            <a:off x="2574" y="904"/>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 name="Freeform 720"/>
                        <wps:cNvSpPr>
                          <a:spLocks/>
                        </wps:cNvSpPr>
                        <wps:spPr bwMode="auto">
                          <a:xfrm>
                            <a:off x="2550" y="618"/>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Line 719"/>
                        <wps:cNvCnPr>
                          <a:cxnSpLocks noChangeShapeType="1"/>
                        </wps:cNvCnPr>
                        <wps:spPr bwMode="auto">
                          <a:xfrm>
                            <a:off x="2574" y="619"/>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 name="Freeform 718"/>
                        <wps:cNvSpPr>
                          <a:spLocks/>
                        </wps:cNvSpPr>
                        <wps:spPr bwMode="auto">
                          <a:xfrm>
                            <a:off x="2550" y="333"/>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Line 717"/>
                        <wps:cNvCnPr>
                          <a:cxnSpLocks noChangeShapeType="1"/>
                        </wps:cNvCnPr>
                        <wps:spPr bwMode="auto">
                          <a:xfrm>
                            <a:off x="2574" y="334"/>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 name="Freeform 716"/>
                        <wps:cNvSpPr>
                          <a:spLocks/>
                        </wps:cNvSpPr>
                        <wps:spPr bwMode="auto">
                          <a:xfrm>
                            <a:off x="2550" y="48"/>
                            <a:ext cx="24" cy="2"/>
                          </a:xfrm>
                          <a:custGeom>
                            <a:avLst/>
                            <a:gdLst>
                              <a:gd name="T0" fmla="+- 0 2574 2551"/>
                              <a:gd name="T1" fmla="*/ T0 w 24"/>
                              <a:gd name="T2" fmla="+- 0 2551 2551"/>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Line 715"/>
                        <wps:cNvCnPr>
                          <a:cxnSpLocks noChangeShapeType="1"/>
                        </wps:cNvCnPr>
                        <wps:spPr bwMode="auto">
                          <a:xfrm>
                            <a:off x="2574" y="4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 name="Freeform 714"/>
                        <wps:cNvSpPr>
                          <a:spLocks/>
                        </wps:cNvSpPr>
                        <wps:spPr bwMode="auto">
                          <a:xfrm>
                            <a:off x="2574" y="679"/>
                            <a:ext cx="1460" cy="338"/>
                          </a:xfrm>
                          <a:custGeom>
                            <a:avLst/>
                            <a:gdLst>
                              <a:gd name="T0" fmla="+- 0 2574 2574"/>
                              <a:gd name="T1" fmla="*/ T0 w 1460"/>
                              <a:gd name="T2" fmla="+- 0 1017 679"/>
                              <a:gd name="T3" fmla="*/ 1017 h 338"/>
                              <a:gd name="T4" fmla="+- 0 2615 2574"/>
                              <a:gd name="T5" fmla="*/ T4 w 1460"/>
                              <a:gd name="T6" fmla="+- 0 960 679"/>
                              <a:gd name="T7" fmla="*/ 960 h 338"/>
                              <a:gd name="T8" fmla="+- 0 2655 2574"/>
                              <a:gd name="T9" fmla="*/ T8 w 1460"/>
                              <a:gd name="T10" fmla="+- 0 941 679"/>
                              <a:gd name="T11" fmla="*/ 941 h 338"/>
                              <a:gd name="T12" fmla="+- 0 2696 2574"/>
                              <a:gd name="T13" fmla="*/ T12 w 1460"/>
                              <a:gd name="T14" fmla="+- 0 898 679"/>
                              <a:gd name="T15" fmla="*/ 898 h 338"/>
                              <a:gd name="T16" fmla="+- 0 2736 2574"/>
                              <a:gd name="T17" fmla="*/ T16 w 1460"/>
                              <a:gd name="T18" fmla="+- 0 892 679"/>
                              <a:gd name="T19" fmla="*/ 892 h 338"/>
                              <a:gd name="T20" fmla="+- 0 2777 2574"/>
                              <a:gd name="T21" fmla="*/ T20 w 1460"/>
                              <a:gd name="T22" fmla="+- 0 844 679"/>
                              <a:gd name="T23" fmla="*/ 844 h 338"/>
                              <a:gd name="T24" fmla="+- 0 2817 2574"/>
                              <a:gd name="T25" fmla="*/ T24 w 1460"/>
                              <a:gd name="T26" fmla="+- 0 827 679"/>
                              <a:gd name="T27" fmla="*/ 827 h 338"/>
                              <a:gd name="T28" fmla="+- 0 2858 2574"/>
                              <a:gd name="T29" fmla="*/ T28 w 1460"/>
                              <a:gd name="T30" fmla="+- 0 797 679"/>
                              <a:gd name="T31" fmla="*/ 797 h 338"/>
                              <a:gd name="T32" fmla="+- 0 2898 2574"/>
                              <a:gd name="T33" fmla="*/ T32 w 1460"/>
                              <a:gd name="T34" fmla="+- 0 789 679"/>
                              <a:gd name="T35" fmla="*/ 789 h 338"/>
                              <a:gd name="T36" fmla="+- 0 2939 2574"/>
                              <a:gd name="T37" fmla="*/ T36 w 1460"/>
                              <a:gd name="T38" fmla="+- 0 765 679"/>
                              <a:gd name="T39" fmla="*/ 765 h 338"/>
                              <a:gd name="T40" fmla="+- 0 2980 2574"/>
                              <a:gd name="T41" fmla="*/ T40 w 1460"/>
                              <a:gd name="T42" fmla="+- 0 756 679"/>
                              <a:gd name="T43" fmla="*/ 756 h 338"/>
                              <a:gd name="T44" fmla="+- 0 3020 2574"/>
                              <a:gd name="T45" fmla="*/ T44 w 1460"/>
                              <a:gd name="T46" fmla="+- 0 735 679"/>
                              <a:gd name="T47" fmla="*/ 735 h 338"/>
                              <a:gd name="T48" fmla="+- 0 3061 2574"/>
                              <a:gd name="T49" fmla="*/ T48 w 1460"/>
                              <a:gd name="T50" fmla="+- 0 728 679"/>
                              <a:gd name="T51" fmla="*/ 728 h 338"/>
                              <a:gd name="T52" fmla="+- 0 3101 2574"/>
                              <a:gd name="T53" fmla="*/ T52 w 1460"/>
                              <a:gd name="T54" fmla="+- 0 709 679"/>
                              <a:gd name="T55" fmla="*/ 709 h 338"/>
                              <a:gd name="T56" fmla="+- 0 3142 2574"/>
                              <a:gd name="T57" fmla="*/ T56 w 1460"/>
                              <a:gd name="T58" fmla="+- 0 708 679"/>
                              <a:gd name="T59" fmla="*/ 708 h 338"/>
                              <a:gd name="T60" fmla="+- 0 3182 2574"/>
                              <a:gd name="T61" fmla="*/ T60 w 1460"/>
                              <a:gd name="T62" fmla="+- 0 698 679"/>
                              <a:gd name="T63" fmla="*/ 698 h 338"/>
                              <a:gd name="T64" fmla="+- 0 3223 2574"/>
                              <a:gd name="T65" fmla="*/ T64 w 1460"/>
                              <a:gd name="T66" fmla="+- 0 696 679"/>
                              <a:gd name="T67" fmla="*/ 696 h 338"/>
                              <a:gd name="T68" fmla="+- 0 3263 2574"/>
                              <a:gd name="T69" fmla="*/ T68 w 1460"/>
                              <a:gd name="T70" fmla="+- 0 697 679"/>
                              <a:gd name="T71" fmla="*/ 697 h 338"/>
                              <a:gd name="T72" fmla="+- 0 3304 2574"/>
                              <a:gd name="T73" fmla="*/ T72 w 1460"/>
                              <a:gd name="T74" fmla="+- 0 694 679"/>
                              <a:gd name="T75" fmla="*/ 694 h 338"/>
                              <a:gd name="T76" fmla="+- 0 3345 2574"/>
                              <a:gd name="T77" fmla="*/ T76 w 1460"/>
                              <a:gd name="T78" fmla="+- 0 692 679"/>
                              <a:gd name="T79" fmla="*/ 692 h 338"/>
                              <a:gd name="T80" fmla="+- 0 3385 2574"/>
                              <a:gd name="T81" fmla="*/ T80 w 1460"/>
                              <a:gd name="T82" fmla="+- 0 689 679"/>
                              <a:gd name="T83" fmla="*/ 689 h 338"/>
                              <a:gd name="T84" fmla="+- 0 3426 2574"/>
                              <a:gd name="T85" fmla="*/ T84 w 1460"/>
                              <a:gd name="T86" fmla="+- 0 684 679"/>
                              <a:gd name="T87" fmla="*/ 684 h 338"/>
                              <a:gd name="T88" fmla="+- 0 3466 2574"/>
                              <a:gd name="T89" fmla="*/ T88 w 1460"/>
                              <a:gd name="T90" fmla="+- 0 684 679"/>
                              <a:gd name="T91" fmla="*/ 684 h 338"/>
                              <a:gd name="T92" fmla="+- 0 3507 2574"/>
                              <a:gd name="T93" fmla="*/ T92 w 1460"/>
                              <a:gd name="T94" fmla="+- 0 681 679"/>
                              <a:gd name="T95" fmla="*/ 681 h 338"/>
                              <a:gd name="T96" fmla="+- 0 3547 2574"/>
                              <a:gd name="T97" fmla="*/ T96 w 1460"/>
                              <a:gd name="T98" fmla="+- 0 679 679"/>
                              <a:gd name="T99" fmla="*/ 679 h 338"/>
                              <a:gd name="T100" fmla="+- 0 3588 2574"/>
                              <a:gd name="T101" fmla="*/ T100 w 1460"/>
                              <a:gd name="T102" fmla="+- 0 687 679"/>
                              <a:gd name="T103" fmla="*/ 687 h 338"/>
                              <a:gd name="T104" fmla="+- 0 3628 2574"/>
                              <a:gd name="T105" fmla="*/ T104 w 1460"/>
                              <a:gd name="T106" fmla="+- 0 686 679"/>
                              <a:gd name="T107" fmla="*/ 686 h 338"/>
                              <a:gd name="T108" fmla="+- 0 3669 2574"/>
                              <a:gd name="T109" fmla="*/ T108 w 1460"/>
                              <a:gd name="T110" fmla="+- 0 687 679"/>
                              <a:gd name="T111" fmla="*/ 687 h 338"/>
                              <a:gd name="T112" fmla="+- 0 3710 2574"/>
                              <a:gd name="T113" fmla="*/ T112 w 1460"/>
                              <a:gd name="T114" fmla="+- 0 682 679"/>
                              <a:gd name="T115" fmla="*/ 682 h 338"/>
                              <a:gd name="T116" fmla="+- 0 3750 2574"/>
                              <a:gd name="T117" fmla="*/ T116 w 1460"/>
                              <a:gd name="T118" fmla="+- 0 686 679"/>
                              <a:gd name="T119" fmla="*/ 686 h 338"/>
                              <a:gd name="T120" fmla="+- 0 3791 2574"/>
                              <a:gd name="T121" fmla="*/ T120 w 1460"/>
                              <a:gd name="T122" fmla="+- 0 681 679"/>
                              <a:gd name="T123" fmla="*/ 681 h 338"/>
                              <a:gd name="T124" fmla="+- 0 3831 2574"/>
                              <a:gd name="T125" fmla="*/ T124 w 1460"/>
                              <a:gd name="T126" fmla="+- 0 686 679"/>
                              <a:gd name="T127" fmla="*/ 686 h 338"/>
                              <a:gd name="T128" fmla="+- 0 3872 2574"/>
                              <a:gd name="T129" fmla="*/ T128 w 1460"/>
                              <a:gd name="T130" fmla="+- 0 689 679"/>
                              <a:gd name="T131" fmla="*/ 689 h 338"/>
                              <a:gd name="T132" fmla="+- 0 3912 2574"/>
                              <a:gd name="T133" fmla="*/ T132 w 1460"/>
                              <a:gd name="T134" fmla="+- 0 685 679"/>
                              <a:gd name="T135" fmla="*/ 685 h 338"/>
                              <a:gd name="T136" fmla="+- 0 3953 2574"/>
                              <a:gd name="T137" fmla="*/ T136 w 1460"/>
                              <a:gd name="T138" fmla="+- 0 690 679"/>
                              <a:gd name="T139" fmla="*/ 690 h 338"/>
                              <a:gd name="T140" fmla="+- 0 3993 2574"/>
                              <a:gd name="T141" fmla="*/ T140 w 1460"/>
                              <a:gd name="T142" fmla="+- 0 714 679"/>
                              <a:gd name="T143" fmla="*/ 714 h 338"/>
                              <a:gd name="T144" fmla="+- 0 4034 2574"/>
                              <a:gd name="T145" fmla="*/ T144 w 1460"/>
                              <a:gd name="T146" fmla="+- 0 717 679"/>
                              <a:gd name="T147" fmla="*/ 717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38">
                                <a:moveTo>
                                  <a:pt x="0" y="338"/>
                                </a:moveTo>
                                <a:lnTo>
                                  <a:pt x="41" y="281"/>
                                </a:lnTo>
                                <a:lnTo>
                                  <a:pt x="81" y="262"/>
                                </a:lnTo>
                                <a:lnTo>
                                  <a:pt x="122" y="219"/>
                                </a:lnTo>
                                <a:lnTo>
                                  <a:pt x="162" y="213"/>
                                </a:lnTo>
                                <a:lnTo>
                                  <a:pt x="203" y="165"/>
                                </a:lnTo>
                                <a:lnTo>
                                  <a:pt x="243" y="148"/>
                                </a:lnTo>
                                <a:lnTo>
                                  <a:pt x="284" y="118"/>
                                </a:lnTo>
                                <a:lnTo>
                                  <a:pt x="324" y="110"/>
                                </a:lnTo>
                                <a:lnTo>
                                  <a:pt x="365" y="86"/>
                                </a:lnTo>
                                <a:lnTo>
                                  <a:pt x="406" y="77"/>
                                </a:lnTo>
                                <a:lnTo>
                                  <a:pt x="446" y="56"/>
                                </a:lnTo>
                                <a:lnTo>
                                  <a:pt x="487" y="49"/>
                                </a:lnTo>
                                <a:lnTo>
                                  <a:pt x="527" y="30"/>
                                </a:lnTo>
                                <a:lnTo>
                                  <a:pt x="568" y="29"/>
                                </a:lnTo>
                                <a:lnTo>
                                  <a:pt x="608" y="19"/>
                                </a:lnTo>
                                <a:lnTo>
                                  <a:pt x="649" y="17"/>
                                </a:lnTo>
                                <a:lnTo>
                                  <a:pt x="689" y="18"/>
                                </a:lnTo>
                                <a:lnTo>
                                  <a:pt x="730" y="15"/>
                                </a:lnTo>
                                <a:lnTo>
                                  <a:pt x="771" y="13"/>
                                </a:lnTo>
                                <a:lnTo>
                                  <a:pt x="811" y="10"/>
                                </a:lnTo>
                                <a:lnTo>
                                  <a:pt x="852" y="5"/>
                                </a:lnTo>
                                <a:lnTo>
                                  <a:pt x="892" y="5"/>
                                </a:lnTo>
                                <a:lnTo>
                                  <a:pt x="933" y="2"/>
                                </a:lnTo>
                                <a:lnTo>
                                  <a:pt x="973" y="0"/>
                                </a:lnTo>
                                <a:lnTo>
                                  <a:pt x="1014" y="8"/>
                                </a:lnTo>
                                <a:lnTo>
                                  <a:pt x="1054" y="7"/>
                                </a:lnTo>
                                <a:lnTo>
                                  <a:pt x="1095" y="8"/>
                                </a:lnTo>
                                <a:lnTo>
                                  <a:pt x="1136" y="3"/>
                                </a:lnTo>
                                <a:lnTo>
                                  <a:pt x="1176" y="7"/>
                                </a:lnTo>
                                <a:lnTo>
                                  <a:pt x="1217" y="2"/>
                                </a:lnTo>
                                <a:lnTo>
                                  <a:pt x="1257" y="7"/>
                                </a:lnTo>
                                <a:lnTo>
                                  <a:pt x="1298" y="10"/>
                                </a:lnTo>
                                <a:lnTo>
                                  <a:pt x="1338" y="6"/>
                                </a:lnTo>
                                <a:lnTo>
                                  <a:pt x="1379" y="11"/>
                                </a:lnTo>
                                <a:lnTo>
                                  <a:pt x="1419" y="35"/>
                                </a:lnTo>
                                <a:lnTo>
                                  <a:pt x="1460" y="38"/>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13"/>
                        <wps:cNvSpPr>
                          <a:spLocks/>
                        </wps:cNvSpPr>
                        <wps:spPr bwMode="auto">
                          <a:xfrm>
                            <a:off x="2574" y="694"/>
                            <a:ext cx="1460" cy="169"/>
                          </a:xfrm>
                          <a:custGeom>
                            <a:avLst/>
                            <a:gdLst>
                              <a:gd name="T0" fmla="+- 0 2574 2574"/>
                              <a:gd name="T1" fmla="*/ T0 w 1460"/>
                              <a:gd name="T2" fmla="+- 0 862 694"/>
                              <a:gd name="T3" fmla="*/ 862 h 169"/>
                              <a:gd name="T4" fmla="+- 0 2615 2574"/>
                              <a:gd name="T5" fmla="*/ T4 w 1460"/>
                              <a:gd name="T6" fmla="+- 0 821 694"/>
                              <a:gd name="T7" fmla="*/ 821 h 169"/>
                              <a:gd name="T8" fmla="+- 0 2655 2574"/>
                              <a:gd name="T9" fmla="*/ T8 w 1460"/>
                              <a:gd name="T10" fmla="+- 0 797 694"/>
                              <a:gd name="T11" fmla="*/ 797 h 169"/>
                              <a:gd name="T12" fmla="+- 0 2696 2574"/>
                              <a:gd name="T13" fmla="*/ T12 w 1460"/>
                              <a:gd name="T14" fmla="+- 0 772 694"/>
                              <a:gd name="T15" fmla="*/ 772 h 169"/>
                              <a:gd name="T16" fmla="+- 0 2736 2574"/>
                              <a:gd name="T17" fmla="*/ T16 w 1460"/>
                              <a:gd name="T18" fmla="+- 0 765 694"/>
                              <a:gd name="T19" fmla="*/ 765 h 169"/>
                              <a:gd name="T20" fmla="+- 0 2777 2574"/>
                              <a:gd name="T21" fmla="*/ T20 w 1460"/>
                              <a:gd name="T22" fmla="+- 0 757 694"/>
                              <a:gd name="T23" fmla="*/ 757 h 169"/>
                              <a:gd name="T24" fmla="+- 0 2817 2574"/>
                              <a:gd name="T25" fmla="*/ T24 w 1460"/>
                              <a:gd name="T26" fmla="+- 0 750 694"/>
                              <a:gd name="T27" fmla="*/ 750 h 169"/>
                              <a:gd name="T28" fmla="+- 0 2858 2574"/>
                              <a:gd name="T29" fmla="*/ T28 w 1460"/>
                              <a:gd name="T30" fmla="+- 0 745 694"/>
                              <a:gd name="T31" fmla="*/ 745 h 169"/>
                              <a:gd name="T32" fmla="+- 0 2898 2574"/>
                              <a:gd name="T33" fmla="*/ T32 w 1460"/>
                              <a:gd name="T34" fmla="+- 0 743 694"/>
                              <a:gd name="T35" fmla="*/ 743 h 169"/>
                              <a:gd name="T36" fmla="+- 0 2939 2574"/>
                              <a:gd name="T37" fmla="*/ T36 w 1460"/>
                              <a:gd name="T38" fmla="+- 0 737 694"/>
                              <a:gd name="T39" fmla="*/ 737 h 169"/>
                              <a:gd name="T40" fmla="+- 0 2980 2574"/>
                              <a:gd name="T41" fmla="*/ T40 w 1460"/>
                              <a:gd name="T42" fmla="+- 0 725 694"/>
                              <a:gd name="T43" fmla="*/ 725 h 169"/>
                              <a:gd name="T44" fmla="+- 0 3020 2574"/>
                              <a:gd name="T45" fmla="*/ T44 w 1460"/>
                              <a:gd name="T46" fmla="+- 0 712 694"/>
                              <a:gd name="T47" fmla="*/ 712 h 169"/>
                              <a:gd name="T48" fmla="+- 0 3061 2574"/>
                              <a:gd name="T49" fmla="*/ T48 w 1460"/>
                              <a:gd name="T50" fmla="+- 0 712 694"/>
                              <a:gd name="T51" fmla="*/ 712 h 169"/>
                              <a:gd name="T52" fmla="+- 0 3101 2574"/>
                              <a:gd name="T53" fmla="*/ T52 w 1460"/>
                              <a:gd name="T54" fmla="+- 0 707 694"/>
                              <a:gd name="T55" fmla="*/ 707 h 169"/>
                              <a:gd name="T56" fmla="+- 0 3142 2574"/>
                              <a:gd name="T57" fmla="*/ T56 w 1460"/>
                              <a:gd name="T58" fmla="+- 0 711 694"/>
                              <a:gd name="T59" fmla="*/ 711 h 169"/>
                              <a:gd name="T60" fmla="+- 0 3182 2574"/>
                              <a:gd name="T61" fmla="*/ T60 w 1460"/>
                              <a:gd name="T62" fmla="+- 0 716 694"/>
                              <a:gd name="T63" fmla="*/ 716 h 169"/>
                              <a:gd name="T64" fmla="+- 0 3223 2574"/>
                              <a:gd name="T65" fmla="*/ T64 w 1460"/>
                              <a:gd name="T66" fmla="+- 0 716 694"/>
                              <a:gd name="T67" fmla="*/ 716 h 169"/>
                              <a:gd name="T68" fmla="+- 0 3263 2574"/>
                              <a:gd name="T69" fmla="*/ T68 w 1460"/>
                              <a:gd name="T70" fmla="+- 0 701 694"/>
                              <a:gd name="T71" fmla="*/ 701 h 169"/>
                              <a:gd name="T72" fmla="+- 0 3304 2574"/>
                              <a:gd name="T73" fmla="*/ T72 w 1460"/>
                              <a:gd name="T74" fmla="+- 0 697 694"/>
                              <a:gd name="T75" fmla="*/ 697 h 169"/>
                              <a:gd name="T76" fmla="+- 0 3345 2574"/>
                              <a:gd name="T77" fmla="*/ T76 w 1460"/>
                              <a:gd name="T78" fmla="+- 0 694 694"/>
                              <a:gd name="T79" fmla="*/ 694 h 169"/>
                              <a:gd name="T80" fmla="+- 0 3385 2574"/>
                              <a:gd name="T81" fmla="*/ T80 w 1460"/>
                              <a:gd name="T82" fmla="+- 0 694 694"/>
                              <a:gd name="T83" fmla="*/ 694 h 169"/>
                              <a:gd name="T84" fmla="+- 0 3426 2574"/>
                              <a:gd name="T85" fmla="*/ T84 w 1460"/>
                              <a:gd name="T86" fmla="+- 0 699 694"/>
                              <a:gd name="T87" fmla="*/ 699 h 169"/>
                              <a:gd name="T88" fmla="+- 0 3466 2574"/>
                              <a:gd name="T89" fmla="*/ T88 w 1460"/>
                              <a:gd name="T90" fmla="+- 0 694 694"/>
                              <a:gd name="T91" fmla="*/ 694 h 169"/>
                              <a:gd name="T92" fmla="+- 0 3507 2574"/>
                              <a:gd name="T93" fmla="*/ T92 w 1460"/>
                              <a:gd name="T94" fmla="+- 0 697 694"/>
                              <a:gd name="T95" fmla="*/ 697 h 169"/>
                              <a:gd name="T96" fmla="+- 0 3547 2574"/>
                              <a:gd name="T97" fmla="*/ T96 w 1460"/>
                              <a:gd name="T98" fmla="+- 0 699 694"/>
                              <a:gd name="T99" fmla="*/ 699 h 169"/>
                              <a:gd name="T100" fmla="+- 0 3588 2574"/>
                              <a:gd name="T101" fmla="*/ T100 w 1460"/>
                              <a:gd name="T102" fmla="+- 0 706 694"/>
                              <a:gd name="T103" fmla="*/ 706 h 169"/>
                              <a:gd name="T104" fmla="+- 0 3628 2574"/>
                              <a:gd name="T105" fmla="*/ T104 w 1460"/>
                              <a:gd name="T106" fmla="+- 0 710 694"/>
                              <a:gd name="T107" fmla="*/ 710 h 169"/>
                              <a:gd name="T108" fmla="+- 0 3669 2574"/>
                              <a:gd name="T109" fmla="*/ T108 w 1460"/>
                              <a:gd name="T110" fmla="+- 0 719 694"/>
                              <a:gd name="T111" fmla="*/ 719 h 169"/>
                              <a:gd name="T112" fmla="+- 0 3710 2574"/>
                              <a:gd name="T113" fmla="*/ T112 w 1460"/>
                              <a:gd name="T114" fmla="+- 0 716 694"/>
                              <a:gd name="T115" fmla="*/ 716 h 169"/>
                              <a:gd name="T116" fmla="+- 0 3750 2574"/>
                              <a:gd name="T117" fmla="*/ T116 w 1460"/>
                              <a:gd name="T118" fmla="+- 0 736 694"/>
                              <a:gd name="T119" fmla="*/ 736 h 169"/>
                              <a:gd name="T120" fmla="+- 0 3791 2574"/>
                              <a:gd name="T121" fmla="*/ T120 w 1460"/>
                              <a:gd name="T122" fmla="+- 0 743 694"/>
                              <a:gd name="T123" fmla="*/ 743 h 169"/>
                              <a:gd name="T124" fmla="+- 0 3831 2574"/>
                              <a:gd name="T125" fmla="*/ T124 w 1460"/>
                              <a:gd name="T126" fmla="+- 0 757 694"/>
                              <a:gd name="T127" fmla="*/ 757 h 169"/>
                              <a:gd name="T128" fmla="+- 0 3872 2574"/>
                              <a:gd name="T129" fmla="*/ T128 w 1460"/>
                              <a:gd name="T130" fmla="+- 0 758 694"/>
                              <a:gd name="T131" fmla="*/ 758 h 169"/>
                              <a:gd name="T132" fmla="+- 0 3912 2574"/>
                              <a:gd name="T133" fmla="*/ T132 w 1460"/>
                              <a:gd name="T134" fmla="+- 0 765 694"/>
                              <a:gd name="T135" fmla="*/ 765 h 169"/>
                              <a:gd name="T136" fmla="+- 0 3953 2574"/>
                              <a:gd name="T137" fmla="*/ T136 w 1460"/>
                              <a:gd name="T138" fmla="+- 0 764 694"/>
                              <a:gd name="T139" fmla="*/ 764 h 169"/>
                              <a:gd name="T140" fmla="+- 0 3993 2574"/>
                              <a:gd name="T141" fmla="*/ T140 w 1460"/>
                              <a:gd name="T142" fmla="+- 0 764 694"/>
                              <a:gd name="T143" fmla="*/ 764 h 169"/>
                              <a:gd name="T144" fmla="+- 0 4034 2574"/>
                              <a:gd name="T145" fmla="*/ T144 w 1460"/>
                              <a:gd name="T146" fmla="+- 0 764 694"/>
                              <a:gd name="T147" fmla="*/ 76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69">
                                <a:moveTo>
                                  <a:pt x="0" y="168"/>
                                </a:moveTo>
                                <a:lnTo>
                                  <a:pt x="41" y="127"/>
                                </a:lnTo>
                                <a:lnTo>
                                  <a:pt x="81" y="103"/>
                                </a:lnTo>
                                <a:lnTo>
                                  <a:pt x="122" y="78"/>
                                </a:lnTo>
                                <a:lnTo>
                                  <a:pt x="162" y="71"/>
                                </a:lnTo>
                                <a:lnTo>
                                  <a:pt x="203" y="63"/>
                                </a:lnTo>
                                <a:lnTo>
                                  <a:pt x="243" y="56"/>
                                </a:lnTo>
                                <a:lnTo>
                                  <a:pt x="284" y="51"/>
                                </a:lnTo>
                                <a:lnTo>
                                  <a:pt x="324" y="49"/>
                                </a:lnTo>
                                <a:lnTo>
                                  <a:pt x="365" y="43"/>
                                </a:lnTo>
                                <a:lnTo>
                                  <a:pt x="406" y="31"/>
                                </a:lnTo>
                                <a:lnTo>
                                  <a:pt x="446" y="18"/>
                                </a:lnTo>
                                <a:lnTo>
                                  <a:pt x="487" y="18"/>
                                </a:lnTo>
                                <a:lnTo>
                                  <a:pt x="527" y="13"/>
                                </a:lnTo>
                                <a:lnTo>
                                  <a:pt x="568" y="17"/>
                                </a:lnTo>
                                <a:lnTo>
                                  <a:pt x="608" y="22"/>
                                </a:lnTo>
                                <a:lnTo>
                                  <a:pt x="649" y="22"/>
                                </a:lnTo>
                                <a:lnTo>
                                  <a:pt x="689" y="7"/>
                                </a:lnTo>
                                <a:lnTo>
                                  <a:pt x="730" y="3"/>
                                </a:lnTo>
                                <a:lnTo>
                                  <a:pt x="771" y="0"/>
                                </a:lnTo>
                                <a:lnTo>
                                  <a:pt x="811" y="0"/>
                                </a:lnTo>
                                <a:lnTo>
                                  <a:pt x="852" y="5"/>
                                </a:lnTo>
                                <a:lnTo>
                                  <a:pt x="892" y="0"/>
                                </a:lnTo>
                                <a:lnTo>
                                  <a:pt x="933" y="3"/>
                                </a:lnTo>
                                <a:lnTo>
                                  <a:pt x="973" y="5"/>
                                </a:lnTo>
                                <a:lnTo>
                                  <a:pt x="1014" y="12"/>
                                </a:lnTo>
                                <a:lnTo>
                                  <a:pt x="1054" y="16"/>
                                </a:lnTo>
                                <a:lnTo>
                                  <a:pt x="1095" y="25"/>
                                </a:lnTo>
                                <a:lnTo>
                                  <a:pt x="1136" y="22"/>
                                </a:lnTo>
                                <a:lnTo>
                                  <a:pt x="1176" y="42"/>
                                </a:lnTo>
                                <a:lnTo>
                                  <a:pt x="1217" y="49"/>
                                </a:lnTo>
                                <a:lnTo>
                                  <a:pt x="1257" y="63"/>
                                </a:lnTo>
                                <a:lnTo>
                                  <a:pt x="1298" y="64"/>
                                </a:lnTo>
                                <a:lnTo>
                                  <a:pt x="1338" y="71"/>
                                </a:lnTo>
                                <a:lnTo>
                                  <a:pt x="1379" y="70"/>
                                </a:lnTo>
                                <a:lnTo>
                                  <a:pt x="1419" y="70"/>
                                </a:lnTo>
                                <a:lnTo>
                                  <a:pt x="1460" y="70"/>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12"/>
                        <wps:cNvSpPr>
                          <a:spLocks/>
                        </wps:cNvSpPr>
                        <wps:spPr bwMode="auto">
                          <a:xfrm>
                            <a:off x="2574" y="692"/>
                            <a:ext cx="1460" cy="147"/>
                          </a:xfrm>
                          <a:custGeom>
                            <a:avLst/>
                            <a:gdLst>
                              <a:gd name="T0" fmla="+- 0 2574 2574"/>
                              <a:gd name="T1" fmla="*/ T0 w 1460"/>
                              <a:gd name="T2" fmla="+- 0 839 693"/>
                              <a:gd name="T3" fmla="*/ 839 h 147"/>
                              <a:gd name="T4" fmla="+- 0 2615 2574"/>
                              <a:gd name="T5" fmla="*/ T4 w 1460"/>
                              <a:gd name="T6" fmla="+- 0 804 693"/>
                              <a:gd name="T7" fmla="*/ 804 h 147"/>
                              <a:gd name="T8" fmla="+- 0 2655 2574"/>
                              <a:gd name="T9" fmla="*/ T8 w 1460"/>
                              <a:gd name="T10" fmla="+- 0 785 693"/>
                              <a:gd name="T11" fmla="*/ 785 h 147"/>
                              <a:gd name="T12" fmla="+- 0 2696 2574"/>
                              <a:gd name="T13" fmla="*/ T12 w 1460"/>
                              <a:gd name="T14" fmla="+- 0 766 693"/>
                              <a:gd name="T15" fmla="*/ 766 h 147"/>
                              <a:gd name="T16" fmla="+- 0 2736 2574"/>
                              <a:gd name="T17" fmla="*/ T16 w 1460"/>
                              <a:gd name="T18" fmla="+- 0 757 693"/>
                              <a:gd name="T19" fmla="*/ 757 h 147"/>
                              <a:gd name="T20" fmla="+- 0 2777 2574"/>
                              <a:gd name="T21" fmla="*/ T20 w 1460"/>
                              <a:gd name="T22" fmla="+- 0 753 693"/>
                              <a:gd name="T23" fmla="*/ 753 h 147"/>
                              <a:gd name="T24" fmla="+- 0 2817 2574"/>
                              <a:gd name="T25" fmla="*/ T24 w 1460"/>
                              <a:gd name="T26" fmla="+- 0 746 693"/>
                              <a:gd name="T27" fmla="*/ 746 h 147"/>
                              <a:gd name="T28" fmla="+- 0 2858 2574"/>
                              <a:gd name="T29" fmla="*/ T28 w 1460"/>
                              <a:gd name="T30" fmla="+- 0 738 693"/>
                              <a:gd name="T31" fmla="*/ 738 h 147"/>
                              <a:gd name="T32" fmla="+- 0 2898 2574"/>
                              <a:gd name="T33" fmla="*/ T32 w 1460"/>
                              <a:gd name="T34" fmla="+- 0 740 693"/>
                              <a:gd name="T35" fmla="*/ 740 h 147"/>
                              <a:gd name="T36" fmla="+- 0 2939 2574"/>
                              <a:gd name="T37" fmla="*/ T36 w 1460"/>
                              <a:gd name="T38" fmla="+- 0 734 693"/>
                              <a:gd name="T39" fmla="*/ 734 h 147"/>
                              <a:gd name="T40" fmla="+- 0 2980 2574"/>
                              <a:gd name="T41" fmla="*/ T40 w 1460"/>
                              <a:gd name="T42" fmla="+- 0 723 693"/>
                              <a:gd name="T43" fmla="*/ 723 h 147"/>
                              <a:gd name="T44" fmla="+- 0 3020 2574"/>
                              <a:gd name="T45" fmla="*/ T44 w 1460"/>
                              <a:gd name="T46" fmla="+- 0 708 693"/>
                              <a:gd name="T47" fmla="*/ 708 h 147"/>
                              <a:gd name="T48" fmla="+- 0 3061 2574"/>
                              <a:gd name="T49" fmla="*/ T48 w 1460"/>
                              <a:gd name="T50" fmla="+- 0 706 693"/>
                              <a:gd name="T51" fmla="*/ 706 h 147"/>
                              <a:gd name="T52" fmla="+- 0 3101 2574"/>
                              <a:gd name="T53" fmla="*/ T52 w 1460"/>
                              <a:gd name="T54" fmla="+- 0 703 693"/>
                              <a:gd name="T55" fmla="*/ 703 h 147"/>
                              <a:gd name="T56" fmla="+- 0 3142 2574"/>
                              <a:gd name="T57" fmla="*/ T56 w 1460"/>
                              <a:gd name="T58" fmla="+- 0 705 693"/>
                              <a:gd name="T59" fmla="*/ 705 h 147"/>
                              <a:gd name="T60" fmla="+- 0 3182 2574"/>
                              <a:gd name="T61" fmla="*/ T60 w 1460"/>
                              <a:gd name="T62" fmla="+- 0 709 693"/>
                              <a:gd name="T63" fmla="*/ 709 h 147"/>
                              <a:gd name="T64" fmla="+- 0 3223 2574"/>
                              <a:gd name="T65" fmla="*/ T64 w 1460"/>
                              <a:gd name="T66" fmla="+- 0 712 693"/>
                              <a:gd name="T67" fmla="*/ 712 h 147"/>
                              <a:gd name="T68" fmla="+- 0 3263 2574"/>
                              <a:gd name="T69" fmla="*/ T68 w 1460"/>
                              <a:gd name="T70" fmla="+- 0 707 693"/>
                              <a:gd name="T71" fmla="*/ 707 h 147"/>
                              <a:gd name="T72" fmla="+- 0 3304 2574"/>
                              <a:gd name="T73" fmla="*/ T72 w 1460"/>
                              <a:gd name="T74" fmla="+- 0 701 693"/>
                              <a:gd name="T75" fmla="*/ 701 h 147"/>
                              <a:gd name="T76" fmla="+- 0 3345 2574"/>
                              <a:gd name="T77" fmla="*/ T76 w 1460"/>
                              <a:gd name="T78" fmla="+- 0 693 693"/>
                              <a:gd name="T79" fmla="*/ 693 h 147"/>
                              <a:gd name="T80" fmla="+- 0 3385 2574"/>
                              <a:gd name="T81" fmla="*/ T80 w 1460"/>
                              <a:gd name="T82" fmla="+- 0 696 693"/>
                              <a:gd name="T83" fmla="*/ 696 h 147"/>
                              <a:gd name="T84" fmla="+- 0 3426 2574"/>
                              <a:gd name="T85" fmla="*/ T84 w 1460"/>
                              <a:gd name="T86" fmla="+- 0 704 693"/>
                              <a:gd name="T87" fmla="*/ 704 h 147"/>
                              <a:gd name="T88" fmla="+- 0 3466 2574"/>
                              <a:gd name="T89" fmla="*/ T88 w 1460"/>
                              <a:gd name="T90" fmla="+- 0 700 693"/>
                              <a:gd name="T91" fmla="*/ 700 h 147"/>
                              <a:gd name="T92" fmla="+- 0 3507 2574"/>
                              <a:gd name="T93" fmla="*/ T92 w 1460"/>
                              <a:gd name="T94" fmla="+- 0 696 693"/>
                              <a:gd name="T95" fmla="*/ 696 h 147"/>
                              <a:gd name="T96" fmla="+- 0 3547 2574"/>
                              <a:gd name="T97" fmla="*/ T96 w 1460"/>
                              <a:gd name="T98" fmla="+- 0 697 693"/>
                              <a:gd name="T99" fmla="*/ 697 h 147"/>
                              <a:gd name="T100" fmla="+- 0 3588 2574"/>
                              <a:gd name="T101" fmla="*/ T100 w 1460"/>
                              <a:gd name="T102" fmla="+- 0 710 693"/>
                              <a:gd name="T103" fmla="*/ 710 h 147"/>
                              <a:gd name="T104" fmla="+- 0 3628 2574"/>
                              <a:gd name="T105" fmla="*/ T104 w 1460"/>
                              <a:gd name="T106" fmla="+- 0 714 693"/>
                              <a:gd name="T107" fmla="*/ 714 h 147"/>
                              <a:gd name="T108" fmla="+- 0 3669 2574"/>
                              <a:gd name="T109" fmla="*/ T108 w 1460"/>
                              <a:gd name="T110" fmla="+- 0 715 693"/>
                              <a:gd name="T111" fmla="*/ 715 h 147"/>
                              <a:gd name="T112" fmla="+- 0 3710 2574"/>
                              <a:gd name="T113" fmla="*/ T112 w 1460"/>
                              <a:gd name="T114" fmla="+- 0 712 693"/>
                              <a:gd name="T115" fmla="*/ 712 h 147"/>
                              <a:gd name="T116" fmla="+- 0 3750 2574"/>
                              <a:gd name="T117" fmla="*/ T116 w 1460"/>
                              <a:gd name="T118" fmla="+- 0 735 693"/>
                              <a:gd name="T119" fmla="*/ 735 h 147"/>
                              <a:gd name="T120" fmla="+- 0 3791 2574"/>
                              <a:gd name="T121" fmla="*/ T120 w 1460"/>
                              <a:gd name="T122" fmla="+- 0 742 693"/>
                              <a:gd name="T123" fmla="*/ 742 h 147"/>
                              <a:gd name="T124" fmla="+- 0 3831 2574"/>
                              <a:gd name="T125" fmla="*/ T124 w 1460"/>
                              <a:gd name="T126" fmla="+- 0 757 693"/>
                              <a:gd name="T127" fmla="*/ 757 h 147"/>
                              <a:gd name="T128" fmla="+- 0 3872 2574"/>
                              <a:gd name="T129" fmla="*/ T128 w 1460"/>
                              <a:gd name="T130" fmla="+- 0 758 693"/>
                              <a:gd name="T131" fmla="*/ 758 h 147"/>
                              <a:gd name="T132" fmla="+- 0 3912 2574"/>
                              <a:gd name="T133" fmla="*/ T132 w 1460"/>
                              <a:gd name="T134" fmla="+- 0 772 693"/>
                              <a:gd name="T135" fmla="*/ 772 h 147"/>
                              <a:gd name="T136" fmla="+- 0 3953 2574"/>
                              <a:gd name="T137" fmla="*/ T136 w 1460"/>
                              <a:gd name="T138" fmla="+- 0 770 693"/>
                              <a:gd name="T139" fmla="*/ 770 h 147"/>
                              <a:gd name="T140" fmla="+- 0 3993 2574"/>
                              <a:gd name="T141" fmla="*/ T140 w 1460"/>
                              <a:gd name="T142" fmla="+- 0 764 693"/>
                              <a:gd name="T143" fmla="*/ 764 h 147"/>
                              <a:gd name="T144" fmla="+- 0 4034 2574"/>
                              <a:gd name="T145" fmla="*/ T144 w 1460"/>
                              <a:gd name="T146" fmla="+- 0 765 693"/>
                              <a:gd name="T147" fmla="*/ 765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47">
                                <a:moveTo>
                                  <a:pt x="0" y="146"/>
                                </a:moveTo>
                                <a:lnTo>
                                  <a:pt x="41" y="111"/>
                                </a:lnTo>
                                <a:lnTo>
                                  <a:pt x="81" y="92"/>
                                </a:lnTo>
                                <a:lnTo>
                                  <a:pt x="122" y="73"/>
                                </a:lnTo>
                                <a:lnTo>
                                  <a:pt x="162" y="64"/>
                                </a:lnTo>
                                <a:lnTo>
                                  <a:pt x="203" y="60"/>
                                </a:lnTo>
                                <a:lnTo>
                                  <a:pt x="243" y="53"/>
                                </a:lnTo>
                                <a:lnTo>
                                  <a:pt x="284" y="45"/>
                                </a:lnTo>
                                <a:lnTo>
                                  <a:pt x="324" y="47"/>
                                </a:lnTo>
                                <a:lnTo>
                                  <a:pt x="365" y="41"/>
                                </a:lnTo>
                                <a:lnTo>
                                  <a:pt x="406" y="30"/>
                                </a:lnTo>
                                <a:lnTo>
                                  <a:pt x="446" y="15"/>
                                </a:lnTo>
                                <a:lnTo>
                                  <a:pt x="487" y="13"/>
                                </a:lnTo>
                                <a:lnTo>
                                  <a:pt x="527" y="10"/>
                                </a:lnTo>
                                <a:lnTo>
                                  <a:pt x="568" y="12"/>
                                </a:lnTo>
                                <a:lnTo>
                                  <a:pt x="608" y="16"/>
                                </a:lnTo>
                                <a:lnTo>
                                  <a:pt x="649" y="19"/>
                                </a:lnTo>
                                <a:lnTo>
                                  <a:pt x="689" y="14"/>
                                </a:lnTo>
                                <a:lnTo>
                                  <a:pt x="730" y="8"/>
                                </a:lnTo>
                                <a:lnTo>
                                  <a:pt x="771" y="0"/>
                                </a:lnTo>
                                <a:lnTo>
                                  <a:pt x="811" y="3"/>
                                </a:lnTo>
                                <a:lnTo>
                                  <a:pt x="852" y="11"/>
                                </a:lnTo>
                                <a:lnTo>
                                  <a:pt x="892" y="7"/>
                                </a:lnTo>
                                <a:lnTo>
                                  <a:pt x="933" y="3"/>
                                </a:lnTo>
                                <a:lnTo>
                                  <a:pt x="973" y="4"/>
                                </a:lnTo>
                                <a:lnTo>
                                  <a:pt x="1014" y="17"/>
                                </a:lnTo>
                                <a:lnTo>
                                  <a:pt x="1054" y="21"/>
                                </a:lnTo>
                                <a:lnTo>
                                  <a:pt x="1095" y="22"/>
                                </a:lnTo>
                                <a:lnTo>
                                  <a:pt x="1136" y="19"/>
                                </a:lnTo>
                                <a:lnTo>
                                  <a:pt x="1176" y="42"/>
                                </a:lnTo>
                                <a:lnTo>
                                  <a:pt x="1217" y="49"/>
                                </a:lnTo>
                                <a:lnTo>
                                  <a:pt x="1257" y="64"/>
                                </a:lnTo>
                                <a:lnTo>
                                  <a:pt x="1298" y="65"/>
                                </a:lnTo>
                                <a:lnTo>
                                  <a:pt x="1338" y="79"/>
                                </a:lnTo>
                                <a:lnTo>
                                  <a:pt x="1379" y="77"/>
                                </a:lnTo>
                                <a:lnTo>
                                  <a:pt x="1419" y="71"/>
                                </a:lnTo>
                                <a:lnTo>
                                  <a:pt x="1460" y="72"/>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11"/>
                        <wps:cNvSpPr>
                          <a:spLocks/>
                        </wps:cNvSpPr>
                        <wps:spPr bwMode="auto">
                          <a:xfrm>
                            <a:off x="2574" y="691"/>
                            <a:ext cx="1460" cy="122"/>
                          </a:xfrm>
                          <a:custGeom>
                            <a:avLst/>
                            <a:gdLst>
                              <a:gd name="T0" fmla="+- 0 2574 2574"/>
                              <a:gd name="T1" fmla="*/ T0 w 1460"/>
                              <a:gd name="T2" fmla="+- 0 813 691"/>
                              <a:gd name="T3" fmla="*/ 813 h 122"/>
                              <a:gd name="T4" fmla="+- 0 2615 2574"/>
                              <a:gd name="T5" fmla="*/ T4 w 1460"/>
                              <a:gd name="T6" fmla="+- 0 785 691"/>
                              <a:gd name="T7" fmla="*/ 785 h 122"/>
                              <a:gd name="T8" fmla="+- 0 2655 2574"/>
                              <a:gd name="T9" fmla="*/ T8 w 1460"/>
                              <a:gd name="T10" fmla="+- 0 773 691"/>
                              <a:gd name="T11" fmla="*/ 773 h 122"/>
                              <a:gd name="T12" fmla="+- 0 2696 2574"/>
                              <a:gd name="T13" fmla="*/ T12 w 1460"/>
                              <a:gd name="T14" fmla="+- 0 758 691"/>
                              <a:gd name="T15" fmla="*/ 758 h 122"/>
                              <a:gd name="T16" fmla="+- 0 2777 2574"/>
                              <a:gd name="T17" fmla="*/ T16 w 1460"/>
                              <a:gd name="T18" fmla="+- 0 741 691"/>
                              <a:gd name="T19" fmla="*/ 741 h 122"/>
                              <a:gd name="T20" fmla="+- 0 2858 2574"/>
                              <a:gd name="T21" fmla="*/ T20 w 1460"/>
                              <a:gd name="T22" fmla="+- 0 728 691"/>
                              <a:gd name="T23" fmla="*/ 728 h 122"/>
                              <a:gd name="T24" fmla="+- 0 2898 2574"/>
                              <a:gd name="T25" fmla="*/ T24 w 1460"/>
                              <a:gd name="T26" fmla="+- 0 726 691"/>
                              <a:gd name="T27" fmla="*/ 726 h 122"/>
                              <a:gd name="T28" fmla="+- 0 2939 2574"/>
                              <a:gd name="T29" fmla="*/ T28 w 1460"/>
                              <a:gd name="T30" fmla="+- 0 718 691"/>
                              <a:gd name="T31" fmla="*/ 718 h 122"/>
                              <a:gd name="T32" fmla="+- 0 2980 2574"/>
                              <a:gd name="T33" fmla="*/ T32 w 1460"/>
                              <a:gd name="T34" fmla="+- 0 711 691"/>
                              <a:gd name="T35" fmla="*/ 711 h 122"/>
                              <a:gd name="T36" fmla="+- 0 3020 2574"/>
                              <a:gd name="T37" fmla="*/ T36 w 1460"/>
                              <a:gd name="T38" fmla="+- 0 699 691"/>
                              <a:gd name="T39" fmla="*/ 699 h 122"/>
                              <a:gd name="T40" fmla="+- 0 3061 2574"/>
                              <a:gd name="T41" fmla="*/ T40 w 1460"/>
                              <a:gd name="T42" fmla="+- 0 698 691"/>
                              <a:gd name="T43" fmla="*/ 698 h 122"/>
                              <a:gd name="T44" fmla="+- 0 3101 2574"/>
                              <a:gd name="T45" fmla="*/ T44 w 1460"/>
                              <a:gd name="T46" fmla="+- 0 696 691"/>
                              <a:gd name="T47" fmla="*/ 696 h 122"/>
                              <a:gd name="T48" fmla="+- 0 3142 2574"/>
                              <a:gd name="T49" fmla="*/ T48 w 1460"/>
                              <a:gd name="T50" fmla="+- 0 694 691"/>
                              <a:gd name="T51" fmla="*/ 694 h 122"/>
                              <a:gd name="T52" fmla="+- 0 3182 2574"/>
                              <a:gd name="T53" fmla="*/ T52 w 1460"/>
                              <a:gd name="T54" fmla="+- 0 709 691"/>
                              <a:gd name="T55" fmla="*/ 709 h 122"/>
                              <a:gd name="T56" fmla="+- 0 3223 2574"/>
                              <a:gd name="T57" fmla="*/ T56 w 1460"/>
                              <a:gd name="T58" fmla="+- 0 709 691"/>
                              <a:gd name="T59" fmla="*/ 709 h 122"/>
                              <a:gd name="T60" fmla="+- 0 3263 2574"/>
                              <a:gd name="T61" fmla="*/ T60 w 1460"/>
                              <a:gd name="T62" fmla="+- 0 710 691"/>
                              <a:gd name="T63" fmla="*/ 710 h 122"/>
                              <a:gd name="T64" fmla="+- 0 3304 2574"/>
                              <a:gd name="T65" fmla="*/ T64 w 1460"/>
                              <a:gd name="T66" fmla="+- 0 706 691"/>
                              <a:gd name="T67" fmla="*/ 706 h 122"/>
                              <a:gd name="T68" fmla="+- 0 3345 2574"/>
                              <a:gd name="T69" fmla="*/ T68 w 1460"/>
                              <a:gd name="T70" fmla="+- 0 694 691"/>
                              <a:gd name="T71" fmla="*/ 694 h 122"/>
                              <a:gd name="T72" fmla="+- 0 3385 2574"/>
                              <a:gd name="T73" fmla="*/ T72 w 1460"/>
                              <a:gd name="T74" fmla="+- 0 696 691"/>
                              <a:gd name="T75" fmla="*/ 696 h 122"/>
                              <a:gd name="T76" fmla="+- 0 3426 2574"/>
                              <a:gd name="T77" fmla="*/ T76 w 1460"/>
                              <a:gd name="T78" fmla="+- 0 697 691"/>
                              <a:gd name="T79" fmla="*/ 697 h 122"/>
                              <a:gd name="T80" fmla="+- 0 3466 2574"/>
                              <a:gd name="T81" fmla="*/ T80 w 1460"/>
                              <a:gd name="T82" fmla="+- 0 691 691"/>
                              <a:gd name="T83" fmla="*/ 691 h 122"/>
                              <a:gd name="T84" fmla="+- 0 3507 2574"/>
                              <a:gd name="T85" fmla="*/ T84 w 1460"/>
                              <a:gd name="T86" fmla="+- 0 701 691"/>
                              <a:gd name="T87" fmla="*/ 701 h 122"/>
                              <a:gd name="T88" fmla="+- 0 3547 2574"/>
                              <a:gd name="T89" fmla="*/ T88 w 1460"/>
                              <a:gd name="T90" fmla="+- 0 699 691"/>
                              <a:gd name="T91" fmla="*/ 699 h 122"/>
                              <a:gd name="T92" fmla="+- 0 3588 2574"/>
                              <a:gd name="T93" fmla="*/ T92 w 1460"/>
                              <a:gd name="T94" fmla="+- 0 710 691"/>
                              <a:gd name="T95" fmla="*/ 710 h 122"/>
                              <a:gd name="T96" fmla="+- 0 3628 2574"/>
                              <a:gd name="T97" fmla="*/ T96 w 1460"/>
                              <a:gd name="T98" fmla="+- 0 711 691"/>
                              <a:gd name="T99" fmla="*/ 711 h 122"/>
                              <a:gd name="T100" fmla="+- 0 3669 2574"/>
                              <a:gd name="T101" fmla="*/ T100 w 1460"/>
                              <a:gd name="T102" fmla="+- 0 706 691"/>
                              <a:gd name="T103" fmla="*/ 706 h 122"/>
                              <a:gd name="T104" fmla="+- 0 3710 2574"/>
                              <a:gd name="T105" fmla="*/ T104 w 1460"/>
                              <a:gd name="T106" fmla="+- 0 704 691"/>
                              <a:gd name="T107" fmla="*/ 704 h 122"/>
                              <a:gd name="T108" fmla="+- 0 3750 2574"/>
                              <a:gd name="T109" fmla="*/ T108 w 1460"/>
                              <a:gd name="T110" fmla="+- 0 731 691"/>
                              <a:gd name="T111" fmla="*/ 731 h 122"/>
                              <a:gd name="T112" fmla="+- 0 3791 2574"/>
                              <a:gd name="T113" fmla="*/ T112 w 1460"/>
                              <a:gd name="T114" fmla="+- 0 738 691"/>
                              <a:gd name="T115" fmla="*/ 738 h 122"/>
                              <a:gd name="T116" fmla="+- 0 3831 2574"/>
                              <a:gd name="T117" fmla="*/ T116 w 1460"/>
                              <a:gd name="T118" fmla="+- 0 760 691"/>
                              <a:gd name="T119" fmla="*/ 760 h 122"/>
                              <a:gd name="T120" fmla="+- 0 3872 2574"/>
                              <a:gd name="T121" fmla="*/ T120 w 1460"/>
                              <a:gd name="T122" fmla="+- 0 763 691"/>
                              <a:gd name="T123" fmla="*/ 763 h 122"/>
                              <a:gd name="T124" fmla="+- 0 3912 2574"/>
                              <a:gd name="T125" fmla="*/ T124 w 1460"/>
                              <a:gd name="T126" fmla="+- 0 774 691"/>
                              <a:gd name="T127" fmla="*/ 774 h 122"/>
                              <a:gd name="T128" fmla="+- 0 3953 2574"/>
                              <a:gd name="T129" fmla="*/ T128 w 1460"/>
                              <a:gd name="T130" fmla="+- 0 770 691"/>
                              <a:gd name="T131" fmla="*/ 770 h 122"/>
                              <a:gd name="T132" fmla="+- 0 3993 2574"/>
                              <a:gd name="T133" fmla="*/ T132 w 1460"/>
                              <a:gd name="T134" fmla="+- 0 764 691"/>
                              <a:gd name="T135" fmla="*/ 764 h 122"/>
                              <a:gd name="T136" fmla="+- 0 4034 2574"/>
                              <a:gd name="T137" fmla="*/ T136 w 1460"/>
                              <a:gd name="T138" fmla="+- 0 766 691"/>
                              <a:gd name="T139" fmla="*/ 766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122">
                                <a:moveTo>
                                  <a:pt x="0" y="122"/>
                                </a:moveTo>
                                <a:lnTo>
                                  <a:pt x="41" y="94"/>
                                </a:lnTo>
                                <a:lnTo>
                                  <a:pt x="81" y="82"/>
                                </a:lnTo>
                                <a:lnTo>
                                  <a:pt x="122" y="67"/>
                                </a:lnTo>
                                <a:lnTo>
                                  <a:pt x="203" y="50"/>
                                </a:lnTo>
                                <a:lnTo>
                                  <a:pt x="284" y="37"/>
                                </a:lnTo>
                                <a:lnTo>
                                  <a:pt x="324" y="35"/>
                                </a:lnTo>
                                <a:lnTo>
                                  <a:pt x="365" y="27"/>
                                </a:lnTo>
                                <a:lnTo>
                                  <a:pt x="406" y="20"/>
                                </a:lnTo>
                                <a:lnTo>
                                  <a:pt x="446" y="8"/>
                                </a:lnTo>
                                <a:lnTo>
                                  <a:pt x="487" y="7"/>
                                </a:lnTo>
                                <a:lnTo>
                                  <a:pt x="527" y="5"/>
                                </a:lnTo>
                                <a:lnTo>
                                  <a:pt x="568" y="3"/>
                                </a:lnTo>
                                <a:lnTo>
                                  <a:pt x="608" y="18"/>
                                </a:lnTo>
                                <a:lnTo>
                                  <a:pt x="649" y="18"/>
                                </a:lnTo>
                                <a:lnTo>
                                  <a:pt x="689" y="19"/>
                                </a:lnTo>
                                <a:lnTo>
                                  <a:pt x="730" y="15"/>
                                </a:lnTo>
                                <a:lnTo>
                                  <a:pt x="771" y="3"/>
                                </a:lnTo>
                                <a:lnTo>
                                  <a:pt x="811" y="5"/>
                                </a:lnTo>
                                <a:lnTo>
                                  <a:pt x="852" y="6"/>
                                </a:lnTo>
                                <a:lnTo>
                                  <a:pt x="892" y="0"/>
                                </a:lnTo>
                                <a:lnTo>
                                  <a:pt x="933" y="10"/>
                                </a:lnTo>
                                <a:lnTo>
                                  <a:pt x="973" y="8"/>
                                </a:lnTo>
                                <a:lnTo>
                                  <a:pt x="1014" y="19"/>
                                </a:lnTo>
                                <a:lnTo>
                                  <a:pt x="1054" y="20"/>
                                </a:lnTo>
                                <a:lnTo>
                                  <a:pt x="1095" y="15"/>
                                </a:lnTo>
                                <a:lnTo>
                                  <a:pt x="1136" y="13"/>
                                </a:lnTo>
                                <a:lnTo>
                                  <a:pt x="1176" y="40"/>
                                </a:lnTo>
                                <a:lnTo>
                                  <a:pt x="1217" y="47"/>
                                </a:lnTo>
                                <a:lnTo>
                                  <a:pt x="1257" y="69"/>
                                </a:lnTo>
                                <a:lnTo>
                                  <a:pt x="1298" y="72"/>
                                </a:lnTo>
                                <a:lnTo>
                                  <a:pt x="1338" y="83"/>
                                </a:lnTo>
                                <a:lnTo>
                                  <a:pt x="1379" y="79"/>
                                </a:lnTo>
                                <a:lnTo>
                                  <a:pt x="1419" y="73"/>
                                </a:lnTo>
                                <a:lnTo>
                                  <a:pt x="1460" y="75"/>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10"/>
                        <wps:cNvSpPr>
                          <a:spLocks/>
                        </wps:cNvSpPr>
                        <wps:spPr bwMode="auto">
                          <a:xfrm>
                            <a:off x="2574" y="714"/>
                            <a:ext cx="1460" cy="147"/>
                          </a:xfrm>
                          <a:custGeom>
                            <a:avLst/>
                            <a:gdLst>
                              <a:gd name="T0" fmla="+- 0 2574 2574"/>
                              <a:gd name="T1" fmla="*/ T0 w 1460"/>
                              <a:gd name="T2" fmla="+- 0 787 715"/>
                              <a:gd name="T3" fmla="*/ 787 h 147"/>
                              <a:gd name="T4" fmla="+- 0 2615 2574"/>
                              <a:gd name="T5" fmla="*/ T4 w 1460"/>
                              <a:gd name="T6" fmla="+- 0 771 715"/>
                              <a:gd name="T7" fmla="*/ 771 h 147"/>
                              <a:gd name="T8" fmla="+- 0 2655 2574"/>
                              <a:gd name="T9" fmla="*/ T8 w 1460"/>
                              <a:gd name="T10" fmla="+- 0 757 715"/>
                              <a:gd name="T11" fmla="*/ 757 h 147"/>
                              <a:gd name="T12" fmla="+- 0 2696 2574"/>
                              <a:gd name="T13" fmla="*/ T12 w 1460"/>
                              <a:gd name="T14" fmla="+- 0 752 715"/>
                              <a:gd name="T15" fmla="*/ 752 h 147"/>
                              <a:gd name="T16" fmla="+- 0 2736 2574"/>
                              <a:gd name="T17" fmla="*/ T16 w 1460"/>
                              <a:gd name="T18" fmla="+- 0 747 715"/>
                              <a:gd name="T19" fmla="*/ 747 h 147"/>
                              <a:gd name="T20" fmla="+- 0 2777 2574"/>
                              <a:gd name="T21" fmla="*/ T20 w 1460"/>
                              <a:gd name="T22" fmla="+- 0 738 715"/>
                              <a:gd name="T23" fmla="*/ 738 h 147"/>
                              <a:gd name="T24" fmla="+- 0 2817 2574"/>
                              <a:gd name="T25" fmla="*/ T24 w 1460"/>
                              <a:gd name="T26" fmla="+- 0 737 715"/>
                              <a:gd name="T27" fmla="*/ 737 h 147"/>
                              <a:gd name="T28" fmla="+- 0 2858 2574"/>
                              <a:gd name="T29" fmla="*/ T28 w 1460"/>
                              <a:gd name="T30" fmla="+- 0 734 715"/>
                              <a:gd name="T31" fmla="*/ 734 h 147"/>
                              <a:gd name="T32" fmla="+- 0 2898 2574"/>
                              <a:gd name="T33" fmla="*/ T32 w 1460"/>
                              <a:gd name="T34" fmla="+- 0 741 715"/>
                              <a:gd name="T35" fmla="*/ 741 h 147"/>
                              <a:gd name="T36" fmla="+- 0 2939 2574"/>
                              <a:gd name="T37" fmla="*/ T36 w 1460"/>
                              <a:gd name="T38" fmla="+- 0 736 715"/>
                              <a:gd name="T39" fmla="*/ 736 h 147"/>
                              <a:gd name="T40" fmla="+- 0 2980 2574"/>
                              <a:gd name="T41" fmla="*/ T40 w 1460"/>
                              <a:gd name="T42" fmla="+- 0 731 715"/>
                              <a:gd name="T43" fmla="*/ 731 h 147"/>
                              <a:gd name="T44" fmla="+- 0 3020 2574"/>
                              <a:gd name="T45" fmla="*/ T44 w 1460"/>
                              <a:gd name="T46" fmla="+- 0 731 715"/>
                              <a:gd name="T47" fmla="*/ 731 h 147"/>
                              <a:gd name="T48" fmla="+- 0 3061 2574"/>
                              <a:gd name="T49" fmla="*/ T48 w 1460"/>
                              <a:gd name="T50" fmla="+- 0 728 715"/>
                              <a:gd name="T51" fmla="*/ 728 h 147"/>
                              <a:gd name="T52" fmla="+- 0 3101 2574"/>
                              <a:gd name="T53" fmla="*/ T52 w 1460"/>
                              <a:gd name="T54" fmla="+- 0 721 715"/>
                              <a:gd name="T55" fmla="*/ 721 h 147"/>
                              <a:gd name="T56" fmla="+- 0 3142 2574"/>
                              <a:gd name="T57" fmla="*/ T56 w 1460"/>
                              <a:gd name="T58" fmla="+- 0 715 715"/>
                              <a:gd name="T59" fmla="*/ 715 h 147"/>
                              <a:gd name="T60" fmla="+- 0 3182 2574"/>
                              <a:gd name="T61" fmla="*/ T60 w 1460"/>
                              <a:gd name="T62" fmla="+- 0 716 715"/>
                              <a:gd name="T63" fmla="*/ 716 h 147"/>
                              <a:gd name="T64" fmla="+- 0 3223 2574"/>
                              <a:gd name="T65" fmla="*/ T64 w 1460"/>
                              <a:gd name="T66" fmla="+- 0 719 715"/>
                              <a:gd name="T67" fmla="*/ 719 h 147"/>
                              <a:gd name="T68" fmla="+- 0 3263 2574"/>
                              <a:gd name="T69" fmla="*/ T68 w 1460"/>
                              <a:gd name="T70" fmla="+- 0 722 715"/>
                              <a:gd name="T71" fmla="*/ 722 h 147"/>
                              <a:gd name="T72" fmla="+- 0 3304 2574"/>
                              <a:gd name="T73" fmla="*/ T72 w 1460"/>
                              <a:gd name="T74" fmla="+- 0 721 715"/>
                              <a:gd name="T75" fmla="*/ 721 h 147"/>
                              <a:gd name="T76" fmla="+- 0 3345 2574"/>
                              <a:gd name="T77" fmla="*/ T76 w 1460"/>
                              <a:gd name="T78" fmla="+- 0 718 715"/>
                              <a:gd name="T79" fmla="*/ 718 h 147"/>
                              <a:gd name="T80" fmla="+- 0 3385 2574"/>
                              <a:gd name="T81" fmla="*/ T80 w 1460"/>
                              <a:gd name="T82" fmla="+- 0 723 715"/>
                              <a:gd name="T83" fmla="*/ 723 h 147"/>
                              <a:gd name="T84" fmla="+- 0 3426 2574"/>
                              <a:gd name="T85" fmla="*/ T84 w 1460"/>
                              <a:gd name="T86" fmla="+- 0 726 715"/>
                              <a:gd name="T87" fmla="*/ 726 h 147"/>
                              <a:gd name="T88" fmla="+- 0 3466 2574"/>
                              <a:gd name="T89" fmla="*/ T88 w 1460"/>
                              <a:gd name="T90" fmla="+- 0 724 715"/>
                              <a:gd name="T91" fmla="*/ 724 h 147"/>
                              <a:gd name="T92" fmla="+- 0 3507 2574"/>
                              <a:gd name="T93" fmla="*/ T92 w 1460"/>
                              <a:gd name="T94" fmla="+- 0 744 715"/>
                              <a:gd name="T95" fmla="*/ 744 h 147"/>
                              <a:gd name="T96" fmla="+- 0 3547 2574"/>
                              <a:gd name="T97" fmla="*/ T96 w 1460"/>
                              <a:gd name="T98" fmla="+- 0 745 715"/>
                              <a:gd name="T99" fmla="*/ 745 h 147"/>
                              <a:gd name="T100" fmla="+- 0 3588 2574"/>
                              <a:gd name="T101" fmla="*/ T100 w 1460"/>
                              <a:gd name="T102" fmla="+- 0 748 715"/>
                              <a:gd name="T103" fmla="*/ 748 h 147"/>
                              <a:gd name="T104" fmla="+- 0 3628 2574"/>
                              <a:gd name="T105" fmla="*/ T104 w 1460"/>
                              <a:gd name="T106" fmla="+- 0 750 715"/>
                              <a:gd name="T107" fmla="*/ 750 h 147"/>
                              <a:gd name="T108" fmla="+- 0 3669 2574"/>
                              <a:gd name="T109" fmla="*/ T108 w 1460"/>
                              <a:gd name="T110" fmla="+- 0 761 715"/>
                              <a:gd name="T111" fmla="*/ 761 h 147"/>
                              <a:gd name="T112" fmla="+- 0 3710 2574"/>
                              <a:gd name="T113" fmla="*/ T112 w 1460"/>
                              <a:gd name="T114" fmla="+- 0 766 715"/>
                              <a:gd name="T115" fmla="*/ 766 h 147"/>
                              <a:gd name="T116" fmla="+- 0 3750 2574"/>
                              <a:gd name="T117" fmla="*/ T116 w 1460"/>
                              <a:gd name="T118" fmla="+- 0 782 715"/>
                              <a:gd name="T119" fmla="*/ 782 h 147"/>
                              <a:gd name="T120" fmla="+- 0 3791 2574"/>
                              <a:gd name="T121" fmla="*/ T120 w 1460"/>
                              <a:gd name="T122" fmla="+- 0 791 715"/>
                              <a:gd name="T123" fmla="*/ 791 h 147"/>
                              <a:gd name="T124" fmla="+- 0 3831 2574"/>
                              <a:gd name="T125" fmla="*/ T124 w 1460"/>
                              <a:gd name="T126" fmla="+- 0 797 715"/>
                              <a:gd name="T127" fmla="*/ 797 h 147"/>
                              <a:gd name="T128" fmla="+- 0 3872 2574"/>
                              <a:gd name="T129" fmla="*/ T128 w 1460"/>
                              <a:gd name="T130" fmla="+- 0 801 715"/>
                              <a:gd name="T131" fmla="*/ 801 h 147"/>
                              <a:gd name="T132" fmla="+- 0 3912 2574"/>
                              <a:gd name="T133" fmla="*/ T132 w 1460"/>
                              <a:gd name="T134" fmla="+- 0 815 715"/>
                              <a:gd name="T135" fmla="*/ 815 h 147"/>
                              <a:gd name="T136" fmla="+- 0 3953 2574"/>
                              <a:gd name="T137" fmla="*/ T136 w 1460"/>
                              <a:gd name="T138" fmla="+- 0 812 715"/>
                              <a:gd name="T139" fmla="*/ 812 h 147"/>
                              <a:gd name="T140" fmla="+- 0 3993 2574"/>
                              <a:gd name="T141" fmla="*/ T140 w 1460"/>
                              <a:gd name="T142" fmla="+- 0 838 715"/>
                              <a:gd name="T143" fmla="*/ 838 h 147"/>
                              <a:gd name="T144" fmla="+- 0 4034 2574"/>
                              <a:gd name="T145" fmla="*/ T144 w 1460"/>
                              <a:gd name="T146" fmla="+- 0 861 715"/>
                              <a:gd name="T147" fmla="*/ 861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47">
                                <a:moveTo>
                                  <a:pt x="0" y="72"/>
                                </a:moveTo>
                                <a:lnTo>
                                  <a:pt x="41" y="56"/>
                                </a:lnTo>
                                <a:lnTo>
                                  <a:pt x="81" y="42"/>
                                </a:lnTo>
                                <a:lnTo>
                                  <a:pt x="122" y="37"/>
                                </a:lnTo>
                                <a:lnTo>
                                  <a:pt x="162" y="32"/>
                                </a:lnTo>
                                <a:lnTo>
                                  <a:pt x="203" y="23"/>
                                </a:lnTo>
                                <a:lnTo>
                                  <a:pt x="243" y="22"/>
                                </a:lnTo>
                                <a:lnTo>
                                  <a:pt x="284" y="19"/>
                                </a:lnTo>
                                <a:lnTo>
                                  <a:pt x="324" y="26"/>
                                </a:lnTo>
                                <a:lnTo>
                                  <a:pt x="365" y="21"/>
                                </a:lnTo>
                                <a:lnTo>
                                  <a:pt x="406" y="16"/>
                                </a:lnTo>
                                <a:lnTo>
                                  <a:pt x="446" y="16"/>
                                </a:lnTo>
                                <a:lnTo>
                                  <a:pt x="487" y="13"/>
                                </a:lnTo>
                                <a:lnTo>
                                  <a:pt x="527" y="6"/>
                                </a:lnTo>
                                <a:lnTo>
                                  <a:pt x="568" y="0"/>
                                </a:lnTo>
                                <a:lnTo>
                                  <a:pt x="608" y="1"/>
                                </a:lnTo>
                                <a:lnTo>
                                  <a:pt x="649" y="4"/>
                                </a:lnTo>
                                <a:lnTo>
                                  <a:pt x="689" y="7"/>
                                </a:lnTo>
                                <a:lnTo>
                                  <a:pt x="730" y="6"/>
                                </a:lnTo>
                                <a:lnTo>
                                  <a:pt x="771" y="3"/>
                                </a:lnTo>
                                <a:lnTo>
                                  <a:pt x="811" y="8"/>
                                </a:lnTo>
                                <a:lnTo>
                                  <a:pt x="852" y="11"/>
                                </a:lnTo>
                                <a:lnTo>
                                  <a:pt x="892" y="9"/>
                                </a:lnTo>
                                <a:lnTo>
                                  <a:pt x="933" y="29"/>
                                </a:lnTo>
                                <a:lnTo>
                                  <a:pt x="973" y="30"/>
                                </a:lnTo>
                                <a:lnTo>
                                  <a:pt x="1014" y="33"/>
                                </a:lnTo>
                                <a:lnTo>
                                  <a:pt x="1054" y="35"/>
                                </a:lnTo>
                                <a:lnTo>
                                  <a:pt x="1095" y="46"/>
                                </a:lnTo>
                                <a:lnTo>
                                  <a:pt x="1136" y="51"/>
                                </a:lnTo>
                                <a:lnTo>
                                  <a:pt x="1176" y="67"/>
                                </a:lnTo>
                                <a:lnTo>
                                  <a:pt x="1217" y="76"/>
                                </a:lnTo>
                                <a:lnTo>
                                  <a:pt x="1257" y="82"/>
                                </a:lnTo>
                                <a:lnTo>
                                  <a:pt x="1298" y="86"/>
                                </a:lnTo>
                                <a:lnTo>
                                  <a:pt x="1338" y="100"/>
                                </a:lnTo>
                                <a:lnTo>
                                  <a:pt x="1379" y="97"/>
                                </a:lnTo>
                                <a:lnTo>
                                  <a:pt x="1419" y="123"/>
                                </a:lnTo>
                                <a:lnTo>
                                  <a:pt x="1460" y="146"/>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09"/>
                        <wps:cNvSpPr>
                          <a:spLocks/>
                        </wps:cNvSpPr>
                        <wps:spPr bwMode="auto">
                          <a:xfrm>
                            <a:off x="2574" y="712"/>
                            <a:ext cx="1460" cy="155"/>
                          </a:xfrm>
                          <a:custGeom>
                            <a:avLst/>
                            <a:gdLst>
                              <a:gd name="T0" fmla="+- 0 2574 2574"/>
                              <a:gd name="T1" fmla="*/ T0 w 1460"/>
                              <a:gd name="T2" fmla="+- 0 771 712"/>
                              <a:gd name="T3" fmla="*/ 771 h 155"/>
                              <a:gd name="T4" fmla="+- 0 2615 2574"/>
                              <a:gd name="T5" fmla="*/ T4 w 1460"/>
                              <a:gd name="T6" fmla="+- 0 764 712"/>
                              <a:gd name="T7" fmla="*/ 764 h 155"/>
                              <a:gd name="T8" fmla="+- 0 2655 2574"/>
                              <a:gd name="T9" fmla="*/ T8 w 1460"/>
                              <a:gd name="T10" fmla="+- 0 752 712"/>
                              <a:gd name="T11" fmla="*/ 752 h 155"/>
                              <a:gd name="T12" fmla="+- 0 2696 2574"/>
                              <a:gd name="T13" fmla="*/ T12 w 1460"/>
                              <a:gd name="T14" fmla="+- 0 751 712"/>
                              <a:gd name="T15" fmla="*/ 751 h 155"/>
                              <a:gd name="T16" fmla="+- 0 2736 2574"/>
                              <a:gd name="T17" fmla="*/ T16 w 1460"/>
                              <a:gd name="T18" fmla="+- 0 747 712"/>
                              <a:gd name="T19" fmla="*/ 747 h 155"/>
                              <a:gd name="T20" fmla="+- 0 2777 2574"/>
                              <a:gd name="T21" fmla="*/ T20 w 1460"/>
                              <a:gd name="T22" fmla="+- 0 742 712"/>
                              <a:gd name="T23" fmla="*/ 742 h 155"/>
                              <a:gd name="T24" fmla="+- 0 2817 2574"/>
                              <a:gd name="T25" fmla="*/ T24 w 1460"/>
                              <a:gd name="T26" fmla="+- 0 740 712"/>
                              <a:gd name="T27" fmla="*/ 740 h 155"/>
                              <a:gd name="T28" fmla="+- 0 2858 2574"/>
                              <a:gd name="T29" fmla="*/ T28 w 1460"/>
                              <a:gd name="T30" fmla="+- 0 738 712"/>
                              <a:gd name="T31" fmla="*/ 738 h 155"/>
                              <a:gd name="T32" fmla="+- 0 2898 2574"/>
                              <a:gd name="T33" fmla="*/ T32 w 1460"/>
                              <a:gd name="T34" fmla="+- 0 741 712"/>
                              <a:gd name="T35" fmla="*/ 741 h 155"/>
                              <a:gd name="T36" fmla="+- 0 2939 2574"/>
                              <a:gd name="T37" fmla="*/ T36 w 1460"/>
                              <a:gd name="T38" fmla="+- 0 741 712"/>
                              <a:gd name="T39" fmla="*/ 741 h 155"/>
                              <a:gd name="T40" fmla="+- 0 2980 2574"/>
                              <a:gd name="T41" fmla="*/ T40 w 1460"/>
                              <a:gd name="T42" fmla="+- 0 736 712"/>
                              <a:gd name="T43" fmla="*/ 736 h 155"/>
                              <a:gd name="T44" fmla="+- 0 3020 2574"/>
                              <a:gd name="T45" fmla="*/ T44 w 1460"/>
                              <a:gd name="T46" fmla="+- 0 737 712"/>
                              <a:gd name="T47" fmla="*/ 737 h 155"/>
                              <a:gd name="T48" fmla="+- 0 3061 2574"/>
                              <a:gd name="T49" fmla="*/ T48 w 1460"/>
                              <a:gd name="T50" fmla="+- 0 734 712"/>
                              <a:gd name="T51" fmla="*/ 734 h 155"/>
                              <a:gd name="T52" fmla="+- 0 3101 2574"/>
                              <a:gd name="T53" fmla="*/ T52 w 1460"/>
                              <a:gd name="T54" fmla="+- 0 721 712"/>
                              <a:gd name="T55" fmla="*/ 721 h 155"/>
                              <a:gd name="T56" fmla="+- 0 3142 2574"/>
                              <a:gd name="T57" fmla="*/ T56 w 1460"/>
                              <a:gd name="T58" fmla="+- 0 712 712"/>
                              <a:gd name="T59" fmla="*/ 712 h 155"/>
                              <a:gd name="T60" fmla="+- 0 3182 2574"/>
                              <a:gd name="T61" fmla="*/ T60 w 1460"/>
                              <a:gd name="T62" fmla="+- 0 716 712"/>
                              <a:gd name="T63" fmla="*/ 716 h 155"/>
                              <a:gd name="T64" fmla="+- 0 3223 2574"/>
                              <a:gd name="T65" fmla="*/ T64 w 1460"/>
                              <a:gd name="T66" fmla="+- 0 720 712"/>
                              <a:gd name="T67" fmla="*/ 720 h 155"/>
                              <a:gd name="T68" fmla="+- 0 3263 2574"/>
                              <a:gd name="T69" fmla="*/ T68 w 1460"/>
                              <a:gd name="T70" fmla="+- 0 718 712"/>
                              <a:gd name="T71" fmla="*/ 718 h 155"/>
                              <a:gd name="T72" fmla="+- 0 3304 2574"/>
                              <a:gd name="T73" fmla="*/ T72 w 1460"/>
                              <a:gd name="T74" fmla="+- 0 716 712"/>
                              <a:gd name="T75" fmla="*/ 716 h 155"/>
                              <a:gd name="T76" fmla="+- 0 3345 2574"/>
                              <a:gd name="T77" fmla="*/ T76 w 1460"/>
                              <a:gd name="T78" fmla="+- 0 718 712"/>
                              <a:gd name="T79" fmla="*/ 718 h 155"/>
                              <a:gd name="T80" fmla="+- 0 3385 2574"/>
                              <a:gd name="T81" fmla="*/ T80 w 1460"/>
                              <a:gd name="T82" fmla="+- 0 721 712"/>
                              <a:gd name="T83" fmla="*/ 721 h 155"/>
                              <a:gd name="T84" fmla="+- 0 3426 2574"/>
                              <a:gd name="T85" fmla="*/ T84 w 1460"/>
                              <a:gd name="T86" fmla="+- 0 727 712"/>
                              <a:gd name="T87" fmla="*/ 727 h 155"/>
                              <a:gd name="T88" fmla="+- 0 3466 2574"/>
                              <a:gd name="T89" fmla="*/ T88 w 1460"/>
                              <a:gd name="T90" fmla="+- 0 727 712"/>
                              <a:gd name="T91" fmla="*/ 727 h 155"/>
                              <a:gd name="T92" fmla="+- 0 3507 2574"/>
                              <a:gd name="T93" fmla="*/ T92 w 1460"/>
                              <a:gd name="T94" fmla="+- 0 752 712"/>
                              <a:gd name="T95" fmla="*/ 752 h 155"/>
                              <a:gd name="T96" fmla="+- 0 3547 2574"/>
                              <a:gd name="T97" fmla="*/ T96 w 1460"/>
                              <a:gd name="T98" fmla="+- 0 753 712"/>
                              <a:gd name="T99" fmla="*/ 753 h 155"/>
                              <a:gd name="T100" fmla="+- 0 3588 2574"/>
                              <a:gd name="T101" fmla="*/ T100 w 1460"/>
                              <a:gd name="T102" fmla="+- 0 747 712"/>
                              <a:gd name="T103" fmla="*/ 747 h 155"/>
                              <a:gd name="T104" fmla="+- 0 3628 2574"/>
                              <a:gd name="T105" fmla="*/ T104 w 1460"/>
                              <a:gd name="T106" fmla="+- 0 751 712"/>
                              <a:gd name="T107" fmla="*/ 751 h 155"/>
                              <a:gd name="T108" fmla="+- 0 3669 2574"/>
                              <a:gd name="T109" fmla="*/ T108 w 1460"/>
                              <a:gd name="T110" fmla="+- 0 767 712"/>
                              <a:gd name="T111" fmla="*/ 767 h 155"/>
                              <a:gd name="T112" fmla="+- 0 3710 2574"/>
                              <a:gd name="T113" fmla="*/ T112 w 1460"/>
                              <a:gd name="T114" fmla="+- 0 772 712"/>
                              <a:gd name="T115" fmla="*/ 772 h 155"/>
                              <a:gd name="T116" fmla="+- 0 3750 2574"/>
                              <a:gd name="T117" fmla="*/ T116 w 1460"/>
                              <a:gd name="T118" fmla="+- 0 797 712"/>
                              <a:gd name="T119" fmla="*/ 797 h 155"/>
                              <a:gd name="T120" fmla="+- 0 3791 2574"/>
                              <a:gd name="T121" fmla="*/ T120 w 1460"/>
                              <a:gd name="T122" fmla="+- 0 806 712"/>
                              <a:gd name="T123" fmla="*/ 806 h 155"/>
                              <a:gd name="T124" fmla="+- 0 3831 2574"/>
                              <a:gd name="T125" fmla="*/ T124 w 1460"/>
                              <a:gd name="T126" fmla="+- 0 814 712"/>
                              <a:gd name="T127" fmla="*/ 814 h 155"/>
                              <a:gd name="T128" fmla="+- 0 3872 2574"/>
                              <a:gd name="T129" fmla="*/ T128 w 1460"/>
                              <a:gd name="T130" fmla="+- 0 813 712"/>
                              <a:gd name="T131" fmla="*/ 813 h 155"/>
                              <a:gd name="T132" fmla="+- 0 3912 2574"/>
                              <a:gd name="T133" fmla="*/ T132 w 1460"/>
                              <a:gd name="T134" fmla="+- 0 829 712"/>
                              <a:gd name="T135" fmla="*/ 829 h 155"/>
                              <a:gd name="T136" fmla="+- 0 3953 2574"/>
                              <a:gd name="T137" fmla="*/ T136 w 1460"/>
                              <a:gd name="T138" fmla="+- 0 824 712"/>
                              <a:gd name="T139" fmla="*/ 824 h 155"/>
                              <a:gd name="T140" fmla="+- 0 3993 2574"/>
                              <a:gd name="T141" fmla="*/ T140 w 1460"/>
                              <a:gd name="T142" fmla="+- 0 848 712"/>
                              <a:gd name="T143" fmla="*/ 848 h 155"/>
                              <a:gd name="T144" fmla="+- 0 4034 2574"/>
                              <a:gd name="T145" fmla="*/ T144 w 1460"/>
                              <a:gd name="T146" fmla="+- 0 866 712"/>
                              <a:gd name="T147" fmla="*/ 86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155">
                                <a:moveTo>
                                  <a:pt x="0" y="59"/>
                                </a:moveTo>
                                <a:lnTo>
                                  <a:pt x="41" y="52"/>
                                </a:lnTo>
                                <a:lnTo>
                                  <a:pt x="81" y="40"/>
                                </a:lnTo>
                                <a:lnTo>
                                  <a:pt x="122" y="39"/>
                                </a:lnTo>
                                <a:lnTo>
                                  <a:pt x="162" y="35"/>
                                </a:lnTo>
                                <a:lnTo>
                                  <a:pt x="203" y="30"/>
                                </a:lnTo>
                                <a:lnTo>
                                  <a:pt x="243" y="28"/>
                                </a:lnTo>
                                <a:lnTo>
                                  <a:pt x="284" y="26"/>
                                </a:lnTo>
                                <a:lnTo>
                                  <a:pt x="324" y="29"/>
                                </a:lnTo>
                                <a:lnTo>
                                  <a:pt x="365" y="29"/>
                                </a:lnTo>
                                <a:lnTo>
                                  <a:pt x="406" y="24"/>
                                </a:lnTo>
                                <a:lnTo>
                                  <a:pt x="446" y="25"/>
                                </a:lnTo>
                                <a:lnTo>
                                  <a:pt x="487" y="22"/>
                                </a:lnTo>
                                <a:lnTo>
                                  <a:pt x="527" y="9"/>
                                </a:lnTo>
                                <a:lnTo>
                                  <a:pt x="568" y="0"/>
                                </a:lnTo>
                                <a:lnTo>
                                  <a:pt x="608" y="4"/>
                                </a:lnTo>
                                <a:lnTo>
                                  <a:pt x="649" y="8"/>
                                </a:lnTo>
                                <a:lnTo>
                                  <a:pt x="689" y="6"/>
                                </a:lnTo>
                                <a:lnTo>
                                  <a:pt x="730" y="4"/>
                                </a:lnTo>
                                <a:lnTo>
                                  <a:pt x="771" y="6"/>
                                </a:lnTo>
                                <a:lnTo>
                                  <a:pt x="811" y="9"/>
                                </a:lnTo>
                                <a:lnTo>
                                  <a:pt x="852" y="15"/>
                                </a:lnTo>
                                <a:lnTo>
                                  <a:pt x="892" y="15"/>
                                </a:lnTo>
                                <a:lnTo>
                                  <a:pt x="933" y="40"/>
                                </a:lnTo>
                                <a:lnTo>
                                  <a:pt x="973" y="41"/>
                                </a:lnTo>
                                <a:lnTo>
                                  <a:pt x="1014" y="35"/>
                                </a:lnTo>
                                <a:lnTo>
                                  <a:pt x="1054" y="39"/>
                                </a:lnTo>
                                <a:lnTo>
                                  <a:pt x="1095" y="55"/>
                                </a:lnTo>
                                <a:lnTo>
                                  <a:pt x="1136" y="60"/>
                                </a:lnTo>
                                <a:lnTo>
                                  <a:pt x="1176" y="85"/>
                                </a:lnTo>
                                <a:lnTo>
                                  <a:pt x="1217" y="94"/>
                                </a:lnTo>
                                <a:lnTo>
                                  <a:pt x="1257" y="102"/>
                                </a:lnTo>
                                <a:lnTo>
                                  <a:pt x="1298" y="101"/>
                                </a:lnTo>
                                <a:lnTo>
                                  <a:pt x="1338" y="117"/>
                                </a:lnTo>
                                <a:lnTo>
                                  <a:pt x="1379" y="112"/>
                                </a:lnTo>
                                <a:lnTo>
                                  <a:pt x="1419" y="136"/>
                                </a:lnTo>
                                <a:lnTo>
                                  <a:pt x="1460" y="154"/>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AutoShape 708"/>
                        <wps:cNvSpPr>
                          <a:spLocks/>
                        </wps:cNvSpPr>
                        <wps:spPr bwMode="auto">
                          <a:xfrm>
                            <a:off x="2574" y="19"/>
                            <a:ext cx="1460" cy="1483"/>
                          </a:xfrm>
                          <a:custGeom>
                            <a:avLst/>
                            <a:gdLst>
                              <a:gd name="T0" fmla="+- 0 2574 2574"/>
                              <a:gd name="T1" fmla="*/ T0 w 1460"/>
                              <a:gd name="T2" fmla="+- 0 1503 20"/>
                              <a:gd name="T3" fmla="*/ 1503 h 1483"/>
                              <a:gd name="T4" fmla="+- 0 2574 2574"/>
                              <a:gd name="T5" fmla="*/ T4 w 1460"/>
                              <a:gd name="T6" fmla="+- 0 20 20"/>
                              <a:gd name="T7" fmla="*/ 20 h 1483"/>
                              <a:gd name="T8" fmla="+- 0 4034 2574"/>
                              <a:gd name="T9" fmla="*/ T8 w 1460"/>
                              <a:gd name="T10" fmla="+- 0 1503 20"/>
                              <a:gd name="T11" fmla="*/ 1503 h 1483"/>
                              <a:gd name="T12" fmla="+- 0 4034 2574"/>
                              <a:gd name="T13" fmla="*/ T12 w 1460"/>
                              <a:gd name="T14" fmla="+- 0 20 20"/>
                              <a:gd name="T15" fmla="*/ 20 h 1483"/>
                              <a:gd name="T16" fmla="+- 0 2574 2574"/>
                              <a:gd name="T17" fmla="*/ T16 w 1460"/>
                              <a:gd name="T18" fmla="+- 0 1503 20"/>
                              <a:gd name="T19" fmla="*/ 1503 h 1483"/>
                              <a:gd name="T20" fmla="+- 0 4034 2574"/>
                              <a:gd name="T21" fmla="*/ T20 w 1460"/>
                              <a:gd name="T22" fmla="+- 0 1503 20"/>
                              <a:gd name="T23" fmla="*/ 1503 h 1483"/>
                              <a:gd name="T24" fmla="+- 0 2574 2574"/>
                              <a:gd name="T25" fmla="*/ T24 w 1460"/>
                              <a:gd name="T26" fmla="+- 0 20 20"/>
                              <a:gd name="T27" fmla="*/ 20 h 1483"/>
                              <a:gd name="T28" fmla="+- 0 4034 2574"/>
                              <a:gd name="T29" fmla="*/ T28 w 1460"/>
                              <a:gd name="T30" fmla="+- 0 20 20"/>
                              <a:gd name="T31" fmla="*/ 20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AutoShape 707"/>
                        <wps:cNvSpPr>
                          <a:spLocks/>
                        </wps:cNvSpPr>
                        <wps:spPr bwMode="auto">
                          <a:xfrm>
                            <a:off x="3523" y="648"/>
                            <a:ext cx="48" cy="48"/>
                          </a:xfrm>
                          <a:custGeom>
                            <a:avLst/>
                            <a:gdLst>
                              <a:gd name="T0" fmla="+- 0 3524 3524"/>
                              <a:gd name="T1" fmla="*/ T0 w 48"/>
                              <a:gd name="T2" fmla="+- 0 672 649"/>
                              <a:gd name="T3" fmla="*/ 672 h 48"/>
                              <a:gd name="T4" fmla="+- 0 3571 3524"/>
                              <a:gd name="T5" fmla="*/ T4 w 48"/>
                              <a:gd name="T6" fmla="+- 0 672 649"/>
                              <a:gd name="T7" fmla="*/ 672 h 48"/>
                              <a:gd name="T8" fmla="+- 0 3547 3524"/>
                              <a:gd name="T9" fmla="*/ T8 w 48"/>
                              <a:gd name="T10" fmla="+- 0 696 649"/>
                              <a:gd name="T11" fmla="*/ 696 h 48"/>
                              <a:gd name="T12" fmla="+- 0 3547 3524"/>
                              <a:gd name="T13" fmla="*/ T12 w 48"/>
                              <a:gd name="T14" fmla="+- 0 649 649"/>
                              <a:gd name="T15" fmla="*/ 649 h 48"/>
                            </a:gdLst>
                            <a:ahLst/>
                            <a:cxnLst>
                              <a:cxn ang="0">
                                <a:pos x="T1" y="T3"/>
                              </a:cxn>
                              <a:cxn ang="0">
                                <a:pos x="T5" y="T7"/>
                              </a:cxn>
                              <a:cxn ang="0">
                                <a:pos x="T9" y="T11"/>
                              </a:cxn>
                              <a:cxn ang="0">
                                <a:pos x="T13" y="T15"/>
                              </a:cxn>
                            </a:cxnLst>
                            <a:rect l="0" t="0" r="r" b="b"/>
                            <a:pathLst>
                              <a:path w="48" h="48">
                                <a:moveTo>
                                  <a:pt x="0" y="23"/>
                                </a:moveTo>
                                <a:lnTo>
                                  <a:pt x="47" y="23"/>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92119" id="Group 706" o:spid="_x0000_s1026" style="position:absolute;margin-left:127.55pt;margin-top:.85pt;width:74.4pt;height:75.45pt;z-index:15776768;mso-position-horizontal-relative:page" coordorigin="2551,17"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">
                <v:shape id="AutoShape 735" o:spid="_x0000_s1027" style="position:absolute;left:2574;top:19;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" path="m973,1483l973,m,652r1460,e" filled="f" strokeweight=".07078mm">
                  <v:stroke dashstyle="1 1"/>
                  <v:path arrowok="t" o:connecttype="custom" o:connectlocs="973,1503;973,20;0,672;1460,672" o:connectangles="0,0,0,0"/>
                </v:shape>
                <v:shape id="Freeform 734" o:spid="_x0000_s1028" style="position:absolute;left:2817;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" path="m,l,23e" fillcolor="black" stroked="f">
                  <v:path arrowok="t" o:connecttype="custom" o:connectlocs="0,1503;0,1526" o:connectangles="0,0"/>
                </v:shape>
                <v:line id="Line 733" o:spid="_x0000_s1029" style="position:absolute;visibility:visible;mso-wrap-style:square" from="2817,1503" to="2817,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" strokeweight=".09436mm"/>
                <v:shape id="Freeform 732" o:spid="_x0000_s1030" style="position:absolute;left:3141;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" path="m,l,23e" fillcolor="black" stroked="f">
                  <v:path arrowok="t" o:connecttype="custom" o:connectlocs="0,1503;0,1526" o:connectangles="0,0"/>
                </v:shape>
                <v:line id="Line 731" o:spid="_x0000_s1031" style="position:absolute;visibility:visible;mso-wrap-style:square" from="3142,1503" to="314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" strokeweight=".09436mm"/>
                <v:shape id="Freeform 730" o:spid="_x0000_s1032" style="position:absolute;left:3466;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" path="m,l,23e" fillcolor="black" stroked="f">
                  <v:path arrowok="t" o:connecttype="custom" o:connectlocs="0,1503;0,1526" o:connectangles="0,0"/>
                </v:shape>
                <v:line id="Line 729" o:spid="_x0000_s1033" style="position:absolute;visibility:visible;mso-wrap-style:square" from="3466,1503" to="3466,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" strokeweight=".09436mm"/>
                <v:shape id="Freeform 728" o:spid="_x0000_s1034" style="position:absolute;left:3790;top:1502;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" path="m,l,23e" fillcolor="black" stroked="f">
                  <v:path arrowok="t" o:connecttype="custom" o:connectlocs="0,1503;0,1526" o:connectangles="0,0"/>
                </v:shape>
                <v:line id="Line 727" o:spid="_x0000_s1035" style="position:absolute;visibility:visible;mso-wrap-style:square" from="3791,1503" to="3791,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" strokeweight=".09436mm"/>
                <v:shape id="Freeform 726" o:spid="_x0000_s1036" style="position:absolute;left:2550;top:147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" path="m23,l,e" fillcolor="black" stroked="f">
                  <v:path arrowok="t" o:connecttype="custom" o:connectlocs="23,0;0,0" o:connectangles="0,0"/>
                </v:shape>
                <v:line id="Line 725" o:spid="_x0000_s1037" style="position:absolute;visibility:visible;mso-wrap-style:square" from="2574,1474" to="2574,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" strokeweight=".09436mm"/>
                <v:shape id="Freeform 724" o:spid="_x0000_s1038" style="position:absolute;left:2550;top:118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" path="m23,l,e" fillcolor="black" stroked="f">
                  <v:path arrowok="t" o:connecttype="custom" o:connectlocs="23,0;0,0" o:connectangles="0,0"/>
                </v:shape>
                <v:line id="Line 723" o:spid="_x0000_s1039" style="position:absolute;visibility:visible;mso-wrap-style:square" from="2574,1189" to="2574,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" strokeweight=".09436mm"/>
                <v:shape id="Freeform 722" o:spid="_x0000_s1040" style="position:absolute;left:2550;top:90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" path="m23,l,e" fillcolor="black" stroked="f">
                  <v:path arrowok="t" o:connecttype="custom" o:connectlocs="23,0;0,0" o:connectangles="0,0"/>
                </v:shape>
                <v:line id="Line 721" o:spid="_x0000_s1041" style="position:absolute;visibility:visible;mso-wrap-style:square" from="2574,904" to="2574,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" strokeweight=".09436mm"/>
                <v:shape id="Freeform 720" o:spid="_x0000_s1042" style="position:absolute;left:2550;top:61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" path="m23,l,e" fillcolor="black" stroked="f">
                  <v:path arrowok="t" o:connecttype="custom" o:connectlocs="23,0;0,0" o:connectangles="0,0"/>
                </v:shape>
                <v:line id="Line 719" o:spid="_x0000_s1043" style="position:absolute;visibility:visible;mso-wrap-style:square" from="2574,619" to="257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" strokeweight=".09436mm"/>
                <v:shape id="Freeform 718" o:spid="_x0000_s1044" style="position:absolute;left:2550;top:33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" path="m23,l,e" fillcolor="black" stroked="f">
                  <v:path arrowok="t" o:connecttype="custom" o:connectlocs="23,0;0,0" o:connectangles="0,0"/>
                </v:shape>
                <v:line id="Line 717" o:spid="_x0000_s1045" style="position:absolute;visibility:visible;mso-wrap-style:square" from="2574,334" to="257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" strokeweight=".09436mm"/>
                <v:shape id="Freeform 716" o:spid="_x0000_s1046" style="position:absolute;left:2550;top:4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" path="m23,l,e" fillcolor="black" stroked="f">
                  <v:path arrowok="t" o:connecttype="custom" o:connectlocs="23,0;0,0" o:connectangles="0,0"/>
                </v:shape>
                <v:line id="Line 715" o:spid="_x0000_s1047" style="position:absolute;visibility:visible;mso-wrap-style:square" from="2574,48" to="25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" strokeweight=".09436mm"/>
                <v:shape id="Freeform 714" o:spid="_x0000_s1048" style="position:absolute;left:2574;top:679;width:1460;height:338;visibility:visible;mso-wrap-style:square;v-text-anchor:top" coordsize="146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" path="m,338l41,281,81,262r41,-43l162,213r41,-48l243,148r41,-30l324,110,365,86r41,-9l446,56r41,-7l527,30r41,-1l608,19r41,-2l689,18r41,-3l771,13r40,-3l852,5r40,l933,2,973,r41,8l1054,7r41,1l1136,3r40,4l1217,2r40,5l1298,10r40,-4l1379,11r40,24l1460,38e" filled="f" strokecolor="#c34001" strokeweight=".14153mm">
                  <v:path arrowok="t" o:connecttype="custom" o:connectlocs="0,1017;41,960;81,941;122,898;162,892;203,844;243,827;284,797;324,789;365,765;406,756;446,735;487,728;527,709;568,708;608,698;649,696;689,697;730,694;771,692;811,689;852,684;892,684;933,681;973,679;1014,687;1054,686;1095,687;1136,682;1176,686;1217,681;1257,686;1298,689;1338,685;1379,690;1419,714;1460,717" o:connectangles="0,0,0,0,0,0,0,0,0,0,0,0,0,0,0,0,0,0,0,0,0,0,0,0,0,0,0,0,0,0,0,0,0,0,0,0,0"/>
                </v:shape>
                <v:shape id="Freeform 713" o:spid="_x0000_s1049" style="position:absolute;left:2574;top:694;width:1460;height:169;visibility:visible;mso-wrap-style:square;v-text-anchor:top" coordsize="146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" path="m,168l41,127,81,103,122,78r40,-7l203,63r40,-7l284,51r40,-2l365,43,406,31,446,18r41,l527,13r41,4l608,22r41,l689,7,730,3,771,r40,l852,5,892,r41,3l973,5r41,7l1054,16r41,9l1136,22r40,20l1217,49r40,14l1298,64r40,7l1379,70r40,l1460,70e" filled="f" strokecolor="#f77b28" strokeweight=".14153mm">
                  <v:path arrowok="t" o:connecttype="custom" o:connectlocs="0,862;41,821;81,797;122,772;162,765;203,757;243,750;284,745;324,743;365,737;406,725;446,712;487,712;527,707;568,711;608,716;649,716;689,701;730,697;771,694;811,694;852,699;892,694;933,697;973,699;1014,706;1054,710;1095,719;1136,716;1176,736;1217,743;1257,757;1298,758;1338,765;1379,764;1419,764;1460,764" o:connectangles="0,0,0,0,0,0,0,0,0,0,0,0,0,0,0,0,0,0,0,0,0,0,0,0,0,0,0,0,0,0,0,0,0,0,0,0,0"/>
                </v:shape>
                <v:shape id="Freeform 712" o:spid="_x0000_s1050" style="position:absolute;left:2574;top:692;width:1460;height:147;visibility:visible;mso-wrap-style:square;v-text-anchor:top" coordsize="1460,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" path="m,146l41,111,81,92,122,73r40,-9l203,60r40,-7l284,45r40,2l365,41,406,30,446,15r41,-2l527,10r41,2l608,16r41,3l689,14,730,8,771,r40,3l852,11,892,7,933,3r40,1l1014,17r40,4l1095,22r41,-3l1176,42r41,7l1257,64r41,1l1338,79r41,-2l1419,71r41,1e" filled="f" strokecolor="#fcbe85" strokeweight=".14153mm">
                  <v:path arrowok="t" o:connecttype="custom" o:connectlocs="0,839;41,804;81,785;122,766;162,757;203,753;243,746;284,738;324,740;365,734;406,723;446,708;487,706;527,703;568,705;608,709;649,712;689,707;730,701;771,693;811,696;852,704;892,700;933,696;973,697;1014,710;1054,714;1095,715;1136,712;1176,735;1217,742;1257,757;1298,758;1338,772;1379,770;1419,764;1460,765" o:connectangles="0,0,0,0,0,0,0,0,0,0,0,0,0,0,0,0,0,0,0,0,0,0,0,0,0,0,0,0,0,0,0,0,0,0,0,0,0"/>
                </v:shape>
                <v:shape id="Freeform 711" o:spid="_x0000_s1051" style="position:absolute;left:2574;top:691;width:1460;height:122;visibility:visible;mso-wrap-style:square;v-text-anchor:top" coordsize="14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" path="m,122l41,94,81,82,122,67,203,50,284,37r40,-2l365,27r41,-7l446,8,487,7,527,5,568,3r40,15l649,18r40,1l730,15,771,3r40,2l852,6,892,r41,10l973,8r41,11l1054,20r41,-5l1136,13r40,27l1217,47r40,22l1298,72r40,11l1379,79r40,-6l1460,75e" filled="f" strokecolor="#b1d2e7" strokeweight=".14153mm">
                  <v:path arrowok="t" o:connecttype="custom" o:connectlocs="0,813;41,785;81,773;122,758;203,741;284,728;324,726;365,718;406,711;446,699;487,698;527,696;568,694;608,709;649,709;689,710;730,706;771,694;811,696;852,697;892,691;933,701;973,699;1014,710;1054,711;1095,706;1136,704;1176,731;1217,738;1257,760;1298,763;1338,774;1379,770;1419,764;1460,766" o:connectangles="0,0,0,0,0,0,0,0,0,0,0,0,0,0,0,0,0,0,0,0,0,0,0,0,0,0,0,0,0,0,0,0,0,0,0"/>
                </v:shape>
                <v:shape id="Freeform 710" o:spid="_x0000_s1052" style="position:absolute;left:2574;top:714;width:1460;height:147;visibility:visible;mso-wrap-style:square;v-text-anchor:top" coordsize="1460,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" path="m,72l41,56,81,42r41,-5l162,32r41,-9l243,22r41,-3l324,26r41,-5l406,16r40,l487,13,527,6,568,r40,1l649,4r40,3l730,6,771,3r40,5l852,11,892,9r41,20l973,30r41,3l1054,35r41,11l1136,51r40,16l1217,76r40,6l1298,86r40,14l1379,97r40,26l1460,146e" filled="f" strokecolor="#57a0ce" strokeweight=".14153mm">
                  <v:path arrowok="t" o:connecttype="custom" o:connectlocs="0,787;41,771;81,757;122,752;162,747;203,738;243,737;284,734;324,741;365,736;406,731;446,731;487,728;527,721;568,715;608,716;649,719;689,722;730,721;771,718;811,723;852,726;892,724;933,744;973,745;1014,748;1054,750;1095,761;1136,766;1176,782;1217,791;1257,797;1298,801;1338,815;1379,812;1419,838;1460,861" o:connectangles="0,0,0,0,0,0,0,0,0,0,0,0,0,0,0,0,0,0,0,0,0,0,0,0,0,0,0,0,0,0,0,0,0,0,0,0,0"/>
                </v:shape>
                <v:shape id="Freeform 709" o:spid="_x0000_s1053" style="position:absolute;left:2574;top:712;width:1460;height:155;visibility:visible;mso-wrap-style:square;v-text-anchor:top" coordsize="146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" path="m,59l41,52,81,40r41,-1l162,35r41,-5l243,28r41,-2l324,29r41,l406,24r40,1l487,22,527,9,568,r40,4l649,8,689,6,730,4r41,2l811,9r41,6l892,15r41,25l973,41r41,-6l1054,39r41,16l1136,60r40,25l1217,94r40,8l1298,101r40,16l1379,112r40,24l1460,154e" filled="f" strokecolor="#1663aa" strokeweight=".14153mm">
                  <v:path arrowok="t" o:connecttype="custom" o:connectlocs="0,771;41,764;81,752;122,751;162,747;203,742;243,740;284,738;324,741;365,741;406,736;446,737;487,734;527,721;568,712;608,716;649,720;689,718;730,716;771,718;811,721;852,727;892,727;933,752;973,753;1014,747;1054,751;1095,767;1136,772;1176,797;1217,806;1257,814;1298,813;1338,829;1379,824;1419,848;1460,866" o:connectangles="0,0,0,0,0,0,0,0,0,0,0,0,0,0,0,0,0,0,0,0,0,0,0,0,0,0,0,0,0,0,0,0,0,0,0,0,0"/>
                </v:shape>
                <v:shape id="AutoShape 708" o:spid="_x0000_s1054" style="position:absolute;left:2574;top:19;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" path="m,1483l,m1460,1483l1460,m,1483r1460,m,l1460,e" filled="f" strokeweight=".09436mm">
                  <v:path arrowok="t" o:connecttype="custom" o:connectlocs="0,1503;0,20;1460,1503;1460,20;0,1503;1460,1503;0,20;1460,20" o:connectangles="0,0,0,0,0,0,0,0"/>
                </v:shape>
                <v:shape id="AutoShape 707" o:spid="_x0000_s1055" style="position:absolute;left:3523;top:648;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" path="m,23r47,m23,47l23,e" filled="f" strokeweight=".14153mm">
                  <v:path arrowok="t" o:connecttype="custom" o:connectlocs="0,672;47,672;23,696;23,649" o:connectangles="0,0,0,0"/>
                </v:shape>
                <w10:wrap anchorx="page"/>
              </v:group>
            </w:pict>
          </mc:Fallback>
        </mc:AlternateContent>
      </w:r>
      <w:r w:rsidR="00462487">
        <w:rPr>
          <w:rFonts w:ascii="Verdana"/>
          <w:w w:val="105"/>
          <w:sz w:val="8"/>
        </w:rPr>
        <w:t>1.0</w:t>
      </w:r>
    </w:p>
    <w:p w14:paraId="11A60811" w14:textId="77777777" w:rsidR="00E2709D" w:rsidRDefault="00E2709D">
      <w:pPr>
        <w:pStyle w:val="BodyText"/>
        <w:rPr>
          <w:rFonts w:ascii="Verdana"/>
          <w:sz w:val="8"/>
        </w:rPr>
      </w:pPr>
    </w:p>
    <w:p w14:paraId="2990210F" w14:textId="77777777" w:rsidR="00E2709D" w:rsidRDefault="00E2709D">
      <w:pPr>
        <w:pStyle w:val="BodyText"/>
        <w:spacing w:before="5"/>
        <w:rPr>
          <w:rFonts w:ascii="Verdana"/>
          <w:sz w:val="7"/>
        </w:rPr>
      </w:pPr>
    </w:p>
    <w:p w14:paraId="19510EB9" w14:textId="77777777" w:rsidR="00E2709D" w:rsidRDefault="00462487">
      <w:pPr>
        <w:ind w:left="789"/>
        <w:rPr>
          <w:rFonts w:ascii="Verdana"/>
          <w:sz w:val="8"/>
        </w:rPr>
      </w:pPr>
      <w:r>
        <w:rPr>
          <w:rFonts w:ascii="Verdana"/>
          <w:w w:val="105"/>
          <w:sz w:val="8"/>
        </w:rPr>
        <w:t>0.8</w:t>
      </w:r>
    </w:p>
    <w:p w14:paraId="55AE939E" w14:textId="77777777" w:rsidR="00E2709D" w:rsidRDefault="00E2709D">
      <w:pPr>
        <w:pStyle w:val="BodyText"/>
        <w:rPr>
          <w:rFonts w:ascii="Verdana"/>
          <w:sz w:val="8"/>
        </w:rPr>
      </w:pPr>
    </w:p>
    <w:p w14:paraId="2561E805" w14:textId="77777777" w:rsidR="00E2709D" w:rsidRDefault="00E2709D">
      <w:pPr>
        <w:pStyle w:val="BodyText"/>
        <w:spacing w:before="6"/>
        <w:rPr>
          <w:rFonts w:ascii="Verdana"/>
          <w:sz w:val="7"/>
        </w:rPr>
      </w:pPr>
    </w:p>
    <w:p w14:paraId="380ED691" w14:textId="6ADF5DF6" w:rsidR="00E2709D" w:rsidRDefault="00285D5B">
      <w:pPr>
        <w:ind w:left="789"/>
        <w:rPr>
          <w:rFonts w:ascii="Verdana"/>
          <w:sz w:val="8"/>
        </w:rPr>
      </w:pPr>
      <w:r>
        <w:rPr>
          <w:noProof/>
        </w:rPr>
        <mc:AlternateContent>
          <mc:Choice Requires="wps">
            <w:drawing>
              <wp:anchor distT="0" distB="0" distL="114300" distR="114300" simplePos="0" relativeHeight="15779328" behindDoc="0" locked="0" layoutInCell="1" allowOverlap="1" wp14:anchorId="7A5F4B8A" wp14:editId="7C232214">
                <wp:simplePos x="0" y="0"/>
                <wp:positionH relativeFrom="page">
                  <wp:posOffset>1425575</wp:posOffset>
                </wp:positionH>
                <wp:positionV relativeFrom="paragraph">
                  <wp:posOffset>-635</wp:posOffset>
                </wp:positionV>
                <wp:extent cx="86995" cy="242570"/>
                <wp:effectExtent l="0" t="0" r="0" b="0"/>
                <wp:wrapNone/>
                <wp:docPr id="709"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F80A4" w14:textId="77777777" w:rsidR="00E749F9" w:rsidRDefault="00E749F9">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F4B8A" id="Text Box 705" o:spid="_x0000_s1193" type="#_x0000_t202" style="position:absolute;left:0;text-align:left;margin-left:112.25pt;margin-top:-.05pt;width:6.85pt;height:19.1pt;z-index:157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" filled="f" stroked="f">
                <v:textbox style="layout-flow:vertical;mso-layout-flow-alt:bottom-to-top" inset="0,0,0,0">
                  <w:txbxContent>
                    <w:p w14:paraId="08BF80A4" w14:textId="77777777" w:rsidR="00E749F9" w:rsidRDefault="00E749F9">
                      <w:pPr>
                        <w:spacing w:before="5"/>
                        <w:ind w:left="20"/>
                        <w:rPr>
                          <w:rFonts w:ascii="Verdana"/>
                          <w:sz w:val="9"/>
                        </w:rPr>
                      </w:pPr>
                      <w:r>
                        <w:rPr>
                          <w:rFonts w:ascii="Verdana"/>
                          <w:sz w:val="9"/>
                        </w:rPr>
                        <w:t>f0.8</w:t>
                      </w:r>
                      <w:r>
                        <w:rPr>
                          <w:rFonts w:ascii="Verdana"/>
                          <w:spacing w:val="5"/>
                          <w:sz w:val="9"/>
                        </w:rPr>
                        <w:t xml:space="preserve"> </w:t>
                      </w:r>
                      <w:r>
                        <w:rPr>
                          <w:rFonts w:ascii="Verdana"/>
                          <w:sz w:val="9"/>
                        </w:rPr>
                        <w:t>(-)</w:t>
                      </w:r>
                    </w:p>
                  </w:txbxContent>
                </v:textbox>
                <w10:wrap anchorx="page"/>
              </v:shape>
            </w:pict>
          </mc:Fallback>
        </mc:AlternateContent>
      </w:r>
      <w:r w:rsidR="00462487">
        <w:rPr>
          <w:rFonts w:ascii="Verdana"/>
          <w:w w:val="105"/>
          <w:sz w:val="8"/>
        </w:rPr>
        <w:t>0.6</w:t>
      </w:r>
    </w:p>
    <w:p w14:paraId="2C4A4ED8" w14:textId="77777777" w:rsidR="00E2709D" w:rsidRDefault="00E2709D">
      <w:pPr>
        <w:pStyle w:val="BodyText"/>
        <w:rPr>
          <w:rFonts w:ascii="Verdana"/>
          <w:sz w:val="8"/>
        </w:rPr>
      </w:pPr>
    </w:p>
    <w:p w14:paraId="39BF89F6" w14:textId="77777777" w:rsidR="00E2709D" w:rsidRDefault="00E2709D">
      <w:pPr>
        <w:pStyle w:val="BodyText"/>
        <w:spacing w:before="5"/>
        <w:rPr>
          <w:rFonts w:ascii="Verdana"/>
          <w:sz w:val="7"/>
        </w:rPr>
      </w:pPr>
    </w:p>
    <w:p w14:paraId="041C85E0" w14:textId="77777777" w:rsidR="00E2709D" w:rsidRDefault="00462487">
      <w:pPr>
        <w:ind w:left="789"/>
        <w:rPr>
          <w:rFonts w:ascii="Verdana"/>
          <w:sz w:val="8"/>
        </w:rPr>
      </w:pPr>
      <w:r>
        <w:rPr>
          <w:rFonts w:ascii="Verdana"/>
          <w:w w:val="105"/>
          <w:sz w:val="8"/>
        </w:rPr>
        <w:t>0.4</w:t>
      </w:r>
    </w:p>
    <w:p w14:paraId="55489E3E" w14:textId="77777777" w:rsidR="00E2709D" w:rsidRDefault="00462487">
      <w:pPr>
        <w:spacing w:before="81"/>
        <w:ind w:left="519"/>
        <w:rPr>
          <w:rFonts w:ascii="Verdana"/>
          <w:sz w:val="10"/>
        </w:rPr>
      </w:pPr>
      <w:r>
        <w:br w:type="column"/>
      </w:r>
      <w:r>
        <w:rPr>
          <w:rFonts w:ascii="Verdana"/>
          <w:w w:val="105"/>
          <w:sz w:val="10"/>
        </w:rPr>
        <w:t>model</w:t>
      </w:r>
      <w:r>
        <w:rPr>
          <w:rFonts w:ascii="Verdana"/>
          <w:spacing w:val="16"/>
          <w:w w:val="105"/>
          <w:sz w:val="10"/>
        </w:rPr>
        <w:t xml:space="preserve"> </w:t>
      </w:r>
      <w:proofErr w:type="gramStart"/>
      <w:r>
        <w:rPr>
          <w:rFonts w:ascii="Verdana"/>
          <w:w w:val="105"/>
          <w:sz w:val="10"/>
        </w:rPr>
        <w:t>mean</w:t>
      </w:r>
      <w:proofErr w:type="gramEnd"/>
    </w:p>
    <w:p w14:paraId="5DEB8F62" w14:textId="77777777" w:rsidR="00E2709D" w:rsidRDefault="00462487">
      <w:pPr>
        <w:spacing w:before="81"/>
        <w:ind w:left="789"/>
        <w:rPr>
          <w:rFonts w:ascii="Verdana"/>
          <w:sz w:val="10"/>
        </w:rPr>
      </w:pPr>
      <w:r>
        <w:br w:type="column"/>
      </w:r>
      <w:r>
        <w:rPr>
          <w:rFonts w:ascii="Verdana"/>
          <w:w w:val="105"/>
          <w:sz w:val="10"/>
        </w:rPr>
        <w:t>member</w:t>
      </w:r>
      <w:r>
        <w:rPr>
          <w:rFonts w:ascii="Verdana"/>
          <w:spacing w:val="25"/>
          <w:w w:val="105"/>
          <w:sz w:val="10"/>
        </w:rPr>
        <w:t xml:space="preserve"> </w:t>
      </w:r>
      <w:r>
        <w:rPr>
          <w:rFonts w:ascii="Verdana"/>
          <w:w w:val="105"/>
          <w:sz w:val="10"/>
        </w:rPr>
        <w:t>weighted</w:t>
      </w:r>
    </w:p>
    <w:p w14:paraId="30E87ACB" w14:textId="77777777" w:rsidR="00E2709D" w:rsidRDefault="00462487">
      <w:pPr>
        <w:spacing w:before="81"/>
        <w:ind w:left="789"/>
        <w:rPr>
          <w:rFonts w:ascii="Verdana"/>
          <w:sz w:val="10"/>
        </w:rPr>
      </w:pPr>
      <w:r>
        <w:br w:type="column"/>
      </w:r>
      <w:r>
        <w:rPr>
          <w:rFonts w:ascii="Verdana"/>
          <w:w w:val="105"/>
          <w:sz w:val="10"/>
        </w:rPr>
        <w:t>brier</w:t>
      </w:r>
      <w:r>
        <w:rPr>
          <w:rFonts w:ascii="Verdana"/>
          <w:spacing w:val="-2"/>
          <w:w w:val="105"/>
          <w:sz w:val="10"/>
        </w:rPr>
        <w:t xml:space="preserve"> </w:t>
      </w:r>
      <w:r>
        <w:rPr>
          <w:rFonts w:ascii="Verdana"/>
          <w:w w:val="105"/>
          <w:sz w:val="10"/>
        </w:rPr>
        <w:t>weighted</w:t>
      </w:r>
    </w:p>
    <w:p w14:paraId="61BB8F91" w14:textId="77777777" w:rsidR="00E2709D" w:rsidRDefault="00462487">
      <w:pPr>
        <w:pStyle w:val="BodyText"/>
        <w:rPr>
          <w:rFonts w:ascii="Verdana"/>
          <w:sz w:val="8"/>
        </w:rPr>
      </w:pPr>
      <w:r>
        <w:br w:type="column"/>
      </w:r>
    </w:p>
    <w:p w14:paraId="737F9500" w14:textId="77777777" w:rsidR="00E2709D" w:rsidRDefault="00E2709D">
      <w:pPr>
        <w:pStyle w:val="BodyText"/>
        <w:spacing w:before="2"/>
        <w:rPr>
          <w:rFonts w:ascii="Verdana"/>
          <w:sz w:val="9"/>
        </w:rPr>
      </w:pPr>
    </w:p>
    <w:p w14:paraId="00840D5A" w14:textId="369A8E1C" w:rsidR="00E2709D" w:rsidRDefault="00285D5B">
      <w:pPr>
        <w:ind w:left="720" w:right="596"/>
        <w:jc w:val="center"/>
        <w:rPr>
          <w:rFonts w:ascii="Verdana"/>
          <w:sz w:val="8"/>
        </w:rPr>
      </w:pPr>
      <w:r>
        <w:rPr>
          <w:noProof/>
        </w:rPr>
        <mc:AlternateContent>
          <mc:Choice Requires="wpg">
            <w:drawing>
              <wp:anchor distT="0" distB="0" distL="114300" distR="114300" simplePos="0" relativeHeight="15778304" behindDoc="0" locked="0" layoutInCell="1" allowOverlap="1" wp14:anchorId="34E1F85A" wp14:editId="4D75ADD4">
                <wp:simplePos x="0" y="0"/>
                <wp:positionH relativeFrom="page">
                  <wp:posOffset>4957445</wp:posOffset>
                </wp:positionH>
                <wp:positionV relativeFrom="paragraph">
                  <wp:posOffset>6985</wp:posOffset>
                </wp:positionV>
                <wp:extent cx="944880" cy="958215"/>
                <wp:effectExtent l="0" t="0" r="0" b="0"/>
                <wp:wrapNone/>
                <wp:docPr id="679"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7807" y="11"/>
                          <a:chExt cx="1488" cy="1509"/>
                        </a:xfrm>
                      </wpg:grpSpPr>
                      <wps:wsp>
                        <wps:cNvPr id="680" name="AutoShape 704"/>
                        <wps:cNvSpPr>
                          <a:spLocks/>
                        </wps:cNvSpPr>
                        <wps:spPr bwMode="auto">
                          <a:xfrm>
                            <a:off x="7829" y="13"/>
                            <a:ext cx="1460" cy="1483"/>
                          </a:xfrm>
                          <a:custGeom>
                            <a:avLst/>
                            <a:gdLst>
                              <a:gd name="T0" fmla="+- 0 8803 7830"/>
                              <a:gd name="T1" fmla="*/ T0 w 1460"/>
                              <a:gd name="T2" fmla="+- 0 1496 13"/>
                              <a:gd name="T3" fmla="*/ 1496 h 1483"/>
                              <a:gd name="T4" fmla="+- 0 8803 7830"/>
                              <a:gd name="T5" fmla="*/ T4 w 1460"/>
                              <a:gd name="T6" fmla="+- 0 13 13"/>
                              <a:gd name="T7" fmla="*/ 13 h 1483"/>
                              <a:gd name="T8" fmla="+- 0 7830 7830"/>
                              <a:gd name="T9" fmla="*/ T8 w 1460"/>
                              <a:gd name="T10" fmla="+- 0 666 13"/>
                              <a:gd name="T11" fmla="*/ 666 h 1483"/>
                              <a:gd name="T12" fmla="+- 0 9290 7830"/>
                              <a:gd name="T13" fmla="*/ T12 w 1460"/>
                              <a:gd name="T14" fmla="+- 0 666 13"/>
                              <a:gd name="T15" fmla="*/ 666 h 1483"/>
                            </a:gdLst>
                            <a:ahLst/>
                            <a:cxnLst>
                              <a:cxn ang="0">
                                <a:pos x="T1" y="T3"/>
                              </a:cxn>
                              <a:cxn ang="0">
                                <a:pos x="T5" y="T7"/>
                              </a:cxn>
                              <a:cxn ang="0">
                                <a:pos x="T9" y="T11"/>
                              </a:cxn>
                              <a:cxn ang="0">
                                <a:pos x="T13" y="T15"/>
                              </a:cxn>
                            </a:cxnLst>
                            <a:rect l="0" t="0" r="r" b="b"/>
                            <a:pathLst>
                              <a:path w="1460" h="1483">
                                <a:moveTo>
                                  <a:pt x="973" y="1483"/>
                                </a:moveTo>
                                <a:lnTo>
                                  <a:pt x="973" y="0"/>
                                </a:lnTo>
                                <a:moveTo>
                                  <a:pt x="0" y="653"/>
                                </a:moveTo>
                                <a:lnTo>
                                  <a:pt x="1460" y="653"/>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703"/>
                        <wps:cNvSpPr>
                          <a:spLocks/>
                        </wps:cNvSpPr>
                        <wps:spPr bwMode="auto">
                          <a:xfrm>
                            <a:off x="8073"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Line 702"/>
                        <wps:cNvCnPr>
                          <a:cxnSpLocks noChangeShapeType="1"/>
                        </wps:cNvCnPr>
                        <wps:spPr bwMode="auto">
                          <a:xfrm>
                            <a:off x="8073"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 name="Freeform 701"/>
                        <wps:cNvSpPr>
                          <a:spLocks/>
                        </wps:cNvSpPr>
                        <wps:spPr bwMode="auto">
                          <a:xfrm>
                            <a:off x="8397"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Line 700"/>
                        <wps:cNvCnPr>
                          <a:cxnSpLocks noChangeShapeType="1"/>
                        </wps:cNvCnPr>
                        <wps:spPr bwMode="auto">
                          <a:xfrm>
                            <a:off x="8398"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 name="Freeform 699"/>
                        <wps:cNvSpPr>
                          <a:spLocks/>
                        </wps:cNvSpPr>
                        <wps:spPr bwMode="auto">
                          <a:xfrm>
                            <a:off x="8722"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Line 698"/>
                        <wps:cNvCnPr>
                          <a:cxnSpLocks noChangeShapeType="1"/>
                        </wps:cNvCnPr>
                        <wps:spPr bwMode="auto">
                          <a:xfrm>
                            <a:off x="8722"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 name="Freeform 697"/>
                        <wps:cNvSpPr>
                          <a:spLocks/>
                        </wps:cNvSpPr>
                        <wps:spPr bwMode="auto">
                          <a:xfrm>
                            <a:off x="9046" y="1495"/>
                            <a:ext cx="2" cy="24"/>
                          </a:xfrm>
                          <a:custGeom>
                            <a:avLst/>
                            <a:gdLst>
                              <a:gd name="T0" fmla="+- 0 1496 1496"/>
                              <a:gd name="T1" fmla="*/ 1496 h 24"/>
                              <a:gd name="T2" fmla="+- 0 1519 1496"/>
                              <a:gd name="T3" fmla="*/ 1519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Line 696"/>
                        <wps:cNvCnPr>
                          <a:cxnSpLocks noChangeShapeType="1"/>
                        </wps:cNvCnPr>
                        <wps:spPr bwMode="auto">
                          <a:xfrm>
                            <a:off x="9047" y="1496"/>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 name="Freeform 695"/>
                        <wps:cNvSpPr>
                          <a:spLocks/>
                        </wps:cNvSpPr>
                        <wps:spPr bwMode="auto">
                          <a:xfrm>
                            <a:off x="7806" y="146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Line 694"/>
                        <wps:cNvCnPr>
                          <a:cxnSpLocks noChangeShapeType="1"/>
                        </wps:cNvCnPr>
                        <wps:spPr bwMode="auto">
                          <a:xfrm>
                            <a:off x="7830" y="146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 name="Freeform 693"/>
                        <wps:cNvSpPr>
                          <a:spLocks/>
                        </wps:cNvSpPr>
                        <wps:spPr bwMode="auto">
                          <a:xfrm>
                            <a:off x="7806" y="118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Line 692"/>
                        <wps:cNvCnPr>
                          <a:cxnSpLocks noChangeShapeType="1"/>
                        </wps:cNvCnPr>
                        <wps:spPr bwMode="auto">
                          <a:xfrm>
                            <a:off x="7830" y="118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 name="Freeform 691"/>
                        <wps:cNvSpPr>
                          <a:spLocks/>
                        </wps:cNvSpPr>
                        <wps:spPr bwMode="auto">
                          <a:xfrm>
                            <a:off x="7806" y="897"/>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Line 690"/>
                        <wps:cNvCnPr>
                          <a:cxnSpLocks noChangeShapeType="1"/>
                        </wps:cNvCnPr>
                        <wps:spPr bwMode="auto">
                          <a:xfrm>
                            <a:off x="7830" y="89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 name="Freeform 689"/>
                        <wps:cNvSpPr>
                          <a:spLocks/>
                        </wps:cNvSpPr>
                        <wps:spPr bwMode="auto">
                          <a:xfrm>
                            <a:off x="7806" y="612"/>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Line 688"/>
                        <wps:cNvCnPr>
                          <a:cxnSpLocks noChangeShapeType="1"/>
                        </wps:cNvCnPr>
                        <wps:spPr bwMode="auto">
                          <a:xfrm>
                            <a:off x="7830" y="61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 name="Freeform 687"/>
                        <wps:cNvSpPr>
                          <a:spLocks/>
                        </wps:cNvSpPr>
                        <wps:spPr bwMode="auto">
                          <a:xfrm>
                            <a:off x="7806" y="326"/>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Line 686"/>
                        <wps:cNvCnPr>
                          <a:cxnSpLocks noChangeShapeType="1"/>
                        </wps:cNvCnPr>
                        <wps:spPr bwMode="auto">
                          <a:xfrm>
                            <a:off x="7830" y="32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 name="Freeform 685"/>
                        <wps:cNvSpPr>
                          <a:spLocks/>
                        </wps:cNvSpPr>
                        <wps:spPr bwMode="auto">
                          <a:xfrm>
                            <a:off x="7806" y="41"/>
                            <a:ext cx="24" cy="2"/>
                          </a:xfrm>
                          <a:custGeom>
                            <a:avLst/>
                            <a:gdLst>
                              <a:gd name="T0" fmla="+- 0 7830 7807"/>
                              <a:gd name="T1" fmla="*/ T0 w 24"/>
                              <a:gd name="T2" fmla="+- 0 7807 7807"/>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Line 684"/>
                        <wps:cNvCnPr>
                          <a:cxnSpLocks noChangeShapeType="1"/>
                        </wps:cNvCnPr>
                        <wps:spPr bwMode="auto">
                          <a:xfrm>
                            <a:off x="7830" y="42"/>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 name="Freeform 683"/>
                        <wps:cNvSpPr>
                          <a:spLocks/>
                        </wps:cNvSpPr>
                        <wps:spPr bwMode="auto">
                          <a:xfrm>
                            <a:off x="7829" y="646"/>
                            <a:ext cx="1460" cy="508"/>
                          </a:xfrm>
                          <a:custGeom>
                            <a:avLst/>
                            <a:gdLst>
                              <a:gd name="T0" fmla="+- 0 7830 7830"/>
                              <a:gd name="T1" fmla="*/ T0 w 1460"/>
                              <a:gd name="T2" fmla="+- 0 1155 647"/>
                              <a:gd name="T3" fmla="*/ 1155 h 508"/>
                              <a:gd name="T4" fmla="+- 0 7870 7830"/>
                              <a:gd name="T5" fmla="*/ T4 w 1460"/>
                              <a:gd name="T6" fmla="+- 0 1052 647"/>
                              <a:gd name="T7" fmla="*/ 1052 h 508"/>
                              <a:gd name="T8" fmla="+- 0 7911 7830"/>
                              <a:gd name="T9" fmla="*/ T8 w 1460"/>
                              <a:gd name="T10" fmla="+- 0 982 647"/>
                              <a:gd name="T11" fmla="*/ 982 h 508"/>
                              <a:gd name="T12" fmla="+- 0 7952 7830"/>
                              <a:gd name="T13" fmla="*/ T12 w 1460"/>
                              <a:gd name="T14" fmla="+- 0 924 647"/>
                              <a:gd name="T15" fmla="*/ 924 h 508"/>
                              <a:gd name="T16" fmla="+- 0 7992 7830"/>
                              <a:gd name="T17" fmla="*/ T16 w 1460"/>
                              <a:gd name="T18" fmla="+- 0 864 647"/>
                              <a:gd name="T19" fmla="*/ 864 h 508"/>
                              <a:gd name="T20" fmla="+- 0 8033 7830"/>
                              <a:gd name="T21" fmla="*/ T20 w 1460"/>
                              <a:gd name="T22" fmla="+- 0 827 647"/>
                              <a:gd name="T23" fmla="*/ 827 h 508"/>
                              <a:gd name="T24" fmla="+- 0 8073 7830"/>
                              <a:gd name="T25" fmla="*/ T24 w 1460"/>
                              <a:gd name="T26" fmla="+- 0 788 647"/>
                              <a:gd name="T27" fmla="*/ 788 h 508"/>
                              <a:gd name="T28" fmla="+- 0 8114 7830"/>
                              <a:gd name="T29" fmla="*/ T28 w 1460"/>
                              <a:gd name="T30" fmla="+- 0 765 647"/>
                              <a:gd name="T31" fmla="*/ 765 h 508"/>
                              <a:gd name="T32" fmla="+- 0 8154 7830"/>
                              <a:gd name="T33" fmla="*/ T32 w 1460"/>
                              <a:gd name="T34" fmla="+- 0 746 647"/>
                              <a:gd name="T35" fmla="*/ 746 h 508"/>
                              <a:gd name="T36" fmla="+- 0 8195 7830"/>
                              <a:gd name="T37" fmla="*/ T36 w 1460"/>
                              <a:gd name="T38" fmla="+- 0 725 647"/>
                              <a:gd name="T39" fmla="*/ 725 h 508"/>
                              <a:gd name="T40" fmla="+- 0 8235 7830"/>
                              <a:gd name="T41" fmla="*/ T40 w 1460"/>
                              <a:gd name="T42" fmla="+- 0 699 647"/>
                              <a:gd name="T43" fmla="*/ 699 h 508"/>
                              <a:gd name="T44" fmla="+- 0 8276 7830"/>
                              <a:gd name="T45" fmla="*/ T44 w 1460"/>
                              <a:gd name="T46" fmla="+- 0 688 647"/>
                              <a:gd name="T47" fmla="*/ 688 h 508"/>
                              <a:gd name="T48" fmla="+- 0 8317 7830"/>
                              <a:gd name="T49" fmla="*/ T48 w 1460"/>
                              <a:gd name="T50" fmla="+- 0 677 647"/>
                              <a:gd name="T51" fmla="*/ 677 h 508"/>
                              <a:gd name="T52" fmla="+- 0 8357 7830"/>
                              <a:gd name="T53" fmla="*/ T52 w 1460"/>
                              <a:gd name="T54" fmla="+- 0 671 647"/>
                              <a:gd name="T55" fmla="*/ 671 h 508"/>
                              <a:gd name="T56" fmla="+- 0 8398 7830"/>
                              <a:gd name="T57" fmla="*/ T56 w 1460"/>
                              <a:gd name="T58" fmla="+- 0 660 647"/>
                              <a:gd name="T59" fmla="*/ 660 h 508"/>
                              <a:gd name="T60" fmla="+- 0 8438 7830"/>
                              <a:gd name="T61" fmla="*/ T60 w 1460"/>
                              <a:gd name="T62" fmla="+- 0 655 647"/>
                              <a:gd name="T63" fmla="*/ 655 h 508"/>
                              <a:gd name="T64" fmla="+- 0 8479 7830"/>
                              <a:gd name="T65" fmla="*/ T64 w 1460"/>
                              <a:gd name="T66" fmla="+- 0 666 647"/>
                              <a:gd name="T67" fmla="*/ 666 h 508"/>
                              <a:gd name="T68" fmla="+- 0 8519 7830"/>
                              <a:gd name="T69" fmla="*/ T68 w 1460"/>
                              <a:gd name="T70" fmla="+- 0 664 647"/>
                              <a:gd name="T71" fmla="*/ 664 h 508"/>
                              <a:gd name="T72" fmla="+- 0 8560 7830"/>
                              <a:gd name="T73" fmla="*/ T72 w 1460"/>
                              <a:gd name="T74" fmla="+- 0 663 647"/>
                              <a:gd name="T75" fmla="*/ 663 h 508"/>
                              <a:gd name="T76" fmla="+- 0 8600 7830"/>
                              <a:gd name="T77" fmla="*/ T76 w 1460"/>
                              <a:gd name="T78" fmla="+- 0 647 647"/>
                              <a:gd name="T79" fmla="*/ 647 h 508"/>
                              <a:gd name="T80" fmla="+- 0 8641 7830"/>
                              <a:gd name="T81" fmla="*/ T80 w 1460"/>
                              <a:gd name="T82" fmla="+- 0 652 647"/>
                              <a:gd name="T83" fmla="*/ 652 h 508"/>
                              <a:gd name="T84" fmla="+- 0 8682 7830"/>
                              <a:gd name="T85" fmla="*/ T84 w 1460"/>
                              <a:gd name="T86" fmla="+- 0 652 647"/>
                              <a:gd name="T87" fmla="*/ 652 h 508"/>
                              <a:gd name="T88" fmla="+- 0 8722 7830"/>
                              <a:gd name="T89" fmla="*/ T88 w 1460"/>
                              <a:gd name="T90" fmla="+- 0 656 647"/>
                              <a:gd name="T91" fmla="*/ 656 h 508"/>
                              <a:gd name="T92" fmla="+- 0 8763 7830"/>
                              <a:gd name="T93" fmla="*/ T92 w 1460"/>
                              <a:gd name="T94" fmla="+- 0 660 647"/>
                              <a:gd name="T95" fmla="*/ 660 h 508"/>
                              <a:gd name="T96" fmla="+- 0 8803 7830"/>
                              <a:gd name="T97" fmla="*/ T96 w 1460"/>
                              <a:gd name="T98" fmla="+- 0 657 647"/>
                              <a:gd name="T99" fmla="*/ 657 h 508"/>
                              <a:gd name="T100" fmla="+- 0 8844 7830"/>
                              <a:gd name="T101" fmla="*/ T100 w 1460"/>
                              <a:gd name="T102" fmla="+- 0 663 647"/>
                              <a:gd name="T103" fmla="*/ 663 h 508"/>
                              <a:gd name="T104" fmla="+- 0 8884 7830"/>
                              <a:gd name="T105" fmla="*/ T104 w 1460"/>
                              <a:gd name="T106" fmla="+- 0 672 647"/>
                              <a:gd name="T107" fmla="*/ 672 h 508"/>
                              <a:gd name="T108" fmla="+- 0 8925 7830"/>
                              <a:gd name="T109" fmla="*/ T108 w 1460"/>
                              <a:gd name="T110" fmla="+- 0 688 647"/>
                              <a:gd name="T111" fmla="*/ 688 h 508"/>
                              <a:gd name="T112" fmla="+- 0 8965 7830"/>
                              <a:gd name="T113" fmla="*/ T112 w 1460"/>
                              <a:gd name="T114" fmla="+- 0 683 647"/>
                              <a:gd name="T115" fmla="*/ 683 h 508"/>
                              <a:gd name="T116" fmla="+- 0 9006 7830"/>
                              <a:gd name="T117" fmla="*/ T116 w 1460"/>
                              <a:gd name="T118" fmla="+- 0 690 647"/>
                              <a:gd name="T119" fmla="*/ 690 h 508"/>
                              <a:gd name="T120" fmla="+- 0 9047 7830"/>
                              <a:gd name="T121" fmla="*/ T120 w 1460"/>
                              <a:gd name="T122" fmla="+- 0 704 647"/>
                              <a:gd name="T123" fmla="*/ 704 h 508"/>
                              <a:gd name="T124" fmla="+- 0 9087 7830"/>
                              <a:gd name="T125" fmla="*/ T124 w 1460"/>
                              <a:gd name="T126" fmla="+- 0 706 647"/>
                              <a:gd name="T127" fmla="*/ 706 h 508"/>
                              <a:gd name="T128" fmla="+- 0 9128 7830"/>
                              <a:gd name="T129" fmla="*/ T128 w 1460"/>
                              <a:gd name="T130" fmla="+- 0 721 647"/>
                              <a:gd name="T131" fmla="*/ 721 h 508"/>
                              <a:gd name="T132" fmla="+- 0 9168 7830"/>
                              <a:gd name="T133" fmla="*/ T132 w 1460"/>
                              <a:gd name="T134" fmla="+- 0 722 647"/>
                              <a:gd name="T135" fmla="*/ 722 h 508"/>
                              <a:gd name="T136" fmla="+- 0 9209 7830"/>
                              <a:gd name="T137" fmla="*/ T136 w 1460"/>
                              <a:gd name="T138" fmla="+- 0 739 647"/>
                              <a:gd name="T139" fmla="*/ 739 h 508"/>
                              <a:gd name="T140" fmla="+- 0 9249 7830"/>
                              <a:gd name="T141" fmla="*/ T140 w 1460"/>
                              <a:gd name="T142" fmla="+- 0 750 647"/>
                              <a:gd name="T143" fmla="*/ 750 h 508"/>
                              <a:gd name="T144" fmla="+- 0 9290 7830"/>
                              <a:gd name="T145" fmla="*/ T144 w 1460"/>
                              <a:gd name="T146" fmla="+- 0 770 647"/>
                              <a:gd name="T147" fmla="*/ 770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508">
                                <a:moveTo>
                                  <a:pt x="0" y="508"/>
                                </a:moveTo>
                                <a:lnTo>
                                  <a:pt x="40" y="405"/>
                                </a:lnTo>
                                <a:lnTo>
                                  <a:pt x="81" y="335"/>
                                </a:lnTo>
                                <a:lnTo>
                                  <a:pt x="122" y="277"/>
                                </a:lnTo>
                                <a:lnTo>
                                  <a:pt x="162" y="217"/>
                                </a:lnTo>
                                <a:lnTo>
                                  <a:pt x="203" y="180"/>
                                </a:lnTo>
                                <a:lnTo>
                                  <a:pt x="243" y="141"/>
                                </a:lnTo>
                                <a:lnTo>
                                  <a:pt x="284" y="118"/>
                                </a:lnTo>
                                <a:lnTo>
                                  <a:pt x="324" y="99"/>
                                </a:lnTo>
                                <a:lnTo>
                                  <a:pt x="365" y="78"/>
                                </a:lnTo>
                                <a:lnTo>
                                  <a:pt x="405" y="52"/>
                                </a:lnTo>
                                <a:lnTo>
                                  <a:pt x="446" y="41"/>
                                </a:lnTo>
                                <a:lnTo>
                                  <a:pt x="487" y="30"/>
                                </a:lnTo>
                                <a:lnTo>
                                  <a:pt x="527" y="24"/>
                                </a:lnTo>
                                <a:lnTo>
                                  <a:pt x="568" y="13"/>
                                </a:lnTo>
                                <a:lnTo>
                                  <a:pt x="608" y="8"/>
                                </a:lnTo>
                                <a:lnTo>
                                  <a:pt x="649" y="19"/>
                                </a:lnTo>
                                <a:lnTo>
                                  <a:pt x="689" y="17"/>
                                </a:lnTo>
                                <a:lnTo>
                                  <a:pt x="730" y="16"/>
                                </a:lnTo>
                                <a:lnTo>
                                  <a:pt x="770" y="0"/>
                                </a:lnTo>
                                <a:lnTo>
                                  <a:pt x="811" y="5"/>
                                </a:lnTo>
                                <a:lnTo>
                                  <a:pt x="852" y="5"/>
                                </a:lnTo>
                                <a:lnTo>
                                  <a:pt x="892" y="9"/>
                                </a:lnTo>
                                <a:lnTo>
                                  <a:pt x="933" y="13"/>
                                </a:lnTo>
                                <a:lnTo>
                                  <a:pt x="973" y="10"/>
                                </a:lnTo>
                                <a:lnTo>
                                  <a:pt x="1014" y="16"/>
                                </a:lnTo>
                                <a:lnTo>
                                  <a:pt x="1054" y="25"/>
                                </a:lnTo>
                                <a:lnTo>
                                  <a:pt x="1095" y="41"/>
                                </a:lnTo>
                                <a:lnTo>
                                  <a:pt x="1135" y="36"/>
                                </a:lnTo>
                                <a:lnTo>
                                  <a:pt x="1176" y="43"/>
                                </a:lnTo>
                                <a:lnTo>
                                  <a:pt x="1217" y="57"/>
                                </a:lnTo>
                                <a:lnTo>
                                  <a:pt x="1257" y="59"/>
                                </a:lnTo>
                                <a:lnTo>
                                  <a:pt x="1298" y="74"/>
                                </a:lnTo>
                                <a:lnTo>
                                  <a:pt x="1338" y="75"/>
                                </a:lnTo>
                                <a:lnTo>
                                  <a:pt x="1379" y="92"/>
                                </a:lnTo>
                                <a:lnTo>
                                  <a:pt x="1419" y="103"/>
                                </a:lnTo>
                                <a:lnTo>
                                  <a:pt x="1460" y="123"/>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682"/>
                        <wps:cNvSpPr>
                          <a:spLocks/>
                        </wps:cNvSpPr>
                        <wps:spPr bwMode="auto">
                          <a:xfrm>
                            <a:off x="7829" y="679"/>
                            <a:ext cx="1460" cy="389"/>
                          </a:xfrm>
                          <a:custGeom>
                            <a:avLst/>
                            <a:gdLst>
                              <a:gd name="T0" fmla="+- 0 7830 7830"/>
                              <a:gd name="T1" fmla="*/ T0 w 1460"/>
                              <a:gd name="T2" fmla="+- 0 1067 679"/>
                              <a:gd name="T3" fmla="*/ 1067 h 389"/>
                              <a:gd name="T4" fmla="+- 0 7870 7830"/>
                              <a:gd name="T5" fmla="*/ T4 w 1460"/>
                              <a:gd name="T6" fmla="+- 0 956 679"/>
                              <a:gd name="T7" fmla="*/ 956 h 389"/>
                              <a:gd name="T8" fmla="+- 0 7911 7830"/>
                              <a:gd name="T9" fmla="*/ T8 w 1460"/>
                              <a:gd name="T10" fmla="+- 0 876 679"/>
                              <a:gd name="T11" fmla="*/ 876 h 389"/>
                              <a:gd name="T12" fmla="+- 0 7952 7830"/>
                              <a:gd name="T13" fmla="*/ T12 w 1460"/>
                              <a:gd name="T14" fmla="+- 0 827 679"/>
                              <a:gd name="T15" fmla="*/ 827 h 389"/>
                              <a:gd name="T16" fmla="+- 0 7992 7830"/>
                              <a:gd name="T17" fmla="*/ T16 w 1460"/>
                              <a:gd name="T18" fmla="+- 0 782 679"/>
                              <a:gd name="T19" fmla="*/ 782 h 389"/>
                              <a:gd name="T20" fmla="+- 0 8073 7830"/>
                              <a:gd name="T21" fmla="*/ T20 w 1460"/>
                              <a:gd name="T22" fmla="+- 0 731 679"/>
                              <a:gd name="T23" fmla="*/ 731 h 389"/>
                              <a:gd name="T24" fmla="+- 0 8114 7830"/>
                              <a:gd name="T25" fmla="*/ T24 w 1460"/>
                              <a:gd name="T26" fmla="+- 0 722 679"/>
                              <a:gd name="T27" fmla="*/ 722 h 389"/>
                              <a:gd name="T28" fmla="+- 0 8154 7830"/>
                              <a:gd name="T29" fmla="*/ T28 w 1460"/>
                              <a:gd name="T30" fmla="+- 0 711 679"/>
                              <a:gd name="T31" fmla="*/ 711 h 389"/>
                              <a:gd name="T32" fmla="+- 0 8195 7830"/>
                              <a:gd name="T33" fmla="*/ T32 w 1460"/>
                              <a:gd name="T34" fmla="+- 0 707 679"/>
                              <a:gd name="T35" fmla="*/ 707 h 389"/>
                              <a:gd name="T36" fmla="+- 0 8235 7830"/>
                              <a:gd name="T37" fmla="*/ T36 w 1460"/>
                              <a:gd name="T38" fmla="+- 0 692 679"/>
                              <a:gd name="T39" fmla="*/ 692 h 389"/>
                              <a:gd name="T40" fmla="+- 0 8276 7830"/>
                              <a:gd name="T41" fmla="*/ T40 w 1460"/>
                              <a:gd name="T42" fmla="+- 0 703 679"/>
                              <a:gd name="T43" fmla="*/ 703 h 389"/>
                              <a:gd name="T44" fmla="+- 0 8317 7830"/>
                              <a:gd name="T45" fmla="*/ T44 w 1460"/>
                              <a:gd name="T46" fmla="+- 0 696 679"/>
                              <a:gd name="T47" fmla="*/ 696 h 389"/>
                              <a:gd name="T48" fmla="+- 0 8357 7830"/>
                              <a:gd name="T49" fmla="*/ T48 w 1460"/>
                              <a:gd name="T50" fmla="+- 0 696 679"/>
                              <a:gd name="T51" fmla="*/ 696 h 389"/>
                              <a:gd name="T52" fmla="+- 0 8398 7830"/>
                              <a:gd name="T53" fmla="*/ T52 w 1460"/>
                              <a:gd name="T54" fmla="+- 0 703 679"/>
                              <a:gd name="T55" fmla="*/ 703 h 389"/>
                              <a:gd name="T56" fmla="+- 0 8438 7830"/>
                              <a:gd name="T57" fmla="*/ T56 w 1460"/>
                              <a:gd name="T58" fmla="+- 0 695 679"/>
                              <a:gd name="T59" fmla="*/ 695 h 389"/>
                              <a:gd name="T60" fmla="+- 0 8479 7830"/>
                              <a:gd name="T61" fmla="*/ T60 w 1460"/>
                              <a:gd name="T62" fmla="+- 0 696 679"/>
                              <a:gd name="T63" fmla="*/ 696 h 389"/>
                              <a:gd name="T64" fmla="+- 0 8519 7830"/>
                              <a:gd name="T65" fmla="*/ T64 w 1460"/>
                              <a:gd name="T66" fmla="+- 0 694 679"/>
                              <a:gd name="T67" fmla="*/ 694 h 389"/>
                              <a:gd name="T68" fmla="+- 0 8560 7830"/>
                              <a:gd name="T69" fmla="*/ T68 w 1460"/>
                              <a:gd name="T70" fmla="+- 0 679 679"/>
                              <a:gd name="T71" fmla="*/ 679 h 389"/>
                              <a:gd name="T72" fmla="+- 0 8600 7830"/>
                              <a:gd name="T73" fmla="*/ T72 w 1460"/>
                              <a:gd name="T74" fmla="+- 0 685 679"/>
                              <a:gd name="T75" fmla="*/ 685 h 389"/>
                              <a:gd name="T76" fmla="+- 0 8641 7830"/>
                              <a:gd name="T77" fmla="*/ T76 w 1460"/>
                              <a:gd name="T78" fmla="+- 0 692 679"/>
                              <a:gd name="T79" fmla="*/ 692 h 389"/>
                              <a:gd name="T80" fmla="+- 0 8682 7830"/>
                              <a:gd name="T81" fmla="*/ T80 w 1460"/>
                              <a:gd name="T82" fmla="+- 0 693 679"/>
                              <a:gd name="T83" fmla="*/ 693 h 389"/>
                              <a:gd name="T84" fmla="+- 0 8722 7830"/>
                              <a:gd name="T85" fmla="*/ T84 w 1460"/>
                              <a:gd name="T86" fmla="+- 0 701 679"/>
                              <a:gd name="T87" fmla="*/ 701 h 389"/>
                              <a:gd name="T88" fmla="+- 0 8763 7830"/>
                              <a:gd name="T89" fmla="*/ T88 w 1460"/>
                              <a:gd name="T90" fmla="+- 0 711 679"/>
                              <a:gd name="T91" fmla="*/ 711 h 389"/>
                              <a:gd name="T92" fmla="+- 0 8803 7830"/>
                              <a:gd name="T93" fmla="*/ T92 w 1460"/>
                              <a:gd name="T94" fmla="+- 0 712 679"/>
                              <a:gd name="T95" fmla="*/ 712 h 389"/>
                              <a:gd name="T96" fmla="+- 0 8844 7830"/>
                              <a:gd name="T97" fmla="*/ T96 w 1460"/>
                              <a:gd name="T98" fmla="+- 0 723 679"/>
                              <a:gd name="T99" fmla="*/ 723 h 389"/>
                              <a:gd name="T100" fmla="+- 0 8884 7830"/>
                              <a:gd name="T101" fmla="*/ T100 w 1460"/>
                              <a:gd name="T102" fmla="+- 0 727 679"/>
                              <a:gd name="T103" fmla="*/ 727 h 389"/>
                              <a:gd name="T104" fmla="+- 0 8925 7830"/>
                              <a:gd name="T105" fmla="*/ T104 w 1460"/>
                              <a:gd name="T106" fmla="+- 0 729 679"/>
                              <a:gd name="T107" fmla="*/ 729 h 389"/>
                              <a:gd name="T108" fmla="+- 0 8965 7830"/>
                              <a:gd name="T109" fmla="*/ T108 w 1460"/>
                              <a:gd name="T110" fmla="+- 0 747 679"/>
                              <a:gd name="T111" fmla="*/ 747 h 389"/>
                              <a:gd name="T112" fmla="+- 0 9006 7830"/>
                              <a:gd name="T113" fmla="*/ T112 w 1460"/>
                              <a:gd name="T114" fmla="+- 0 772 679"/>
                              <a:gd name="T115" fmla="*/ 772 h 389"/>
                              <a:gd name="T116" fmla="+- 0 9047 7830"/>
                              <a:gd name="T117" fmla="*/ T116 w 1460"/>
                              <a:gd name="T118" fmla="+- 0 782 679"/>
                              <a:gd name="T119" fmla="*/ 782 h 389"/>
                              <a:gd name="T120" fmla="+- 0 9087 7830"/>
                              <a:gd name="T121" fmla="*/ T120 w 1460"/>
                              <a:gd name="T122" fmla="+- 0 798 679"/>
                              <a:gd name="T123" fmla="*/ 798 h 389"/>
                              <a:gd name="T124" fmla="+- 0 9128 7830"/>
                              <a:gd name="T125" fmla="*/ T124 w 1460"/>
                              <a:gd name="T126" fmla="+- 0 795 679"/>
                              <a:gd name="T127" fmla="*/ 795 h 389"/>
                              <a:gd name="T128" fmla="+- 0 9168 7830"/>
                              <a:gd name="T129" fmla="*/ T128 w 1460"/>
                              <a:gd name="T130" fmla="+- 0 815 679"/>
                              <a:gd name="T131" fmla="*/ 815 h 389"/>
                              <a:gd name="T132" fmla="+- 0 9209 7830"/>
                              <a:gd name="T133" fmla="*/ T132 w 1460"/>
                              <a:gd name="T134" fmla="+- 0 813 679"/>
                              <a:gd name="T135" fmla="*/ 813 h 389"/>
                              <a:gd name="T136" fmla="+- 0 9249 7830"/>
                              <a:gd name="T137" fmla="*/ T136 w 1460"/>
                              <a:gd name="T138" fmla="+- 0 822 679"/>
                              <a:gd name="T139" fmla="*/ 822 h 389"/>
                              <a:gd name="T140" fmla="+- 0 9290 7830"/>
                              <a:gd name="T141" fmla="*/ T140 w 1460"/>
                              <a:gd name="T142" fmla="+- 0 851 679"/>
                              <a:gd name="T143" fmla="*/ 851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389">
                                <a:moveTo>
                                  <a:pt x="0" y="388"/>
                                </a:moveTo>
                                <a:lnTo>
                                  <a:pt x="40" y="277"/>
                                </a:lnTo>
                                <a:lnTo>
                                  <a:pt x="81" y="197"/>
                                </a:lnTo>
                                <a:lnTo>
                                  <a:pt x="122" y="148"/>
                                </a:lnTo>
                                <a:lnTo>
                                  <a:pt x="162" y="103"/>
                                </a:lnTo>
                                <a:lnTo>
                                  <a:pt x="243" y="52"/>
                                </a:lnTo>
                                <a:lnTo>
                                  <a:pt x="284" y="43"/>
                                </a:lnTo>
                                <a:lnTo>
                                  <a:pt x="324" y="32"/>
                                </a:lnTo>
                                <a:lnTo>
                                  <a:pt x="365" y="28"/>
                                </a:lnTo>
                                <a:lnTo>
                                  <a:pt x="405" y="13"/>
                                </a:lnTo>
                                <a:lnTo>
                                  <a:pt x="446" y="24"/>
                                </a:lnTo>
                                <a:lnTo>
                                  <a:pt x="487" y="17"/>
                                </a:lnTo>
                                <a:lnTo>
                                  <a:pt x="527" y="17"/>
                                </a:lnTo>
                                <a:lnTo>
                                  <a:pt x="568" y="24"/>
                                </a:lnTo>
                                <a:lnTo>
                                  <a:pt x="608" y="16"/>
                                </a:lnTo>
                                <a:lnTo>
                                  <a:pt x="649" y="17"/>
                                </a:lnTo>
                                <a:lnTo>
                                  <a:pt x="689" y="15"/>
                                </a:lnTo>
                                <a:lnTo>
                                  <a:pt x="730" y="0"/>
                                </a:lnTo>
                                <a:lnTo>
                                  <a:pt x="770" y="6"/>
                                </a:lnTo>
                                <a:lnTo>
                                  <a:pt x="811" y="13"/>
                                </a:lnTo>
                                <a:lnTo>
                                  <a:pt x="852" y="14"/>
                                </a:lnTo>
                                <a:lnTo>
                                  <a:pt x="892" y="22"/>
                                </a:lnTo>
                                <a:lnTo>
                                  <a:pt x="933" y="32"/>
                                </a:lnTo>
                                <a:lnTo>
                                  <a:pt x="973" y="33"/>
                                </a:lnTo>
                                <a:lnTo>
                                  <a:pt x="1014" y="44"/>
                                </a:lnTo>
                                <a:lnTo>
                                  <a:pt x="1054" y="48"/>
                                </a:lnTo>
                                <a:lnTo>
                                  <a:pt x="1095" y="50"/>
                                </a:lnTo>
                                <a:lnTo>
                                  <a:pt x="1135" y="68"/>
                                </a:lnTo>
                                <a:lnTo>
                                  <a:pt x="1176" y="93"/>
                                </a:lnTo>
                                <a:lnTo>
                                  <a:pt x="1217" y="103"/>
                                </a:lnTo>
                                <a:lnTo>
                                  <a:pt x="1257" y="119"/>
                                </a:lnTo>
                                <a:lnTo>
                                  <a:pt x="1298" y="116"/>
                                </a:lnTo>
                                <a:lnTo>
                                  <a:pt x="1338" y="136"/>
                                </a:lnTo>
                                <a:lnTo>
                                  <a:pt x="1379" y="134"/>
                                </a:lnTo>
                                <a:lnTo>
                                  <a:pt x="1419" y="143"/>
                                </a:lnTo>
                                <a:lnTo>
                                  <a:pt x="1460" y="172"/>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681"/>
                        <wps:cNvSpPr>
                          <a:spLocks/>
                        </wps:cNvSpPr>
                        <wps:spPr bwMode="auto">
                          <a:xfrm>
                            <a:off x="7829" y="676"/>
                            <a:ext cx="1460" cy="381"/>
                          </a:xfrm>
                          <a:custGeom>
                            <a:avLst/>
                            <a:gdLst>
                              <a:gd name="T0" fmla="+- 0 7830 7830"/>
                              <a:gd name="T1" fmla="*/ T0 w 1460"/>
                              <a:gd name="T2" fmla="+- 0 1057 677"/>
                              <a:gd name="T3" fmla="*/ 1057 h 381"/>
                              <a:gd name="T4" fmla="+- 0 7870 7830"/>
                              <a:gd name="T5" fmla="*/ T4 w 1460"/>
                              <a:gd name="T6" fmla="+- 0 944 677"/>
                              <a:gd name="T7" fmla="*/ 944 h 381"/>
                              <a:gd name="T8" fmla="+- 0 7911 7830"/>
                              <a:gd name="T9" fmla="*/ T8 w 1460"/>
                              <a:gd name="T10" fmla="+- 0 870 677"/>
                              <a:gd name="T11" fmla="*/ 870 h 381"/>
                              <a:gd name="T12" fmla="+- 0 7952 7830"/>
                              <a:gd name="T13" fmla="*/ T12 w 1460"/>
                              <a:gd name="T14" fmla="+- 0 820 677"/>
                              <a:gd name="T15" fmla="*/ 820 h 381"/>
                              <a:gd name="T16" fmla="+- 0 7992 7830"/>
                              <a:gd name="T17" fmla="*/ T16 w 1460"/>
                              <a:gd name="T18" fmla="+- 0 771 677"/>
                              <a:gd name="T19" fmla="*/ 771 h 381"/>
                              <a:gd name="T20" fmla="+- 0 8073 7830"/>
                              <a:gd name="T21" fmla="*/ T20 w 1460"/>
                              <a:gd name="T22" fmla="+- 0 727 677"/>
                              <a:gd name="T23" fmla="*/ 727 h 381"/>
                              <a:gd name="T24" fmla="+- 0 8154 7830"/>
                              <a:gd name="T25" fmla="*/ T24 w 1460"/>
                              <a:gd name="T26" fmla="+- 0 709 677"/>
                              <a:gd name="T27" fmla="*/ 709 h 381"/>
                              <a:gd name="T28" fmla="+- 0 8195 7830"/>
                              <a:gd name="T29" fmla="*/ T28 w 1460"/>
                              <a:gd name="T30" fmla="+- 0 704 677"/>
                              <a:gd name="T31" fmla="*/ 704 h 381"/>
                              <a:gd name="T32" fmla="+- 0 8235 7830"/>
                              <a:gd name="T33" fmla="*/ T32 w 1460"/>
                              <a:gd name="T34" fmla="+- 0 687 677"/>
                              <a:gd name="T35" fmla="*/ 687 h 381"/>
                              <a:gd name="T36" fmla="+- 0 8276 7830"/>
                              <a:gd name="T37" fmla="*/ T36 w 1460"/>
                              <a:gd name="T38" fmla="+- 0 699 677"/>
                              <a:gd name="T39" fmla="*/ 699 h 381"/>
                              <a:gd name="T40" fmla="+- 0 8317 7830"/>
                              <a:gd name="T41" fmla="*/ T40 w 1460"/>
                              <a:gd name="T42" fmla="+- 0 694 677"/>
                              <a:gd name="T43" fmla="*/ 694 h 381"/>
                              <a:gd name="T44" fmla="+- 0 8357 7830"/>
                              <a:gd name="T45" fmla="*/ T44 w 1460"/>
                              <a:gd name="T46" fmla="+- 0 695 677"/>
                              <a:gd name="T47" fmla="*/ 695 h 381"/>
                              <a:gd name="T48" fmla="+- 0 8398 7830"/>
                              <a:gd name="T49" fmla="*/ T48 w 1460"/>
                              <a:gd name="T50" fmla="+- 0 700 677"/>
                              <a:gd name="T51" fmla="*/ 700 h 381"/>
                              <a:gd name="T52" fmla="+- 0 8438 7830"/>
                              <a:gd name="T53" fmla="*/ T52 w 1460"/>
                              <a:gd name="T54" fmla="+- 0 696 677"/>
                              <a:gd name="T55" fmla="*/ 696 h 381"/>
                              <a:gd name="T56" fmla="+- 0 8479 7830"/>
                              <a:gd name="T57" fmla="*/ T56 w 1460"/>
                              <a:gd name="T58" fmla="+- 0 692 677"/>
                              <a:gd name="T59" fmla="*/ 692 h 381"/>
                              <a:gd name="T60" fmla="+- 0 8519 7830"/>
                              <a:gd name="T61" fmla="*/ T60 w 1460"/>
                              <a:gd name="T62" fmla="+- 0 695 677"/>
                              <a:gd name="T63" fmla="*/ 695 h 381"/>
                              <a:gd name="T64" fmla="+- 0 8560 7830"/>
                              <a:gd name="T65" fmla="*/ T64 w 1460"/>
                              <a:gd name="T66" fmla="+- 0 677 677"/>
                              <a:gd name="T67" fmla="*/ 677 h 381"/>
                              <a:gd name="T68" fmla="+- 0 8600 7830"/>
                              <a:gd name="T69" fmla="*/ T68 w 1460"/>
                              <a:gd name="T70" fmla="+- 0 684 677"/>
                              <a:gd name="T71" fmla="*/ 684 h 381"/>
                              <a:gd name="T72" fmla="+- 0 8641 7830"/>
                              <a:gd name="T73" fmla="*/ T72 w 1460"/>
                              <a:gd name="T74" fmla="+- 0 696 677"/>
                              <a:gd name="T75" fmla="*/ 696 h 381"/>
                              <a:gd name="T76" fmla="+- 0 8682 7830"/>
                              <a:gd name="T77" fmla="*/ T76 w 1460"/>
                              <a:gd name="T78" fmla="+- 0 691 677"/>
                              <a:gd name="T79" fmla="*/ 691 h 381"/>
                              <a:gd name="T80" fmla="+- 0 8722 7830"/>
                              <a:gd name="T81" fmla="*/ T80 w 1460"/>
                              <a:gd name="T82" fmla="+- 0 701 677"/>
                              <a:gd name="T83" fmla="*/ 701 h 381"/>
                              <a:gd name="T84" fmla="+- 0 8763 7830"/>
                              <a:gd name="T85" fmla="*/ T84 w 1460"/>
                              <a:gd name="T86" fmla="+- 0 711 677"/>
                              <a:gd name="T87" fmla="*/ 711 h 381"/>
                              <a:gd name="T88" fmla="+- 0 8803 7830"/>
                              <a:gd name="T89" fmla="*/ T88 w 1460"/>
                              <a:gd name="T90" fmla="+- 0 713 677"/>
                              <a:gd name="T91" fmla="*/ 713 h 381"/>
                              <a:gd name="T92" fmla="+- 0 8844 7830"/>
                              <a:gd name="T93" fmla="*/ T92 w 1460"/>
                              <a:gd name="T94" fmla="+- 0 723 677"/>
                              <a:gd name="T95" fmla="*/ 723 h 381"/>
                              <a:gd name="T96" fmla="+- 0 8884 7830"/>
                              <a:gd name="T97" fmla="*/ T96 w 1460"/>
                              <a:gd name="T98" fmla="+- 0 724 677"/>
                              <a:gd name="T99" fmla="*/ 724 h 381"/>
                              <a:gd name="T100" fmla="+- 0 8925 7830"/>
                              <a:gd name="T101" fmla="*/ T100 w 1460"/>
                              <a:gd name="T102" fmla="+- 0 728 677"/>
                              <a:gd name="T103" fmla="*/ 728 h 381"/>
                              <a:gd name="T104" fmla="+- 0 8965 7830"/>
                              <a:gd name="T105" fmla="*/ T104 w 1460"/>
                              <a:gd name="T106" fmla="+- 0 746 677"/>
                              <a:gd name="T107" fmla="*/ 746 h 381"/>
                              <a:gd name="T108" fmla="+- 0 9006 7830"/>
                              <a:gd name="T109" fmla="*/ T108 w 1460"/>
                              <a:gd name="T110" fmla="+- 0 771 677"/>
                              <a:gd name="T111" fmla="*/ 771 h 381"/>
                              <a:gd name="T112" fmla="+- 0 9047 7830"/>
                              <a:gd name="T113" fmla="*/ T112 w 1460"/>
                              <a:gd name="T114" fmla="+- 0 781 677"/>
                              <a:gd name="T115" fmla="*/ 781 h 381"/>
                              <a:gd name="T116" fmla="+- 0 9087 7830"/>
                              <a:gd name="T117" fmla="*/ T116 w 1460"/>
                              <a:gd name="T118" fmla="+- 0 795 677"/>
                              <a:gd name="T119" fmla="*/ 795 h 381"/>
                              <a:gd name="T120" fmla="+- 0 9128 7830"/>
                              <a:gd name="T121" fmla="*/ T120 w 1460"/>
                              <a:gd name="T122" fmla="+- 0 792 677"/>
                              <a:gd name="T123" fmla="*/ 792 h 381"/>
                              <a:gd name="T124" fmla="+- 0 9168 7830"/>
                              <a:gd name="T125" fmla="*/ T124 w 1460"/>
                              <a:gd name="T126" fmla="+- 0 810 677"/>
                              <a:gd name="T127" fmla="*/ 810 h 381"/>
                              <a:gd name="T128" fmla="+- 0 9209 7830"/>
                              <a:gd name="T129" fmla="*/ T128 w 1460"/>
                              <a:gd name="T130" fmla="+- 0 813 677"/>
                              <a:gd name="T131" fmla="*/ 813 h 381"/>
                              <a:gd name="T132" fmla="+- 0 9249 7830"/>
                              <a:gd name="T133" fmla="*/ T132 w 1460"/>
                              <a:gd name="T134" fmla="+- 0 821 677"/>
                              <a:gd name="T135" fmla="*/ 821 h 381"/>
                              <a:gd name="T136" fmla="+- 0 9290 7830"/>
                              <a:gd name="T137" fmla="*/ T136 w 1460"/>
                              <a:gd name="T138" fmla="+- 0 849 677"/>
                              <a:gd name="T139" fmla="*/ 84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81">
                                <a:moveTo>
                                  <a:pt x="0" y="380"/>
                                </a:moveTo>
                                <a:lnTo>
                                  <a:pt x="40" y="267"/>
                                </a:lnTo>
                                <a:lnTo>
                                  <a:pt x="81" y="193"/>
                                </a:lnTo>
                                <a:lnTo>
                                  <a:pt x="122" y="143"/>
                                </a:lnTo>
                                <a:lnTo>
                                  <a:pt x="162" y="94"/>
                                </a:lnTo>
                                <a:lnTo>
                                  <a:pt x="243" y="50"/>
                                </a:lnTo>
                                <a:lnTo>
                                  <a:pt x="324" y="32"/>
                                </a:lnTo>
                                <a:lnTo>
                                  <a:pt x="365" y="27"/>
                                </a:lnTo>
                                <a:lnTo>
                                  <a:pt x="405" y="10"/>
                                </a:lnTo>
                                <a:lnTo>
                                  <a:pt x="446" y="22"/>
                                </a:lnTo>
                                <a:lnTo>
                                  <a:pt x="487" y="17"/>
                                </a:lnTo>
                                <a:lnTo>
                                  <a:pt x="527" y="18"/>
                                </a:lnTo>
                                <a:lnTo>
                                  <a:pt x="568" y="23"/>
                                </a:lnTo>
                                <a:lnTo>
                                  <a:pt x="608" y="19"/>
                                </a:lnTo>
                                <a:lnTo>
                                  <a:pt x="649" y="15"/>
                                </a:lnTo>
                                <a:lnTo>
                                  <a:pt x="689" y="18"/>
                                </a:lnTo>
                                <a:lnTo>
                                  <a:pt x="730" y="0"/>
                                </a:lnTo>
                                <a:lnTo>
                                  <a:pt x="770" y="7"/>
                                </a:lnTo>
                                <a:lnTo>
                                  <a:pt x="811" y="19"/>
                                </a:lnTo>
                                <a:lnTo>
                                  <a:pt x="852" y="14"/>
                                </a:lnTo>
                                <a:lnTo>
                                  <a:pt x="892" y="24"/>
                                </a:lnTo>
                                <a:lnTo>
                                  <a:pt x="933" y="34"/>
                                </a:lnTo>
                                <a:lnTo>
                                  <a:pt x="973" y="36"/>
                                </a:lnTo>
                                <a:lnTo>
                                  <a:pt x="1014" y="46"/>
                                </a:lnTo>
                                <a:lnTo>
                                  <a:pt x="1054" y="47"/>
                                </a:lnTo>
                                <a:lnTo>
                                  <a:pt x="1095" y="51"/>
                                </a:lnTo>
                                <a:lnTo>
                                  <a:pt x="1135" y="69"/>
                                </a:lnTo>
                                <a:lnTo>
                                  <a:pt x="1176" y="94"/>
                                </a:lnTo>
                                <a:lnTo>
                                  <a:pt x="1217" y="104"/>
                                </a:lnTo>
                                <a:lnTo>
                                  <a:pt x="1257" y="118"/>
                                </a:lnTo>
                                <a:lnTo>
                                  <a:pt x="1298" y="115"/>
                                </a:lnTo>
                                <a:lnTo>
                                  <a:pt x="1338" y="133"/>
                                </a:lnTo>
                                <a:lnTo>
                                  <a:pt x="1379" y="136"/>
                                </a:lnTo>
                                <a:lnTo>
                                  <a:pt x="1419" y="144"/>
                                </a:lnTo>
                                <a:lnTo>
                                  <a:pt x="1460" y="172"/>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680"/>
                        <wps:cNvSpPr>
                          <a:spLocks/>
                        </wps:cNvSpPr>
                        <wps:spPr bwMode="auto">
                          <a:xfrm>
                            <a:off x="7829" y="678"/>
                            <a:ext cx="1460" cy="358"/>
                          </a:xfrm>
                          <a:custGeom>
                            <a:avLst/>
                            <a:gdLst>
                              <a:gd name="T0" fmla="+- 0 7830 7830"/>
                              <a:gd name="T1" fmla="*/ T0 w 1460"/>
                              <a:gd name="T2" fmla="+- 0 1035 678"/>
                              <a:gd name="T3" fmla="*/ 1035 h 358"/>
                              <a:gd name="T4" fmla="+- 0 7870 7830"/>
                              <a:gd name="T5" fmla="*/ T4 w 1460"/>
                              <a:gd name="T6" fmla="+- 0 920 678"/>
                              <a:gd name="T7" fmla="*/ 920 h 358"/>
                              <a:gd name="T8" fmla="+- 0 7911 7830"/>
                              <a:gd name="T9" fmla="*/ T8 w 1460"/>
                              <a:gd name="T10" fmla="+- 0 851 678"/>
                              <a:gd name="T11" fmla="*/ 851 h 358"/>
                              <a:gd name="T12" fmla="+- 0 7952 7830"/>
                              <a:gd name="T13" fmla="*/ T12 w 1460"/>
                              <a:gd name="T14" fmla="+- 0 804 678"/>
                              <a:gd name="T15" fmla="*/ 804 h 358"/>
                              <a:gd name="T16" fmla="+- 0 8033 7830"/>
                              <a:gd name="T17" fmla="*/ T16 w 1460"/>
                              <a:gd name="T18" fmla="+- 0 742 678"/>
                              <a:gd name="T19" fmla="*/ 742 h 358"/>
                              <a:gd name="T20" fmla="+- 0 8073 7830"/>
                              <a:gd name="T21" fmla="*/ T20 w 1460"/>
                              <a:gd name="T22" fmla="+- 0 714 678"/>
                              <a:gd name="T23" fmla="*/ 714 h 358"/>
                              <a:gd name="T24" fmla="+- 0 8114 7830"/>
                              <a:gd name="T25" fmla="*/ T24 w 1460"/>
                              <a:gd name="T26" fmla="+- 0 706 678"/>
                              <a:gd name="T27" fmla="*/ 706 h 358"/>
                              <a:gd name="T28" fmla="+- 0 8154 7830"/>
                              <a:gd name="T29" fmla="*/ T28 w 1460"/>
                              <a:gd name="T30" fmla="+- 0 705 678"/>
                              <a:gd name="T31" fmla="*/ 705 h 358"/>
                              <a:gd name="T32" fmla="+- 0 8195 7830"/>
                              <a:gd name="T33" fmla="*/ T32 w 1460"/>
                              <a:gd name="T34" fmla="+- 0 699 678"/>
                              <a:gd name="T35" fmla="*/ 699 h 358"/>
                              <a:gd name="T36" fmla="+- 0 8235 7830"/>
                              <a:gd name="T37" fmla="*/ T36 w 1460"/>
                              <a:gd name="T38" fmla="+- 0 691 678"/>
                              <a:gd name="T39" fmla="*/ 691 h 358"/>
                              <a:gd name="T40" fmla="+- 0 8276 7830"/>
                              <a:gd name="T41" fmla="*/ T40 w 1460"/>
                              <a:gd name="T42" fmla="+- 0 699 678"/>
                              <a:gd name="T43" fmla="*/ 699 h 358"/>
                              <a:gd name="T44" fmla="+- 0 8317 7830"/>
                              <a:gd name="T45" fmla="*/ T44 w 1460"/>
                              <a:gd name="T46" fmla="+- 0 696 678"/>
                              <a:gd name="T47" fmla="*/ 696 h 358"/>
                              <a:gd name="T48" fmla="+- 0 8357 7830"/>
                              <a:gd name="T49" fmla="*/ T48 w 1460"/>
                              <a:gd name="T50" fmla="+- 0 697 678"/>
                              <a:gd name="T51" fmla="*/ 697 h 358"/>
                              <a:gd name="T52" fmla="+- 0 8398 7830"/>
                              <a:gd name="T53" fmla="*/ T52 w 1460"/>
                              <a:gd name="T54" fmla="+- 0 704 678"/>
                              <a:gd name="T55" fmla="*/ 704 h 358"/>
                              <a:gd name="T56" fmla="+- 0 8438 7830"/>
                              <a:gd name="T57" fmla="*/ T56 w 1460"/>
                              <a:gd name="T58" fmla="+- 0 694 678"/>
                              <a:gd name="T59" fmla="*/ 694 h 358"/>
                              <a:gd name="T60" fmla="+- 0 8479 7830"/>
                              <a:gd name="T61" fmla="*/ T60 w 1460"/>
                              <a:gd name="T62" fmla="+- 0 696 678"/>
                              <a:gd name="T63" fmla="*/ 696 h 358"/>
                              <a:gd name="T64" fmla="+- 0 8519 7830"/>
                              <a:gd name="T65" fmla="*/ T64 w 1460"/>
                              <a:gd name="T66" fmla="+- 0 692 678"/>
                              <a:gd name="T67" fmla="*/ 692 h 358"/>
                              <a:gd name="T68" fmla="+- 0 8560 7830"/>
                              <a:gd name="T69" fmla="*/ T68 w 1460"/>
                              <a:gd name="T70" fmla="+- 0 678 678"/>
                              <a:gd name="T71" fmla="*/ 678 h 358"/>
                              <a:gd name="T72" fmla="+- 0 8600 7830"/>
                              <a:gd name="T73" fmla="*/ T72 w 1460"/>
                              <a:gd name="T74" fmla="+- 0 685 678"/>
                              <a:gd name="T75" fmla="*/ 685 h 358"/>
                              <a:gd name="T76" fmla="+- 0 8641 7830"/>
                              <a:gd name="T77" fmla="*/ T76 w 1460"/>
                              <a:gd name="T78" fmla="+- 0 693 678"/>
                              <a:gd name="T79" fmla="*/ 693 h 358"/>
                              <a:gd name="T80" fmla="+- 0 8682 7830"/>
                              <a:gd name="T81" fmla="*/ T80 w 1460"/>
                              <a:gd name="T82" fmla="+- 0 695 678"/>
                              <a:gd name="T83" fmla="*/ 695 h 358"/>
                              <a:gd name="T84" fmla="+- 0 8722 7830"/>
                              <a:gd name="T85" fmla="*/ T84 w 1460"/>
                              <a:gd name="T86" fmla="+- 0 702 678"/>
                              <a:gd name="T87" fmla="*/ 702 h 358"/>
                              <a:gd name="T88" fmla="+- 0 8763 7830"/>
                              <a:gd name="T89" fmla="*/ T88 w 1460"/>
                              <a:gd name="T90" fmla="+- 0 709 678"/>
                              <a:gd name="T91" fmla="*/ 709 h 358"/>
                              <a:gd name="T92" fmla="+- 0 8803 7830"/>
                              <a:gd name="T93" fmla="*/ T92 w 1460"/>
                              <a:gd name="T94" fmla="+- 0 704 678"/>
                              <a:gd name="T95" fmla="*/ 704 h 358"/>
                              <a:gd name="T96" fmla="+- 0 8844 7830"/>
                              <a:gd name="T97" fmla="*/ T96 w 1460"/>
                              <a:gd name="T98" fmla="+- 0 715 678"/>
                              <a:gd name="T99" fmla="*/ 715 h 358"/>
                              <a:gd name="T100" fmla="+- 0 8884 7830"/>
                              <a:gd name="T101" fmla="*/ T100 w 1460"/>
                              <a:gd name="T102" fmla="+- 0 721 678"/>
                              <a:gd name="T103" fmla="*/ 721 h 358"/>
                              <a:gd name="T104" fmla="+- 0 8925 7830"/>
                              <a:gd name="T105" fmla="*/ T104 w 1460"/>
                              <a:gd name="T106" fmla="+- 0 729 678"/>
                              <a:gd name="T107" fmla="*/ 729 h 358"/>
                              <a:gd name="T108" fmla="+- 0 8965 7830"/>
                              <a:gd name="T109" fmla="*/ T108 w 1460"/>
                              <a:gd name="T110" fmla="+- 0 754 678"/>
                              <a:gd name="T111" fmla="*/ 754 h 358"/>
                              <a:gd name="T112" fmla="+- 0 9006 7830"/>
                              <a:gd name="T113" fmla="*/ T112 w 1460"/>
                              <a:gd name="T114" fmla="+- 0 782 678"/>
                              <a:gd name="T115" fmla="*/ 782 h 358"/>
                              <a:gd name="T116" fmla="+- 0 9047 7830"/>
                              <a:gd name="T117" fmla="*/ T116 w 1460"/>
                              <a:gd name="T118" fmla="+- 0 789 678"/>
                              <a:gd name="T119" fmla="*/ 789 h 358"/>
                              <a:gd name="T120" fmla="+- 0 9087 7830"/>
                              <a:gd name="T121" fmla="*/ T120 w 1460"/>
                              <a:gd name="T122" fmla="+- 0 797 678"/>
                              <a:gd name="T123" fmla="*/ 797 h 358"/>
                              <a:gd name="T124" fmla="+- 0 9128 7830"/>
                              <a:gd name="T125" fmla="*/ T124 w 1460"/>
                              <a:gd name="T126" fmla="+- 0 794 678"/>
                              <a:gd name="T127" fmla="*/ 794 h 358"/>
                              <a:gd name="T128" fmla="+- 0 9168 7830"/>
                              <a:gd name="T129" fmla="*/ T128 w 1460"/>
                              <a:gd name="T130" fmla="+- 0 810 678"/>
                              <a:gd name="T131" fmla="*/ 810 h 358"/>
                              <a:gd name="T132" fmla="+- 0 9209 7830"/>
                              <a:gd name="T133" fmla="*/ T132 w 1460"/>
                              <a:gd name="T134" fmla="+- 0 812 678"/>
                              <a:gd name="T135" fmla="*/ 812 h 358"/>
                              <a:gd name="T136" fmla="+- 0 9249 7830"/>
                              <a:gd name="T137" fmla="*/ T136 w 1460"/>
                              <a:gd name="T138" fmla="+- 0 818 678"/>
                              <a:gd name="T139" fmla="*/ 818 h 358"/>
                              <a:gd name="T140" fmla="+- 0 9290 7830"/>
                              <a:gd name="T141" fmla="*/ T140 w 1460"/>
                              <a:gd name="T142" fmla="+- 0 843 678"/>
                              <a:gd name="T143" fmla="*/ 843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358">
                                <a:moveTo>
                                  <a:pt x="0" y="357"/>
                                </a:moveTo>
                                <a:lnTo>
                                  <a:pt x="40" y="242"/>
                                </a:lnTo>
                                <a:lnTo>
                                  <a:pt x="81" y="173"/>
                                </a:lnTo>
                                <a:lnTo>
                                  <a:pt x="122" y="126"/>
                                </a:lnTo>
                                <a:lnTo>
                                  <a:pt x="203" y="64"/>
                                </a:lnTo>
                                <a:lnTo>
                                  <a:pt x="243" y="36"/>
                                </a:lnTo>
                                <a:lnTo>
                                  <a:pt x="284" y="28"/>
                                </a:lnTo>
                                <a:lnTo>
                                  <a:pt x="324" y="27"/>
                                </a:lnTo>
                                <a:lnTo>
                                  <a:pt x="365" y="21"/>
                                </a:lnTo>
                                <a:lnTo>
                                  <a:pt x="405" y="13"/>
                                </a:lnTo>
                                <a:lnTo>
                                  <a:pt x="446" y="21"/>
                                </a:lnTo>
                                <a:lnTo>
                                  <a:pt x="487" y="18"/>
                                </a:lnTo>
                                <a:lnTo>
                                  <a:pt x="527" y="19"/>
                                </a:lnTo>
                                <a:lnTo>
                                  <a:pt x="568" y="26"/>
                                </a:lnTo>
                                <a:lnTo>
                                  <a:pt x="608" y="16"/>
                                </a:lnTo>
                                <a:lnTo>
                                  <a:pt x="649" y="18"/>
                                </a:lnTo>
                                <a:lnTo>
                                  <a:pt x="689" y="14"/>
                                </a:lnTo>
                                <a:lnTo>
                                  <a:pt x="730" y="0"/>
                                </a:lnTo>
                                <a:lnTo>
                                  <a:pt x="770" y="7"/>
                                </a:lnTo>
                                <a:lnTo>
                                  <a:pt x="811" y="15"/>
                                </a:lnTo>
                                <a:lnTo>
                                  <a:pt x="852" y="17"/>
                                </a:lnTo>
                                <a:lnTo>
                                  <a:pt x="892" y="24"/>
                                </a:lnTo>
                                <a:lnTo>
                                  <a:pt x="933" y="31"/>
                                </a:lnTo>
                                <a:lnTo>
                                  <a:pt x="973" y="26"/>
                                </a:lnTo>
                                <a:lnTo>
                                  <a:pt x="1014" y="37"/>
                                </a:lnTo>
                                <a:lnTo>
                                  <a:pt x="1054" y="43"/>
                                </a:lnTo>
                                <a:lnTo>
                                  <a:pt x="1095" y="51"/>
                                </a:lnTo>
                                <a:lnTo>
                                  <a:pt x="1135" y="76"/>
                                </a:lnTo>
                                <a:lnTo>
                                  <a:pt x="1176" y="104"/>
                                </a:lnTo>
                                <a:lnTo>
                                  <a:pt x="1217" y="111"/>
                                </a:lnTo>
                                <a:lnTo>
                                  <a:pt x="1257" y="119"/>
                                </a:lnTo>
                                <a:lnTo>
                                  <a:pt x="1298" y="116"/>
                                </a:lnTo>
                                <a:lnTo>
                                  <a:pt x="1338" y="132"/>
                                </a:lnTo>
                                <a:lnTo>
                                  <a:pt x="1379" y="134"/>
                                </a:lnTo>
                                <a:lnTo>
                                  <a:pt x="1419" y="140"/>
                                </a:lnTo>
                                <a:lnTo>
                                  <a:pt x="1460" y="165"/>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679"/>
                        <wps:cNvSpPr>
                          <a:spLocks/>
                        </wps:cNvSpPr>
                        <wps:spPr bwMode="auto">
                          <a:xfrm>
                            <a:off x="7829" y="701"/>
                            <a:ext cx="1460" cy="281"/>
                          </a:xfrm>
                          <a:custGeom>
                            <a:avLst/>
                            <a:gdLst>
                              <a:gd name="T0" fmla="+- 0 7830 7830"/>
                              <a:gd name="T1" fmla="*/ T0 w 1460"/>
                              <a:gd name="T2" fmla="+- 0 982 702"/>
                              <a:gd name="T3" fmla="*/ 982 h 281"/>
                              <a:gd name="T4" fmla="+- 0 7870 7830"/>
                              <a:gd name="T5" fmla="*/ T4 w 1460"/>
                              <a:gd name="T6" fmla="+- 0 874 702"/>
                              <a:gd name="T7" fmla="*/ 874 h 281"/>
                              <a:gd name="T8" fmla="+- 0 7911 7830"/>
                              <a:gd name="T9" fmla="*/ T8 w 1460"/>
                              <a:gd name="T10" fmla="+- 0 817 702"/>
                              <a:gd name="T11" fmla="*/ 817 h 281"/>
                              <a:gd name="T12" fmla="+- 0 7992 7830"/>
                              <a:gd name="T13" fmla="*/ T12 w 1460"/>
                              <a:gd name="T14" fmla="+- 0 747 702"/>
                              <a:gd name="T15" fmla="*/ 747 h 281"/>
                              <a:gd name="T16" fmla="+- 0 8033 7830"/>
                              <a:gd name="T17" fmla="*/ T16 w 1460"/>
                              <a:gd name="T18" fmla="+- 0 747 702"/>
                              <a:gd name="T19" fmla="*/ 747 h 281"/>
                              <a:gd name="T20" fmla="+- 0 8073 7830"/>
                              <a:gd name="T21" fmla="*/ T20 w 1460"/>
                              <a:gd name="T22" fmla="+- 0 732 702"/>
                              <a:gd name="T23" fmla="*/ 732 h 281"/>
                              <a:gd name="T24" fmla="+- 0 8114 7830"/>
                              <a:gd name="T25" fmla="*/ T24 w 1460"/>
                              <a:gd name="T26" fmla="+- 0 723 702"/>
                              <a:gd name="T27" fmla="*/ 723 h 281"/>
                              <a:gd name="T28" fmla="+- 0 8154 7830"/>
                              <a:gd name="T29" fmla="*/ T28 w 1460"/>
                              <a:gd name="T30" fmla="+- 0 710 702"/>
                              <a:gd name="T31" fmla="*/ 710 h 281"/>
                              <a:gd name="T32" fmla="+- 0 8195 7830"/>
                              <a:gd name="T33" fmla="*/ T32 w 1460"/>
                              <a:gd name="T34" fmla="+- 0 703 702"/>
                              <a:gd name="T35" fmla="*/ 703 h 281"/>
                              <a:gd name="T36" fmla="+- 0 8235 7830"/>
                              <a:gd name="T37" fmla="*/ T36 w 1460"/>
                              <a:gd name="T38" fmla="+- 0 709 702"/>
                              <a:gd name="T39" fmla="*/ 709 h 281"/>
                              <a:gd name="T40" fmla="+- 0 8276 7830"/>
                              <a:gd name="T41" fmla="*/ T40 w 1460"/>
                              <a:gd name="T42" fmla="+- 0 714 702"/>
                              <a:gd name="T43" fmla="*/ 714 h 281"/>
                              <a:gd name="T44" fmla="+- 0 8317 7830"/>
                              <a:gd name="T45" fmla="*/ T44 w 1460"/>
                              <a:gd name="T46" fmla="+- 0 717 702"/>
                              <a:gd name="T47" fmla="*/ 717 h 281"/>
                              <a:gd name="T48" fmla="+- 0 8357 7830"/>
                              <a:gd name="T49" fmla="*/ T48 w 1460"/>
                              <a:gd name="T50" fmla="+- 0 713 702"/>
                              <a:gd name="T51" fmla="*/ 713 h 281"/>
                              <a:gd name="T52" fmla="+- 0 8398 7830"/>
                              <a:gd name="T53" fmla="*/ T52 w 1460"/>
                              <a:gd name="T54" fmla="+- 0 703 702"/>
                              <a:gd name="T55" fmla="*/ 703 h 281"/>
                              <a:gd name="T56" fmla="+- 0 8438 7830"/>
                              <a:gd name="T57" fmla="*/ T56 w 1460"/>
                              <a:gd name="T58" fmla="+- 0 702 702"/>
                              <a:gd name="T59" fmla="*/ 702 h 281"/>
                              <a:gd name="T60" fmla="+- 0 8479 7830"/>
                              <a:gd name="T61" fmla="*/ T60 w 1460"/>
                              <a:gd name="T62" fmla="+- 0 707 702"/>
                              <a:gd name="T63" fmla="*/ 707 h 281"/>
                              <a:gd name="T64" fmla="+- 0 8519 7830"/>
                              <a:gd name="T65" fmla="*/ T64 w 1460"/>
                              <a:gd name="T66" fmla="+- 0 704 702"/>
                              <a:gd name="T67" fmla="*/ 704 h 281"/>
                              <a:gd name="T68" fmla="+- 0 8560 7830"/>
                              <a:gd name="T69" fmla="*/ T68 w 1460"/>
                              <a:gd name="T70" fmla="+- 0 715 702"/>
                              <a:gd name="T71" fmla="*/ 715 h 281"/>
                              <a:gd name="T72" fmla="+- 0 8600 7830"/>
                              <a:gd name="T73" fmla="*/ T72 w 1460"/>
                              <a:gd name="T74" fmla="+- 0 725 702"/>
                              <a:gd name="T75" fmla="*/ 725 h 281"/>
                              <a:gd name="T76" fmla="+- 0 8641 7830"/>
                              <a:gd name="T77" fmla="*/ T76 w 1460"/>
                              <a:gd name="T78" fmla="+- 0 736 702"/>
                              <a:gd name="T79" fmla="*/ 736 h 281"/>
                              <a:gd name="T80" fmla="+- 0 8682 7830"/>
                              <a:gd name="T81" fmla="*/ T80 w 1460"/>
                              <a:gd name="T82" fmla="+- 0 737 702"/>
                              <a:gd name="T83" fmla="*/ 737 h 281"/>
                              <a:gd name="T84" fmla="+- 0 8722 7830"/>
                              <a:gd name="T85" fmla="*/ T84 w 1460"/>
                              <a:gd name="T86" fmla="+- 0 740 702"/>
                              <a:gd name="T87" fmla="*/ 740 h 281"/>
                              <a:gd name="T88" fmla="+- 0 8763 7830"/>
                              <a:gd name="T89" fmla="*/ T88 w 1460"/>
                              <a:gd name="T90" fmla="+- 0 748 702"/>
                              <a:gd name="T91" fmla="*/ 748 h 281"/>
                              <a:gd name="T92" fmla="+- 0 8803 7830"/>
                              <a:gd name="T93" fmla="*/ T92 w 1460"/>
                              <a:gd name="T94" fmla="+- 0 758 702"/>
                              <a:gd name="T95" fmla="*/ 758 h 281"/>
                              <a:gd name="T96" fmla="+- 0 8844 7830"/>
                              <a:gd name="T97" fmla="*/ T96 w 1460"/>
                              <a:gd name="T98" fmla="+- 0 773 702"/>
                              <a:gd name="T99" fmla="*/ 773 h 281"/>
                              <a:gd name="T100" fmla="+- 0 8884 7830"/>
                              <a:gd name="T101" fmla="*/ T100 w 1460"/>
                              <a:gd name="T102" fmla="+- 0 776 702"/>
                              <a:gd name="T103" fmla="*/ 776 h 281"/>
                              <a:gd name="T104" fmla="+- 0 8925 7830"/>
                              <a:gd name="T105" fmla="*/ T104 w 1460"/>
                              <a:gd name="T106" fmla="+- 0 787 702"/>
                              <a:gd name="T107" fmla="*/ 787 h 281"/>
                              <a:gd name="T108" fmla="+- 0 8965 7830"/>
                              <a:gd name="T109" fmla="*/ T108 w 1460"/>
                              <a:gd name="T110" fmla="+- 0 797 702"/>
                              <a:gd name="T111" fmla="*/ 797 h 281"/>
                              <a:gd name="T112" fmla="+- 0 9006 7830"/>
                              <a:gd name="T113" fmla="*/ T112 w 1460"/>
                              <a:gd name="T114" fmla="+- 0 814 702"/>
                              <a:gd name="T115" fmla="*/ 814 h 281"/>
                              <a:gd name="T116" fmla="+- 0 9047 7830"/>
                              <a:gd name="T117" fmla="*/ T116 w 1460"/>
                              <a:gd name="T118" fmla="+- 0 835 702"/>
                              <a:gd name="T119" fmla="*/ 835 h 281"/>
                              <a:gd name="T120" fmla="+- 0 9087 7830"/>
                              <a:gd name="T121" fmla="*/ T120 w 1460"/>
                              <a:gd name="T122" fmla="+- 0 825 702"/>
                              <a:gd name="T123" fmla="*/ 825 h 281"/>
                              <a:gd name="T124" fmla="+- 0 9128 7830"/>
                              <a:gd name="T125" fmla="*/ T124 w 1460"/>
                              <a:gd name="T126" fmla="+- 0 851 702"/>
                              <a:gd name="T127" fmla="*/ 851 h 281"/>
                              <a:gd name="T128" fmla="+- 0 9168 7830"/>
                              <a:gd name="T129" fmla="*/ T128 w 1460"/>
                              <a:gd name="T130" fmla="+- 0 887 702"/>
                              <a:gd name="T131" fmla="*/ 887 h 281"/>
                              <a:gd name="T132" fmla="+- 0 9209 7830"/>
                              <a:gd name="T133" fmla="*/ T132 w 1460"/>
                              <a:gd name="T134" fmla="+- 0 905 702"/>
                              <a:gd name="T135" fmla="*/ 905 h 281"/>
                              <a:gd name="T136" fmla="+- 0 9249 7830"/>
                              <a:gd name="T137" fmla="*/ T136 w 1460"/>
                              <a:gd name="T138" fmla="+- 0 917 702"/>
                              <a:gd name="T139" fmla="*/ 917 h 281"/>
                              <a:gd name="T140" fmla="+- 0 9290 7830"/>
                              <a:gd name="T141" fmla="*/ T140 w 1460"/>
                              <a:gd name="T142" fmla="+- 0 933 702"/>
                              <a:gd name="T143" fmla="*/ 933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281">
                                <a:moveTo>
                                  <a:pt x="0" y="280"/>
                                </a:moveTo>
                                <a:lnTo>
                                  <a:pt x="40" y="172"/>
                                </a:lnTo>
                                <a:lnTo>
                                  <a:pt x="81" y="115"/>
                                </a:lnTo>
                                <a:lnTo>
                                  <a:pt x="162" y="45"/>
                                </a:lnTo>
                                <a:lnTo>
                                  <a:pt x="203" y="45"/>
                                </a:lnTo>
                                <a:lnTo>
                                  <a:pt x="243" y="30"/>
                                </a:lnTo>
                                <a:lnTo>
                                  <a:pt x="284" y="21"/>
                                </a:lnTo>
                                <a:lnTo>
                                  <a:pt x="324" y="8"/>
                                </a:lnTo>
                                <a:lnTo>
                                  <a:pt x="365" y="1"/>
                                </a:lnTo>
                                <a:lnTo>
                                  <a:pt x="405" y="7"/>
                                </a:lnTo>
                                <a:lnTo>
                                  <a:pt x="446" y="12"/>
                                </a:lnTo>
                                <a:lnTo>
                                  <a:pt x="487" y="15"/>
                                </a:lnTo>
                                <a:lnTo>
                                  <a:pt x="527" y="11"/>
                                </a:lnTo>
                                <a:lnTo>
                                  <a:pt x="568" y="1"/>
                                </a:lnTo>
                                <a:lnTo>
                                  <a:pt x="608" y="0"/>
                                </a:lnTo>
                                <a:lnTo>
                                  <a:pt x="649" y="5"/>
                                </a:lnTo>
                                <a:lnTo>
                                  <a:pt x="689" y="2"/>
                                </a:lnTo>
                                <a:lnTo>
                                  <a:pt x="730" y="13"/>
                                </a:lnTo>
                                <a:lnTo>
                                  <a:pt x="770" y="23"/>
                                </a:lnTo>
                                <a:lnTo>
                                  <a:pt x="811" y="34"/>
                                </a:lnTo>
                                <a:lnTo>
                                  <a:pt x="852" y="35"/>
                                </a:lnTo>
                                <a:lnTo>
                                  <a:pt x="892" y="38"/>
                                </a:lnTo>
                                <a:lnTo>
                                  <a:pt x="933" y="46"/>
                                </a:lnTo>
                                <a:lnTo>
                                  <a:pt x="973" y="56"/>
                                </a:lnTo>
                                <a:lnTo>
                                  <a:pt x="1014" y="71"/>
                                </a:lnTo>
                                <a:lnTo>
                                  <a:pt x="1054" y="74"/>
                                </a:lnTo>
                                <a:lnTo>
                                  <a:pt x="1095" y="85"/>
                                </a:lnTo>
                                <a:lnTo>
                                  <a:pt x="1135" y="95"/>
                                </a:lnTo>
                                <a:lnTo>
                                  <a:pt x="1176" y="112"/>
                                </a:lnTo>
                                <a:lnTo>
                                  <a:pt x="1217" y="133"/>
                                </a:lnTo>
                                <a:lnTo>
                                  <a:pt x="1257" y="123"/>
                                </a:lnTo>
                                <a:lnTo>
                                  <a:pt x="1298" y="149"/>
                                </a:lnTo>
                                <a:lnTo>
                                  <a:pt x="1338" y="185"/>
                                </a:lnTo>
                                <a:lnTo>
                                  <a:pt x="1379" y="203"/>
                                </a:lnTo>
                                <a:lnTo>
                                  <a:pt x="1419" y="215"/>
                                </a:lnTo>
                                <a:lnTo>
                                  <a:pt x="1460" y="231"/>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678"/>
                        <wps:cNvSpPr>
                          <a:spLocks/>
                        </wps:cNvSpPr>
                        <wps:spPr bwMode="auto">
                          <a:xfrm>
                            <a:off x="7829" y="706"/>
                            <a:ext cx="1460" cy="251"/>
                          </a:xfrm>
                          <a:custGeom>
                            <a:avLst/>
                            <a:gdLst>
                              <a:gd name="T0" fmla="+- 0 7830 7830"/>
                              <a:gd name="T1" fmla="*/ T0 w 1460"/>
                              <a:gd name="T2" fmla="+- 0 956 706"/>
                              <a:gd name="T3" fmla="*/ 956 h 251"/>
                              <a:gd name="T4" fmla="+- 0 7870 7830"/>
                              <a:gd name="T5" fmla="*/ T4 w 1460"/>
                              <a:gd name="T6" fmla="+- 0 858 706"/>
                              <a:gd name="T7" fmla="*/ 858 h 251"/>
                              <a:gd name="T8" fmla="+- 0 7911 7830"/>
                              <a:gd name="T9" fmla="*/ T8 w 1460"/>
                              <a:gd name="T10" fmla="+- 0 803 706"/>
                              <a:gd name="T11" fmla="*/ 803 h 251"/>
                              <a:gd name="T12" fmla="+- 0 7952 7830"/>
                              <a:gd name="T13" fmla="*/ T12 w 1460"/>
                              <a:gd name="T14" fmla="+- 0 755 706"/>
                              <a:gd name="T15" fmla="*/ 755 h 251"/>
                              <a:gd name="T16" fmla="+- 0 7992 7830"/>
                              <a:gd name="T17" fmla="*/ T16 w 1460"/>
                              <a:gd name="T18" fmla="+- 0 734 706"/>
                              <a:gd name="T19" fmla="*/ 734 h 251"/>
                              <a:gd name="T20" fmla="+- 0 8033 7830"/>
                              <a:gd name="T21" fmla="*/ T20 w 1460"/>
                              <a:gd name="T22" fmla="+- 0 739 706"/>
                              <a:gd name="T23" fmla="*/ 739 h 251"/>
                              <a:gd name="T24" fmla="+- 0 8073 7830"/>
                              <a:gd name="T25" fmla="*/ T24 w 1460"/>
                              <a:gd name="T26" fmla="+- 0 722 706"/>
                              <a:gd name="T27" fmla="*/ 722 h 251"/>
                              <a:gd name="T28" fmla="+- 0 8114 7830"/>
                              <a:gd name="T29" fmla="*/ T28 w 1460"/>
                              <a:gd name="T30" fmla="+- 0 715 706"/>
                              <a:gd name="T31" fmla="*/ 715 h 251"/>
                              <a:gd name="T32" fmla="+- 0 8154 7830"/>
                              <a:gd name="T33" fmla="*/ T32 w 1460"/>
                              <a:gd name="T34" fmla="+- 0 712 706"/>
                              <a:gd name="T35" fmla="*/ 712 h 251"/>
                              <a:gd name="T36" fmla="+- 0 8195 7830"/>
                              <a:gd name="T37" fmla="*/ T36 w 1460"/>
                              <a:gd name="T38" fmla="+- 0 706 706"/>
                              <a:gd name="T39" fmla="*/ 706 h 251"/>
                              <a:gd name="T40" fmla="+- 0 8235 7830"/>
                              <a:gd name="T41" fmla="*/ T40 w 1460"/>
                              <a:gd name="T42" fmla="+- 0 713 706"/>
                              <a:gd name="T43" fmla="*/ 713 h 251"/>
                              <a:gd name="T44" fmla="+- 0 8276 7830"/>
                              <a:gd name="T45" fmla="*/ T44 w 1460"/>
                              <a:gd name="T46" fmla="+- 0 718 706"/>
                              <a:gd name="T47" fmla="*/ 718 h 251"/>
                              <a:gd name="T48" fmla="+- 0 8317 7830"/>
                              <a:gd name="T49" fmla="*/ T48 w 1460"/>
                              <a:gd name="T50" fmla="+- 0 716 706"/>
                              <a:gd name="T51" fmla="*/ 716 h 251"/>
                              <a:gd name="T52" fmla="+- 0 8357 7830"/>
                              <a:gd name="T53" fmla="*/ T52 w 1460"/>
                              <a:gd name="T54" fmla="+- 0 716 706"/>
                              <a:gd name="T55" fmla="*/ 716 h 251"/>
                              <a:gd name="T56" fmla="+- 0 8398 7830"/>
                              <a:gd name="T57" fmla="*/ T56 w 1460"/>
                              <a:gd name="T58" fmla="+- 0 709 706"/>
                              <a:gd name="T59" fmla="*/ 709 h 251"/>
                              <a:gd name="T60" fmla="+- 0 8438 7830"/>
                              <a:gd name="T61" fmla="*/ T60 w 1460"/>
                              <a:gd name="T62" fmla="+- 0 709 706"/>
                              <a:gd name="T63" fmla="*/ 709 h 251"/>
                              <a:gd name="T64" fmla="+- 0 8479 7830"/>
                              <a:gd name="T65" fmla="*/ T64 w 1460"/>
                              <a:gd name="T66" fmla="+- 0 711 706"/>
                              <a:gd name="T67" fmla="*/ 711 h 251"/>
                              <a:gd name="T68" fmla="+- 0 8519 7830"/>
                              <a:gd name="T69" fmla="*/ T68 w 1460"/>
                              <a:gd name="T70" fmla="+- 0 715 706"/>
                              <a:gd name="T71" fmla="*/ 715 h 251"/>
                              <a:gd name="T72" fmla="+- 0 8560 7830"/>
                              <a:gd name="T73" fmla="*/ T72 w 1460"/>
                              <a:gd name="T74" fmla="+- 0 723 706"/>
                              <a:gd name="T75" fmla="*/ 723 h 251"/>
                              <a:gd name="T76" fmla="+- 0 8600 7830"/>
                              <a:gd name="T77" fmla="*/ T76 w 1460"/>
                              <a:gd name="T78" fmla="+- 0 732 706"/>
                              <a:gd name="T79" fmla="*/ 732 h 251"/>
                              <a:gd name="T80" fmla="+- 0 8641 7830"/>
                              <a:gd name="T81" fmla="*/ T80 w 1460"/>
                              <a:gd name="T82" fmla="+- 0 735 706"/>
                              <a:gd name="T83" fmla="*/ 735 h 251"/>
                              <a:gd name="T84" fmla="+- 0 8682 7830"/>
                              <a:gd name="T85" fmla="*/ T84 w 1460"/>
                              <a:gd name="T86" fmla="+- 0 741 706"/>
                              <a:gd name="T87" fmla="*/ 741 h 251"/>
                              <a:gd name="T88" fmla="+- 0 8722 7830"/>
                              <a:gd name="T89" fmla="*/ T88 w 1460"/>
                              <a:gd name="T90" fmla="+- 0 746 706"/>
                              <a:gd name="T91" fmla="*/ 746 h 251"/>
                              <a:gd name="T92" fmla="+- 0 8763 7830"/>
                              <a:gd name="T93" fmla="*/ T92 w 1460"/>
                              <a:gd name="T94" fmla="+- 0 750 706"/>
                              <a:gd name="T95" fmla="*/ 750 h 251"/>
                              <a:gd name="T96" fmla="+- 0 8803 7830"/>
                              <a:gd name="T97" fmla="*/ T96 w 1460"/>
                              <a:gd name="T98" fmla="+- 0 762 706"/>
                              <a:gd name="T99" fmla="*/ 762 h 251"/>
                              <a:gd name="T100" fmla="+- 0 8844 7830"/>
                              <a:gd name="T101" fmla="*/ T100 w 1460"/>
                              <a:gd name="T102" fmla="+- 0 783 706"/>
                              <a:gd name="T103" fmla="*/ 783 h 251"/>
                              <a:gd name="T104" fmla="+- 0 8884 7830"/>
                              <a:gd name="T105" fmla="*/ T104 w 1460"/>
                              <a:gd name="T106" fmla="+- 0 783 706"/>
                              <a:gd name="T107" fmla="*/ 783 h 251"/>
                              <a:gd name="T108" fmla="+- 0 8925 7830"/>
                              <a:gd name="T109" fmla="*/ T108 w 1460"/>
                              <a:gd name="T110" fmla="+- 0 794 706"/>
                              <a:gd name="T111" fmla="*/ 794 h 251"/>
                              <a:gd name="T112" fmla="+- 0 8965 7830"/>
                              <a:gd name="T113" fmla="*/ T112 w 1460"/>
                              <a:gd name="T114" fmla="+- 0 813 706"/>
                              <a:gd name="T115" fmla="*/ 813 h 251"/>
                              <a:gd name="T116" fmla="+- 0 9006 7830"/>
                              <a:gd name="T117" fmla="*/ T116 w 1460"/>
                              <a:gd name="T118" fmla="+- 0 824 706"/>
                              <a:gd name="T119" fmla="*/ 824 h 251"/>
                              <a:gd name="T120" fmla="+- 0 9047 7830"/>
                              <a:gd name="T121" fmla="*/ T120 w 1460"/>
                              <a:gd name="T122" fmla="+- 0 837 706"/>
                              <a:gd name="T123" fmla="*/ 837 h 251"/>
                              <a:gd name="T124" fmla="+- 0 9087 7830"/>
                              <a:gd name="T125" fmla="*/ T124 w 1460"/>
                              <a:gd name="T126" fmla="+- 0 843 706"/>
                              <a:gd name="T127" fmla="*/ 843 h 251"/>
                              <a:gd name="T128" fmla="+- 0 9128 7830"/>
                              <a:gd name="T129" fmla="*/ T128 w 1460"/>
                              <a:gd name="T130" fmla="+- 0 859 706"/>
                              <a:gd name="T131" fmla="*/ 859 h 251"/>
                              <a:gd name="T132" fmla="+- 0 9168 7830"/>
                              <a:gd name="T133" fmla="*/ T132 w 1460"/>
                              <a:gd name="T134" fmla="+- 0 892 706"/>
                              <a:gd name="T135" fmla="*/ 892 h 251"/>
                              <a:gd name="T136" fmla="+- 0 9209 7830"/>
                              <a:gd name="T137" fmla="*/ T136 w 1460"/>
                              <a:gd name="T138" fmla="+- 0 905 706"/>
                              <a:gd name="T139" fmla="*/ 905 h 251"/>
                              <a:gd name="T140" fmla="+- 0 9249 7830"/>
                              <a:gd name="T141" fmla="*/ T140 w 1460"/>
                              <a:gd name="T142" fmla="+- 0 925 706"/>
                              <a:gd name="T143" fmla="*/ 925 h 251"/>
                              <a:gd name="T144" fmla="+- 0 9290 7830"/>
                              <a:gd name="T145" fmla="*/ T144 w 1460"/>
                              <a:gd name="T146" fmla="+- 0 938 706"/>
                              <a:gd name="T147" fmla="*/ 938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51">
                                <a:moveTo>
                                  <a:pt x="0" y="250"/>
                                </a:moveTo>
                                <a:lnTo>
                                  <a:pt x="40" y="152"/>
                                </a:lnTo>
                                <a:lnTo>
                                  <a:pt x="81" y="97"/>
                                </a:lnTo>
                                <a:lnTo>
                                  <a:pt x="122" y="49"/>
                                </a:lnTo>
                                <a:lnTo>
                                  <a:pt x="162" y="28"/>
                                </a:lnTo>
                                <a:lnTo>
                                  <a:pt x="203" y="33"/>
                                </a:lnTo>
                                <a:lnTo>
                                  <a:pt x="243" y="16"/>
                                </a:lnTo>
                                <a:lnTo>
                                  <a:pt x="284" y="9"/>
                                </a:lnTo>
                                <a:lnTo>
                                  <a:pt x="324" y="6"/>
                                </a:lnTo>
                                <a:lnTo>
                                  <a:pt x="365" y="0"/>
                                </a:lnTo>
                                <a:lnTo>
                                  <a:pt x="405" y="7"/>
                                </a:lnTo>
                                <a:lnTo>
                                  <a:pt x="446" y="12"/>
                                </a:lnTo>
                                <a:lnTo>
                                  <a:pt x="487" y="10"/>
                                </a:lnTo>
                                <a:lnTo>
                                  <a:pt x="527" y="10"/>
                                </a:lnTo>
                                <a:lnTo>
                                  <a:pt x="568" y="3"/>
                                </a:lnTo>
                                <a:lnTo>
                                  <a:pt x="608" y="3"/>
                                </a:lnTo>
                                <a:lnTo>
                                  <a:pt x="649" y="5"/>
                                </a:lnTo>
                                <a:lnTo>
                                  <a:pt x="689" y="9"/>
                                </a:lnTo>
                                <a:lnTo>
                                  <a:pt x="730" y="17"/>
                                </a:lnTo>
                                <a:lnTo>
                                  <a:pt x="770" y="26"/>
                                </a:lnTo>
                                <a:lnTo>
                                  <a:pt x="811" y="29"/>
                                </a:lnTo>
                                <a:lnTo>
                                  <a:pt x="852" y="35"/>
                                </a:lnTo>
                                <a:lnTo>
                                  <a:pt x="892" y="40"/>
                                </a:lnTo>
                                <a:lnTo>
                                  <a:pt x="933" y="44"/>
                                </a:lnTo>
                                <a:lnTo>
                                  <a:pt x="973" y="56"/>
                                </a:lnTo>
                                <a:lnTo>
                                  <a:pt x="1014" y="77"/>
                                </a:lnTo>
                                <a:lnTo>
                                  <a:pt x="1054" y="77"/>
                                </a:lnTo>
                                <a:lnTo>
                                  <a:pt x="1095" y="88"/>
                                </a:lnTo>
                                <a:lnTo>
                                  <a:pt x="1135" y="107"/>
                                </a:lnTo>
                                <a:lnTo>
                                  <a:pt x="1176" y="118"/>
                                </a:lnTo>
                                <a:lnTo>
                                  <a:pt x="1217" y="131"/>
                                </a:lnTo>
                                <a:lnTo>
                                  <a:pt x="1257" y="137"/>
                                </a:lnTo>
                                <a:lnTo>
                                  <a:pt x="1298" y="153"/>
                                </a:lnTo>
                                <a:lnTo>
                                  <a:pt x="1338" y="186"/>
                                </a:lnTo>
                                <a:lnTo>
                                  <a:pt x="1379" y="199"/>
                                </a:lnTo>
                                <a:lnTo>
                                  <a:pt x="1419" y="219"/>
                                </a:lnTo>
                                <a:lnTo>
                                  <a:pt x="1460" y="232"/>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AutoShape 677"/>
                        <wps:cNvSpPr>
                          <a:spLocks/>
                        </wps:cNvSpPr>
                        <wps:spPr bwMode="auto">
                          <a:xfrm>
                            <a:off x="7829" y="13"/>
                            <a:ext cx="1460" cy="1483"/>
                          </a:xfrm>
                          <a:custGeom>
                            <a:avLst/>
                            <a:gdLst>
                              <a:gd name="T0" fmla="+- 0 7830 7830"/>
                              <a:gd name="T1" fmla="*/ T0 w 1460"/>
                              <a:gd name="T2" fmla="+- 0 1496 13"/>
                              <a:gd name="T3" fmla="*/ 1496 h 1483"/>
                              <a:gd name="T4" fmla="+- 0 7830 7830"/>
                              <a:gd name="T5" fmla="*/ T4 w 1460"/>
                              <a:gd name="T6" fmla="+- 0 13 13"/>
                              <a:gd name="T7" fmla="*/ 13 h 1483"/>
                              <a:gd name="T8" fmla="+- 0 9290 7830"/>
                              <a:gd name="T9" fmla="*/ T8 w 1460"/>
                              <a:gd name="T10" fmla="+- 0 1496 13"/>
                              <a:gd name="T11" fmla="*/ 1496 h 1483"/>
                              <a:gd name="T12" fmla="+- 0 9290 7830"/>
                              <a:gd name="T13" fmla="*/ T12 w 1460"/>
                              <a:gd name="T14" fmla="+- 0 13 13"/>
                              <a:gd name="T15" fmla="*/ 13 h 1483"/>
                              <a:gd name="T16" fmla="+- 0 7830 7830"/>
                              <a:gd name="T17" fmla="*/ T16 w 1460"/>
                              <a:gd name="T18" fmla="+- 0 1496 13"/>
                              <a:gd name="T19" fmla="*/ 1496 h 1483"/>
                              <a:gd name="T20" fmla="+- 0 9290 7830"/>
                              <a:gd name="T21" fmla="*/ T20 w 1460"/>
                              <a:gd name="T22" fmla="+- 0 1496 13"/>
                              <a:gd name="T23" fmla="*/ 1496 h 1483"/>
                              <a:gd name="T24" fmla="+- 0 7830 7830"/>
                              <a:gd name="T25" fmla="*/ T24 w 1460"/>
                              <a:gd name="T26" fmla="+- 0 13 13"/>
                              <a:gd name="T27" fmla="*/ 13 h 1483"/>
                              <a:gd name="T28" fmla="+- 0 9290 7830"/>
                              <a:gd name="T29" fmla="*/ T28 w 1460"/>
                              <a:gd name="T30" fmla="+- 0 13 13"/>
                              <a:gd name="T31" fmla="*/ 13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AutoShape 676"/>
                        <wps:cNvSpPr>
                          <a:spLocks/>
                        </wps:cNvSpPr>
                        <wps:spPr bwMode="auto">
                          <a:xfrm>
                            <a:off x="8779" y="641"/>
                            <a:ext cx="48" cy="48"/>
                          </a:xfrm>
                          <a:custGeom>
                            <a:avLst/>
                            <a:gdLst>
                              <a:gd name="T0" fmla="+- 0 8780 8780"/>
                              <a:gd name="T1" fmla="*/ T0 w 48"/>
                              <a:gd name="T2" fmla="+- 0 666 642"/>
                              <a:gd name="T3" fmla="*/ 666 h 48"/>
                              <a:gd name="T4" fmla="+- 0 8827 8780"/>
                              <a:gd name="T5" fmla="*/ T4 w 48"/>
                              <a:gd name="T6" fmla="+- 0 666 642"/>
                              <a:gd name="T7" fmla="*/ 666 h 48"/>
                              <a:gd name="T8" fmla="+- 0 8803 8780"/>
                              <a:gd name="T9" fmla="*/ T8 w 48"/>
                              <a:gd name="T10" fmla="+- 0 689 642"/>
                              <a:gd name="T11" fmla="*/ 689 h 48"/>
                              <a:gd name="T12" fmla="+- 0 8803 8780"/>
                              <a:gd name="T13" fmla="*/ T12 w 48"/>
                              <a:gd name="T14" fmla="+- 0 642 642"/>
                              <a:gd name="T15" fmla="*/ 642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9ED04" id="Group 675" o:spid="_x0000_s1026" style="position:absolute;margin-left:390.35pt;margin-top:.55pt;width:74.4pt;height:75.45pt;z-index:15778304;mso-position-horizontal-relative:page" coordorigin="7807,11"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">
                <v:shape id="AutoShape 704" o:spid="_x0000_s1027"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" path="m973,1483l973,m,653r1460,e" filled="f" strokeweight=".07078mm">
                  <v:stroke dashstyle="1 1"/>
                  <v:path arrowok="t" o:connecttype="custom" o:connectlocs="973,1496;973,13;0,666;1460,666" o:connectangles="0,0,0,0"/>
                </v:shape>
                <v:shape id="Freeform 703" o:spid="_x0000_s1028" style="position:absolute;left:8073;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" path="m,l,23e" fillcolor="black" stroked="f">
                  <v:path arrowok="t" o:connecttype="custom" o:connectlocs="0,1496;0,1519" o:connectangles="0,0"/>
                </v:shape>
                <v:line id="Line 702" o:spid="_x0000_s1029" style="position:absolute;visibility:visible;mso-wrap-style:square" from="8073,1496" to="8073,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" strokeweight=".09436mm"/>
                <v:shape id="Freeform 701" o:spid="_x0000_s1030" style="position:absolute;left:8397;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" path="m,l,23e" fillcolor="black" stroked="f">
                  <v:path arrowok="t" o:connecttype="custom" o:connectlocs="0,1496;0,1519" o:connectangles="0,0"/>
                </v:shape>
                <v:line id="Line 700" o:spid="_x0000_s1031" style="position:absolute;visibility:visible;mso-wrap-style:square" from="8398,1496" to="8398,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" strokeweight=".09436mm"/>
                <v:shape id="Freeform 699" o:spid="_x0000_s1032" style="position:absolute;left:8722;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" path="m,l,23e" fillcolor="black" stroked="f">
                  <v:path arrowok="t" o:connecttype="custom" o:connectlocs="0,1496;0,1519" o:connectangles="0,0"/>
                </v:shape>
                <v:line id="Line 698" o:spid="_x0000_s1033" style="position:absolute;visibility:visible;mso-wrap-style:square" from="8722,1496" to="8722,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" strokeweight=".09436mm"/>
                <v:shape id="Freeform 697" o:spid="_x0000_s1034" style="position:absolute;left:9046;top:149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" path="m,l,23e" fillcolor="black" stroked="f">
                  <v:path arrowok="t" o:connecttype="custom" o:connectlocs="0,1496;0,1519" o:connectangles="0,0"/>
                </v:shape>
                <v:line id="Line 696" o:spid="_x0000_s1035" style="position:absolute;visibility:visible;mso-wrap-style:square" from="9047,1496" to="9047,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" strokeweight=".09436mm"/>
                <v:shape id="Freeform 695" o:spid="_x0000_s1036" style="position:absolute;left:7806;top:146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" path="m23,l,e" fillcolor="black" stroked="f">
                  <v:path arrowok="t" o:connecttype="custom" o:connectlocs="23,0;0,0" o:connectangles="0,0"/>
                </v:shape>
                <v:line id="Line 694" o:spid="_x0000_s1037" style="position:absolute;visibility:visible;mso-wrap-style:square" from="7830,1467" to="7830,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" strokeweight=".09436mm"/>
                <v:shape id="Freeform 693" o:spid="_x0000_s1038" style="position:absolute;left:7806;top:118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" path="m23,l,e" fillcolor="black" stroked="f">
                  <v:path arrowok="t" o:connecttype="custom" o:connectlocs="23,0;0,0" o:connectangles="0,0"/>
                </v:shape>
                <v:line id="Line 692" o:spid="_x0000_s1039" style="position:absolute;visibility:visible;mso-wrap-style:square" from="7830,1182" to="7830,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" strokeweight=".09436mm"/>
                <v:shape id="Freeform 691" o:spid="_x0000_s1040" style="position:absolute;left:7806;top:89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" path="m23,l,e" fillcolor="black" stroked="f">
                  <v:path arrowok="t" o:connecttype="custom" o:connectlocs="23,0;0,0" o:connectangles="0,0"/>
                </v:shape>
                <v:line id="Line 690" o:spid="_x0000_s1041" style="position:absolute;visibility:visible;mso-wrap-style:square" from="7830,897" to="78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" strokeweight=".09436mm"/>
                <v:shape id="Freeform 689" o:spid="_x0000_s1042" style="position:absolute;left:7806;top:61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" path="m23,l,e" fillcolor="black" stroked="f">
                  <v:path arrowok="t" o:connecttype="custom" o:connectlocs="23,0;0,0" o:connectangles="0,0"/>
                </v:shape>
                <v:line id="Line 688" o:spid="_x0000_s1043" style="position:absolute;visibility:visible;mso-wrap-style:square" from="7830,612" to="7830,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" strokeweight=".09436mm"/>
                <v:shape id="Freeform 687" o:spid="_x0000_s1044" style="position:absolute;left:7806;top:32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" path="m23,l,e" fillcolor="black" stroked="f">
                  <v:path arrowok="t" o:connecttype="custom" o:connectlocs="23,0;0,0" o:connectangles="0,0"/>
                </v:shape>
                <v:line id="Line 686" o:spid="_x0000_s1045" style="position:absolute;visibility:visible;mso-wrap-style:square" from="7830,327" to="783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" strokeweight=".09436mm"/>
                <v:shape id="Freeform 685" o:spid="_x0000_s1046" style="position:absolute;left:7806;top: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" path="m23,l,e" fillcolor="black" stroked="f">
                  <v:path arrowok="t" o:connecttype="custom" o:connectlocs="23,0;0,0" o:connectangles="0,0"/>
                </v:shape>
                <v:line id="Line 684" o:spid="_x0000_s1047" style="position:absolute;visibility:visible;mso-wrap-style:square" from="7830,42" to="78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" strokeweight=".09436mm"/>
                <v:shape id="Freeform 683" o:spid="_x0000_s1048" style="position:absolute;left:7829;top:646;width:1460;height:508;visibility:visible;mso-wrap-style:square;v-text-anchor:top" coordsize="146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" path="m,508l40,405,81,335r41,-58l162,217r41,-37l243,141r41,-23l324,99,365,78,405,52,446,41,487,30r40,-6l568,13,608,8r41,11l689,17r41,-1l770,r41,5l852,5r40,4l933,13r40,-3l1014,16r40,9l1095,41r40,-5l1176,43r41,14l1257,59r41,15l1338,75r41,17l1419,103r41,20e" filled="f" strokecolor="#c34001" strokeweight=".14153mm">
                  <v:path arrowok="t" o:connecttype="custom" o:connectlocs="0,1155;40,1052;81,982;122,924;162,864;203,827;243,788;284,765;324,746;365,725;405,699;446,688;487,677;527,671;568,660;608,655;649,666;689,664;730,663;770,647;811,652;852,652;892,656;933,660;973,657;1014,663;1054,672;1095,688;1135,683;1176,690;1217,704;1257,706;1298,721;1338,722;1379,739;1419,750;1460,770" o:connectangles="0,0,0,0,0,0,0,0,0,0,0,0,0,0,0,0,0,0,0,0,0,0,0,0,0,0,0,0,0,0,0,0,0,0,0,0,0"/>
                </v:shape>
                <v:shape id="Freeform 682" o:spid="_x0000_s1049" style="position:absolute;left:7829;top:679;width:1460;height:389;visibility:visible;mso-wrap-style:square;v-text-anchor:top" coordsize="1460,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" path="m,388l40,277,81,197r41,-49l162,103,243,52r41,-9l324,32r41,-4l405,13r41,11l487,17r40,l568,24r40,-8l649,17r40,-2l730,r40,6l811,13r41,1l892,22r41,10l973,33r41,11l1054,48r41,2l1135,68r41,25l1217,103r40,16l1298,116r40,20l1379,134r40,9l1460,172e" filled="f" strokecolor="#f77b28" strokeweight=".14153mm">
                  <v:path arrowok="t" o:connecttype="custom" o:connectlocs="0,1067;40,956;81,876;122,827;162,782;243,731;284,722;324,711;365,707;405,692;446,703;487,696;527,696;568,703;608,695;649,696;689,694;730,679;770,685;811,692;852,693;892,701;933,711;973,712;1014,723;1054,727;1095,729;1135,747;1176,772;1217,782;1257,798;1298,795;1338,815;1379,813;1419,822;1460,851" o:connectangles="0,0,0,0,0,0,0,0,0,0,0,0,0,0,0,0,0,0,0,0,0,0,0,0,0,0,0,0,0,0,0,0,0,0,0,0"/>
                </v:shape>
                <v:shape id="Freeform 681" o:spid="_x0000_s1050" style="position:absolute;left:7829;top:676;width:1460;height:381;visibility:visible;mso-wrap-style:square;v-text-anchor:top" coordsize="146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" path="m,380l40,267,81,193r41,-50l162,94,243,50,324,32r41,-5l405,10r41,12l487,17r40,1l568,23r40,-4l649,15r40,3l730,r40,7l811,19r41,-5l892,24r41,10l973,36r41,10l1054,47r41,4l1135,69r41,25l1217,104r40,14l1298,115r40,18l1379,136r40,8l1460,172e" filled="f" strokecolor="#fcbe85" strokeweight=".14153mm">
                  <v:path arrowok="t" o:connecttype="custom" o:connectlocs="0,1057;40,944;81,870;122,820;162,771;243,727;324,709;365,704;405,687;446,699;487,694;527,695;568,700;608,696;649,692;689,695;730,677;770,684;811,696;852,691;892,701;933,711;973,713;1014,723;1054,724;1095,728;1135,746;1176,771;1217,781;1257,795;1298,792;1338,810;1379,813;1419,821;1460,849" o:connectangles="0,0,0,0,0,0,0,0,0,0,0,0,0,0,0,0,0,0,0,0,0,0,0,0,0,0,0,0,0,0,0,0,0,0,0"/>
                </v:shape>
                <v:shape id="Freeform 680" o:spid="_x0000_s1051" style="position:absolute;left:7829;top:678;width:1460;height:358;visibility:visible;mso-wrap-style:square;v-text-anchor:top" coordsize="146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" path="m,357l40,242,81,173r41,-47l203,64,243,36r41,-8l324,27r41,-6l405,13r41,8l487,18r40,1l568,26,608,16r41,2l689,14,730,r40,7l811,15r41,2l892,24r41,7l973,26r41,11l1054,43r41,8l1135,76r41,28l1217,111r40,8l1298,116r40,16l1379,134r40,6l1460,165e" filled="f" strokecolor="#b1d2e7" strokeweight=".14153mm">
                  <v:path arrowok="t" o:connecttype="custom" o:connectlocs="0,1035;40,920;81,851;122,804;203,742;243,714;284,706;324,705;365,699;405,691;446,699;487,696;527,697;568,704;608,694;649,696;689,692;730,678;770,685;811,693;852,695;892,702;933,709;973,704;1014,715;1054,721;1095,729;1135,754;1176,782;1217,789;1257,797;1298,794;1338,810;1379,812;1419,818;1460,843" o:connectangles="0,0,0,0,0,0,0,0,0,0,0,0,0,0,0,0,0,0,0,0,0,0,0,0,0,0,0,0,0,0,0,0,0,0,0,0"/>
                </v:shape>
                <v:shape id="Freeform 679" o:spid="_x0000_s1052" style="position:absolute;left:7829;top:701;width:1460;height:281;visibility:visible;mso-wrap-style:square;v-text-anchor:top" coordsize="146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" path="m,280l40,172,81,115,162,45r41,l243,30r41,-9l324,8,365,1r40,6l446,12r41,3l527,11,568,1,608,r41,5l689,2r41,11l770,23r41,11l852,35r40,3l933,46r40,10l1014,71r40,3l1095,85r40,10l1176,112r41,21l1257,123r41,26l1338,185r41,18l1419,215r41,16e" filled="f" strokecolor="#57a0ce" strokeweight=".14153mm">
                  <v:path arrowok="t" o:connecttype="custom" o:connectlocs="0,982;40,874;81,817;162,747;203,747;243,732;284,723;324,710;365,703;405,709;446,714;487,717;527,713;568,703;608,702;649,707;689,704;730,715;770,725;811,736;852,737;892,740;933,748;973,758;1014,773;1054,776;1095,787;1135,797;1176,814;1217,835;1257,825;1298,851;1338,887;1379,905;1419,917;1460,933" o:connectangles="0,0,0,0,0,0,0,0,0,0,0,0,0,0,0,0,0,0,0,0,0,0,0,0,0,0,0,0,0,0,0,0,0,0,0,0"/>
                </v:shape>
                <v:shape id="Freeform 678" o:spid="_x0000_s1053" style="position:absolute;left:7829;top:706;width:1460;height:251;visibility:visible;mso-wrap-style:square;v-text-anchor:top" coordsize="1460,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" path="m,250l40,152,81,97,122,49,162,28r41,5l243,16,284,9,324,6,365,r40,7l446,12r41,-2l527,10,568,3r40,l649,5r40,4l730,17r40,9l811,29r41,6l892,40r41,4l973,56r41,21l1054,77r41,11l1135,107r41,11l1217,131r40,6l1298,153r40,33l1379,199r40,20l1460,232e" filled="f" strokecolor="#1663aa" strokeweight=".14153mm">
                  <v:path arrowok="t" o:connecttype="custom" o:connectlocs="0,956;40,858;81,803;122,755;162,734;203,739;243,722;284,715;324,712;365,706;405,713;446,718;487,716;527,716;568,709;608,709;649,711;689,715;730,723;770,732;811,735;852,741;892,746;933,750;973,762;1014,783;1054,783;1095,794;1135,813;1176,824;1217,837;1257,843;1298,859;1338,892;1379,905;1419,925;1460,938" o:connectangles="0,0,0,0,0,0,0,0,0,0,0,0,0,0,0,0,0,0,0,0,0,0,0,0,0,0,0,0,0,0,0,0,0,0,0,0,0"/>
                </v:shape>
                <v:shape id="AutoShape 677" o:spid="_x0000_s1054" style="position:absolute;left:7829;top:13;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" path="m,1483l,m1460,1483l1460,m,1483r1460,m,l1460,e" filled="f" strokeweight=".09436mm">
                  <v:path arrowok="t" o:connecttype="custom" o:connectlocs="0,1496;0,13;1460,1496;1460,13;0,1496;1460,1496;0,13;1460,13" o:connectangles="0,0,0,0,0,0,0,0"/>
                </v:shape>
                <v:shape id="AutoShape 676" o:spid="_x0000_s1055" style="position:absolute;left:8779;top:641;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" path="m,24r47,m23,47l23,e" filled="f" strokeweight=".14153mm">
                  <v:path arrowok="t" o:connecttype="custom" o:connectlocs="0,666;47,666;23,689;23,642" o:connectangles="0,0,0,0"/>
                </v:shape>
                <w10:wrap anchorx="page"/>
              </v:group>
            </w:pict>
          </mc:Fallback>
        </mc:AlternateContent>
      </w:r>
      <w:r>
        <w:rPr>
          <w:noProof/>
        </w:rPr>
        <mc:AlternateContent>
          <mc:Choice Requires="wps">
            <w:drawing>
              <wp:anchor distT="0" distB="0" distL="114300" distR="114300" simplePos="0" relativeHeight="15778816" behindDoc="0" locked="0" layoutInCell="1" allowOverlap="1" wp14:anchorId="5C015B0D" wp14:editId="65D9EDAD">
                <wp:simplePos x="0" y="0"/>
                <wp:positionH relativeFrom="page">
                  <wp:posOffset>6064250</wp:posOffset>
                </wp:positionH>
                <wp:positionV relativeFrom="paragraph">
                  <wp:posOffset>21590</wp:posOffset>
                </wp:positionV>
                <wp:extent cx="30480" cy="30480"/>
                <wp:effectExtent l="0" t="0" r="0" b="0"/>
                <wp:wrapNone/>
                <wp:docPr id="678" name="AutoShape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30480"/>
                        </a:xfrm>
                        <a:custGeom>
                          <a:avLst/>
                          <a:gdLst>
                            <a:gd name="T0" fmla="+- 0 9550 9550"/>
                            <a:gd name="T1" fmla="*/ T0 w 48"/>
                            <a:gd name="T2" fmla="+- 0 58 34"/>
                            <a:gd name="T3" fmla="*/ 58 h 48"/>
                            <a:gd name="T4" fmla="+- 0 9597 9550"/>
                            <a:gd name="T5" fmla="*/ T4 w 48"/>
                            <a:gd name="T6" fmla="+- 0 58 34"/>
                            <a:gd name="T7" fmla="*/ 58 h 48"/>
                            <a:gd name="T8" fmla="+- 0 9573 9550"/>
                            <a:gd name="T9" fmla="*/ T8 w 48"/>
                            <a:gd name="T10" fmla="+- 0 81 34"/>
                            <a:gd name="T11" fmla="*/ 81 h 48"/>
                            <a:gd name="T12" fmla="+- 0 9573 9550"/>
                            <a:gd name="T13" fmla="*/ T12 w 48"/>
                            <a:gd name="T14" fmla="+- 0 34 34"/>
                            <a:gd name="T15" fmla="*/ 34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72498" id="AutoShape 674" o:spid="_x0000_s1026" style="position:absolute;margin-left:477.5pt;margin-top:1.7pt;width:2.4pt;height:2.4pt;z-index:1577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" path="m,24r47,m23,47l23,e" filled="f" strokeweight=".14153mm">
                <v:path arrowok="t" o:connecttype="custom" o:connectlocs="0,36830;29845,36830;14605,51435;14605,21590" o:connectangles="0,0,0,0"/>
                <w10:wrap anchorx="page"/>
              </v:shape>
            </w:pict>
          </mc:Fallback>
        </mc:AlternateContent>
      </w:r>
      <w:r w:rsidR="00462487">
        <w:rPr>
          <w:rFonts w:ascii="Verdana"/>
          <w:w w:val="105"/>
          <w:sz w:val="8"/>
        </w:rPr>
        <w:t>ENS</w:t>
      </w:r>
    </w:p>
    <w:p w14:paraId="6500DBFB" w14:textId="77777777" w:rsidR="00E2709D" w:rsidRDefault="00462487">
      <w:pPr>
        <w:spacing w:before="31"/>
        <w:ind w:left="496"/>
        <w:rPr>
          <w:rFonts w:ascii="Verdana"/>
          <w:sz w:val="8"/>
        </w:rPr>
      </w:pPr>
      <w:r>
        <w:rPr>
          <w:rFonts w:ascii="Verdana"/>
          <w:w w:val="98"/>
          <w:sz w:val="8"/>
          <w:u w:val="single" w:color="C34001"/>
        </w:rPr>
        <w:t xml:space="preserve"> </w:t>
      </w:r>
      <w:r>
        <w:rPr>
          <w:rFonts w:ascii="Verdana"/>
          <w:sz w:val="8"/>
          <w:u w:val="single" w:color="C34001"/>
        </w:rPr>
        <w:t xml:space="preserve">     </w:t>
      </w:r>
      <w:r>
        <w:rPr>
          <w:rFonts w:ascii="Verdana"/>
          <w:spacing w:val="2"/>
          <w:sz w:val="8"/>
          <w:u w:val="single" w:color="C34001"/>
        </w:rPr>
        <w:t xml:space="preserve"> </w:t>
      </w:r>
      <w:r>
        <w:rPr>
          <w:rFonts w:ascii="Verdana"/>
          <w:sz w:val="8"/>
        </w:rPr>
        <w:t xml:space="preserve"> </w:t>
      </w:r>
      <w:r>
        <w:rPr>
          <w:rFonts w:ascii="Verdana"/>
          <w:spacing w:val="-13"/>
          <w:sz w:val="8"/>
        </w:rPr>
        <w:t xml:space="preserve"> </w:t>
      </w:r>
      <w:r>
        <w:rPr>
          <w:rFonts w:ascii="Verdana"/>
          <w:sz w:val="8"/>
        </w:rPr>
        <w:t>1/1</w:t>
      </w:r>
    </w:p>
    <w:p w14:paraId="6D04256B" w14:textId="77777777" w:rsidR="00E2709D" w:rsidRDefault="00462487">
      <w:pPr>
        <w:spacing w:before="30"/>
        <w:ind w:left="496"/>
        <w:rPr>
          <w:rFonts w:ascii="Verdana"/>
          <w:sz w:val="8"/>
        </w:rPr>
      </w:pPr>
      <w:r>
        <w:rPr>
          <w:rFonts w:ascii="Verdana"/>
          <w:w w:val="98"/>
          <w:sz w:val="8"/>
          <w:u w:val="single" w:color="F77B28"/>
        </w:rPr>
        <w:t xml:space="preserve"> </w:t>
      </w:r>
      <w:r>
        <w:rPr>
          <w:rFonts w:ascii="Verdana"/>
          <w:sz w:val="8"/>
          <w:u w:val="single" w:color="F77B28"/>
        </w:rPr>
        <w:t xml:space="preserve">     </w:t>
      </w:r>
      <w:r>
        <w:rPr>
          <w:rFonts w:ascii="Verdana"/>
          <w:spacing w:val="2"/>
          <w:sz w:val="8"/>
          <w:u w:val="single" w:color="F77B28"/>
        </w:rPr>
        <w:t xml:space="preserve"> </w:t>
      </w:r>
      <w:r>
        <w:rPr>
          <w:rFonts w:ascii="Verdana"/>
          <w:sz w:val="8"/>
        </w:rPr>
        <w:t xml:space="preserve"> </w:t>
      </w:r>
      <w:r>
        <w:rPr>
          <w:rFonts w:ascii="Verdana"/>
          <w:spacing w:val="-13"/>
          <w:sz w:val="8"/>
        </w:rPr>
        <w:t xml:space="preserve"> </w:t>
      </w:r>
      <w:r>
        <w:rPr>
          <w:rFonts w:ascii="Verdana"/>
          <w:sz w:val="8"/>
        </w:rPr>
        <w:t>2/4</w:t>
      </w:r>
    </w:p>
    <w:p w14:paraId="531C5B21" w14:textId="77777777" w:rsidR="00E2709D" w:rsidRDefault="00462487">
      <w:pPr>
        <w:spacing w:before="30"/>
        <w:ind w:left="496"/>
        <w:rPr>
          <w:rFonts w:ascii="Verdana"/>
          <w:sz w:val="8"/>
        </w:rPr>
      </w:pPr>
      <w:r>
        <w:rPr>
          <w:rFonts w:ascii="Verdana"/>
          <w:w w:val="98"/>
          <w:sz w:val="8"/>
          <w:u w:val="single" w:color="FCBE85"/>
        </w:rPr>
        <w:t xml:space="preserve"> </w:t>
      </w:r>
      <w:r>
        <w:rPr>
          <w:rFonts w:ascii="Verdana"/>
          <w:sz w:val="8"/>
          <w:u w:val="single" w:color="FCBE85"/>
        </w:rPr>
        <w:t xml:space="preserve">     </w:t>
      </w:r>
      <w:r>
        <w:rPr>
          <w:rFonts w:ascii="Verdana"/>
          <w:spacing w:val="2"/>
          <w:sz w:val="8"/>
          <w:u w:val="single" w:color="FCBE85"/>
        </w:rPr>
        <w:t xml:space="preserve"> </w:t>
      </w:r>
      <w:r>
        <w:rPr>
          <w:rFonts w:ascii="Verdana"/>
          <w:sz w:val="8"/>
        </w:rPr>
        <w:t xml:space="preserve"> </w:t>
      </w:r>
      <w:r>
        <w:rPr>
          <w:rFonts w:ascii="Verdana"/>
          <w:spacing w:val="-13"/>
          <w:sz w:val="8"/>
        </w:rPr>
        <w:t xml:space="preserve"> </w:t>
      </w:r>
      <w:r>
        <w:rPr>
          <w:rFonts w:ascii="Verdana"/>
          <w:sz w:val="8"/>
        </w:rPr>
        <w:t>2/3</w:t>
      </w:r>
    </w:p>
    <w:p w14:paraId="01E0D224" w14:textId="77777777" w:rsidR="00E2709D" w:rsidRDefault="00462487">
      <w:pPr>
        <w:spacing w:before="31"/>
        <w:ind w:left="496"/>
        <w:rPr>
          <w:rFonts w:ascii="Verdana"/>
          <w:sz w:val="8"/>
        </w:rPr>
      </w:pPr>
      <w:r>
        <w:rPr>
          <w:rFonts w:ascii="Verdana"/>
          <w:w w:val="98"/>
          <w:sz w:val="8"/>
          <w:u w:val="single" w:color="B1D2E7"/>
        </w:rPr>
        <w:t xml:space="preserve"> </w:t>
      </w:r>
      <w:r>
        <w:rPr>
          <w:rFonts w:ascii="Verdana"/>
          <w:sz w:val="8"/>
          <w:u w:val="single" w:color="B1D2E7"/>
        </w:rPr>
        <w:t xml:space="preserve">     </w:t>
      </w:r>
      <w:r>
        <w:rPr>
          <w:rFonts w:ascii="Verdana"/>
          <w:spacing w:val="2"/>
          <w:sz w:val="8"/>
          <w:u w:val="single" w:color="B1D2E7"/>
        </w:rPr>
        <w:t xml:space="preserve"> </w:t>
      </w:r>
      <w:r>
        <w:rPr>
          <w:rFonts w:ascii="Verdana"/>
          <w:sz w:val="8"/>
        </w:rPr>
        <w:t xml:space="preserve"> </w:t>
      </w:r>
      <w:r>
        <w:rPr>
          <w:rFonts w:ascii="Verdana"/>
          <w:spacing w:val="-13"/>
          <w:sz w:val="8"/>
        </w:rPr>
        <w:t xml:space="preserve"> </w:t>
      </w:r>
      <w:r>
        <w:rPr>
          <w:rFonts w:ascii="Verdana"/>
          <w:sz w:val="8"/>
        </w:rPr>
        <w:t>2/2</w:t>
      </w:r>
    </w:p>
    <w:p w14:paraId="28EA57B1" w14:textId="77777777" w:rsidR="00E2709D" w:rsidRDefault="00462487">
      <w:pPr>
        <w:spacing w:before="30"/>
        <w:ind w:left="496"/>
        <w:rPr>
          <w:rFonts w:ascii="Verdana"/>
          <w:sz w:val="8"/>
        </w:rPr>
      </w:pPr>
      <w:r>
        <w:rPr>
          <w:rFonts w:ascii="Verdana"/>
          <w:w w:val="98"/>
          <w:sz w:val="8"/>
          <w:u w:val="single" w:color="57A0CE"/>
        </w:rPr>
        <w:t xml:space="preserve"> </w:t>
      </w:r>
      <w:r>
        <w:rPr>
          <w:rFonts w:ascii="Verdana"/>
          <w:sz w:val="8"/>
          <w:u w:val="single" w:color="57A0CE"/>
        </w:rPr>
        <w:t xml:space="preserve">     </w:t>
      </w:r>
      <w:r>
        <w:rPr>
          <w:rFonts w:ascii="Verdana"/>
          <w:spacing w:val="2"/>
          <w:sz w:val="8"/>
          <w:u w:val="single" w:color="57A0CE"/>
        </w:rPr>
        <w:t xml:space="preserve"> </w:t>
      </w:r>
      <w:r>
        <w:rPr>
          <w:rFonts w:ascii="Verdana"/>
          <w:sz w:val="8"/>
        </w:rPr>
        <w:t xml:space="preserve"> </w:t>
      </w:r>
      <w:r>
        <w:rPr>
          <w:rFonts w:ascii="Verdana"/>
          <w:spacing w:val="-13"/>
          <w:sz w:val="8"/>
        </w:rPr>
        <w:t xml:space="preserve"> </w:t>
      </w:r>
      <w:r>
        <w:rPr>
          <w:rFonts w:ascii="Verdana"/>
          <w:sz w:val="8"/>
        </w:rPr>
        <w:t>3/4</w:t>
      </w:r>
    </w:p>
    <w:p w14:paraId="4132E603" w14:textId="77777777" w:rsidR="00E2709D" w:rsidRDefault="00462487">
      <w:pPr>
        <w:spacing w:before="30"/>
        <w:ind w:left="496"/>
        <w:rPr>
          <w:rFonts w:ascii="Verdana"/>
          <w:sz w:val="8"/>
        </w:rPr>
      </w:pPr>
      <w:r>
        <w:rPr>
          <w:rFonts w:ascii="Verdana"/>
          <w:w w:val="98"/>
          <w:sz w:val="8"/>
          <w:u w:val="single" w:color="1663AA"/>
        </w:rPr>
        <w:t xml:space="preserve"> </w:t>
      </w:r>
      <w:r>
        <w:rPr>
          <w:rFonts w:ascii="Verdana"/>
          <w:sz w:val="8"/>
          <w:u w:val="single" w:color="1663AA"/>
        </w:rPr>
        <w:t xml:space="preserve">     </w:t>
      </w:r>
      <w:r>
        <w:rPr>
          <w:rFonts w:ascii="Verdana"/>
          <w:spacing w:val="2"/>
          <w:sz w:val="8"/>
          <w:u w:val="single" w:color="1663AA"/>
        </w:rPr>
        <w:t xml:space="preserve"> </w:t>
      </w:r>
      <w:r>
        <w:rPr>
          <w:rFonts w:ascii="Verdana"/>
          <w:sz w:val="8"/>
        </w:rPr>
        <w:t xml:space="preserve"> </w:t>
      </w:r>
      <w:r>
        <w:rPr>
          <w:rFonts w:ascii="Verdana"/>
          <w:spacing w:val="-13"/>
          <w:sz w:val="8"/>
        </w:rPr>
        <w:t xml:space="preserve"> </w:t>
      </w:r>
      <w:r>
        <w:rPr>
          <w:rFonts w:ascii="Verdana"/>
          <w:sz w:val="8"/>
        </w:rPr>
        <w:t>3/3</w:t>
      </w:r>
    </w:p>
    <w:p w14:paraId="58AEE139" w14:textId="77777777" w:rsidR="00E2709D" w:rsidRDefault="00E2709D">
      <w:pPr>
        <w:rPr>
          <w:rFonts w:ascii="Verdana"/>
          <w:sz w:val="8"/>
        </w:rPr>
        <w:sectPr w:rsidR="00E2709D">
          <w:type w:val="continuous"/>
          <w:pgSz w:w="12240" w:h="15840"/>
          <w:pgMar w:top="1500" w:right="1720" w:bottom="280" w:left="1600" w:header="720" w:footer="720" w:gutter="0"/>
          <w:cols w:num="5" w:space="720" w:equalWidth="0">
            <w:col w:w="2562" w:space="40"/>
            <w:col w:w="1230" w:space="96"/>
            <w:col w:w="1810" w:space="43"/>
            <w:col w:w="1569" w:space="39"/>
            <w:col w:w="1531"/>
          </w:cols>
        </w:sectPr>
      </w:pPr>
    </w:p>
    <w:p w14:paraId="48032345" w14:textId="77777777" w:rsidR="00E2709D" w:rsidRDefault="00E2709D">
      <w:pPr>
        <w:pStyle w:val="BodyText"/>
        <w:spacing w:before="5"/>
        <w:rPr>
          <w:rFonts w:ascii="Verdana"/>
          <w:sz w:val="8"/>
        </w:rPr>
      </w:pPr>
    </w:p>
    <w:p w14:paraId="3B6CE68F" w14:textId="77777777" w:rsidR="00E2709D" w:rsidRDefault="00E2709D">
      <w:pPr>
        <w:pStyle w:val="BodyText"/>
        <w:spacing w:before="1"/>
        <w:rPr>
          <w:rFonts w:ascii="Verdana"/>
          <w:sz w:val="7"/>
        </w:rPr>
      </w:pPr>
    </w:p>
    <w:p w14:paraId="5BD5C348" w14:textId="22C88586" w:rsidR="00E2709D" w:rsidRDefault="00285D5B">
      <w:pPr>
        <w:ind w:left="789"/>
        <w:rPr>
          <w:rFonts w:ascii="Verdana"/>
          <w:sz w:val="8"/>
        </w:rPr>
      </w:pPr>
      <w:r>
        <w:rPr>
          <w:noProof/>
        </w:rPr>
        <mc:AlternateContent>
          <mc:Choice Requires="wpg">
            <w:drawing>
              <wp:anchor distT="0" distB="0" distL="114300" distR="114300" simplePos="0" relativeHeight="15777280" behindDoc="0" locked="0" layoutInCell="1" allowOverlap="1" wp14:anchorId="3B0EF111" wp14:editId="5222F973">
                <wp:simplePos x="0" y="0"/>
                <wp:positionH relativeFrom="page">
                  <wp:posOffset>2732405</wp:posOffset>
                </wp:positionH>
                <wp:positionV relativeFrom="paragraph">
                  <wp:posOffset>-713740</wp:posOffset>
                </wp:positionV>
                <wp:extent cx="944880" cy="958215"/>
                <wp:effectExtent l="0" t="0" r="0" b="0"/>
                <wp:wrapNone/>
                <wp:docPr id="648"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4303" y="-1124"/>
                          <a:chExt cx="1488" cy="1509"/>
                        </a:xfrm>
                      </wpg:grpSpPr>
                      <wps:wsp>
                        <wps:cNvPr id="649" name="AutoShape 673"/>
                        <wps:cNvSpPr>
                          <a:spLocks/>
                        </wps:cNvSpPr>
                        <wps:spPr bwMode="auto">
                          <a:xfrm>
                            <a:off x="4326" y="-1122"/>
                            <a:ext cx="1460" cy="1483"/>
                          </a:xfrm>
                          <a:custGeom>
                            <a:avLst/>
                            <a:gdLst>
                              <a:gd name="T0" fmla="+- 0 5299 4326"/>
                              <a:gd name="T1" fmla="*/ T0 w 1460"/>
                              <a:gd name="T2" fmla="+- 0 361 -1122"/>
                              <a:gd name="T3" fmla="*/ 361 h 1483"/>
                              <a:gd name="T4" fmla="+- 0 5299 4326"/>
                              <a:gd name="T5" fmla="*/ T4 w 1460"/>
                              <a:gd name="T6" fmla="+- 0 -1122 -1122"/>
                              <a:gd name="T7" fmla="*/ -1122 h 1483"/>
                              <a:gd name="T8" fmla="+- 0 4326 4326"/>
                              <a:gd name="T9" fmla="*/ T8 w 1460"/>
                              <a:gd name="T10" fmla="+- 0 -469 -1122"/>
                              <a:gd name="T11" fmla="*/ -469 h 1483"/>
                              <a:gd name="T12" fmla="+- 0 5786 4326"/>
                              <a:gd name="T13" fmla="*/ T12 w 1460"/>
                              <a:gd name="T14" fmla="+- 0 -469 -1122"/>
                              <a:gd name="T15" fmla="*/ -469 h 1483"/>
                            </a:gdLst>
                            <a:ahLst/>
                            <a:cxnLst>
                              <a:cxn ang="0">
                                <a:pos x="T1" y="T3"/>
                              </a:cxn>
                              <a:cxn ang="0">
                                <a:pos x="T5" y="T7"/>
                              </a:cxn>
                              <a:cxn ang="0">
                                <a:pos x="T9" y="T11"/>
                              </a:cxn>
                              <a:cxn ang="0">
                                <a:pos x="T13" y="T15"/>
                              </a:cxn>
                            </a:cxnLst>
                            <a:rect l="0" t="0" r="r" b="b"/>
                            <a:pathLst>
                              <a:path w="1460" h="1483">
                                <a:moveTo>
                                  <a:pt x="973" y="1483"/>
                                </a:moveTo>
                                <a:lnTo>
                                  <a:pt x="973" y="0"/>
                                </a:lnTo>
                                <a:moveTo>
                                  <a:pt x="0" y="653"/>
                                </a:moveTo>
                                <a:lnTo>
                                  <a:pt x="1460" y="653"/>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72"/>
                        <wps:cNvSpPr>
                          <a:spLocks/>
                        </wps:cNvSpPr>
                        <wps:spPr bwMode="auto">
                          <a:xfrm>
                            <a:off x="4569"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Line 671"/>
                        <wps:cNvCnPr>
                          <a:cxnSpLocks noChangeShapeType="1"/>
                        </wps:cNvCnPr>
                        <wps:spPr bwMode="auto">
                          <a:xfrm>
                            <a:off x="4569"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 name="Freeform 670"/>
                        <wps:cNvSpPr>
                          <a:spLocks/>
                        </wps:cNvSpPr>
                        <wps:spPr bwMode="auto">
                          <a:xfrm>
                            <a:off x="4893"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Line 669"/>
                        <wps:cNvCnPr>
                          <a:cxnSpLocks noChangeShapeType="1"/>
                        </wps:cNvCnPr>
                        <wps:spPr bwMode="auto">
                          <a:xfrm>
                            <a:off x="4894"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 name="Freeform 668"/>
                        <wps:cNvSpPr>
                          <a:spLocks/>
                        </wps:cNvSpPr>
                        <wps:spPr bwMode="auto">
                          <a:xfrm>
                            <a:off x="5218"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Line 667"/>
                        <wps:cNvCnPr>
                          <a:cxnSpLocks noChangeShapeType="1"/>
                        </wps:cNvCnPr>
                        <wps:spPr bwMode="auto">
                          <a:xfrm>
                            <a:off x="5218"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 name="Freeform 666"/>
                        <wps:cNvSpPr>
                          <a:spLocks/>
                        </wps:cNvSpPr>
                        <wps:spPr bwMode="auto">
                          <a:xfrm>
                            <a:off x="5542"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Line 665"/>
                        <wps:cNvCnPr>
                          <a:cxnSpLocks noChangeShapeType="1"/>
                        </wps:cNvCnPr>
                        <wps:spPr bwMode="auto">
                          <a:xfrm>
                            <a:off x="5543"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 name="Freeform 664"/>
                        <wps:cNvSpPr>
                          <a:spLocks/>
                        </wps:cNvSpPr>
                        <wps:spPr bwMode="auto">
                          <a:xfrm>
                            <a:off x="4302" y="332"/>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Line 663"/>
                        <wps:cNvCnPr>
                          <a:cxnSpLocks noChangeShapeType="1"/>
                        </wps:cNvCnPr>
                        <wps:spPr bwMode="auto">
                          <a:xfrm>
                            <a:off x="4326"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 name="Freeform 662"/>
                        <wps:cNvSpPr>
                          <a:spLocks/>
                        </wps:cNvSpPr>
                        <wps:spPr bwMode="auto">
                          <a:xfrm>
                            <a:off x="4302" y="47"/>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Line 661"/>
                        <wps:cNvCnPr>
                          <a:cxnSpLocks noChangeShapeType="1"/>
                        </wps:cNvCnPr>
                        <wps:spPr bwMode="auto">
                          <a:xfrm>
                            <a:off x="4326"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 name="Freeform 660"/>
                        <wps:cNvSpPr>
                          <a:spLocks/>
                        </wps:cNvSpPr>
                        <wps:spPr bwMode="auto">
                          <a:xfrm>
                            <a:off x="4302" y="-238"/>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 name="Line 659"/>
                        <wps:cNvCnPr>
                          <a:cxnSpLocks noChangeShapeType="1"/>
                        </wps:cNvCnPr>
                        <wps:spPr bwMode="auto">
                          <a:xfrm>
                            <a:off x="4326"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 name="Freeform 658"/>
                        <wps:cNvSpPr>
                          <a:spLocks/>
                        </wps:cNvSpPr>
                        <wps:spPr bwMode="auto">
                          <a:xfrm>
                            <a:off x="4302" y="-523"/>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Line 657"/>
                        <wps:cNvCnPr>
                          <a:cxnSpLocks noChangeShapeType="1"/>
                        </wps:cNvCnPr>
                        <wps:spPr bwMode="auto">
                          <a:xfrm>
                            <a:off x="4326"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 name="Freeform 656"/>
                        <wps:cNvSpPr>
                          <a:spLocks/>
                        </wps:cNvSpPr>
                        <wps:spPr bwMode="auto">
                          <a:xfrm>
                            <a:off x="4302" y="-809"/>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Line 655"/>
                        <wps:cNvCnPr>
                          <a:cxnSpLocks noChangeShapeType="1"/>
                        </wps:cNvCnPr>
                        <wps:spPr bwMode="auto">
                          <a:xfrm>
                            <a:off x="4326"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 name="Freeform 654"/>
                        <wps:cNvSpPr>
                          <a:spLocks/>
                        </wps:cNvSpPr>
                        <wps:spPr bwMode="auto">
                          <a:xfrm>
                            <a:off x="4302" y="-1094"/>
                            <a:ext cx="24" cy="2"/>
                          </a:xfrm>
                          <a:custGeom>
                            <a:avLst/>
                            <a:gdLst>
                              <a:gd name="T0" fmla="+- 0 4326 4303"/>
                              <a:gd name="T1" fmla="*/ T0 w 24"/>
                              <a:gd name="T2" fmla="+- 0 4303 4303"/>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Line 653"/>
                        <wps:cNvCnPr>
                          <a:cxnSpLocks noChangeShapeType="1"/>
                        </wps:cNvCnPr>
                        <wps:spPr bwMode="auto">
                          <a:xfrm>
                            <a:off x="4326"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 name="Freeform 652"/>
                        <wps:cNvSpPr>
                          <a:spLocks/>
                        </wps:cNvSpPr>
                        <wps:spPr bwMode="auto">
                          <a:xfrm>
                            <a:off x="4326" y="-465"/>
                            <a:ext cx="1460" cy="490"/>
                          </a:xfrm>
                          <a:custGeom>
                            <a:avLst/>
                            <a:gdLst>
                              <a:gd name="T0" fmla="+- 0 4326 4326"/>
                              <a:gd name="T1" fmla="*/ T0 w 1460"/>
                              <a:gd name="T2" fmla="+- 0 25 -464"/>
                              <a:gd name="T3" fmla="*/ 25 h 490"/>
                              <a:gd name="T4" fmla="+- 0 4367 4326"/>
                              <a:gd name="T5" fmla="*/ T4 w 1460"/>
                              <a:gd name="T6" fmla="+- 0 -21 -464"/>
                              <a:gd name="T7" fmla="*/ -21 h 490"/>
                              <a:gd name="T8" fmla="+- 0 4448 4326"/>
                              <a:gd name="T9" fmla="*/ T8 w 1460"/>
                              <a:gd name="T10" fmla="+- 0 -50 -464"/>
                              <a:gd name="T11" fmla="*/ -50 h 490"/>
                              <a:gd name="T12" fmla="+- 0 4529 4326"/>
                              <a:gd name="T13" fmla="*/ T12 w 1460"/>
                              <a:gd name="T14" fmla="+- 0 -55 -464"/>
                              <a:gd name="T15" fmla="*/ -55 h 490"/>
                              <a:gd name="T16" fmla="+- 0 4569 4326"/>
                              <a:gd name="T17" fmla="*/ T16 w 1460"/>
                              <a:gd name="T18" fmla="+- 0 -53 -464"/>
                              <a:gd name="T19" fmla="*/ -53 h 490"/>
                              <a:gd name="T20" fmla="+- 0 4610 4326"/>
                              <a:gd name="T21" fmla="*/ T20 w 1460"/>
                              <a:gd name="T22" fmla="+- 0 -53 -464"/>
                              <a:gd name="T23" fmla="*/ -53 h 490"/>
                              <a:gd name="T24" fmla="+- 0 4650 4326"/>
                              <a:gd name="T25" fmla="*/ T24 w 1460"/>
                              <a:gd name="T26" fmla="+- 0 -53 -464"/>
                              <a:gd name="T27" fmla="*/ -53 h 490"/>
                              <a:gd name="T28" fmla="+- 0 4691 4326"/>
                              <a:gd name="T29" fmla="*/ T28 w 1460"/>
                              <a:gd name="T30" fmla="+- 0 -186 -464"/>
                              <a:gd name="T31" fmla="*/ -186 h 490"/>
                              <a:gd name="T32" fmla="+- 0 4732 4326"/>
                              <a:gd name="T33" fmla="*/ T32 w 1460"/>
                              <a:gd name="T34" fmla="+- 0 -274 -464"/>
                              <a:gd name="T35" fmla="*/ -274 h 490"/>
                              <a:gd name="T36" fmla="+- 0 4772 4326"/>
                              <a:gd name="T37" fmla="*/ T36 w 1460"/>
                              <a:gd name="T38" fmla="+- 0 -337 -464"/>
                              <a:gd name="T39" fmla="*/ -337 h 490"/>
                              <a:gd name="T40" fmla="+- 0 4813 4326"/>
                              <a:gd name="T41" fmla="*/ T40 w 1460"/>
                              <a:gd name="T42" fmla="+- 0 -373 -464"/>
                              <a:gd name="T43" fmla="*/ -373 h 490"/>
                              <a:gd name="T44" fmla="+- 0 4853 4326"/>
                              <a:gd name="T45" fmla="*/ T44 w 1460"/>
                              <a:gd name="T46" fmla="+- 0 -389 -464"/>
                              <a:gd name="T47" fmla="*/ -389 h 490"/>
                              <a:gd name="T48" fmla="+- 0 4894 4326"/>
                              <a:gd name="T49" fmla="*/ T48 w 1460"/>
                              <a:gd name="T50" fmla="+- 0 -402 -464"/>
                              <a:gd name="T51" fmla="*/ -402 h 490"/>
                              <a:gd name="T52" fmla="+- 0 4934 4326"/>
                              <a:gd name="T53" fmla="*/ T52 w 1460"/>
                              <a:gd name="T54" fmla="+- 0 -402 -464"/>
                              <a:gd name="T55" fmla="*/ -402 h 490"/>
                              <a:gd name="T56" fmla="+- 0 4975 4326"/>
                              <a:gd name="T57" fmla="*/ T56 w 1460"/>
                              <a:gd name="T58" fmla="+- 0 -387 -464"/>
                              <a:gd name="T59" fmla="*/ -387 h 490"/>
                              <a:gd name="T60" fmla="+- 0 5015 4326"/>
                              <a:gd name="T61" fmla="*/ T60 w 1460"/>
                              <a:gd name="T62" fmla="+- 0 -390 -464"/>
                              <a:gd name="T63" fmla="*/ -390 h 490"/>
                              <a:gd name="T64" fmla="+- 0 5056 4326"/>
                              <a:gd name="T65" fmla="*/ T64 w 1460"/>
                              <a:gd name="T66" fmla="+- 0 -390 -464"/>
                              <a:gd name="T67" fmla="*/ -390 h 490"/>
                              <a:gd name="T68" fmla="+- 0 5097 4326"/>
                              <a:gd name="T69" fmla="*/ T68 w 1460"/>
                              <a:gd name="T70" fmla="+- 0 -394 -464"/>
                              <a:gd name="T71" fmla="*/ -394 h 490"/>
                              <a:gd name="T72" fmla="+- 0 5137 4326"/>
                              <a:gd name="T73" fmla="*/ T72 w 1460"/>
                              <a:gd name="T74" fmla="+- 0 -414 -464"/>
                              <a:gd name="T75" fmla="*/ -414 h 490"/>
                              <a:gd name="T76" fmla="+- 0 5178 4326"/>
                              <a:gd name="T77" fmla="*/ T76 w 1460"/>
                              <a:gd name="T78" fmla="+- 0 -426 -464"/>
                              <a:gd name="T79" fmla="*/ -426 h 490"/>
                              <a:gd name="T80" fmla="+- 0 5218 4326"/>
                              <a:gd name="T81" fmla="*/ T80 w 1460"/>
                              <a:gd name="T82" fmla="+- 0 -434 -464"/>
                              <a:gd name="T83" fmla="*/ -434 h 490"/>
                              <a:gd name="T84" fmla="+- 0 5259 4326"/>
                              <a:gd name="T85" fmla="*/ T84 w 1460"/>
                              <a:gd name="T86" fmla="+- 0 -447 -464"/>
                              <a:gd name="T87" fmla="*/ -447 h 490"/>
                              <a:gd name="T88" fmla="+- 0 5299 4326"/>
                              <a:gd name="T89" fmla="*/ T88 w 1460"/>
                              <a:gd name="T90" fmla="+- 0 -461 -464"/>
                              <a:gd name="T91" fmla="*/ -461 h 490"/>
                              <a:gd name="T92" fmla="+- 0 5340 4326"/>
                              <a:gd name="T93" fmla="*/ T92 w 1460"/>
                              <a:gd name="T94" fmla="+- 0 -464 -464"/>
                              <a:gd name="T95" fmla="*/ -464 h 490"/>
                              <a:gd name="T96" fmla="+- 0 5380 4326"/>
                              <a:gd name="T97" fmla="*/ T96 w 1460"/>
                              <a:gd name="T98" fmla="+- 0 -464 -464"/>
                              <a:gd name="T99" fmla="*/ -464 h 490"/>
                              <a:gd name="T100" fmla="+- 0 5421 4326"/>
                              <a:gd name="T101" fmla="*/ T100 w 1460"/>
                              <a:gd name="T102" fmla="+- 0 -452 -464"/>
                              <a:gd name="T103" fmla="*/ -452 h 490"/>
                              <a:gd name="T104" fmla="+- 0 5462 4326"/>
                              <a:gd name="T105" fmla="*/ T104 w 1460"/>
                              <a:gd name="T106" fmla="+- 0 -462 -464"/>
                              <a:gd name="T107" fmla="*/ -462 h 490"/>
                              <a:gd name="T108" fmla="+- 0 5502 4326"/>
                              <a:gd name="T109" fmla="*/ T108 w 1460"/>
                              <a:gd name="T110" fmla="+- 0 -451 -464"/>
                              <a:gd name="T111" fmla="*/ -451 h 490"/>
                              <a:gd name="T112" fmla="+- 0 5543 4326"/>
                              <a:gd name="T113" fmla="*/ T112 w 1460"/>
                              <a:gd name="T114" fmla="+- 0 -450 -464"/>
                              <a:gd name="T115" fmla="*/ -450 h 490"/>
                              <a:gd name="T116" fmla="+- 0 5583 4326"/>
                              <a:gd name="T117" fmla="*/ T116 w 1460"/>
                              <a:gd name="T118" fmla="+- 0 -440 -464"/>
                              <a:gd name="T119" fmla="*/ -440 h 490"/>
                              <a:gd name="T120" fmla="+- 0 5624 4326"/>
                              <a:gd name="T121" fmla="*/ T120 w 1460"/>
                              <a:gd name="T122" fmla="+- 0 -430 -464"/>
                              <a:gd name="T123" fmla="*/ -430 h 490"/>
                              <a:gd name="T124" fmla="+- 0 5664 4326"/>
                              <a:gd name="T125" fmla="*/ T124 w 1460"/>
                              <a:gd name="T126" fmla="+- 0 -413 -464"/>
                              <a:gd name="T127" fmla="*/ -413 h 490"/>
                              <a:gd name="T128" fmla="+- 0 5705 4326"/>
                              <a:gd name="T129" fmla="*/ T128 w 1460"/>
                              <a:gd name="T130" fmla="+- 0 -407 -464"/>
                              <a:gd name="T131" fmla="*/ -407 h 490"/>
                              <a:gd name="T132" fmla="+- 0 5745 4326"/>
                              <a:gd name="T133" fmla="*/ T132 w 1460"/>
                              <a:gd name="T134" fmla="+- 0 -399 -464"/>
                              <a:gd name="T135" fmla="*/ -399 h 490"/>
                              <a:gd name="T136" fmla="+- 0 5786 4326"/>
                              <a:gd name="T137" fmla="*/ T136 w 1460"/>
                              <a:gd name="T138" fmla="+- 0 -387 -464"/>
                              <a:gd name="T139" fmla="*/ -387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490">
                                <a:moveTo>
                                  <a:pt x="0" y="489"/>
                                </a:moveTo>
                                <a:lnTo>
                                  <a:pt x="41" y="443"/>
                                </a:lnTo>
                                <a:lnTo>
                                  <a:pt x="122" y="414"/>
                                </a:lnTo>
                                <a:lnTo>
                                  <a:pt x="203" y="409"/>
                                </a:lnTo>
                                <a:lnTo>
                                  <a:pt x="243" y="411"/>
                                </a:lnTo>
                                <a:lnTo>
                                  <a:pt x="284" y="411"/>
                                </a:lnTo>
                                <a:lnTo>
                                  <a:pt x="324" y="411"/>
                                </a:lnTo>
                                <a:lnTo>
                                  <a:pt x="365" y="278"/>
                                </a:lnTo>
                                <a:lnTo>
                                  <a:pt x="406" y="190"/>
                                </a:lnTo>
                                <a:lnTo>
                                  <a:pt x="446" y="127"/>
                                </a:lnTo>
                                <a:lnTo>
                                  <a:pt x="487" y="91"/>
                                </a:lnTo>
                                <a:lnTo>
                                  <a:pt x="527" y="75"/>
                                </a:lnTo>
                                <a:lnTo>
                                  <a:pt x="568" y="62"/>
                                </a:lnTo>
                                <a:lnTo>
                                  <a:pt x="608" y="62"/>
                                </a:lnTo>
                                <a:lnTo>
                                  <a:pt x="649" y="77"/>
                                </a:lnTo>
                                <a:lnTo>
                                  <a:pt x="689" y="74"/>
                                </a:lnTo>
                                <a:lnTo>
                                  <a:pt x="730" y="74"/>
                                </a:lnTo>
                                <a:lnTo>
                                  <a:pt x="771" y="70"/>
                                </a:lnTo>
                                <a:lnTo>
                                  <a:pt x="811" y="50"/>
                                </a:lnTo>
                                <a:lnTo>
                                  <a:pt x="852" y="38"/>
                                </a:lnTo>
                                <a:lnTo>
                                  <a:pt x="892" y="30"/>
                                </a:lnTo>
                                <a:lnTo>
                                  <a:pt x="933" y="17"/>
                                </a:lnTo>
                                <a:lnTo>
                                  <a:pt x="973" y="3"/>
                                </a:lnTo>
                                <a:lnTo>
                                  <a:pt x="1014" y="0"/>
                                </a:lnTo>
                                <a:lnTo>
                                  <a:pt x="1054" y="0"/>
                                </a:lnTo>
                                <a:lnTo>
                                  <a:pt x="1095" y="12"/>
                                </a:lnTo>
                                <a:lnTo>
                                  <a:pt x="1136" y="2"/>
                                </a:lnTo>
                                <a:lnTo>
                                  <a:pt x="1176" y="13"/>
                                </a:lnTo>
                                <a:lnTo>
                                  <a:pt x="1217" y="14"/>
                                </a:lnTo>
                                <a:lnTo>
                                  <a:pt x="1257" y="24"/>
                                </a:lnTo>
                                <a:lnTo>
                                  <a:pt x="1298" y="34"/>
                                </a:lnTo>
                                <a:lnTo>
                                  <a:pt x="1338" y="51"/>
                                </a:lnTo>
                                <a:lnTo>
                                  <a:pt x="1379" y="57"/>
                                </a:lnTo>
                                <a:lnTo>
                                  <a:pt x="1419" y="65"/>
                                </a:lnTo>
                                <a:lnTo>
                                  <a:pt x="1460" y="77"/>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51"/>
                        <wps:cNvSpPr>
                          <a:spLocks/>
                        </wps:cNvSpPr>
                        <wps:spPr bwMode="auto">
                          <a:xfrm>
                            <a:off x="4326" y="-428"/>
                            <a:ext cx="1460" cy="335"/>
                          </a:xfrm>
                          <a:custGeom>
                            <a:avLst/>
                            <a:gdLst>
                              <a:gd name="T0" fmla="+- 0 4326 4326"/>
                              <a:gd name="T1" fmla="*/ T0 w 1460"/>
                              <a:gd name="T2" fmla="+- 0 -92 -427"/>
                              <a:gd name="T3" fmla="*/ -92 h 335"/>
                              <a:gd name="T4" fmla="+- 0 4367 4326"/>
                              <a:gd name="T5" fmla="*/ T4 w 1460"/>
                              <a:gd name="T6" fmla="+- 0 -170 -427"/>
                              <a:gd name="T7" fmla="*/ -170 h 335"/>
                              <a:gd name="T8" fmla="+- 0 4448 4326"/>
                              <a:gd name="T9" fmla="*/ T8 w 1460"/>
                              <a:gd name="T10" fmla="+- 0 -223 -427"/>
                              <a:gd name="T11" fmla="*/ -223 h 335"/>
                              <a:gd name="T12" fmla="+- 0 4529 4326"/>
                              <a:gd name="T13" fmla="*/ T12 w 1460"/>
                              <a:gd name="T14" fmla="+- 0 -232 -427"/>
                              <a:gd name="T15" fmla="*/ -232 h 335"/>
                              <a:gd name="T16" fmla="+- 0 4569 4326"/>
                              <a:gd name="T17" fmla="*/ T16 w 1460"/>
                              <a:gd name="T18" fmla="+- 0 -227 -427"/>
                              <a:gd name="T19" fmla="*/ -227 h 335"/>
                              <a:gd name="T20" fmla="+- 0 4610 4326"/>
                              <a:gd name="T21" fmla="*/ T20 w 1460"/>
                              <a:gd name="T22" fmla="+- 0 -227 -427"/>
                              <a:gd name="T23" fmla="*/ -227 h 335"/>
                              <a:gd name="T24" fmla="+- 0 4650 4326"/>
                              <a:gd name="T25" fmla="*/ T24 w 1460"/>
                              <a:gd name="T26" fmla="+- 0 -227 -427"/>
                              <a:gd name="T27" fmla="*/ -227 h 335"/>
                              <a:gd name="T28" fmla="+- 0 4691 4326"/>
                              <a:gd name="T29" fmla="*/ T28 w 1460"/>
                              <a:gd name="T30" fmla="+- 0 -307 -427"/>
                              <a:gd name="T31" fmla="*/ -307 h 335"/>
                              <a:gd name="T32" fmla="+- 0 4732 4326"/>
                              <a:gd name="T33" fmla="*/ T32 w 1460"/>
                              <a:gd name="T34" fmla="+- 0 -343 -427"/>
                              <a:gd name="T35" fmla="*/ -343 h 335"/>
                              <a:gd name="T36" fmla="+- 0 4772 4326"/>
                              <a:gd name="T37" fmla="*/ T36 w 1460"/>
                              <a:gd name="T38" fmla="+- 0 -369 -427"/>
                              <a:gd name="T39" fmla="*/ -369 h 335"/>
                              <a:gd name="T40" fmla="+- 0 4813 4326"/>
                              <a:gd name="T41" fmla="*/ T40 w 1460"/>
                              <a:gd name="T42" fmla="+- 0 -383 -427"/>
                              <a:gd name="T43" fmla="*/ -383 h 335"/>
                              <a:gd name="T44" fmla="+- 0 4853 4326"/>
                              <a:gd name="T45" fmla="*/ T44 w 1460"/>
                              <a:gd name="T46" fmla="+- 0 -401 -427"/>
                              <a:gd name="T47" fmla="*/ -401 h 335"/>
                              <a:gd name="T48" fmla="+- 0 4894 4326"/>
                              <a:gd name="T49" fmla="*/ T48 w 1460"/>
                              <a:gd name="T50" fmla="+- 0 -416 -427"/>
                              <a:gd name="T51" fmla="*/ -416 h 335"/>
                              <a:gd name="T52" fmla="+- 0 4934 4326"/>
                              <a:gd name="T53" fmla="*/ T52 w 1460"/>
                              <a:gd name="T54" fmla="+- 0 -408 -427"/>
                              <a:gd name="T55" fmla="*/ -408 h 335"/>
                              <a:gd name="T56" fmla="+- 0 4975 4326"/>
                              <a:gd name="T57" fmla="*/ T56 w 1460"/>
                              <a:gd name="T58" fmla="+- 0 -406 -427"/>
                              <a:gd name="T59" fmla="*/ -406 h 335"/>
                              <a:gd name="T60" fmla="+- 0 5015 4326"/>
                              <a:gd name="T61" fmla="*/ T60 w 1460"/>
                              <a:gd name="T62" fmla="+- 0 -413 -427"/>
                              <a:gd name="T63" fmla="*/ -413 h 335"/>
                              <a:gd name="T64" fmla="+- 0 5056 4326"/>
                              <a:gd name="T65" fmla="*/ T64 w 1460"/>
                              <a:gd name="T66" fmla="+- 0 -413 -427"/>
                              <a:gd name="T67" fmla="*/ -413 h 335"/>
                              <a:gd name="T68" fmla="+- 0 5097 4326"/>
                              <a:gd name="T69" fmla="*/ T68 w 1460"/>
                              <a:gd name="T70" fmla="+- 0 -422 -427"/>
                              <a:gd name="T71" fmla="*/ -422 h 335"/>
                              <a:gd name="T72" fmla="+- 0 5137 4326"/>
                              <a:gd name="T73" fmla="*/ T72 w 1460"/>
                              <a:gd name="T74" fmla="+- 0 -426 -427"/>
                              <a:gd name="T75" fmla="*/ -426 h 335"/>
                              <a:gd name="T76" fmla="+- 0 5178 4326"/>
                              <a:gd name="T77" fmla="*/ T76 w 1460"/>
                              <a:gd name="T78" fmla="+- 0 -427 -427"/>
                              <a:gd name="T79" fmla="*/ -427 h 335"/>
                              <a:gd name="T80" fmla="+- 0 5218 4326"/>
                              <a:gd name="T81" fmla="*/ T80 w 1460"/>
                              <a:gd name="T82" fmla="+- 0 -418 -427"/>
                              <a:gd name="T83" fmla="*/ -418 h 335"/>
                              <a:gd name="T84" fmla="+- 0 5259 4326"/>
                              <a:gd name="T85" fmla="*/ T84 w 1460"/>
                              <a:gd name="T86" fmla="+- 0 -419 -427"/>
                              <a:gd name="T87" fmla="*/ -419 h 335"/>
                              <a:gd name="T88" fmla="+- 0 5299 4326"/>
                              <a:gd name="T89" fmla="*/ T88 w 1460"/>
                              <a:gd name="T90" fmla="+- 0 -401 -427"/>
                              <a:gd name="T91" fmla="*/ -401 h 335"/>
                              <a:gd name="T92" fmla="+- 0 5340 4326"/>
                              <a:gd name="T93" fmla="*/ T92 w 1460"/>
                              <a:gd name="T94" fmla="+- 0 -391 -427"/>
                              <a:gd name="T95" fmla="*/ -391 h 335"/>
                              <a:gd name="T96" fmla="+- 0 5380 4326"/>
                              <a:gd name="T97" fmla="*/ T96 w 1460"/>
                              <a:gd name="T98" fmla="+- 0 -397 -427"/>
                              <a:gd name="T99" fmla="*/ -397 h 335"/>
                              <a:gd name="T100" fmla="+- 0 5421 4326"/>
                              <a:gd name="T101" fmla="*/ T100 w 1460"/>
                              <a:gd name="T102" fmla="+- 0 -392 -427"/>
                              <a:gd name="T103" fmla="*/ -392 h 335"/>
                              <a:gd name="T104" fmla="+- 0 5462 4326"/>
                              <a:gd name="T105" fmla="*/ T104 w 1460"/>
                              <a:gd name="T106" fmla="+- 0 -393 -427"/>
                              <a:gd name="T107" fmla="*/ -393 h 335"/>
                              <a:gd name="T108" fmla="+- 0 5502 4326"/>
                              <a:gd name="T109" fmla="*/ T108 w 1460"/>
                              <a:gd name="T110" fmla="+- 0 -370 -427"/>
                              <a:gd name="T111" fmla="*/ -370 h 335"/>
                              <a:gd name="T112" fmla="+- 0 5543 4326"/>
                              <a:gd name="T113" fmla="*/ T112 w 1460"/>
                              <a:gd name="T114" fmla="+- 0 -363 -427"/>
                              <a:gd name="T115" fmla="*/ -363 h 335"/>
                              <a:gd name="T116" fmla="+- 0 5583 4326"/>
                              <a:gd name="T117" fmla="*/ T116 w 1460"/>
                              <a:gd name="T118" fmla="+- 0 -359 -427"/>
                              <a:gd name="T119" fmla="*/ -359 h 335"/>
                              <a:gd name="T120" fmla="+- 0 5624 4326"/>
                              <a:gd name="T121" fmla="*/ T120 w 1460"/>
                              <a:gd name="T122" fmla="+- 0 -347 -427"/>
                              <a:gd name="T123" fmla="*/ -347 h 335"/>
                              <a:gd name="T124" fmla="+- 0 5664 4326"/>
                              <a:gd name="T125" fmla="*/ T124 w 1460"/>
                              <a:gd name="T126" fmla="+- 0 -336 -427"/>
                              <a:gd name="T127" fmla="*/ -336 h 335"/>
                              <a:gd name="T128" fmla="+- 0 5705 4326"/>
                              <a:gd name="T129" fmla="*/ T128 w 1460"/>
                              <a:gd name="T130" fmla="+- 0 -324 -427"/>
                              <a:gd name="T131" fmla="*/ -324 h 335"/>
                              <a:gd name="T132" fmla="+- 0 5745 4326"/>
                              <a:gd name="T133" fmla="*/ T132 w 1460"/>
                              <a:gd name="T134" fmla="+- 0 -327 -427"/>
                              <a:gd name="T135" fmla="*/ -327 h 335"/>
                              <a:gd name="T136" fmla="+- 0 5786 4326"/>
                              <a:gd name="T137" fmla="*/ T136 w 1460"/>
                              <a:gd name="T138" fmla="+- 0 -293 -427"/>
                              <a:gd name="T139" fmla="*/ -293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35">
                                <a:moveTo>
                                  <a:pt x="0" y="335"/>
                                </a:moveTo>
                                <a:lnTo>
                                  <a:pt x="41" y="257"/>
                                </a:lnTo>
                                <a:lnTo>
                                  <a:pt x="122" y="204"/>
                                </a:lnTo>
                                <a:lnTo>
                                  <a:pt x="203" y="195"/>
                                </a:lnTo>
                                <a:lnTo>
                                  <a:pt x="243" y="200"/>
                                </a:lnTo>
                                <a:lnTo>
                                  <a:pt x="284" y="200"/>
                                </a:lnTo>
                                <a:lnTo>
                                  <a:pt x="324" y="200"/>
                                </a:lnTo>
                                <a:lnTo>
                                  <a:pt x="365" y="120"/>
                                </a:lnTo>
                                <a:lnTo>
                                  <a:pt x="406" y="84"/>
                                </a:lnTo>
                                <a:lnTo>
                                  <a:pt x="446" y="58"/>
                                </a:lnTo>
                                <a:lnTo>
                                  <a:pt x="487" y="44"/>
                                </a:lnTo>
                                <a:lnTo>
                                  <a:pt x="527" y="26"/>
                                </a:lnTo>
                                <a:lnTo>
                                  <a:pt x="568" y="11"/>
                                </a:lnTo>
                                <a:lnTo>
                                  <a:pt x="608" y="19"/>
                                </a:lnTo>
                                <a:lnTo>
                                  <a:pt x="649" y="21"/>
                                </a:lnTo>
                                <a:lnTo>
                                  <a:pt x="689" y="14"/>
                                </a:lnTo>
                                <a:lnTo>
                                  <a:pt x="730" y="14"/>
                                </a:lnTo>
                                <a:lnTo>
                                  <a:pt x="771" y="5"/>
                                </a:lnTo>
                                <a:lnTo>
                                  <a:pt x="811" y="1"/>
                                </a:lnTo>
                                <a:lnTo>
                                  <a:pt x="852" y="0"/>
                                </a:lnTo>
                                <a:lnTo>
                                  <a:pt x="892" y="9"/>
                                </a:lnTo>
                                <a:lnTo>
                                  <a:pt x="933" y="8"/>
                                </a:lnTo>
                                <a:lnTo>
                                  <a:pt x="973" y="26"/>
                                </a:lnTo>
                                <a:lnTo>
                                  <a:pt x="1014" y="36"/>
                                </a:lnTo>
                                <a:lnTo>
                                  <a:pt x="1054" y="30"/>
                                </a:lnTo>
                                <a:lnTo>
                                  <a:pt x="1095" y="35"/>
                                </a:lnTo>
                                <a:lnTo>
                                  <a:pt x="1136" y="34"/>
                                </a:lnTo>
                                <a:lnTo>
                                  <a:pt x="1176" y="57"/>
                                </a:lnTo>
                                <a:lnTo>
                                  <a:pt x="1217" y="64"/>
                                </a:lnTo>
                                <a:lnTo>
                                  <a:pt x="1257" y="68"/>
                                </a:lnTo>
                                <a:lnTo>
                                  <a:pt x="1298" y="80"/>
                                </a:lnTo>
                                <a:lnTo>
                                  <a:pt x="1338" y="91"/>
                                </a:lnTo>
                                <a:lnTo>
                                  <a:pt x="1379" y="103"/>
                                </a:lnTo>
                                <a:lnTo>
                                  <a:pt x="1419" y="100"/>
                                </a:lnTo>
                                <a:lnTo>
                                  <a:pt x="1460" y="134"/>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50"/>
                        <wps:cNvSpPr>
                          <a:spLocks/>
                        </wps:cNvSpPr>
                        <wps:spPr bwMode="auto">
                          <a:xfrm>
                            <a:off x="4326" y="-434"/>
                            <a:ext cx="1460" cy="328"/>
                          </a:xfrm>
                          <a:custGeom>
                            <a:avLst/>
                            <a:gdLst>
                              <a:gd name="T0" fmla="+- 0 4326 4326"/>
                              <a:gd name="T1" fmla="*/ T0 w 1460"/>
                              <a:gd name="T2" fmla="+- 0 -106 -433"/>
                              <a:gd name="T3" fmla="*/ -106 h 328"/>
                              <a:gd name="T4" fmla="+- 0 4367 4326"/>
                              <a:gd name="T5" fmla="*/ T4 w 1460"/>
                              <a:gd name="T6" fmla="+- 0 -184 -433"/>
                              <a:gd name="T7" fmla="*/ -184 h 328"/>
                              <a:gd name="T8" fmla="+- 0 4407 4326"/>
                              <a:gd name="T9" fmla="*/ T8 w 1460"/>
                              <a:gd name="T10" fmla="+- 0 -227 -433"/>
                              <a:gd name="T11" fmla="*/ -227 h 328"/>
                              <a:gd name="T12" fmla="+- 0 4448 4326"/>
                              <a:gd name="T13" fmla="*/ T12 w 1460"/>
                              <a:gd name="T14" fmla="+- 0 -238 -433"/>
                              <a:gd name="T15" fmla="*/ -238 h 328"/>
                              <a:gd name="T16" fmla="+- 0 4488 4326"/>
                              <a:gd name="T17" fmla="*/ T16 w 1460"/>
                              <a:gd name="T18" fmla="+- 0 -250 -433"/>
                              <a:gd name="T19" fmla="*/ -250 h 328"/>
                              <a:gd name="T20" fmla="+- 0 4529 4326"/>
                              <a:gd name="T21" fmla="*/ T20 w 1460"/>
                              <a:gd name="T22" fmla="+- 0 -249 -433"/>
                              <a:gd name="T23" fmla="*/ -249 h 328"/>
                              <a:gd name="T24" fmla="+- 0 4569 4326"/>
                              <a:gd name="T25" fmla="*/ T24 w 1460"/>
                              <a:gd name="T26" fmla="+- 0 -244 -433"/>
                              <a:gd name="T27" fmla="*/ -244 h 328"/>
                              <a:gd name="T28" fmla="+- 0 4610 4326"/>
                              <a:gd name="T29" fmla="*/ T28 w 1460"/>
                              <a:gd name="T30" fmla="+- 0 -244 -433"/>
                              <a:gd name="T31" fmla="*/ -244 h 328"/>
                              <a:gd name="T32" fmla="+- 0 4650 4326"/>
                              <a:gd name="T33" fmla="*/ T32 w 1460"/>
                              <a:gd name="T34" fmla="+- 0 -243 -433"/>
                              <a:gd name="T35" fmla="*/ -243 h 328"/>
                              <a:gd name="T36" fmla="+- 0 4691 4326"/>
                              <a:gd name="T37" fmla="*/ T36 w 1460"/>
                              <a:gd name="T38" fmla="+- 0 -319 -433"/>
                              <a:gd name="T39" fmla="*/ -319 h 328"/>
                              <a:gd name="T40" fmla="+- 0 4732 4326"/>
                              <a:gd name="T41" fmla="*/ T40 w 1460"/>
                              <a:gd name="T42" fmla="+- 0 -349 -433"/>
                              <a:gd name="T43" fmla="*/ -349 h 328"/>
                              <a:gd name="T44" fmla="+- 0 4813 4326"/>
                              <a:gd name="T45" fmla="*/ T44 w 1460"/>
                              <a:gd name="T46" fmla="+- 0 -392 -433"/>
                              <a:gd name="T47" fmla="*/ -392 h 328"/>
                              <a:gd name="T48" fmla="+- 0 4894 4326"/>
                              <a:gd name="T49" fmla="*/ T48 w 1460"/>
                              <a:gd name="T50" fmla="+- 0 -420 -433"/>
                              <a:gd name="T51" fmla="*/ -420 h 328"/>
                              <a:gd name="T52" fmla="+- 0 4934 4326"/>
                              <a:gd name="T53" fmla="*/ T52 w 1460"/>
                              <a:gd name="T54" fmla="+- 0 -420 -433"/>
                              <a:gd name="T55" fmla="*/ -420 h 328"/>
                              <a:gd name="T56" fmla="+- 0 4975 4326"/>
                              <a:gd name="T57" fmla="*/ T56 w 1460"/>
                              <a:gd name="T58" fmla="+- 0 -416 -433"/>
                              <a:gd name="T59" fmla="*/ -416 h 328"/>
                              <a:gd name="T60" fmla="+- 0 5015 4326"/>
                              <a:gd name="T61" fmla="*/ T60 w 1460"/>
                              <a:gd name="T62" fmla="+- 0 -421 -433"/>
                              <a:gd name="T63" fmla="*/ -421 h 328"/>
                              <a:gd name="T64" fmla="+- 0 5056 4326"/>
                              <a:gd name="T65" fmla="*/ T64 w 1460"/>
                              <a:gd name="T66" fmla="+- 0 -417 -433"/>
                              <a:gd name="T67" fmla="*/ -417 h 328"/>
                              <a:gd name="T68" fmla="+- 0 5097 4326"/>
                              <a:gd name="T69" fmla="*/ T68 w 1460"/>
                              <a:gd name="T70" fmla="+- 0 -428 -433"/>
                              <a:gd name="T71" fmla="*/ -428 h 328"/>
                              <a:gd name="T72" fmla="+- 0 5137 4326"/>
                              <a:gd name="T73" fmla="*/ T72 w 1460"/>
                              <a:gd name="T74" fmla="+- 0 -432 -433"/>
                              <a:gd name="T75" fmla="*/ -432 h 328"/>
                              <a:gd name="T76" fmla="+- 0 5178 4326"/>
                              <a:gd name="T77" fmla="*/ T76 w 1460"/>
                              <a:gd name="T78" fmla="+- 0 -433 -433"/>
                              <a:gd name="T79" fmla="*/ -433 h 328"/>
                              <a:gd name="T80" fmla="+- 0 5218 4326"/>
                              <a:gd name="T81" fmla="*/ T80 w 1460"/>
                              <a:gd name="T82" fmla="+- 0 -426 -433"/>
                              <a:gd name="T83" fmla="*/ -426 h 328"/>
                              <a:gd name="T84" fmla="+- 0 5259 4326"/>
                              <a:gd name="T85" fmla="*/ T84 w 1460"/>
                              <a:gd name="T86" fmla="+- 0 -424 -433"/>
                              <a:gd name="T87" fmla="*/ -424 h 328"/>
                              <a:gd name="T88" fmla="+- 0 5299 4326"/>
                              <a:gd name="T89" fmla="*/ T88 w 1460"/>
                              <a:gd name="T90" fmla="+- 0 -404 -433"/>
                              <a:gd name="T91" fmla="*/ -404 h 328"/>
                              <a:gd name="T92" fmla="+- 0 5340 4326"/>
                              <a:gd name="T93" fmla="*/ T92 w 1460"/>
                              <a:gd name="T94" fmla="+- 0 -392 -433"/>
                              <a:gd name="T95" fmla="*/ -392 h 328"/>
                              <a:gd name="T96" fmla="+- 0 5380 4326"/>
                              <a:gd name="T97" fmla="*/ T96 w 1460"/>
                              <a:gd name="T98" fmla="+- 0 -401 -433"/>
                              <a:gd name="T99" fmla="*/ -401 h 328"/>
                              <a:gd name="T100" fmla="+- 0 5421 4326"/>
                              <a:gd name="T101" fmla="*/ T100 w 1460"/>
                              <a:gd name="T102" fmla="+- 0 -398 -433"/>
                              <a:gd name="T103" fmla="*/ -398 h 328"/>
                              <a:gd name="T104" fmla="+- 0 5462 4326"/>
                              <a:gd name="T105" fmla="*/ T104 w 1460"/>
                              <a:gd name="T106" fmla="+- 0 -399 -433"/>
                              <a:gd name="T107" fmla="*/ -399 h 328"/>
                              <a:gd name="T108" fmla="+- 0 5502 4326"/>
                              <a:gd name="T109" fmla="*/ T108 w 1460"/>
                              <a:gd name="T110" fmla="+- 0 -370 -433"/>
                              <a:gd name="T111" fmla="*/ -370 h 328"/>
                              <a:gd name="T112" fmla="+- 0 5543 4326"/>
                              <a:gd name="T113" fmla="*/ T112 w 1460"/>
                              <a:gd name="T114" fmla="+- 0 -363 -433"/>
                              <a:gd name="T115" fmla="*/ -363 h 328"/>
                              <a:gd name="T116" fmla="+- 0 5583 4326"/>
                              <a:gd name="T117" fmla="*/ T116 w 1460"/>
                              <a:gd name="T118" fmla="+- 0 -355 -433"/>
                              <a:gd name="T119" fmla="*/ -355 h 328"/>
                              <a:gd name="T120" fmla="+- 0 5624 4326"/>
                              <a:gd name="T121" fmla="*/ T120 w 1460"/>
                              <a:gd name="T122" fmla="+- 0 -343 -433"/>
                              <a:gd name="T123" fmla="*/ -343 h 328"/>
                              <a:gd name="T124" fmla="+- 0 5664 4326"/>
                              <a:gd name="T125" fmla="*/ T124 w 1460"/>
                              <a:gd name="T126" fmla="+- 0 -330 -433"/>
                              <a:gd name="T127" fmla="*/ -330 h 328"/>
                              <a:gd name="T128" fmla="+- 0 5705 4326"/>
                              <a:gd name="T129" fmla="*/ T128 w 1460"/>
                              <a:gd name="T130" fmla="+- 0 -318 -433"/>
                              <a:gd name="T131" fmla="*/ -318 h 328"/>
                              <a:gd name="T132" fmla="+- 0 5745 4326"/>
                              <a:gd name="T133" fmla="*/ T132 w 1460"/>
                              <a:gd name="T134" fmla="+- 0 -319 -433"/>
                              <a:gd name="T135" fmla="*/ -319 h 328"/>
                              <a:gd name="T136" fmla="+- 0 5786 4326"/>
                              <a:gd name="T137" fmla="*/ T136 w 1460"/>
                              <a:gd name="T138" fmla="+- 0 -290 -433"/>
                              <a:gd name="T139" fmla="*/ -290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28">
                                <a:moveTo>
                                  <a:pt x="0" y="327"/>
                                </a:moveTo>
                                <a:lnTo>
                                  <a:pt x="41" y="249"/>
                                </a:lnTo>
                                <a:lnTo>
                                  <a:pt x="81" y="206"/>
                                </a:lnTo>
                                <a:lnTo>
                                  <a:pt x="122" y="195"/>
                                </a:lnTo>
                                <a:lnTo>
                                  <a:pt x="162" y="183"/>
                                </a:lnTo>
                                <a:lnTo>
                                  <a:pt x="203" y="184"/>
                                </a:lnTo>
                                <a:lnTo>
                                  <a:pt x="243" y="189"/>
                                </a:lnTo>
                                <a:lnTo>
                                  <a:pt x="284" y="189"/>
                                </a:lnTo>
                                <a:lnTo>
                                  <a:pt x="324" y="190"/>
                                </a:lnTo>
                                <a:lnTo>
                                  <a:pt x="365" y="114"/>
                                </a:lnTo>
                                <a:lnTo>
                                  <a:pt x="406" y="84"/>
                                </a:lnTo>
                                <a:lnTo>
                                  <a:pt x="487" y="41"/>
                                </a:lnTo>
                                <a:lnTo>
                                  <a:pt x="568" y="13"/>
                                </a:lnTo>
                                <a:lnTo>
                                  <a:pt x="608" y="13"/>
                                </a:lnTo>
                                <a:lnTo>
                                  <a:pt x="649" y="17"/>
                                </a:lnTo>
                                <a:lnTo>
                                  <a:pt x="689" y="12"/>
                                </a:lnTo>
                                <a:lnTo>
                                  <a:pt x="730" y="16"/>
                                </a:lnTo>
                                <a:lnTo>
                                  <a:pt x="771" y="5"/>
                                </a:lnTo>
                                <a:lnTo>
                                  <a:pt x="811" y="1"/>
                                </a:lnTo>
                                <a:lnTo>
                                  <a:pt x="852" y="0"/>
                                </a:lnTo>
                                <a:lnTo>
                                  <a:pt x="892" y="7"/>
                                </a:lnTo>
                                <a:lnTo>
                                  <a:pt x="933" y="9"/>
                                </a:lnTo>
                                <a:lnTo>
                                  <a:pt x="973" y="29"/>
                                </a:lnTo>
                                <a:lnTo>
                                  <a:pt x="1014" y="41"/>
                                </a:lnTo>
                                <a:lnTo>
                                  <a:pt x="1054" y="32"/>
                                </a:lnTo>
                                <a:lnTo>
                                  <a:pt x="1095" y="35"/>
                                </a:lnTo>
                                <a:lnTo>
                                  <a:pt x="1136" y="34"/>
                                </a:lnTo>
                                <a:lnTo>
                                  <a:pt x="1176" y="63"/>
                                </a:lnTo>
                                <a:lnTo>
                                  <a:pt x="1217" y="70"/>
                                </a:lnTo>
                                <a:lnTo>
                                  <a:pt x="1257" y="78"/>
                                </a:lnTo>
                                <a:lnTo>
                                  <a:pt x="1298" y="90"/>
                                </a:lnTo>
                                <a:lnTo>
                                  <a:pt x="1338" y="103"/>
                                </a:lnTo>
                                <a:lnTo>
                                  <a:pt x="1379" y="115"/>
                                </a:lnTo>
                                <a:lnTo>
                                  <a:pt x="1419" y="114"/>
                                </a:lnTo>
                                <a:lnTo>
                                  <a:pt x="1460" y="143"/>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49"/>
                        <wps:cNvSpPr>
                          <a:spLocks/>
                        </wps:cNvSpPr>
                        <wps:spPr bwMode="auto">
                          <a:xfrm>
                            <a:off x="4326" y="-437"/>
                            <a:ext cx="1460" cy="311"/>
                          </a:xfrm>
                          <a:custGeom>
                            <a:avLst/>
                            <a:gdLst>
                              <a:gd name="T0" fmla="+- 0 4326 4326"/>
                              <a:gd name="T1" fmla="*/ T0 w 1460"/>
                              <a:gd name="T2" fmla="+- 0 -127 -437"/>
                              <a:gd name="T3" fmla="*/ -127 h 311"/>
                              <a:gd name="T4" fmla="+- 0 4367 4326"/>
                              <a:gd name="T5" fmla="*/ T4 w 1460"/>
                              <a:gd name="T6" fmla="+- 0 -213 -437"/>
                              <a:gd name="T7" fmla="*/ -213 h 311"/>
                              <a:gd name="T8" fmla="+- 0 4407 4326"/>
                              <a:gd name="T9" fmla="*/ T8 w 1460"/>
                              <a:gd name="T10" fmla="+- 0 -263 -437"/>
                              <a:gd name="T11" fmla="*/ -263 h 311"/>
                              <a:gd name="T12" fmla="+- 0 4448 4326"/>
                              <a:gd name="T13" fmla="*/ T12 w 1460"/>
                              <a:gd name="T14" fmla="+- 0 -272 -437"/>
                              <a:gd name="T15" fmla="*/ -272 h 311"/>
                              <a:gd name="T16" fmla="+- 0 4488 4326"/>
                              <a:gd name="T17" fmla="*/ T16 w 1460"/>
                              <a:gd name="T18" fmla="+- 0 -283 -437"/>
                              <a:gd name="T19" fmla="*/ -283 h 311"/>
                              <a:gd name="T20" fmla="+- 0 4529 4326"/>
                              <a:gd name="T21" fmla="*/ T20 w 1460"/>
                              <a:gd name="T22" fmla="+- 0 -280 -437"/>
                              <a:gd name="T23" fmla="*/ -280 h 311"/>
                              <a:gd name="T24" fmla="+- 0 4569 4326"/>
                              <a:gd name="T25" fmla="*/ T24 w 1460"/>
                              <a:gd name="T26" fmla="+- 0 -274 -437"/>
                              <a:gd name="T27" fmla="*/ -274 h 311"/>
                              <a:gd name="T28" fmla="+- 0 4610 4326"/>
                              <a:gd name="T29" fmla="*/ T28 w 1460"/>
                              <a:gd name="T30" fmla="+- 0 -273 -437"/>
                              <a:gd name="T31" fmla="*/ -273 h 311"/>
                              <a:gd name="T32" fmla="+- 0 4650 4326"/>
                              <a:gd name="T33" fmla="*/ T32 w 1460"/>
                              <a:gd name="T34" fmla="+- 0 -272 -437"/>
                              <a:gd name="T35" fmla="*/ -272 h 311"/>
                              <a:gd name="T36" fmla="+- 0 4691 4326"/>
                              <a:gd name="T37" fmla="*/ T36 w 1460"/>
                              <a:gd name="T38" fmla="+- 0 -341 -437"/>
                              <a:gd name="T39" fmla="*/ -341 h 311"/>
                              <a:gd name="T40" fmla="+- 0 4732 4326"/>
                              <a:gd name="T41" fmla="*/ T40 w 1460"/>
                              <a:gd name="T42" fmla="+- 0 -371 -437"/>
                              <a:gd name="T43" fmla="*/ -371 h 311"/>
                              <a:gd name="T44" fmla="+- 0 4772 4326"/>
                              <a:gd name="T45" fmla="*/ T44 w 1460"/>
                              <a:gd name="T46" fmla="+- 0 -393 -437"/>
                              <a:gd name="T47" fmla="*/ -393 h 311"/>
                              <a:gd name="T48" fmla="+- 0 4813 4326"/>
                              <a:gd name="T49" fmla="*/ T48 w 1460"/>
                              <a:gd name="T50" fmla="+- 0 -414 -437"/>
                              <a:gd name="T51" fmla="*/ -414 h 311"/>
                              <a:gd name="T52" fmla="+- 0 4853 4326"/>
                              <a:gd name="T53" fmla="*/ T52 w 1460"/>
                              <a:gd name="T54" fmla="+- 0 -431 -437"/>
                              <a:gd name="T55" fmla="*/ -431 h 311"/>
                              <a:gd name="T56" fmla="+- 0 4894 4326"/>
                              <a:gd name="T57" fmla="*/ T56 w 1460"/>
                              <a:gd name="T58" fmla="+- 0 -437 -437"/>
                              <a:gd name="T59" fmla="*/ -437 h 311"/>
                              <a:gd name="T60" fmla="+- 0 4934 4326"/>
                              <a:gd name="T61" fmla="*/ T60 w 1460"/>
                              <a:gd name="T62" fmla="+- 0 -428 -437"/>
                              <a:gd name="T63" fmla="*/ -428 h 311"/>
                              <a:gd name="T64" fmla="+- 0 4975 4326"/>
                              <a:gd name="T65" fmla="*/ T64 w 1460"/>
                              <a:gd name="T66" fmla="+- 0 -422 -437"/>
                              <a:gd name="T67" fmla="*/ -422 h 311"/>
                              <a:gd name="T68" fmla="+- 0 5015 4326"/>
                              <a:gd name="T69" fmla="*/ T68 w 1460"/>
                              <a:gd name="T70" fmla="+- 0 -428 -437"/>
                              <a:gd name="T71" fmla="*/ -428 h 311"/>
                              <a:gd name="T72" fmla="+- 0 5056 4326"/>
                              <a:gd name="T73" fmla="*/ T72 w 1460"/>
                              <a:gd name="T74" fmla="+- 0 -421 -437"/>
                              <a:gd name="T75" fmla="*/ -421 h 311"/>
                              <a:gd name="T76" fmla="+- 0 5097 4326"/>
                              <a:gd name="T77" fmla="*/ T76 w 1460"/>
                              <a:gd name="T78" fmla="+- 0 -436 -437"/>
                              <a:gd name="T79" fmla="*/ -436 h 311"/>
                              <a:gd name="T80" fmla="+- 0 5178 4326"/>
                              <a:gd name="T81" fmla="*/ T80 w 1460"/>
                              <a:gd name="T82" fmla="+- 0 -431 -437"/>
                              <a:gd name="T83" fmla="*/ -431 h 311"/>
                              <a:gd name="T84" fmla="+- 0 5259 4326"/>
                              <a:gd name="T85" fmla="*/ T84 w 1460"/>
                              <a:gd name="T86" fmla="+- 0 -421 -437"/>
                              <a:gd name="T87" fmla="*/ -421 h 311"/>
                              <a:gd name="T88" fmla="+- 0 5299 4326"/>
                              <a:gd name="T89" fmla="*/ T88 w 1460"/>
                              <a:gd name="T90" fmla="+- 0 -403 -437"/>
                              <a:gd name="T91" fmla="*/ -403 h 311"/>
                              <a:gd name="T92" fmla="+- 0 5340 4326"/>
                              <a:gd name="T93" fmla="*/ T92 w 1460"/>
                              <a:gd name="T94" fmla="+- 0 -395 -437"/>
                              <a:gd name="T95" fmla="*/ -395 h 311"/>
                              <a:gd name="T96" fmla="+- 0 5380 4326"/>
                              <a:gd name="T97" fmla="*/ T96 w 1460"/>
                              <a:gd name="T98" fmla="+- 0 -398 -437"/>
                              <a:gd name="T99" fmla="*/ -398 h 311"/>
                              <a:gd name="T100" fmla="+- 0 5421 4326"/>
                              <a:gd name="T101" fmla="*/ T100 w 1460"/>
                              <a:gd name="T102" fmla="+- 0 -393 -437"/>
                              <a:gd name="T103" fmla="*/ -393 h 311"/>
                              <a:gd name="T104" fmla="+- 0 5462 4326"/>
                              <a:gd name="T105" fmla="*/ T104 w 1460"/>
                              <a:gd name="T106" fmla="+- 0 -401 -437"/>
                              <a:gd name="T107" fmla="*/ -401 h 311"/>
                              <a:gd name="T108" fmla="+- 0 5502 4326"/>
                              <a:gd name="T109" fmla="*/ T108 w 1460"/>
                              <a:gd name="T110" fmla="+- 0 -366 -437"/>
                              <a:gd name="T111" fmla="*/ -366 h 311"/>
                              <a:gd name="T112" fmla="+- 0 5543 4326"/>
                              <a:gd name="T113" fmla="*/ T112 w 1460"/>
                              <a:gd name="T114" fmla="+- 0 -359 -437"/>
                              <a:gd name="T115" fmla="*/ -359 h 311"/>
                              <a:gd name="T116" fmla="+- 0 5583 4326"/>
                              <a:gd name="T117" fmla="*/ T116 w 1460"/>
                              <a:gd name="T118" fmla="+- 0 -349 -437"/>
                              <a:gd name="T119" fmla="*/ -349 h 311"/>
                              <a:gd name="T120" fmla="+- 0 5624 4326"/>
                              <a:gd name="T121" fmla="*/ T120 w 1460"/>
                              <a:gd name="T122" fmla="+- 0 -343 -437"/>
                              <a:gd name="T123" fmla="*/ -343 h 311"/>
                              <a:gd name="T124" fmla="+- 0 5664 4326"/>
                              <a:gd name="T125" fmla="*/ T124 w 1460"/>
                              <a:gd name="T126" fmla="+- 0 -326 -437"/>
                              <a:gd name="T127" fmla="*/ -326 h 311"/>
                              <a:gd name="T128" fmla="+- 0 5705 4326"/>
                              <a:gd name="T129" fmla="*/ T128 w 1460"/>
                              <a:gd name="T130" fmla="+- 0 -315 -437"/>
                              <a:gd name="T131" fmla="*/ -315 h 311"/>
                              <a:gd name="T132" fmla="+- 0 5745 4326"/>
                              <a:gd name="T133" fmla="*/ T132 w 1460"/>
                              <a:gd name="T134" fmla="+- 0 -318 -437"/>
                              <a:gd name="T135" fmla="*/ -318 h 311"/>
                              <a:gd name="T136" fmla="+- 0 5786 4326"/>
                              <a:gd name="T137" fmla="*/ T136 w 1460"/>
                              <a:gd name="T138" fmla="+- 0 -295 -437"/>
                              <a:gd name="T139" fmla="*/ -295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60" h="311">
                                <a:moveTo>
                                  <a:pt x="0" y="310"/>
                                </a:moveTo>
                                <a:lnTo>
                                  <a:pt x="41" y="224"/>
                                </a:lnTo>
                                <a:lnTo>
                                  <a:pt x="81" y="174"/>
                                </a:lnTo>
                                <a:lnTo>
                                  <a:pt x="122" y="165"/>
                                </a:lnTo>
                                <a:lnTo>
                                  <a:pt x="162" y="154"/>
                                </a:lnTo>
                                <a:lnTo>
                                  <a:pt x="203" y="157"/>
                                </a:lnTo>
                                <a:lnTo>
                                  <a:pt x="243" y="163"/>
                                </a:lnTo>
                                <a:lnTo>
                                  <a:pt x="284" y="164"/>
                                </a:lnTo>
                                <a:lnTo>
                                  <a:pt x="324" y="165"/>
                                </a:lnTo>
                                <a:lnTo>
                                  <a:pt x="365" y="96"/>
                                </a:lnTo>
                                <a:lnTo>
                                  <a:pt x="406" y="66"/>
                                </a:lnTo>
                                <a:lnTo>
                                  <a:pt x="446" y="44"/>
                                </a:lnTo>
                                <a:lnTo>
                                  <a:pt x="487" y="23"/>
                                </a:lnTo>
                                <a:lnTo>
                                  <a:pt x="527" y="6"/>
                                </a:lnTo>
                                <a:lnTo>
                                  <a:pt x="568" y="0"/>
                                </a:lnTo>
                                <a:lnTo>
                                  <a:pt x="608" y="9"/>
                                </a:lnTo>
                                <a:lnTo>
                                  <a:pt x="649" y="15"/>
                                </a:lnTo>
                                <a:lnTo>
                                  <a:pt x="689" y="9"/>
                                </a:lnTo>
                                <a:lnTo>
                                  <a:pt x="730" y="16"/>
                                </a:lnTo>
                                <a:lnTo>
                                  <a:pt x="771" y="1"/>
                                </a:lnTo>
                                <a:lnTo>
                                  <a:pt x="852" y="6"/>
                                </a:lnTo>
                                <a:lnTo>
                                  <a:pt x="933" y="16"/>
                                </a:lnTo>
                                <a:lnTo>
                                  <a:pt x="973" y="34"/>
                                </a:lnTo>
                                <a:lnTo>
                                  <a:pt x="1014" y="42"/>
                                </a:lnTo>
                                <a:lnTo>
                                  <a:pt x="1054" y="39"/>
                                </a:lnTo>
                                <a:lnTo>
                                  <a:pt x="1095" y="44"/>
                                </a:lnTo>
                                <a:lnTo>
                                  <a:pt x="1136" y="36"/>
                                </a:lnTo>
                                <a:lnTo>
                                  <a:pt x="1176" y="71"/>
                                </a:lnTo>
                                <a:lnTo>
                                  <a:pt x="1217" y="78"/>
                                </a:lnTo>
                                <a:lnTo>
                                  <a:pt x="1257" y="88"/>
                                </a:lnTo>
                                <a:lnTo>
                                  <a:pt x="1298" y="94"/>
                                </a:lnTo>
                                <a:lnTo>
                                  <a:pt x="1338" y="111"/>
                                </a:lnTo>
                                <a:lnTo>
                                  <a:pt x="1379" y="122"/>
                                </a:lnTo>
                                <a:lnTo>
                                  <a:pt x="1419" y="119"/>
                                </a:lnTo>
                                <a:lnTo>
                                  <a:pt x="1460" y="142"/>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48"/>
                        <wps:cNvSpPr>
                          <a:spLocks/>
                        </wps:cNvSpPr>
                        <wps:spPr bwMode="auto">
                          <a:xfrm>
                            <a:off x="4326" y="-416"/>
                            <a:ext cx="1460" cy="234"/>
                          </a:xfrm>
                          <a:custGeom>
                            <a:avLst/>
                            <a:gdLst>
                              <a:gd name="T0" fmla="+- 0 4326 4326"/>
                              <a:gd name="T1" fmla="*/ T0 w 1460"/>
                              <a:gd name="T2" fmla="+- 0 -200 -416"/>
                              <a:gd name="T3" fmla="*/ -200 h 234"/>
                              <a:gd name="T4" fmla="+- 0 4367 4326"/>
                              <a:gd name="T5" fmla="*/ T4 w 1460"/>
                              <a:gd name="T6" fmla="+- 0 -270 -416"/>
                              <a:gd name="T7" fmla="*/ -270 h 234"/>
                              <a:gd name="T8" fmla="+- 0 4407 4326"/>
                              <a:gd name="T9" fmla="*/ T8 w 1460"/>
                              <a:gd name="T10" fmla="+- 0 -324 -416"/>
                              <a:gd name="T11" fmla="*/ -324 h 234"/>
                              <a:gd name="T12" fmla="+- 0 4488 4326"/>
                              <a:gd name="T13" fmla="*/ T12 w 1460"/>
                              <a:gd name="T14" fmla="+- 0 -342 -416"/>
                              <a:gd name="T15" fmla="*/ -342 h 234"/>
                              <a:gd name="T16" fmla="+- 0 4529 4326"/>
                              <a:gd name="T17" fmla="*/ T16 w 1460"/>
                              <a:gd name="T18" fmla="+- 0 -345 -416"/>
                              <a:gd name="T19" fmla="*/ -345 h 234"/>
                              <a:gd name="T20" fmla="+- 0 4569 4326"/>
                              <a:gd name="T21" fmla="*/ T20 w 1460"/>
                              <a:gd name="T22" fmla="+- 0 -341 -416"/>
                              <a:gd name="T23" fmla="*/ -341 h 234"/>
                              <a:gd name="T24" fmla="+- 0 4610 4326"/>
                              <a:gd name="T25" fmla="*/ T24 w 1460"/>
                              <a:gd name="T26" fmla="+- 0 -335 -416"/>
                              <a:gd name="T27" fmla="*/ -335 h 234"/>
                              <a:gd name="T28" fmla="+- 0 4650 4326"/>
                              <a:gd name="T29" fmla="*/ T28 w 1460"/>
                              <a:gd name="T30" fmla="+- 0 -329 -416"/>
                              <a:gd name="T31" fmla="*/ -329 h 234"/>
                              <a:gd name="T32" fmla="+- 0 4691 4326"/>
                              <a:gd name="T33" fmla="*/ T32 w 1460"/>
                              <a:gd name="T34" fmla="+- 0 -358 -416"/>
                              <a:gd name="T35" fmla="*/ -358 h 234"/>
                              <a:gd name="T36" fmla="+- 0 4732 4326"/>
                              <a:gd name="T37" fmla="*/ T36 w 1460"/>
                              <a:gd name="T38" fmla="+- 0 -367 -416"/>
                              <a:gd name="T39" fmla="*/ -367 h 234"/>
                              <a:gd name="T40" fmla="+- 0 4772 4326"/>
                              <a:gd name="T41" fmla="*/ T40 w 1460"/>
                              <a:gd name="T42" fmla="+- 0 -373 -416"/>
                              <a:gd name="T43" fmla="*/ -373 h 234"/>
                              <a:gd name="T44" fmla="+- 0 4813 4326"/>
                              <a:gd name="T45" fmla="*/ T44 w 1460"/>
                              <a:gd name="T46" fmla="+- 0 -390 -416"/>
                              <a:gd name="T47" fmla="*/ -390 h 234"/>
                              <a:gd name="T48" fmla="+- 0 4853 4326"/>
                              <a:gd name="T49" fmla="*/ T48 w 1460"/>
                              <a:gd name="T50" fmla="+- 0 -411 -416"/>
                              <a:gd name="T51" fmla="*/ -411 h 234"/>
                              <a:gd name="T52" fmla="+- 0 4894 4326"/>
                              <a:gd name="T53" fmla="*/ T52 w 1460"/>
                              <a:gd name="T54" fmla="+- 0 -408 -416"/>
                              <a:gd name="T55" fmla="*/ -408 h 234"/>
                              <a:gd name="T56" fmla="+- 0 4934 4326"/>
                              <a:gd name="T57" fmla="*/ T56 w 1460"/>
                              <a:gd name="T58" fmla="+- 0 -402 -416"/>
                              <a:gd name="T59" fmla="*/ -402 h 234"/>
                              <a:gd name="T60" fmla="+- 0 4975 4326"/>
                              <a:gd name="T61" fmla="*/ T60 w 1460"/>
                              <a:gd name="T62" fmla="+- 0 -396 -416"/>
                              <a:gd name="T63" fmla="*/ -396 h 234"/>
                              <a:gd name="T64" fmla="+- 0 5015 4326"/>
                              <a:gd name="T65" fmla="*/ T64 w 1460"/>
                              <a:gd name="T66" fmla="+- 0 -404 -416"/>
                              <a:gd name="T67" fmla="*/ -404 h 234"/>
                              <a:gd name="T68" fmla="+- 0 5056 4326"/>
                              <a:gd name="T69" fmla="*/ T68 w 1460"/>
                              <a:gd name="T70" fmla="+- 0 -407 -416"/>
                              <a:gd name="T71" fmla="*/ -407 h 234"/>
                              <a:gd name="T72" fmla="+- 0 5097 4326"/>
                              <a:gd name="T73" fmla="*/ T72 w 1460"/>
                              <a:gd name="T74" fmla="+- 0 -406 -416"/>
                              <a:gd name="T75" fmla="*/ -406 h 234"/>
                              <a:gd name="T76" fmla="+- 0 5137 4326"/>
                              <a:gd name="T77" fmla="*/ T76 w 1460"/>
                              <a:gd name="T78" fmla="+- 0 -414 -416"/>
                              <a:gd name="T79" fmla="*/ -414 h 234"/>
                              <a:gd name="T80" fmla="+- 0 5178 4326"/>
                              <a:gd name="T81" fmla="*/ T80 w 1460"/>
                              <a:gd name="T82" fmla="+- 0 -411 -416"/>
                              <a:gd name="T83" fmla="*/ -411 h 234"/>
                              <a:gd name="T84" fmla="+- 0 5218 4326"/>
                              <a:gd name="T85" fmla="*/ T84 w 1460"/>
                              <a:gd name="T86" fmla="+- 0 -416 -416"/>
                              <a:gd name="T87" fmla="*/ -416 h 234"/>
                              <a:gd name="T88" fmla="+- 0 5259 4326"/>
                              <a:gd name="T89" fmla="*/ T88 w 1460"/>
                              <a:gd name="T90" fmla="+- 0 -404 -416"/>
                              <a:gd name="T91" fmla="*/ -404 h 234"/>
                              <a:gd name="T92" fmla="+- 0 5299 4326"/>
                              <a:gd name="T93" fmla="*/ T92 w 1460"/>
                              <a:gd name="T94" fmla="+- 0 -400 -416"/>
                              <a:gd name="T95" fmla="*/ -400 h 234"/>
                              <a:gd name="T96" fmla="+- 0 5340 4326"/>
                              <a:gd name="T97" fmla="*/ T96 w 1460"/>
                              <a:gd name="T98" fmla="+- 0 -386 -416"/>
                              <a:gd name="T99" fmla="*/ -386 h 234"/>
                              <a:gd name="T100" fmla="+- 0 5380 4326"/>
                              <a:gd name="T101" fmla="*/ T100 w 1460"/>
                              <a:gd name="T102" fmla="+- 0 -379 -416"/>
                              <a:gd name="T103" fmla="*/ -379 h 234"/>
                              <a:gd name="T104" fmla="+- 0 5421 4326"/>
                              <a:gd name="T105" fmla="*/ T104 w 1460"/>
                              <a:gd name="T106" fmla="+- 0 -366 -416"/>
                              <a:gd name="T107" fmla="*/ -366 h 234"/>
                              <a:gd name="T108" fmla="+- 0 5462 4326"/>
                              <a:gd name="T109" fmla="*/ T108 w 1460"/>
                              <a:gd name="T110" fmla="+- 0 -359 -416"/>
                              <a:gd name="T111" fmla="*/ -359 h 234"/>
                              <a:gd name="T112" fmla="+- 0 5502 4326"/>
                              <a:gd name="T113" fmla="*/ T112 w 1460"/>
                              <a:gd name="T114" fmla="+- 0 -283 -416"/>
                              <a:gd name="T115" fmla="*/ -283 h 234"/>
                              <a:gd name="T116" fmla="+- 0 5543 4326"/>
                              <a:gd name="T117" fmla="*/ T116 w 1460"/>
                              <a:gd name="T118" fmla="+- 0 -270 -416"/>
                              <a:gd name="T119" fmla="*/ -270 h 234"/>
                              <a:gd name="T120" fmla="+- 0 5583 4326"/>
                              <a:gd name="T121" fmla="*/ T120 w 1460"/>
                              <a:gd name="T122" fmla="+- 0 -255 -416"/>
                              <a:gd name="T123" fmla="*/ -255 h 234"/>
                              <a:gd name="T124" fmla="+- 0 5624 4326"/>
                              <a:gd name="T125" fmla="*/ T124 w 1460"/>
                              <a:gd name="T126" fmla="+- 0 -241 -416"/>
                              <a:gd name="T127" fmla="*/ -241 h 234"/>
                              <a:gd name="T128" fmla="+- 0 5664 4326"/>
                              <a:gd name="T129" fmla="*/ T128 w 1460"/>
                              <a:gd name="T130" fmla="+- 0 -219 -416"/>
                              <a:gd name="T131" fmla="*/ -219 h 234"/>
                              <a:gd name="T132" fmla="+- 0 5705 4326"/>
                              <a:gd name="T133" fmla="*/ T132 w 1460"/>
                              <a:gd name="T134" fmla="+- 0 -215 -416"/>
                              <a:gd name="T135" fmla="*/ -215 h 234"/>
                              <a:gd name="T136" fmla="+- 0 5745 4326"/>
                              <a:gd name="T137" fmla="*/ T136 w 1460"/>
                              <a:gd name="T138" fmla="+- 0 -199 -416"/>
                              <a:gd name="T139" fmla="*/ -199 h 234"/>
                              <a:gd name="T140" fmla="+- 0 5786 4326"/>
                              <a:gd name="T141" fmla="*/ T140 w 1460"/>
                              <a:gd name="T142" fmla="+- 0 -182 -416"/>
                              <a:gd name="T143" fmla="*/ -182 h 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234">
                                <a:moveTo>
                                  <a:pt x="0" y="216"/>
                                </a:moveTo>
                                <a:lnTo>
                                  <a:pt x="41" y="146"/>
                                </a:lnTo>
                                <a:lnTo>
                                  <a:pt x="81" y="92"/>
                                </a:lnTo>
                                <a:lnTo>
                                  <a:pt x="162" y="74"/>
                                </a:lnTo>
                                <a:lnTo>
                                  <a:pt x="203" y="71"/>
                                </a:lnTo>
                                <a:lnTo>
                                  <a:pt x="243" y="75"/>
                                </a:lnTo>
                                <a:lnTo>
                                  <a:pt x="284" y="81"/>
                                </a:lnTo>
                                <a:lnTo>
                                  <a:pt x="324" y="87"/>
                                </a:lnTo>
                                <a:lnTo>
                                  <a:pt x="365" y="58"/>
                                </a:lnTo>
                                <a:lnTo>
                                  <a:pt x="406" y="49"/>
                                </a:lnTo>
                                <a:lnTo>
                                  <a:pt x="446" y="43"/>
                                </a:lnTo>
                                <a:lnTo>
                                  <a:pt x="487" y="26"/>
                                </a:lnTo>
                                <a:lnTo>
                                  <a:pt x="527" y="5"/>
                                </a:lnTo>
                                <a:lnTo>
                                  <a:pt x="568" y="8"/>
                                </a:lnTo>
                                <a:lnTo>
                                  <a:pt x="608" y="14"/>
                                </a:lnTo>
                                <a:lnTo>
                                  <a:pt x="649" y="20"/>
                                </a:lnTo>
                                <a:lnTo>
                                  <a:pt x="689" y="12"/>
                                </a:lnTo>
                                <a:lnTo>
                                  <a:pt x="730" y="9"/>
                                </a:lnTo>
                                <a:lnTo>
                                  <a:pt x="771" y="10"/>
                                </a:lnTo>
                                <a:lnTo>
                                  <a:pt x="811" y="2"/>
                                </a:lnTo>
                                <a:lnTo>
                                  <a:pt x="852" y="5"/>
                                </a:lnTo>
                                <a:lnTo>
                                  <a:pt x="892" y="0"/>
                                </a:lnTo>
                                <a:lnTo>
                                  <a:pt x="933" y="12"/>
                                </a:lnTo>
                                <a:lnTo>
                                  <a:pt x="973" y="16"/>
                                </a:lnTo>
                                <a:lnTo>
                                  <a:pt x="1014" y="30"/>
                                </a:lnTo>
                                <a:lnTo>
                                  <a:pt x="1054" y="37"/>
                                </a:lnTo>
                                <a:lnTo>
                                  <a:pt x="1095" y="50"/>
                                </a:lnTo>
                                <a:lnTo>
                                  <a:pt x="1136" y="57"/>
                                </a:lnTo>
                                <a:lnTo>
                                  <a:pt x="1176" y="133"/>
                                </a:lnTo>
                                <a:lnTo>
                                  <a:pt x="1217" y="146"/>
                                </a:lnTo>
                                <a:lnTo>
                                  <a:pt x="1257" y="161"/>
                                </a:lnTo>
                                <a:lnTo>
                                  <a:pt x="1298" y="175"/>
                                </a:lnTo>
                                <a:lnTo>
                                  <a:pt x="1338" y="197"/>
                                </a:lnTo>
                                <a:lnTo>
                                  <a:pt x="1379" y="201"/>
                                </a:lnTo>
                                <a:lnTo>
                                  <a:pt x="1419" y="217"/>
                                </a:lnTo>
                                <a:lnTo>
                                  <a:pt x="1460" y="234"/>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47"/>
                        <wps:cNvSpPr>
                          <a:spLocks/>
                        </wps:cNvSpPr>
                        <wps:spPr bwMode="auto">
                          <a:xfrm>
                            <a:off x="4326" y="-415"/>
                            <a:ext cx="1460" cy="239"/>
                          </a:xfrm>
                          <a:custGeom>
                            <a:avLst/>
                            <a:gdLst>
                              <a:gd name="T0" fmla="+- 0 4326 4326"/>
                              <a:gd name="T1" fmla="*/ T0 w 1460"/>
                              <a:gd name="T2" fmla="+- 0 -215 -415"/>
                              <a:gd name="T3" fmla="*/ -215 h 239"/>
                              <a:gd name="T4" fmla="+- 0 4367 4326"/>
                              <a:gd name="T5" fmla="*/ T4 w 1460"/>
                              <a:gd name="T6" fmla="+- 0 -298 -415"/>
                              <a:gd name="T7" fmla="*/ -298 h 239"/>
                              <a:gd name="T8" fmla="+- 0 4407 4326"/>
                              <a:gd name="T9" fmla="*/ T8 w 1460"/>
                              <a:gd name="T10" fmla="+- 0 -350 -415"/>
                              <a:gd name="T11" fmla="*/ -350 h 239"/>
                              <a:gd name="T12" fmla="+- 0 4488 4326"/>
                              <a:gd name="T13" fmla="*/ T12 w 1460"/>
                              <a:gd name="T14" fmla="+- 0 -367 -415"/>
                              <a:gd name="T15" fmla="*/ -367 h 239"/>
                              <a:gd name="T16" fmla="+- 0 4529 4326"/>
                              <a:gd name="T17" fmla="*/ T16 w 1460"/>
                              <a:gd name="T18" fmla="+- 0 -369 -415"/>
                              <a:gd name="T19" fmla="*/ -369 h 239"/>
                              <a:gd name="T20" fmla="+- 0 4569 4326"/>
                              <a:gd name="T21" fmla="*/ T20 w 1460"/>
                              <a:gd name="T22" fmla="+- 0 -365 -415"/>
                              <a:gd name="T23" fmla="*/ -365 h 239"/>
                              <a:gd name="T24" fmla="+- 0 4610 4326"/>
                              <a:gd name="T25" fmla="*/ T24 w 1460"/>
                              <a:gd name="T26" fmla="+- 0 -358 -415"/>
                              <a:gd name="T27" fmla="*/ -358 h 239"/>
                              <a:gd name="T28" fmla="+- 0 4650 4326"/>
                              <a:gd name="T29" fmla="*/ T28 w 1460"/>
                              <a:gd name="T30" fmla="+- 0 -353 -415"/>
                              <a:gd name="T31" fmla="*/ -353 h 239"/>
                              <a:gd name="T32" fmla="+- 0 4691 4326"/>
                              <a:gd name="T33" fmla="*/ T32 w 1460"/>
                              <a:gd name="T34" fmla="+- 0 -387 -415"/>
                              <a:gd name="T35" fmla="*/ -387 h 239"/>
                              <a:gd name="T36" fmla="+- 0 4732 4326"/>
                              <a:gd name="T37" fmla="*/ T36 w 1460"/>
                              <a:gd name="T38" fmla="+- 0 -393 -415"/>
                              <a:gd name="T39" fmla="*/ -393 h 239"/>
                              <a:gd name="T40" fmla="+- 0 4772 4326"/>
                              <a:gd name="T41" fmla="*/ T40 w 1460"/>
                              <a:gd name="T42" fmla="+- 0 -391 -415"/>
                              <a:gd name="T43" fmla="*/ -391 h 239"/>
                              <a:gd name="T44" fmla="+- 0 4813 4326"/>
                              <a:gd name="T45" fmla="*/ T44 w 1460"/>
                              <a:gd name="T46" fmla="+- 0 -403 -415"/>
                              <a:gd name="T47" fmla="*/ -403 h 239"/>
                              <a:gd name="T48" fmla="+- 0 4853 4326"/>
                              <a:gd name="T49" fmla="*/ T48 w 1460"/>
                              <a:gd name="T50" fmla="+- 0 -411 -415"/>
                              <a:gd name="T51" fmla="*/ -411 h 239"/>
                              <a:gd name="T52" fmla="+- 0 4894 4326"/>
                              <a:gd name="T53" fmla="*/ T52 w 1460"/>
                              <a:gd name="T54" fmla="+- 0 -415 -415"/>
                              <a:gd name="T55" fmla="*/ -415 h 239"/>
                              <a:gd name="T56" fmla="+- 0 4934 4326"/>
                              <a:gd name="T57" fmla="*/ T56 w 1460"/>
                              <a:gd name="T58" fmla="+- 0 -401 -415"/>
                              <a:gd name="T59" fmla="*/ -401 h 239"/>
                              <a:gd name="T60" fmla="+- 0 4975 4326"/>
                              <a:gd name="T61" fmla="*/ T60 w 1460"/>
                              <a:gd name="T62" fmla="+- 0 -389 -415"/>
                              <a:gd name="T63" fmla="*/ -389 h 239"/>
                              <a:gd name="T64" fmla="+- 0 5015 4326"/>
                              <a:gd name="T65" fmla="*/ T64 w 1460"/>
                              <a:gd name="T66" fmla="+- 0 -394 -415"/>
                              <a:gd name="T67" fmla="*/ -394 h 239"/>
                              <a:gd name="T68" fmla="+- 0 5056 4326"/>
                              <a:gd name="T69" fmla="*/ T68 w 1460"/>
                              <a:gd name="T70" fmla="+- 0 -397 -415"/>
                              <a:gd name="T71" fmla="*/ -397 h 239"/>
                              <a:gd name="T72" fmla="+- 0 5097 4326"/>
                              <a:gd name="T73" fmla="*/ T72 w 1460"/>
                              <a:gd name="T74" fmla="+- 0 -399 -415"/>
                              <a:gd name="T75" fmla="*/ -399 h 239"/>
                              <a:gd name="T76" fmla="+- 0 5137 4326"/>
                              <a:gd name="T77" fmla="*/ T76 w 1460"/>
                              <a:gd name="T78" fmla="+- 0 -409 -415"/>
                              <a:gd name="T79" fmla="*/ -409 h 239"/>
                              <a:gd name="T80" fmla="+- 0 5178 4326"/>
                              <a:gd name="T81" fmla="*/ T80 w 1460"/>
                              <a:gd name="T82" fmla="+- 0 -406 -415"/>
                              <a:gd name="T83" fmla="*/ -406 h 239"/>
                              <a:gd name="T84" fmla="+- 0 5218 4326"/>
                              <a:gd name="T85" fmla="*/ T84 w 1460"/>
                              <a:gd name="T86" fmla="+- 0 -410 -415"/>
                              <a:gd name="T87" fmla="*/ -410 h 239"/>
                              <a:gd name="T88" fmla="+- 0 5259 4326"/>
                              <a:gd name="T89" fmla="*/ T88 w 1460"/>
                              <a:gd name="T90" fmla="+- 0 -393 -415"/>
                              <a:gd name="T91" fmla="*/ -393 h 239"/>
                              <a:gd name="T92" fmla="+- 0 5299 4326"/>
                              <a:gd name="T93" fmla="*/ T92 w 1460"/>
                              <a:gd name="T94" fmla="+- 0 -396 -415"/>
                              <a:gd name="T95" fmla="*/ -396 h 239"/>
                              <a:gd name="T96" fmla="+- 0 5340 4326"/>
                              <a:gd name="T97" fmla="*/ T96 w 1460"/>
                              <a:gd name="T98" fmla="+- 0 -383 -415"/>
                              <a:gd name="T99" fmla="*/ -383 h 239"/>
                              <a:gd name="T100" fmla="+- 0 5380 4326"/>
                              <a:gd name="T101" fmla="*/ T100 w 1460"/>
                              <a:gd name="T102" fmla="+- 0 -376 -415"/>
                              <a:gd name="T103" fmla="*/ -376 h 239"/>
                              <a:gd name="T104" fmla="+- 0 5421 4326"/>
                              <a:gd name="T105" fmla="*/ T104 w 1460"/>
                              <a:gd name="T106" fmla="+- 0 -358 -415"/>
                              <a:gd name="T107" fmla="*/ -358 h 239"/>
                              <a:gd name="T108" fmla="+- 0 5462 4326"/>
                              <a:gd name="T109" fmla="*/ T108 w 1460"/>
                              <a:gd name="T110" fmla="+- 0 -336 -415"/>
                              <a:gd name="T111" fmla="*/ -336 h 239"/>
                              <a:gd name="T112" fmla="+- 0 5502 4326"/>
                              <a:gd name="T113" fmla="*/ T112 w 1460"/>
                              <a:gd name="T114" fmla="+- 0 -266 -415"/>
                              <a:gd name="T115" fmla="*/ -266 h 239"/>
                              <a:gd name="T116" fmla="+- 0 5543 4326"/>
                              <a:gd name="T117" fmla="*/ T116 w 1460"/>
                              <a:gd name="T118" fmla="+- 0 -258 -415"/>
                              <a:gd name="T119" fmla="*/ -258 h 239"/>
                              <a:gd name="T120" fmla="+- 0 5583 4326"/>
                              <a:gd name="T121" fmla="*/ T120 w 1460"/>
                              <a:gd name="T122" fmla="+- 0 -241 -415"/>
                              <a:gd name="T123" fmla="*/ -241 h 239"/>
                              <a:gd name="T124" fmla="+- 0 5624 4326"/>
                              <a:gd name="T125" fmla="*/ T124 w 1460"/>
                              <a:gd name="T126" fmla="+- 0 -225 -415"/>
                              <a:gd name="T127" fmla="*/ -225 h 239"/>
                              <a:gd name="T128" fmla="+- 0 5664 4326"/>
                              <a:gd name="T129" fmla="*/ T128 w 1460"/>
                              <a:gd name="T130" fmla="+- 0 -205 -415"/>
                              <a:gd name="T131" fmla="*/ -205 h 239"/>
                              <a:gd name="T132" fmla="+- 0 5705 4326"/>
                              <a:gd name="T133" fmla="*/ T132 w 1460"/>
                              <a:gd name="T134" fmla="+- 0 -206 -415"/>
                              <a:gd name="T135" fmla="*/ -206 h 239"/>
                              <a:gd name="T136" fmla="+- 0 5745 4326"/>
                              <a:gd name="T137" fmla="*/ T136 w 1460"/>
                              <a:gd name="T138" fmla="+- 0 -194 -415"/>
                              <a:gd name="T139" fmla="*/ -194 h 239"/>
                              <a:gd name="T140" fmla="+- 0 5786 4326"/>
                              <a:gd name="T141" fmla="*/ T140 w 1460"/>
                              <a:gd name="T142" fmla="+- 0 -176 -415"/>
                              <a:gd name="T143" fmla="*/ -176 h 2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60" h="239">
                                <a:moveTo>
                                  <a:pt x="0" y="200"/>
                                </a:moveTo>
                                <a:lnTo>
                                  <a:pt x="41" y="117"/>
                                </a:lnTo>
                                <a:lnTo>
                                  <a:pt x="81" y="65"/>
                                </a:lnTo>
                                <a:lnTo>
                                  <a:pt x="162" y="48"/>
                                </a:lnTo>
                                <a:lnTo>
                                  <a:pt x="203" y="46"/>
                                </a:lnTo>
                                <a:lnTo>
                                  <a:pt x="243" y="50"/>
                                </a:lnTo>
                                <a:lnTo>
                                  <a:pt x="284" y="57"/>
                                </a:lnTo>
                                <a:lnTo>
                                  <a:pt x="324" y="62"/>
                                </a:lnTo>
                                <a:lnTo>
                                  <a:pt x="365" y="28"/>
                                </a:lnTo>
                                <a:lnTo>
                                  <a:pt x="406" y="22"/>
                                </a:lnTo>
                                <a:lnTo>
                                  <a:pt x="446" y="24"/>
                                </a:lnTo>
                                <a:lnTo>
                                  <a:pt x="487" y="12"/>
                                </a:lnTo>
                                <a:lnTo>
                                  <a:pt x="527" y="4"/>
                                </a:lnTo>
                                <a:lnTo>
                                  <a:pt x="568" y="0"/>
                                </a:lnTo>
                                <a:lnTo>
                                  <a:pt x="608" y="14"/>
                                </a:lnTo>
                                <a:lnTo>
                                  <a:pt x="649" y="26"/>
                                </a:lnTo>
                                <a:lnTo>
                                  <a:pt x="689" y="21"/>
                                </a:lnTo>
                                <a:lnTo>
                                  <a:pt x="730" y="18"/>
                                </a:lnTo>
                                <a:lnTo>
                                  <a:pt x="771" y="16"/>
                                </a:lnTo>
                                <a:lnTo>
                                  <a:pt x="811" y="6"/>
                                </a:lnTo>
                                <a:lnTo>
                                  <a:pt x="852" y="9"/>
                                </a:lnTo>
                                <a:lnTo>
                                  <a:pt x="892" y="5"/>
                                </a:lnTo>
                                <a:lnTo>
                                  <a:pt x="933" y="22"/>
                                </a:lnTo>
                                <a:lnTo>
                                  <a:pt x="973" y="19"/>
                                </a:lnTo>
                                <a:lnTo>
                                  <a:pt x="1014" y="32"/>
                                </a:lnTo>
                                <a:lnTo>
                                  <a:pt x="1054" y="39"/>
                                </a:lnTo>
                                <a:lnTo>
                                  <a:pt x="1095" y="57"/>
                                </a:lnTo>
                                <a:lnTo>
                                  <a:pt x="1136" y="79"/>
                                </a:lnTo>
                                <a:lnTo>
                                  <a:pt x="1176" y="149"/>
                                </a:lnTo>
                                <a:lnTo>
                                  <a:pt x="1217" y="157"/>
                                </a:lnTo>
                                <a:lnTo>
                                  <a:pt x="1257" y="174"/>
                                </a:lnTo>
                                <a:lnTo>
                                  <a:pt x="1298" y="190"/>
                                </a:lnTo>
                                <a:lnTo>
                                  <a:pt x="1338" y="210"/>
                                </a:lnTo>
                                <a:lnTo>
                                  <a:pt x="1379" y="209"/>
                                </a:lnTo>
                                <a:lnTo>
                                  <a:pt x="1419" y="221"/>
                                </a:lnTo>
                                <a:lnTo>
                                  <a:pt x="1460" y="239"/>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AutoShape 646"/>
                        <wps:cNvSpPr>
                          <a:spLocks/>
                        </wps:cNvSpPr>
                        <wps:spPr bwMode="auto">
                          <a:xfrm>
                            <a:off x="4326" y="-1122"/>
                            <a:ext cx="1460" cy="1483"/>
                          </a:xfrm>
                          <a:custGeom>
                            <a:avLst/>
                            <a:gdLst>
                              <a:gd name="T0" fmla="+- 0 4326 4326"/>
                              <a:gd name="T1" fmla="*/ T0 w 1460"/>
                              <a:gd name="T2" fmla="+- 0 361 -1122"/>
                              <a:gd name="T3" fmla="*/ 361 h 1483"/>
                              <a:gd name="T4" fmla="+- 0 4326 4326"/>
                              <a:gd name="T5" fmla="*/ T4 w 1460"/>
                              <a:gd name="T6" fmla="+- 0 -1122 -1122"/>
                              <a:gd name="T7" fmla="*/ -1122 h 1483"/>
                              <a:gd name="T8" fmla="+- 0 5786 4326"/>
                              <a:gd name="T9" fmla="*/ T8 w 1460"/>
                              <a:gd name="T10" fmla="+- 0 361 -1122"/>
                              <a:gd name="T11" fmla="*/ 361 h 1483"/>
                              <a:gd name="T12" fmla="+- 0 5786 4326"/>
                              <a:gd name="T13" fmla="*/ T12 w 1460"/>
                              <a:gd name="T14" fmla="+- 0 -1122 -1122"/>
                              <a:gd name="T15" fmla="*/ -1122 h 1483"/>
                              <a:gd name="T16" fmla="+- 0 4326 4326"/>
                              <a:gd name="T17" fmla="*/ T16 w 1460"/>
                              <a:gd name="T18" fmla="+- 0 361 -1122"/>
                              <a:gd name="T19" fmla="*/ 361 h 1483"/>
                              <a:gd name="T20" fmla="+- 0 5786 4326"/>
                              <a:gd name="T21" fmla="*/ T20 w 1460"/>
                              <a:gd name="T22" fmla="+- 0 361 -1122"/>
                              <a:gd name="T23" fmla="*/ 361 h 1483"/>
                              <a:gd name="T24" fmla="+- 0 4326 4326"/>
                              <a:gd name="T25" fmla="*/ T24 w 1460"/>
                              <a:gd name="T26" fmla="+- 0 -1122 -1122"/>
                              <a:gd name="T27" fmla="*/ -1122 h 1483"/>
                              <a:gd name="T28" fmla="+- 0 5786 4326"/>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AutoShape 645"/>
                        <wps:cNvSpPr>
                          <a:spLocks/>
                        </wps:cNvSpPr>
                        <wps:spPr bwMode="auto">
                          <a:xfrm>
                            <a:off x="5275" y="-493"/>
                            <a:ext cx="48" cy="48"/>
                          </a:xfrm>
                          <a:custGeom>
                            <a:avLst/>
                            <a:gdLst>
                              <a:gd name="T0" fmla="+- 0 5276 5276"/>
                              <a:gd name="T1" fmla="*/ T0 w 48"/>
                              <a:gd name="T2" fmla="+- 0 -469 -493"/>
                              <a:gd name="T3" fmla="*/ -469 h 48"/>
                              <a:gd name="T4" fmla="+- 0 5323 5276"/>
                              <a:gd name="T5" fmla="*/ T4 w 48"/>
                              <a:gd name="T6" fmla="+- 0 -469 -493"/>
                              <a:gd name="T7" fmla="*/ -469 h 48"/>
                              <a:gd name="T8" fmla="+- 0 5299 5276"/>
                              <a:gd name="T9" fmla="*/ T8 w 48"/>
                              <a:gd name="T10" fmla="+- 0 -446 -493"/>
                              <a:gd name="T11" fmla="*/ -446 h 48"/>
                              <a:gd name="T12" fmla="+- 0 5299 5276"/>
                              <a:gd name="T13" fmla="*/ T12 w 48"/>
                              <a:gd name="T14" fmla="+- 0 -493 -493"/>
                              <a:gd name="T15" fmla="*/ -493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99494" id="Group 644" o:spid="_x0000_s1026" style="position:absolute;margin-left:215.15pt;margin-top:-56.2pt;width:74.4pt;height:75.45pt;z-index:15777280;mso-position-horizontal-relative:page" coordorigin="4303,-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">
                <v:shape id="AutoShape 673" o:spid="_x0000_s1027"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" path="m973,1483l973,m,653r1460,e" filled="f" strokeweight=".07078mm">
                  <v:stroke dashstyle="1 1"/>
                  <v:path arrowok="t" o:connecttype="custom" o:connectlocs="973,361;973,-1122;0,-469;1460,-469" o:connectangles="0,0,0,0"/>
                </v:shape>
                <v:shape id="Freeform 672" o:spid="_x0000_s1028" style="position:absolute;left:4569;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" path="m,l,23e" fillcolor="black" stroked="f">
                  <v:path arrowok="t" o:connecttype="custom" o:connectlocs="0,361;0,384" o:connectangles="0,0"/>
                </v:shape>
                <v:line id="Line 671" o:spid="_x0000_s1029" style="position:absolute;visibility:visible;mso-wrap-style:square" from="4569,361" to="456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" strokeweight=".09436mm"/>
                <v:shape id="Freeform 670" o:spid="_x0000_s1030" style="position:absolute;left:4893;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" path="m,l,23e" fillcolor="black" stroked="f">
                  <v:path arrowok="t" o:connecttype="custom" o:connectlocs="0,361;0,384" o:connectangles="0,0"/>
                </v:shape>
                <v:line id="Line 669" o:spid="_x0000_s1031" style="position:absolute;visibility:visible;mso-wrap-style:square" from="4894,361" to="489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" strokeweight=".09436mm"/>
                <v:shape id="Freeform 668" o:spid="_x0000_s1032" style="position:absolute;left:5218;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" path="m,l,23e" fillcolor="black" stroked="f">
                  <v:path arrowok="t" o:connecttype="custom" o:connectlocs="0,361;0,384" o:connectangles="0,0"/>
                </v:shape>
                <v:line id="Line 667" o:spid="_x0000_s1033" style="position:absolute;visibility:visible;mso-wrap-style:square" from="5218,361" to="521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" strokeweight=".09436mm"/>
                <v:shape id="Freeform 666" o:spid="_x0000_s1034" style="position:absolute;left:5542;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" path="m,l,23e" fillcolor="black" stroked="f">
                  <v:path arrowok="t" o:connecttype="custom" o:connectlocs="0,361;0,384" o:connectangles="0,0"/>
                </v:shape>
                <v:line id="Line 665" o:spid="_x0000_s1035" style="position:absolute;visibility:visible;mso-wrap-style:square" from="5543,361" to="554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" strokeweight=".09436mm"/>
                <v:shape id="Freeform 664" o:spid="_x0000_s1036" style="position:absolute;left:4302;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" path="m23,l,e" fillcolor="black" stroked="f">
                  <v:path arrowok="t" o:connecttype="custom" o:connectlocs="23,0;0,0" o:connectangles="0,0"/>
                </v:shape>
                <v:line id="Line 663" o:spid="_x0000_s1037" style="position:absolute;visibility:visible;mso-wrap-style:square" from="4326,333" to="432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" strokeweight=".09436mm"/>
                <v:shape id="Freeform 662" o:spid="_x0000_s1038" style="position:absolute;left:4302;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" path="m23,l,e" fillcolor="black" stroked="f">
                  <v:path arrowok="t" o:connecttype="custom" o:connectlocs="23,0;0,0" o:connectangles="0,0"/>
                </v:shape>
                <v:line id="Line 661" o:spid="_x0000_s1039" style="position:absolute;visibility:visible;mso-wrap-style:square" from="4326,47" to="43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" strokeweight=".09436mm"/>
                <v:shape id="Freeform 660" o:spid="_x0000_s1040" style="position:absolute;left:4302;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" path="m23,l,e" fillcolor="black" stroked="f">
                  <v:path arrowok="t" o:connecttype="custom" o:connectlocs="23,0;0,0" o:connectangles="0,0"/>
                </v:shape>
                <v:line id="Line 659" o:spid="_x0000_s1041" style="position:absolute;visibility:visible;mso-wrap-style:square" from="4326,-238" to="432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" strokeweight=".09436mm"/>
                <v:shape id="Freeform 658" o:spid="_x0000_s1042" style="position:absolute;left:4302;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" path="m23,l,e" fillcolor="black" stroked="f">
                  <v:path arrowok="t" o:connecttype="custom" o:connectlocs="23,0;0,0" o:connectangles="0,0"/>
                </v:shape>
                <v:line id="Line 657" o:spid="_x0000_s1043" style="position:absolute;visibility:visible;mso-wrap-style:square" from="4326,-523" to="432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" strokeweight=".09436mm"/>
                <v:shape id="Freeform 656" o:spid="_x0000_s1044" style="position:absolute;left:4302;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" path="m23,l,e" fillcolor="black" stroked="f">
                  <v:path arrowok="t" o:connecttype="custom" o:connectlocs="23,0;0,0" o:connectangles="0,0"/>
                </v:shape>
                <v:line id="Line 655" o:spid="_x0000_s1045" style="position:absolute;visibility:visible;mso-wrap-style:square" from="4326,-808" to="432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" strokeweight=".09436mm"/>
                <v:shape id="Freeform 654" o:spid="_x0000_s1046" style="position:absolute;left:4302;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" path="m23,l,e" fillcolor="black" stroked="f">
                  <v:path arrowok="t" o:connecttype="custom" o:connectlocs="23,0;0,0" o:connectangles="0,0"/>
                </v:shape>
                <v:line id="Line 653" o:spid="_x0000_s1047" style="position:absolute;visibility:visible;mso-wrap-style:square" from="4326,-1093" to="4326,-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" strokeweight=".09436mm"/>
                <v:shape id="Freeform 652" o:spid="_x0000_s1048" style="position:absolute;left:4326;top:-465;width:1460;height:490;visibility:visible;mso-wrap-style:square;v-text-anchor:top" coordsize="146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" path="m,489l41,443r81,-29l203,409r40,2l284,411r40,l365,278r41,-88l446,127,487,91,527,75,568,62r40,l649,77r40,-3l730,74r41,-4l811,50,852,38r40,-8l933,17,973,3,1014,r40,l1095,12,1136,2r40,11l1217,14r40,10l1298,34r40,17l1379,57r40,8l1460,77e" filled="f" strokecolor="#c34001" strokeweight=".14153mm">
                  <v:path arrowok="t" o:connecttype="custom" o:connectlocs="0,25;41,-21;122,-50;203,-55;243,-53;284,-53;324,-53;365,-186;406,-274;446,-337;487,-373;527,-389;568,-402;608,-402;649,-387;689,-390;730,-390;771,-394;811,-414;852,-426;892,-434;933,-447;973,-461;1014,-464;1054,-464;1095,-452;1136,-462;1176,-451;1217,-450;1257,-440;1298,-430;1338,-413;1379,-407;1419,-399;1460,-387" o:connectangles="0,0,0,0,0,0,0,0,0,0,0,0,0,0,0,0,0,0,0,0,0,0,0,0,0,0,0,0,0,0,0,0,0,0,0"/>
                </v:shape>
                <v:shape id="Freeform 651" o:spid="_x0000_s1049" style="position:absolute;left:4326;top:-428;width:1460;height:335;visibility:visible;mso-wrap-style:square;v-text-anchor:top" coordsize="146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" path="m,335l41,257r81,-53l203,195r40,5l284,200r40,l365,120,406,84,446,58,487,44,527,26,568,11r40,8l649,21r40,-7l730,14,771,5,811,1,852,r40,9l933,8r40,18l1014,36r40,-6l1095,35r41,-1l1176,57r41,7l1257,68r41,12l1338,91r41,12l1419,100r41,34e" filled="f" strokecolor="#f77b28" strokeweight=".14153mm">
                  <v:path arrowok="t" o:connecttype="custom" o:connectlocs="0,-92;41,-170;122,-223;203,-232;243,-227;284,-227;324,-227;365,-307;406,-343;446,-369;487,-383;527,-401;568,-416;608,-408;649,-406;689,-413;730,-413;771,-422;811,-426;852,-427;892,-418;933,-419;973,-401;1014,-391;1054,-397;1095,-392;1136,-393;1176,-370;1217,-363;1257,-359;1298,-347;1338,-336;1379,-324;1419,-327;1460,-293" o:connectangles="0,0,0,0,0,0,0,0,0,0,0,0,0,0,0,0,0,0,0,0,0,0,0,0,0,0,0,0,0,0,0,0,0,0,0"/>
                </v:shape>
                <v:shape id="Freeform 650" o:spid="_x0000_s1050" style="position:absolute;left:4326;top:-434;width:1460;height:328;visibility:visible;mso-wrap-style:square;v-text-anchor:top" coordsize="146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" path="m,327l41,249,81,206r41,-11l162,183r41,1l243,189r41,l324,190r41,-76l406,84,487,41,568,13r40,l649,17r40,-5l730,16,771,5,811,1,852,r40,7l933,9r40,20l1014,41r40,-9l1095,35r41,-1l1176,63r41,7l1257,78r41,12l1338,103r41,12l1419,114r41,29e" filled="f" strokecolor="#fcbe85" strokeweight=".14153mm">
                  <v:path arrowok="t" o:connecttype="custom" o:connectlocs="0,-106;41,-184;81,-227;122,-238;162,-250;203,-249;243,-244;284,-244;324,-243;365,-319;406,-349;487,-392;568,-420;608,-420;649,-416;689,-421;730,-417;771,-428;811,-432;852,-433;892,-426;933,-424;973,-404;1014,-392;1054,-401;1095,-398;1136,-399;1176,-370;1217,-363;1257,-355;1298,-343;1338,-330;1379,-318;1419,-319;1460,-290" o:connectangles="0,0,0,0,0,0,0,0,0,0,0,0,0,0,0,0,0,0,0,0,0,0,0,0,0,0,0,0,0,0,0,0,0,0,0"/>
                </v:shape>
                <v:shape id="Freeform 649" o:spid="_x0000_s1051" style="position:absolute;left:4326;top:-437;width:1460;height:311;visibility:visible;mso-wrap-style:square;v-text-anchor:top" coordsize="146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" path="m,310l41,224,81,174r41,-9l162,154r41,3l243,163r41,1l324,165,365,96,406,66,446,44,487,23,527,6,568,r40,9l649,15,689,9r41,7l771,1r81,5l933,16r40,18l1014,42r40,-3l1095,44r41,-8l1176,71r41,7l1257,88r41,6l1338,111r41,11l1419,119r41,23e" filled="f" strokecolor="#b1d2e7" strokeweight=".14153mm">
                  <v:path arrowok="t" o:connecttype="custom" o:connectlocs="0,-127;41,-213;81,-263;122,-272;162,-283;203,-280;243,-274;284,-273;324,-272;365,-341;406,-371;446,-393;487,-414;527,-431;568,-437;608,-428;649,-422;689,-428;730,-421;771,-436;852,-431;933,-421;973,-403;1014,-395;1054,-398;1095,-393;1136,-401;1176,-366;1217,-359;1257,-349;1298,-343;1338,-326;1379,-315;1419,-318;1460,-295" o:connectangles="0,0,0,0,0,0,0,0,0,0,0,0,0,0,0,0,0,0,0,0,0,0,0,0,0,0,0,0,0,0,0,0,0,0,0"/>
                </v:shape>
                <v:shape id="Freeform 648" o:spid="_x0000_s1052" style="position:absolute;left:4326;top:-416;width:1460;height:234;visibility:visible;mso-wrap-style:square;v-text-anchor:top" coordsize="146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" path="m,216l41,146,81,92,162,74r41,-3l243,75r41,6l324,87,365,58r41,-9l446,43,487,26,527,5r41,3l608,14r41,6l689,12,730,9r41,1l811,2r41,3l892,r41,12l973,16r41,14l1054,37r41,13l1136,57r40,76l1217,146r40,15l1298,175r40,22l1379,201r40,16l1460,234e" filled="f" strokecolor="#57a0ce" strokeweight=".14153mm">
                  <v:path arrowok="t" o:connecttype="custom" o:connectlocs="0,-200;41,-270;81,-324;162,-342;203,-345;243,-341;284,-335;324,-329;365,-358;406,-367;446,-373;487,-390;527,-411;568,-408;608,-402;649,-396;689,-404;730,-407;771,-406;811,-414;852,-411;892,-416;933,-404;973,-400;1014,-386;1054,-379;1095,-366;1136,-359;1176,-283;1217,-270;1257,-255;1298,-241;1338,-219;1379,-215;1419,-199;1460,-182" o:connectangles="0,0,0,0,0,0,0,0,0,0,0,0,0,0,0,0,0,0,0,0,0,0,0,0,0,0,0,0,0,0,0,0,0,0,0,0"/>
                </v:shape>
                <v:shape id="Freeform 647" o:spid="_x0000_s1053" style="position:absolute;left:4326;top:-415;width:1460;height:239;visibility:visible;mso-wrap-style:square;v-text-anchor:top" coordsize="146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" path="m,200l41,117,81,65,162,48r41,-2l243,50r41,7l324,62,365,28r41,-6l446,24,487,12,527,4,568,r40,14l649,26r40,-5l730,18r41,-2l811,6r41,3l892,5r41,17l973,19r41,13l1054,39r41,18l1136,79r40,70l1217,157r40,17l1298,190r40,20l1379,209r40,12l1460,239e" filled="f" strokecolor="#1663aa" strokeweight=".14153mm">
                  <v:path arrowok="t" o:connecttype="custom" o:connectlocs="0,-215;41,-298;81,-350;162,-367;203,-369;243,-365;284,-358;324,-353;365,-387;406,-393;446,-391;487,-403;527,-411;568,-415;608,-401;649,-389;689,-394;730,-397;771,-399;811,-409;852,-406;892,-410;933,-393;973,-396;1014,-383;1054,-376;1095,-358;1136,-336;1176,-266;1217,-258;1257,-241;1298,-225;1338,-205;1379,-206;1419,-194;1460,-176" o:connectangles="0,0,0,0,0,0,0,0,0,0,0,0,0,0,0,0,0,0,0,0,0,0,0,0,0,0,0,0,0,0,0,0,0,0,0,0"/>
                </v:shape>
                <v:shape id="AutoShape 646" o:spid="_x0000_s1054" style="position:absolute;left:4326;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" path="m,1483l,m1460,1483l1460,m,1483r1460,m,l1460,e" filled="f" strokeweight=".09436mm">
                  <v:path arrowok="t" o:connecttype="custom" o:connectlocs="0,361;0,-1122;1460,361;1460,-1122;0,361;1460,361;0,-1122;1460,-1122" o:connectangles="0,0,0,0,0,0,0,0"/>
                </v:shape>
                <v:shape id="AutoShape 645" o:spid="_x0000_s1055" style="position:absolute;left:5275;top:-493;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" path="m,24r47,m23,47l23,e" filled="f" strokeweight=".14153mm">
                  <v:path arrowok="t" o:connecttype="custom" o:connectlocs="0,-469;47,-469;23,-446;23,-493" o:connectangles="0,0,0,0"/>
                </v:shape>
                <w10:wrap anchorx="page"/>
              </v:group>
            </w:pict>
          </mc:Fallback>
        </mc:AlternateContent>
      </w:r>
      <w:r>
        <w:rPr>
          <w:noProof/>
        </w:rPr>
        <mc:AlternateContent>
          <mc:Choice Requires="wpg">
            <w:drawing>
              <wp:anchor distT="0" distB="0" distL="114300" distR="114300" simplePos="0" relativeHeight="15777792" behindDoc="0" locked="0" layoutInCell="1" allowOverlap="1" wp14:anchorId="4742EFDE" wp14:editId="5283F3CF">
                <wp:simplePos x="0" y="0"/>
                <wp:positionH relativeFrom="page">
                  <wp:posOffset>3844925</wp:posOffset>
                </wp:positionH>
                <wp:positionV relativeFrom="paragraph">
                  <wp:posOffset>-713740</wp:posOffset>
                </wp:positionV>
                <wp:extent cx="944880" cy="958215"/>
                <wp:effectExtent l="0" t="0" r="0" b="0"/>
                <wp:wrapNone/>
                <wp:docPr id="618"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880" cy="958215"/>
                          <a:chOff x="6055" y="-1124"/>
                          <a:chExt cx="1488" cy="1509"/>
                        </a:xfrm>
                      </wpg:grpSpPr>
                      <wps:wsp>
                        <wps:cNvPr id="619" name="AutoShape 643"/>
                        <wps:cNvSpPr>
                          <a:spLocks/>
                        </wps:cNvSpPr>
                        <wps:spPr bwMode="auto">
                          <a:xfrm>
                            <a:off x="6077" y="-1122"/>
                            <a:ext cx="1460" cy="1483"/>
                          </a:xfrm>
                          <a:custGeom>
                            <a:avLst/>
                            <a:gdLst>
                              <a:gd name="T0" fmla="+- 0 7051 6078"/>
                              <a:gd name="T1" fmla="*/ T0 w 1460"/>
                              <a:gd name="T2" fmla="+- 0 361 -1122"/>
                              <a:gd name="T3" fmla="*/ 361 h 1483"/>
                              <a:gd name="T4" fmla="+- 0 7051 6078"/>
                              <a:gd name="T5" fmla="*/ T4 w 1460"/>
                              <a:gd name="T6" fmla="+- 0 -1122 -1122"/>
                              <a:gd name="T7" fmla="*/ -1122 h 1483"/>
                              <a:gd name="T8" fmla="+- 0 6078 6078"/>
                              <a:gd name="T9" fmla="*/ T8 w 1460"/>
                              <a:gd name="T10" fmla="+- 0 -469 -1122"/>
                              <a:gd name="T11" fmla="*/ -469 h 1483"/>
                              <a:gd name="T12" fmla="+- 0 7538 6078"/>
                              <a:gd name="T13" fmla="*/ T12 w 1460"/>
                              <a:gd name="T14" fmla="+- 0 -469 -1122"/>
                              <a:gd name="T15" fmla="*/ -469 h 1483"/>
                            </a:gdLst>
                            <a:ahLst/>
                            <a:cxnLst>
                              <a:cxn ang="0">
                                <a:pos x="T1" y="T3"/>
                              </a:cxn>
                              <a:cxn ang="0">
                                <a:pos x="T5" y="T7"/>
                              </a:cxn>
                              <a:cxn ang="0">
                                <a:pos x="T9" y="T11"/>
                              </a:cxn>
                              <a:cxn ang="0">
                                <a:pos x="T13" y="T15"/>
                              </a:cxn>
                            </a:cxnLst>
                            <a:rect l="0" t="0" r="r" b="b"/>
                            <a:pathLst>
                              <a:path w="1460" h="1483">
                                <a:moveTo>
                                  <a:pt x="973" y="1483"/>
                                </a:moveTo>
                                <a:lnTo>
                                  <a:pt x="973" y="0"/>
                                </a:lnTo>
                                <a:moveTo>
                                  <a:pt x="0" y="653"/>
                                </a:moveTo>
                                <a:lnTo>
                                  <a:pt x="1460" y="653"/>
                                </a:lnTo>
                              </a:path>
                            </a:pathLst>
                          </a:custGeom>
                          <a:noFill/>
                          <a:ln w="25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42"/>
                        <wps:cNvSpPr>
                          <a:spLocks/>
                        </wps:cNvSpPr>
                        <wps:spPr bwMode="auto">
                          <a:xfrm>
                            <a:off x="6321"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Line 641"/>
                        <wps:cNvCnPr>
                          <a:cxnSpLocks noChangeShapeType="1"/>
                        </wps:cNvCnPr>
                        <wps:spPr bwMode="auto">
                          <a:xfrm>
                            <a:off x="6321"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 name="Freeform 640"/>
                        <wps:cNvSpPr>
                          <a:spLocks/>
                        </wps:cNvSpPr>
                        <wps:spPr bwMode="auto">
                          <a:xfrm>
                            <a:off x="6645"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Line 639"/>
                        <wps:cNvCnPr>
                          <a:cxnSpLocks noChangeShapeType="1"/>
                        </wps:cNvCnPr>
                        <wps:spPr bwMode="auto">
                          <a:xfrm>
                            <a:off x="6646"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 name="Freeform 638"/>
                        <wps:cNvSpPr>
                          <a:spLocks/>
                        </wps:cNvSpPr>
                        <wps:spPr bwMode="auto">
                          <a:xfrm>
                            <a:off x="6970"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Line 637"/>
                        <wps:cNvCnPr>
                          <a:cxnSpLocks noChangeShapeType="1"/>
                        </wps:cNvCnPr>
                        <wps:spPr bwMode="auto">
                          <a:xfrm>
                            <a:off x="6970"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 name="Freeform 636"/>
                        <wps:cNvSpPr>
                          <a:spLocks/>
                        </wps:cNvSpPr>
                        <wps:spPr bwMode="auto">
                          <a:xfrm>
                            <a:off x="7294" y="361"/>
                            <a:ext cx="2" cy="24"/>
                          </a:xfrm>
                          <a:custGeom>
                            <a:avLst/>
                            <a:gdLst>
                              <a:gd name="T0" fmla="+- 0 361 361"/>
                              <a:gd name="T1" fmla="*/ 361 h 24"/>
                              <a:gd name="T2" fmla="+- 0 384 361"/>
                              <a:gd name="T3" fmla="*/ 384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Line 635"/>
                        <wps:cNvCnPr>
                          <a:cxnSpLocks noChangeShapeType="1"/>
                        </wps:cNvCnPr>
                        <wps:spPr bwMode="auto">
                          <a:xfrm>
                            <a:off x="7295" y="361"/>
                            <a:ext cx="0" cy="23"/>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 name="Freeform 634"/>
                        <wps:cNvSpPr>
                          <a:spLocks/>
                        </wps:cNvSpPr>
                        <wps:spPr bwMode="auto">
                          <a:xfrm>
                            <a:off x="6054" y="332"/>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Line 633"/>
                        <wps:cNvCnPr>
                          <a:cxnSpLocks noChangeShapeType="1"/>
                        </wps:cNvCnPr>
                        <wps:spPr bwMode="auto">
                          <a:xfrm>
                            <a:off x="6078" y="33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 name="Freeform 632"/>
                        <wps:cNvSpPr>
                          <a:spLocks/>
                        </wps:cNvSpPr>
                        <wps:spPr bwMode="auto">
                          <a:xfrm>
                            <a:off x="6054" y="47"/>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Line 631"/>
                        <wps:cNvCnPr>
                          <a:cxnSpLocks noChangeShapeType="1"/>
                        </wps:cNvCnPr>
                        <wps:spPr bwMode="auto">
                          <a:xfrm>
                            <a:off x="6078" y="47"/>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 name="Freeform 630"/>
                        <wps:cNvSpPr>
                          <a:spLocks/>
                        </wps:cNvSpPr>
                        <wps:spPr bwMode="auto">
                          <a:xfrm>
                            <a:off x="6054" y="-238"/>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Line 629"/>
                        <wps:cNvCnPr>
                          <a:cxnSpLocks noChangeShapeType="1"/>
                        </wps:cNvCnPr>
                        <wps:spPr bwMode="auto">
                          <a:xfrm>
                            <a:off x="6078" y="-23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 name="Freeform 628"/>
                        <wps:cNvSpPr>
                          <a:spLocks/>
                        </wps:cNvSpPr>
                        <wps:spPr bwMode="auto">
                          <a:xfrm>
                            <a:off x="6054" y="-523"/>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Line 627"/>
                        <wps:cNvCnPr>
                          <a:cxnSpLocks noChangeShapeType="1"/>
                        </wps:cNvCnPr>
                        <wps:spPr bwMode="auto">
                          <a:xfrm>
                            <a:off x="6078" y="-52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 name="Freeform 626"/>
                        <wps:cNvSpPr>
                          <a:spLocks/>
                        </wps:cNvSpPr>
                        <wps:spPr bwMode="auto">
                          <a:xfrm>
                            <a:off x="6054" y="-809"/>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Line 625"/>
                        <wps:cNvCnPr>
                          <a:cxnSpLocks noChangeShapeType="1"/>
                        </wps:cNvCnPr>
                        <wps:spPr bwMode="auto">
                          <a:xfrm>
                            <a:off x="6078" y="-808"/>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 name="Freeform 624"/>
                        <wps:cNvSpPr>
                          <a:spLocks/>
                        </wps:cNvSpPr>
                        <wps:spPr bwMode="auto">
                          <a:xfrm>
                            <a:off x="6054" y="-1094"/>
                            <a:ext cx="24" cy="2"/>
                          </a:xfrm>
                          <a:custGeom>
                            <a:avLst/>
                            <a:gdLst>
                              <a:gd name="T0" fmla="+- 0 6078 6055"/>
                              <a:gd name="T1" fmla="*/ T0 w 24"/>
                              <a:gd name="T2" fmla="+- 0 6055 6055"/>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Line 623"/>
                        <wps:cNvCnPr>
                          <a:cxnSpLocks noChangeShapeType="1"/>
                        </wps:cNvCnPr>
                        <wps:spPr bwMode="auto">
                          <a:xfrm>
                            <a:off x="6078" y="-1093"/>
                            <a:ext cx="0" cy="0"/>
                          </a:xfrm>
                          <a:prstGeom prst="line">
                            <a:avLst/>
                          </a:prstGeom>
                          <a:noFill/>
                          <a:ln w="33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 name="Freeform 622"/>
                        <wps:cNvSpPr>
                          <a:spLocks/>
                        </wps:cNvSpPr>
                        <wps:spPr bwMode="auto">
                          <a:xfrm>
                            <a:off x="6077" y="-489"/>
                            <a:ext cx="1460" cy="532"/>
                          </a:xfrm>
                          <a:custGeom>
                            <a:avLst/>
                            <a:gdLst>
                              <a:gd name="T0" fmla="+- 0 6078 6078"/>
                              <a:gd name="T1" fmla="*/ T0 w 1460"/>
                              <a:gd name="T2" fmla="+- 0 43 -489"/>
                              <a:gd name="T3" fmla="*/ 43 h 532"/>
                              <a:gd name="T4" fmla="+- 0 6119 6078"/>
                              <a:gd name="T5" fmla="*/ T4 w 1460"/>
                              <a:gd name="T6" fmla="+- 0 -73 -489"/>
                              <a:gd name="T7" fmla="*/ -73 h 532"/>
                              <a:gd name="T8" fmla="+- 0 6159 6078"/>
                              <a:gd name="T9" fmla="*/ T8 w 1460"/>
                              <a:gd name="T10" fmla="+- 0 -159 -489"/>
                              <a:gd name="T11" fmla="*/ -159 h 532"/>
                              <a:gd name="T12" fmla="+- 0 6200 6078"/>
                              <a:gd name="T13" fmla="*/ T12 w 1460"/>
                              <a:gd name="T14" fmla="+- 0 -224 -489"/>
                              <a:gd name="T15" fmla="*/ -224 h 532"/>
                              <a:gd name="T16" fmla="+- 0 6240 6078"/>
                              <a:gd name="T17" fmla="*/ T16 w 1460"/>
                              <a:gd name="T18" fmla="+- 0 -272 -489"/>
                              <a:gd name="T19" fmla="*/ -272 h 532"/>
                              <a:gd name="T20" fmla="+- 0 6281 6078"/>
                              <a:gd name="T21" fmla="*/ T20 w 1460"/>
                              <a:gd name="T22" fmla="+- 0 -331 -489"/>
                              <a:gd name="T23" fmla="*/ -331 h 532"/>
                              <a:gd name="T24" fmla="+- 0 6321 6078"/>
                              <a:gd name="T25" fmla="*/ T24 w 1460"/>
                              <a:gd name="T26" fmla="+- 0 -370 -489"/>
                              <a:gd name="T27" fmla="*/ -370 h 532"/>
                              <a:gd name="T28" fmla="+- 0 6362 6078"/>
                              <a:gd name="T29" fmla="*/ T28 w 1460"/>
                              <a:gd name="T30" fmla="+- 0 -407 -489"/>
                              <a:gd name="T31" fmla="*/ -407 h 532"/>
                              <a:gd name="T32" fmla="+- 0 6402 6078"/>
                              <a:gd name="T33" fmla="*/ T32 w 1460"/>
                              <a:gd name="T34" fmla="+- 0 -431 -489"/>
                              <a:gd name="T35" fmla="*/ -431 h 532"/>
                              <a:gd name="T36" fmla="+- 0 6443 6078"/>
                              <a:gd name="T37" fmla="*/ T36 w 1460"/>
                              <a:gd name="T38" fmla="+- 0 -432 -489"/>
                              <a:gd name="T39" fmla="*/ -432 h 532"/>
                              <a:gd name="T40" fmla="+- 0 6484 6078"/>
                              <a:gd name="T41" fmla="*/ T40 w 1460"/>
                              <a:gd name="T42" fmla="+- 0 -443 -489"/>
                              <a:gd name="T43" fmla="*/ -443 h 532"/>
                              <a:gd name="T44" fmla="+- 0 6524 6078"/>
                              <a:gd name="T45" fmla="*/ T44 w 1460"/>
                              <a:gd name="T46" fmla="+- 0 -457 -489"/>
                              <a:gd name="T47" fmla="*/ -457 h 532"/>
                              <a:gd name="T48" fmla="+- 0 6565 6078"/>
                              <a:gd name="T49" fmla="*/ T48 w 1460"/>
                              <a:gd name="T50" fmla="+- 0 -475 -489"/>
                              <a:gd name="T51" fmla="*/ -475 h 532"/>
                              <a:gd name="T52" fmla="+- 0 6605 6078"/>
                              <a:gd name="T53" fmla="*/ T52 w 1460"/>
                              <a:gd name="T54" fmla="+- 0 -478 -489"/>
                              <a:gd name="T55" fmla="*/ -478 h 532"/>
                              <a:gd name="T56" fmla="+- 0 6646 6078"/>
                              <a:gd name="T57" fmla="*/ T56 w 1460"/>
                              <a:gd name="T58" fmla="+- 0 -478 -489"/>
                              <a:gd name="T59" fmla="*/ -478 h 532"/>
                              <a:gd name="T60" fmla="+- 0 6686 6078"/>
                              <a:gd name="T61" fmla="*/ T60 w 1460"/>
                              <a:gd name="T62" fmla="+- 0 -472 -489"/>
                              <a:gd name="T63" fmla="*/ -472 h 532"/>
                              <a:gd name="T64" fmla="+- 0 6727 6078"/>
                              <a:gd name="T65" fmla="*/ T64 w 1460"/>
                              <a:gd name="T66" fmla="+- 0 -476 -489"/>
                              <a:gd name="T67" fmla="*/ -476 h 532"/>
                              <a:gd name="T68" fmla="+- 0 6767 6078"/>
                              <a:gd name="T69" fmla="*/ T68 w 1460"/>
                              <a:gd name="T70" fmla="+- 0 -480 -489"/>
                              <a:gd name="T71" fmla="*/ -480 h 532"/>
                              <a:gd name="T72" fmla="+- 0 6808 6078"/>
                              <a:gd name="T73" fmla="*/ T72 w 1460"/>
                              <a:gd name="T74" fmla="+- 0 -486 -489"/>
                              <a:gd name="T75" fmla="*/ -486 h 532"/>
                              <a:gd name="T76" fmla="+- 0 6848 6078"/>
                              <a:gd name="T77" fmla="*/ T76 w 1460"/>
                              <a:gd name="T78" fmla="+- 0 -476 -489"/>
                              <a:gd name="T79" fmla="*/ -476 h 532"/>
                              <a:gd name="T80" fmla="+- 0 6889 6078"/>
                              <a:gd name="T81" fmla="*/ T80 w 1460"/>
                              <a:gd name="T82" fmla="+- 0 -478 -489"/>
                              <a:gd name="T83" fmla="*/ -478 h 532"/>
                              <a:gd name="T84" fmla="+- 0 6930 6078"/>
                              <a:gd name="T85" fmla="*/ T84 w 1460"/>
                              <a:gd name="T86" fmla="+- 0 -480 -489"/>
                              <a:gd name="T87" fmla="*/ -480 h 532"/>
                              <a:gd name="T88" fmla="+- 0 6970 6078"/>
                              <a:gd name="T89" fmla="*/ T88 w 1460"/>
                              <a:gd name="T90" fmla="+- 0 -483 -489"/>
                              <a:gd name="T91" fmla="*/ -483 h 532"/>
                              <a:gd name="T92" fmla="+- 0 7011 6078"/>
                              <a:gd name="T93" fmla="*/ T92 w 1460"/>
                              <a:gd name="T94" fmla="+- 0 -489 -489"/>
                              <a:gd name="T95" fmla="*/ -489 h 532"/>
                              <a:gd name="T96" fmla="+- 0 7051 6078"/>
                              <a:gd name="T97" fmla="*/ T96 w 1460"/>
                              <a:gd name="T98" fmla="+- 0 -477 -489"/>
                              <a:gd name="T99" fmla="*/ -477 h 532"/>
                              <a:gd name="T100" fmla="+- 0 7092 6078"/>
                              <a:gd name="T101" fmla="*/ T100 w 1460"/>
                              <a:gd name="T102" fmla="+- 0 -475 -489"/>
                              <a:gd name="T103" fmla="*/ -475 h 532"/>
                              <a:gd name="T104" fmla="+- 0 7132 6078"/>
                              <a:gd name="T105" fmla="*/ T104 w 1460"/>
                              <a:gd name="T106" fmla="+- 0 -450 -489"/>
                              <a:gd name="T107" fmla="*/ -450 h 532"/>
                              <a:gd name="T108" fmla="+- 0 7173 6078"/>
                              <a:gd name="T109" fmla="*/ T108 w 1460"/>
                              <a:gd name="T110" fmla="+- 0 -458 -489"/>
                              <a:gd name="T111" fmla="*/ -458 h 532"/>
                              <a:gd name="T112" fmla="+- 0 7213 6078"/>
                              <a:gd name="T113" fmla="*/ T112 w 1460"/>
                              <a:gd name="T114" fmla="+- 0 -436 -489"/>
                              <a:gd name="T115" fmla="*/ -436 h 532"/>
                              <a:gd name="T116" fmla="+- 0 7254 6078"/>
                              <a:gd name="T117" fmla="*/ T116 w 1460"/>
                              <a:gd name="T118" fmla="+- 0 -433 -489"/>
                              <a:gd name="T119" fmla="*/ -433 h 532"/>
                              <a:gd name="T120" fmla="+- 0 7295 6078"/>
                              <a:gd name="T121" fmla="*/ T120 w 1460"/>
                              <a:gd name="T122" fmla="+- 0 -423 -489"/>
                              <a:gd name="T123" fmla="*/ -423 h 532"/>
                              <a:gd name="T124" fmla="+- 0 7335 6078"/>
                              <a:gd name="T125" fmla="*/ T124 w 1460"/>
                              <a:gd name="T126" fmla="+- 0 -413 -489"/>
                              <a:gd name="T127" fmla="*/ -413 h 532"/>
                              <a:gd name="T128" fmla="+- 0 7376 6078"/>
                              <a:gd name="T129" fmla="*/ T128 w 1460"/>
                              <a:gd name="T130" fmla="+- 0 -407 -489"/>
                              <a:gd name="T131" fmla="*/ -407 h 532"/>
                              <a:gd name="T132" fmla="+- 0 7416 6078"/>
                              <a:gd name="T133" fmla="*/ T132 w 1460"/>
                              <a:gd name="T134" fmla="+- 0 -405 -489"/>
                              <a:gd name="T135" fmla="*/ -405 h 532"/>
                              <a:gd name="T136" fmla="+- 0 7457 6078"/>
                              <a:gd name="T137" fmla="*/ T136 w 1460"/>
                              <a:gd name="T138" fmla="+- 0 -395 -489"/>
                              <a:gd name="T139" fmla="*/ -395 h 532"/>
                              <a:gd name="T140" fmla="+- 0 7497 6078"/>
                              <a:gd name="T141" fmla="*/ T140 w 1460"/>
                              <a:gd name="T142" fmla="+- 0 -385 -489"/>
                              <a:gd name="T143" fmla="*/ -385 h 532"/>
                              <a:gd name="T144" fmla="+- 0 7538 6078"/>
                              <a:gd name="T145" fmla="*/ T144 w 1460"/>
                              <a:gd name="T146" fmla="+- 0 -363 -489"/>
                              <a:gd name="T147" fmla="*/ -363 h 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532">
                                <a:moveTo>
                                  <a:pt x="0" y="532"/>
                                </a:moveTo>
                                <a:lnTo>
                                  <a:pt x="41" y="416"/>
                                </a:lnTo>
                                <a:lnTo>
                                  <a:pt x="81" y="330"/>
                                </a:lnTo>
                                <a:lnTo>
                                  <a:pt x="122" y="265"/>
                                </a:lnTo>
                                <a:lnTo>
                                  <a:pt x="162" y="217"/>
                                </a:lnTo>
                                <a:lnTo>
                                  <a:pt x="203" y="158"/>
                                </a:lnTo>
                                <a:lnTo>
                                  <a:pt x="243" y="119"/>
                                </a:lnTo>
                                <a:lnTo>
                                  <a:pt x="284" y="82"/>
                                </a:lnTo>
                                <a:lnTo>
                                  <a:pt x="324" y="58"/>
                                </a:lnTo>
                                <a:lnTo>
                                  <a:pt x="365" y="57"/>
                                </a:lnTo>
                                <a:lnTo>
                                  <a:pt x="406" y="46"/>
                                </a:lnTo>
                                <a:lnTo>
                                  <a:pt x="446" y="32"/>
                                </a:lnTo>
                                <a:lnTo>
                                  <a:pt x="487" y="14"/>
                                </a:lnTo>
                                <a:lnTo>
                                  <a:pt x="527" y="11"/>
                                </a:lnTo>
                                <a:lnTo>
                                  <a:pt x="568" y="11"/>
                                </a:lnTo>
                                <a:lnTo>
                                  <a:pt x="608" y="17"/>
                                </a:lnTo>
                                <a:lnTo>
                                  <a:pt x="649" y="13"/>
                                </a:lnTo>
                                <a:lnTo>
                                  <a:pt x="689" y="9"/>
                                </a:lnTo>
                                <a:lnTo>
                                  <a:pt x="730" y="3"/>
                                </a:lnTo>
                                <a:lnTo>
                                  <a:pt x="770" y="13"/>
                                </a:lnTo>
                                <a:lnTo>
                                  <a:pt x="811" y="11"/>
                                </a:lnTo>
                                <a:lnTo>
                                  <a:pt x="852" y="9"/>
                                </a:lnTo>
                                <a:lnTo>
                                  <a:pt x="892" y="6"/>
                                </a:lnTo>
                                <a:lnTo>
                                  <a:pt x="933" y="0"/>
                                </a:lnTo>
                                <a:lnTo>
                                  <a:pt x="973" y="12"/>
                                </a:lnTo>
                                <a:lnTo>
                                  <a:pt x="1014" y="14"/>
                                </a:lnTo>
                                <a:lnTo>
                                  <a:pt x="1054" y="39"/>
                                </a:lnTo>
                                <a:lnTo>
                                  <a:pt x="1095" y="31"/>
                                </a:lnTo>
                                <a:lnTo>
                                  <a:pt x="1135" y="53"/>
                                </a:lnTo>
                                <a:lnTo>
                                  <a:pt x="1176" y="56"/>
                                </a:lnTo>
                                <a:lnTo>
                                  <a:pt x="1217" y="66"/>
                                </a:lnTo>
                                <a:lnTo>
                                  <a:pt x="1257" y="76"/>
                                </a:lnTo>
                                <a:lnTo>
                                  <a:pt x="1298" y="82"/>
                                </a:lnTo>
                                <a:lnTo>
                                  <a:pt x="1338" y="84"/>
                                </a:lnTo>
                                <a:lnTo>
                                  <a:pt x="1379" y="94"/>
                                </a:lnTo>
                                <a:lnTo>
                                  <a:pt x="1419" y="104"/>
                                </a:lnTo>
                                <a:lnTo>
                                  <a:pt x="1460" y="126"/>
                                </a:lnTo>
                              </a:path>
                            </a:pathLst>
                          </a:custGeom>
                          <a:noFill/>
                          <a:ln w="5095">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21"/>
                        <wps:cNvSpPr>
                          <a:spLocks/>
                        </wps:cNvSpPr>
                        <wps:spPr bwMode="auto">
                          <a:xfrm>
                            <a:off x="6077" y="-448"/>
                            <a:ext cx="1460" cy="409"/>
                          </a:xfrm>
                          <a:custGeom>
                            <a:avLst/>
                            <a:gdLst>
                              <a:gd name="T0" fmla="+- 0 6078 6078"/>
                              <a:gd name="T1" fmla="*/ T0 w 1460"/>
                              <a:gd name="T2" fmla="+- 0 -39 -448"/>
                              <a:gd name="T3" fmla="*/ -39 h 409"/>
                              <a:gd name="T4" fmla="+- 0 6119 6078"/>
                              <a:gd name="T5" fmla="*/ T4 w 1460"/>
                              <a:gd name="T6" fmla="+- 0 -143 -448"/>
                              <a:gd name="T7" fmla="*/ -143 h 409"/>
                              <a:gd name="T8" fmla="+- 0 6159 6078"/>
                              <a:gd name="T9" fmla="*/ T8 w 1460"/>
                              <a:gd name="T10" fmla="+- 0 -252 -448"/>
                              <a:gd name="T11" fmla="*/ -252 h 409"/>
                              <a:gd name="T12" fmla="+- 0 6200 6078"/>
                              <a:gd name="T13" fmla="*/ T12 w 1460"/>
                              <a:gd name="T14" fmla="+- 0 -306 -448"/>
                              <a:gd name="T15" fmla="*/ -306 h 409"/>
                              <a:gd name="T16" fmla="+- 0 6240 6078"/>
                              <a:gd name="T17" fmla="*/ T16 w 1460"/>
                              <a:gd name="T18" fmla="+- 0 -337 -448"/>
                              <a:gd name="T19" fmla="*/ -337 h 409"/>
                              <a:gd name="T20" fmla="+- 0 6281 6078"/>
                              <a:gd name="T21" fmla="*/ T20 w 1460"/>
                              <a:gd name="T22" fmla="+- 0 -393 -448"/>
                              <a:gd name="T23" fmla="*/ -393 h 409"/>
                              <a:gd name="T24" fmla="+- 0 6321 6078"/>
                              <a:gd name="T25" fmla="*/ T24 w 1460"/>
                              <a:gd name="T26" fmla="+- 0 -405 -448"/>
                              <a:gd name="T27" fmla="*/ -405 h 409"/>
                              <a:gd name="T28" fmla="+- 0 6362 6078"/>
                              <a:gd name="T29" fmla="*/ T28 w 1460"/>
                              <a:gd name="T30" fmla="+- 0 -415 -448"/>
                              <a:gd name="T31" fmla="*/ -415 h 409"/>
                              <a:gd name="T32" fmla="+- 0 6402 6078"/>
                              <a:gd name="T33" fmla="*/ T32 w 1460"/>
                              <a:gd name="T34" fmla="+- 0 -428 -448"/>
                              <a:gd name="T35" fmla="*/ -428 h 409"/>
                              <a:gd name="T36" fmla="+- 0 6443 6078"/>
                              <a:gd name="T37" fmla="*/ T36 w 1460"/>
                              <a:gd name="T38" fmla="+- 0 -424 -448"/>
                              <a:gd name="T39" fmla="*/ -424 h 409"/>
                              <a:gd name="T40" fmla="+- 0 6484 6078"/>
                              <a:gd name="T41" fmla="*/ T40 w 1460"/>
                              <a:gd name="T42" fmla="+- 0 -434 -448"/>
                              <a:gd name="T43" fmla="*/ -434 h 409"/>
                              <a:gd name="T44" fmla="+- 0 6524 6078"/>
                              <a:gd name="T45" fmla="*/ T44 w 1460"/>
                              <a:gd name="T46" fmla="+- 0 -444 -448"/>
                              <a:gd name="T47" fmla="*/ -444 h 409"/>
                              <a:gd name="T48" fmla="+- 0 6565 6078"/>
                              <a:gd name="T49" fmla="*/ T48 w 1460"/>
                              <a:gd name="T50" fmla="+- 0 -445 -448"/>
                              <a:gd name="T51" fmla="*/ -445 h 409"/>
                              <a:gd name="T52" fmla="+- 0 6605 6078"/>
                              <a:gd name="T53" fmla="*/ T52 w 1460"/>
                              <a:gd name="T54" fmla="+- 0 -448 -448"/>
                              <a:gd name="T55" fmla="*/ -448 h 409"/>
                              <a:gd name="T56" fmla="+- 0 6646 6078"/>
                              <a:gd name="T57" fmla="*/ T56 w 1460"/>
                              <a:gd name="T58" fmla="+- 0 -439 -448"/>
                              <a:gd name="T59" fmla="*/ -439 h 409"/>
                              <a:gd name="T60" fmla="+- 0 6686 6078"/>
                              <a:gd name="T61" fmla="*/ T60 w 1460"/>
                              <a:gd name="T62" fmla="+- 0 -444 -448"/>
                              <a:gd name="T63" fmla="*/ -444 h 409"/>
                              <a:gd name="T64" fmla="+- 0 6727 6078"/>
                              <a:gd name="T65" fmla="*/ T64 w 1460"/>
                              <a:gd name="T66" fmla="+- 0 -446 -448"/>
                              <a:gd name="T67" fmla="*/ -446 h 409"/>
                              <a:gd name="T68" fmla="+- 0 6767 6078"/>
                              <a:gd name="T69" fmla="*/ T68 w 1460"/>
                              <a:gd name="T70" fmla="+- 0 -447 -448"/>
                              <a:gd name="T71" fmla="*/ -447 h 409"/>
                              <a:gd name="T72" fmla="+- 0 6808 6078"/>
                              <a:gd name="T73" fmla="*/ T72 w 1460"/>
                              <a:gd name="T74" fmla="+- 0 -440 -448"/>
                              <a:gd name="T75" fmla="*/ -440 h 409"/>
                              <a:gd name="T76" fmla="+- 0 6848 6078"/>
                              <a:gd name="T77" fmla="*/ T76 w 1460"/>
                              <a:gd name="T78" fmla="+- 0 -438 -448"/>
                              <a:gd name="T79" fmla="*/ -438 h 409"/>
                              <a:gd name="T80" fmla="+- 0 6889 6078"/>
                              <a:gd name="T81" fmla="*/ T80 w 1460"/>
                              <a:gd name="T82" fmla="+- 0 -438 -448"/>
                              <a:gd name="T83" fmla="*/ -438 h 409"/>
                              <a:gd name="T84" fmla="+- 0 6930 6078"/>
                              <a:gd name="T85" fmla="*/ T84 w 1460"/>
                              <a:gd name="T86" fmla="+- 0 -440 -448"/>
                              <a:gd name="T87" fmla="*/ -440 h 409"/>
                              <a:gd name="T88" fmla="+- 0 6970 6078"/>
                              <a:gd name="T89" fmla="*/ T88 w 1460"/>
                              <a:gd name="T90" fmla="+- 0 -440 -448"/>
                              <a:gd name="T91" fmla="*/ -440 h 409"/>
                              <a:gd name="T92" fmla="+- 0 7011 6078"/>
                              <a:gd name="T93" fmla="*/ T92 w 1460"/>
                              <a:gd name="T94" fmla="+- 0 -420 -448"/>
                              <a:gd name="T95" fmla="*/ -420 h 409"/>
                              <a:gd name="T96" fmla="+- 0 7051 6078"/>
                              <a:gd name="T97" fmla="*/ T96 w 1460"/>
                              <a:gd name="T98" fmla="+- 0 -418 -448"/>
                              <a:gd name="T99" fmla="*/ -418 h 409"/>
                              <a:gd name="T100" fmla="+- 0 7092 6078"/>
                              <a:gd name="T101" fmla="*/ T100 w 1460"/>
                              <a:gd name="T102" fmla="+- 0 -411 -448"/>
                              <a:gd name="T103" fmla="*/ -411 h 409"/>
                              <a:gd name="T104" fmla="+- 0 7132 6078"/>
                              <a:gd name="T105" fmla="*/ T104 w 1460"/>
                              <a:gd name="T106" fmla="+- 0 -396 -448"/>
                              <a:gd name="T107" fmla="*/ -396 h 409"/>
                              <a:gd name="T108" fmla="+- 0 7173 6078"/>
                              <a:gd name="T109" fmla="*/ T108 w 1460"/>
                              <a:gd name="T110" fmla="+- 0 -384 -448"/>
                              <a:gd name="T111" fmla="*/ -384 h 409"/>
                              <a:gd name="T112" fmla="+- 0 7213 6078"/>
                              <a:gd name="T113" fmla="*/ T112 w 1460"/>
                              <a:gd name="T114" fmla="+- 0 -348 -448"/>
                              <a:gd name="T115" fmla="*/ -348 h 409"/>
                              <a:gd name="T116" fmla="+- 0 7254 6078"/>
                              <a:gd name="T117" fmla="*/ T116 w 1460"/>
                              <a:gd name="T118" fmla="+- 0 -335 -448"/>
                              <a:gd name="T119" fmla="*/ -335 h 409"/>
                              <a:gd name="T120" fmla="+- 0 7295 6078"/>
                              <a:gd name="T121" fmla="*/ T120 w 1460"/>
                              <a:gd name="T122" fmla="+- 0 -330 -448"/>
                              <a:gd name="T123" fmla="*/ -330 h 409"/>
                              <a:gd name="T124" fmla="+- 0 7335 6078"/>
                              <a:gd name="T125" fmla="*/ T124 w 1460"/>
                              <a:gd name="T126" fmla="+- 0 -328 -448"/>
                              <a:gd name="T127" fmla="*/ -328 h 409"/>
                              <a:gd name="T128" fmla="+- 0 7376 6078"/>
                              <a:gd name="T129" fmla="*/ T128 w 1460"/>
                              <a:gd name="T130" fmla="+- 0 -333 -448"/>
                              <a:gd name="T131" fmla="*/ -333 h 409"/>
                              <a:gd name="T132" fmla="+- 0 7416 6078"/>
                              <a:gd name="T133" fmla="*/ T132 w 1460"/>
                              <a:gd name="T134" fmla="+- 0 -329 -448"/>
                              <a:gd name="T135" fmla="*/ -329 h 409"/>
                              <a:gd name="T136" fmla="+- 0 7457 6078"/>
                              <a:gd name="T137" fmla="*/ T136 w 1460"/>
                              <a:gd name="T138" fmla="+- 0 -330 -448"/>
                              <a:gd name="T139" fmla="*/ -330 h 409"/>
                              <a:gd name="T140" fmla="+- 0 7497 6078"/>
                              <a:gd name="T141" fmla="*/ T140 w 1460"/>
                              <a:gd name="T142" fmla="+- 0 -311 -448"/>
                              <a:gd name="T143" fmla="*/ -311 h 409"/>
                              <a:gd name="T144" fmla="+- 0 7538 6078"/>
                              <a:gd name="T145" fmla="*/ T144 w 1460"/>
                              <a:gd name="T146" fmla="+- 0 -280 -448"/>
                              <a:gd name="T147" fmla="*/ -280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09">
                                <a:moveTo>
                                  <a:pt x="0" y="409"/>
                                </a:moveTo>
                                <a:lnTo>
                                  <a:pt x="41" y="305"/>
                                </a:lnTo>
                                <a:lnTo>
                                  <a:pt x="81" y="196"/>
                                </a:lnTo>
                                <a:lnTo>
                                  <a:pt x="122" y="142"/>
                                </a:lnTo>
                                <a:lnTo>
                                  <a:pt x="162" y="111"/>
                                </a:lnTo>
                                <a:lnTo>
                                  <a:pt x="203" y="55"/>
                                </a:lnTo>
                                <a:lnTo>
                                  <a:pt x="243" y="43"/>
                                </a:lnTo>
                                <a:lnTo>
                                  <a:pt x="284" y="33"/>
                                </a:lnTo>
                                <a:lnTo>
                                  <a:pt x="324" y="20"/>
                                </a:lnTo>
                                <a:lnTo>
                                  <a:pt x="365" y="24"/>
                                </a:lnTo>
                                <a:lnTo>
                                  <a:pt x="406" y="14"/>
                                </a:lnTo>
                                <a:lnTo>
                                  <a:pt x="446" y="4"/>
                                </a:lnTo>
                                <a:lnTo>
                                  <a:pt x="487" y="3"/>
                                </a:lnTo>
                                <a:lnTo>
                                  <a:pt x="527" y="0"/>
                                </a:lnTo>
                                <a:lnTo>
                                  <a:pt x="568" y="9"/>
                                </a:lnTo>
                                <a:lnTo>
                                  <a:pt x="608" y="4"/>
                                </a:lnTo>
                                <a:lnTo>
                                  <a:pt x="649" y="2"/>
                                </a:lnTo>
                                <a:lnTo>
                                  <a:pt x="689" y="1"/>
                                </a:lnTo>
                                <a:lnTo>
                                  <a:pt x="730" y="8"/>
                                </a:lnTo>
                                <a:lnTo>
                                  <a:pt x="770" y="10"/>
                                </a:lnTo>
                                <a:lnTo>
                                  <a:pt x="811" y="10"/>
                                </a:lnTo>
                                <a:lnTo>
                                  <a:pt x="852" y="8"/>
                                </a:lnTo>
                                <a:lnTo>
                                  <a:pt x="892" y="8"/>
                                </a:lnTo>
                                <a:lnTo>
                                  <a:pt x="933" y="28"/>
                                </a:lnTo>
                                <a:lnTo>
                                  <a:pt x="973" y="30"/>
                                </a:lnTo>
                                <a:lnTo>
                                  <a:pt x="1014" y="37"/>
                                </a:lnTo>
                                <a:lnTo>
                                  <a:pt x="1054" y="52"/>
                                </a:lnTo>
                                <a:lnTo>
                                  <a:pt x="1095" y="64"/>
                                </a:lnTo>
                                <a:lnTo>
                                  <a:pt x="1135" y="100"/>
                                </a:lnTo>
                                <a:lnTo>
                                  <a:pt x="1176" y="113"/>
                                </a:lnTo>
                                <a:lnTo>
                                  <a:pt x="1217" y="118"/>
                                </a:lnTo>
                                <a:lnTo>
                                  <a:pt x="1257" y="120"/>
                                </a:lnTo>
                                <a:lnTo>
                                  <a:pt x="1298" y="115"/>
                                </a:lnTo>
                                <a:lnTo>
                                  <a:pt x="1338" y="119"/>
                                </a:lnTo>
                                <a:lnTo>
                                  <a:pt x="1379" y="118"/>
                                </a:lnTo>
                                <a:lnTo>
                                  <a:pt x="1419" y="137"/>
                                </a:lnTo>
                                <a:lnTo>
                                  <a:pt x="1460" y="168"/>
                                </a:lnTo>
                              </a:path>
                            </a:pathLst>
                          </a:custGeom>
                          <a:noFill/>
                          <a:ln w="5095">
                            <a:solidFill>
                              <a:srgbClr val="F77B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20"/>
                        <wps:cNvSpPr>
                          <a:spLocks/>
                        </wps:cNvSpPr>
                        <wps:spPr bwMode="auto">
                          <a:xfrm>
                            <a:off x="6077" y="-448"/>
                            <a:ext cx="1460" cy="402"/>
                          </a:xfrm>
                          <a:custGeom>
                            <a:avLst/>
                            <a:gdLst>
                              <a:gd name="T0" fmla="+- 0 6078 6078"/>
                              <a:gd name="T1" fmla="*/ T0 w 1460"/>
                              <a:gd name="T2" fmla="+- 0 -46 -447"/>
                              <a:gd name="T3" fmla="*/ -46 h 402"/>
                              <a:gd name="T4" fmla="+- 0 6119 6078"/>
                              <a:gd name="T5" fmla="*/ T4 w 1460"/>
                              <a:gd name="T6" fmla="+- 0 -154 -447"/>
                              <a:gd name="T7" fmla="*/ -154 h 402"/>
                              <a:gd name="T8" fmla="+- 0 6159 6078"/>
                              <a:gd name="T9" fmla="*/ T8 w 1460"/>
                              <a:gd name="T10" fmla="+- 0 -253 -447"/>
                              <a:gd name="T11" fmla="*/ -253 h 402"/>
                              <a:gd name="T12" fmla="+- 0 6200 6078"/>
                              <a:gd name="T13" fmla="*/ T12 w 1460"/>
                              <a:gd name="T14" fmla="+- 0 -308 -447"/>
                              <a:gd name="T15" fmla="*/ -308 h 402"/>
                              <a:gd name="T16" fmla="+- 0 6240 6078"/>
                              <a:gd name="T17" fmla="*/ T16 w 1460"/>
                              <a:gd name="T18" fmla="+- 0 -345 -447"/>
                              <a:gd name="T19" fmla="*/ -345 h 402"/>
                              <a:gd name="T20" fmla="+- 0 6281 6078"/>
                              <a:gd name="T21" fmla="*/ T20 w 1460"/>
                              <a:gd name="T22" fmla="+- 0 -396 -447"/>
                              <a:gd name="T23" fmla="*/ -396 h 402"/>
                              <a:gd name="T24" fmla="+- 0 6321 6078"/>
                              <a:gd name="T25" fmla="*/ T24 w 1460"/>
                              <a:gd name="T26" fmla="+- 0 -405 -447"/>
                              <a:gd name="T27" fmla="*/ -405 h 402"/>
                              <a:gd name="T28" fmla="+- 0 6362 6078"/>
                              <a:gd name="T29" fmla="*/ T28 w 1460"/>
                              <a:gd name="T30" fmla="+- 0 -418 -447"/>
                              <a:gd name="T31" fmla="*/ -418 h 402"/>
                              <a:gd name="T32" fmla="+- 0 6402 6078"/>
                              <a:gd name="T33" fmla="*/ T32 w 1460"/>
                              <a:gd name="T34" fmla="+- 0 -430 -447"/>
                              <a:gd name="T35" fmla="*/ -430 h 402"/>
                              <a:gd name="T36" fmla="+- 0 6443 6078"/>
                              <a:gd name="T37" fmla="*/ T36 w 1460"/>
                              <a:gd name="T38" fmla="+- 0 -426 -447"/>
                              <a:gd name="T39" fmla="*/ -426 h 402"/>
                              <a:gd name="T40" fmla="+- 0 6484 6078"/>
                              <a:gd name="T41" fmla="*/ T40 w 1460"/>
                              <a:gd name="T42" fmla="+- 0 -438 -447"/>
                              <a:gd name="T43" fmla="*/ -438 h 402"/>
                              <a:gd name="T44" fmla="+- 0 6524 6078"/>
                              <a:gd name="T45" fmla="*/ T44 w 1460"/>
                              <a:gd name="T46" fmla="+- 0 -446 -447"/>
                              <a:gd name="T47" fmla="*/ -446 h 402"/>
                              <a:gd name="T48" fmla="+- 0 6565 6078"/>
                              <a:gd name="T49" fmla="*/ T48 w 1460"/>
                              <a:gd name="T50" fmla="+- 0 -447 -447"/>
                              <a:gd name="T51" fmla="*/ -447 h 402"/>
                              <a:gd name="T52" fmla="+- 0 6605 6078"/>
                              <a:gd name="T53" fmla="*/ T52 w 1460"/>
                              <a:gd name="T54" fmla="+- 0 -447 -447"/>
                              <a:gd name="T55" fmla="*/ -447 h 402"/>
                              <a:gd name="T56" fmla="+- 0 6646 6078"/>
                              <a:gd name="T57" fmla="*/ T56 w 1460"/>
                              <a:gd name="T58" fmla="+- 0 -438 -447"/>
                              <a:gd name="T59" fmla="*/ -438 h 402"/>
                              <a:gd name="T60" fmla="+- 0 6686 6078"/>
                              <a:gd name="T61" fmla="*/ T60 w 1460"/>
                              <a:gd name="T62" fmla="+- 0 -445 -447"/>
                              <a:gd name="T63" fmla="*/ -445 h 402"/>
                              <a:gd name="T64" fmla="+- 0 6727 6078"/>
                              <a:gd name="T65" fmla="*/ T64 w 1460"/>
                              <a:gd name="T66" fmla="+- 0 -447 -447"/>
                              <a:gd name="T67" fmla="*/ -447 h 402"/>
                              <a:gd name="T68" fmla="+- 0 6767 6078"/>
                              <a:gd name="T69" fmla="*/ T68 w 1460"/>
                              <a:gd name="T70" fmla="+- 0 -447 -447"/>
                              <a:gd name="T71" fmla="*/ -447 h 402"/>
                              <a:gd name="T72" fmla="+- 0 6808 6078"/>
                              <a:gd name="T73" fmla="*/ T72 w 1460"/>
                              <a:gd name="T74" fmla="+- 0 -438 -447"/>
                              <a:gd name="T75" fmla="*/ -438 h 402"/>
                              <a:gd name="T76" fmla="+- 0 6848 6078"/>
                              <a:gd name="T77" fmla="*/ T76 w 1460"/>
                              <a:gd name="T78" fmla="+- 0 -440 -447"/>
                              <a:gd name="T79" fmla="*/ -440 h 402"/>
                              <a:gd name="T80" fmla="+- 0 6889 6078"/>
                              <a:gd name="T81" fmla="*/ T80 w 1460"/>
                              <a:gd name="T82" fmla="+- 0 -440 -447"/>
                              <a:gd name="T83" fmla="*/ -440 h 402"/>
                              <a:gd name="T84" fmla="+- 0 6930 6078"/>
                              <a:gd name="T85" fmla="*/ T84 w 1460"/>
                              <a:gd name="T86" fmla="+- 0 -439 -447"/>
                              <a:gd name="T87" fmla="*/ -439 h 402"/>
                              <a:gd name="T88" fmla="+- 0 6970 6078"/>
                              <a:gd name="T89" fmla="*/ T88 w 1460"/>
                              <a:gd name="T90" fmla="+- 0 -440 -447"/>
                              <a:gd name="T91" fmla="*/ -440 h 402"/>
                              <a:gd name="T92" fmla="+- 0 7011 6078"/>
                              <a:gd name="T93" fmla="*/ T92 w 1460"/>
                              <a:gd name="T94" fmla="+- 0 -417 -447"/>
                              <a:gd name="T95" fmla="*/ -417 h 402"/>
                              <a:gd name="T96" fmla="+- 0 7051 6078"/>
                              <a:gd name="T97" fmla="*/ T96 w 1460"/>
                              <a:gd name="T98" fmla="+- 0 -415 -447"/>
                              <a:gd name="T99" fmla="*/ -415 h 402"/>
                              <a:gd name="T100" fmla="+- 0 7092 6078"/>
                              <a:gd name="T101" fmla="*/ T100 w 1460"/>
                              <a:gd name="T102" fmla="+- 0 -406 -447"/>
                              <a:gd name="T103" fmla="*/ -406 h 402"/>
                              <a:gd name="T104" fmla="+- 0 7132 6078"/>
                              <a:gd name="T105" fmla="*/ T104 w 1460"/>
                              <a:gd name="T106" fmla="+- 0 -399 -447"/>
                              <a:gd name="T107" fmla="*/ -399 h 402"/>
                              <a:gd name="T108" fmla="+- 0 7173 6078"/>
                              <a:gd name="T109" fmla="*/ T108 w 1460"/>
                              <a:gd name="T110" fmla="+- 0 -387 -447"/>
                              <a:gd name="T111" fmla="*/ -387 h 402"/>
                              <a:gd name="T112" fmla="+- 0 7213 6078"/>
                              <a:gd name="T113" fmla="*/ T112 w 1460"/>
                              <a:gd name="T114" fmla="+- 0 -348 -447"/>
                              <a:gd name="T115" fmla="*/ -348 h 402"/>
                              <a:gd name="T116" fmla="+- 0 7254 6078"/>
                              <a:gd name="T117" fmla="*/ T116 w 1460"/>
                              <a:gd name="T118" fmla="+- 0 -336 -447"/>
                              <a:gd name="T119" fmla="*/ -336 h 402"/>
                              <a:gd name="T120" fmla="+- 0 7295 6078"/>
                              <a:gd name="T121" fmla="*/ T120 w 1460"/>
                              <a:gd name="T122" fmla="+- 0 -331 -447"/>
                              <a:gd name="T123" fmla="*/ -331 h 402"/>
                              <a:gd name="T124" fmla="+- 0 7335 6078"/>
                              <a:gd name="T125" fmla="*/ T124 w 1460"/>
                              <a:gd name="T126" fmla="+- 0 -334 -447"/>
                              <a:gd name="T127" fmla="*/ -334 h 402"/>
                              <a:gd name="T128" fmla="+- 0 7376 6078"/>
                              <a:gd name="T129" fmla="*/ T128 w 1460"/>
                              <a:gd name="T130" fmla="+- 0 -336 -447"/>
                              <a:gd name="T131" fmla="*/ -336 h 402"/>
                              <a:gd name="T132" fmla="+- 0 7416 6078"/>
                              <a:gd name="T133" fmla="*/ T132 w 1460"/>
                              <a:gd name="T134" fmla="+- 0 -332 -447"/>
                              <a:gd name="T135" fmla="*/ -332 h 402"/>
                              <a:gd name="T136" fmla="+- 0 7457 6078"/>
                              <a:gd name="T137" fmla="*/ T136 w 1460"/>
                              <a:gd name="T138" fmla="+- 0 -332 -447"/>
                              <a:gd name="T139" fmla="*/ -332 h 402"/>
                              <a:gd name="T140" fmla="+- 0 7497 6078"/>
                              <a:gd name="T141" fmla="*/ T140 w 1460"/>
                              <a:gd name="T142" fmla="+- 0 -315 -447"/>
                              <a:gd name="T143" fmla="*/ -315 h 402"/>
                              <a:gd name="T144" fmla="+- 0 7538 6078"/>
                              <a:gd name="T145" fmla="*/ T144 w 1460"/>
                              <a:gd name="T146" fmla="+- 0 -281 -447"/>
                              <a:gd name="T147" fmla="*/ -281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402">
                                <a:moveTo>
                                  <a:pt x="0" y="401"/>
                                </a:moveTo>
                                <a:lnTo>
                                  <a:pt x="41" y="293"/>
                                </a:lnTo>
                                <a:lnTo>
                                  <a:pt x="81" y="194"/>
                                </a:lnTo>
                                <a:lnTo>
                                  <a:pt x="122" y="139"/>
                                </a:lnTo>
                                <a:lnTo>
                                  <a:pt x="162" y="102"/>
                                </a:lnTo>
                                <a:lnTo>
                                  <a:pt x="203" y="51"/>
                                </a:lnTo>
                                <a:lnTo>
                                  <a:pt x="243" y="42"/>
                                </a:lnTo>
                                <a:lnTo>
                                  <a:pt x="284" y="29"/>
                                </a:lnTo>
                                <a:lnTo>
                                  <a:pt x="324" y="17"/>
                                </a:lnTo>
                                <a:lnTo>
                                  <a:pt x="365" y="21"/>
                                </a:lnTo>
                                <a:lnTo>
                                  <a:pt x="406" y="9"/>
                                </a:lnTo>
                                <a:lnTo>
                                  <a:pt x="446" y="1"/>
                                </a:lnTo>
                                <a:lnTo>
                                  <a:pt x="487" y="0"/>
                                </a:lnTo>
                                <a:lnTo>
                                  <a:pt x="527" y="0"/>
                                </a:lnTo>
                                <a:lnTo>
                                  <a:pt x="568" y="9"/>
                                </a:lnTo>
                                <a:lnTo>
                                  <a:pt x="608" y="2"/>
                                </a:lnTo>
                                <a:lnTo>
                                  <a:pt x="649" y="0"/>
                                </a:lnTo>
                                <a:lnTo>
                                  <a:pt x="689" y="0"/>
                                </a:lnTo>
                                <a:lnTo>
                                  <a:pt x="730" y="9"/>
                                </a:lnTo>
                                <a:lnTo>
                                  <a:pt x="770" y="7"/>
                                </a:lnTo>
                                <a:lnTo>
                                  <a:pt x="811" y="7"/>
                                </a:lnTo>
                                <a:lnTo>
                                  <a:pt x="852" y="8"/>
                                </a:lnTo>
                                <a:lnTo>
                                  <a:pt x="892" y="7"/>
                                </a:lnTo>
                                <a:lnTo>
                                  <a:pt x="933" y="30"/>
                                </a:lnTo>
                                <a:lnTo>
                                  <a:pt x="973" y="32"/>
                                </a:lnTo>
                                <a:lnTo>
                                  <a:pt x="1014" y="41"/>
                                </a:lnTo>
                                <a:lnTo>
                                  <a:pt x="1054" y="48"/>
                                </a:lnTo>
                                <a:lnTo>
                                  <a:pt x="1095" y="60"/>
                                </a:lnTo>
                                <a:lnTo>
                                  <a:pt x="1135" y="99"/>
                                </a:lnTo>
                                <a:lnTo>
                                  <a:pt x="1176" y="111"/>
                                </a:lnTo>
                                <a:lnTo>
                                  <a:pt x="1217" y="116"/>
                                </a:lnTo>
                                <a:lnTo>
                                  <a:pt x="1257" y="113"/>
                                </a:lnTo>
                                <a:lnTo>
                                  <a:pt x="1298" y="111"/>
                                </a:lnTo>
                                <a:lnTo>
                                  <a:pt x="1338" y="115"/>
                                </a:lnTo>
                                <a:lnTo>
                                  <a:pt x="1379" y="115"/>
                                </a:lnTo>
                                <a:lnTo>
                                  <a:pt x="1419" y="132"/>
                                </a:lnTo>
                                <a:lnTo>
                                  <a:pt x="1460" y="166"/>
                                </a:lnTo>
                              </a:path>
                            </a:pathLst>
                          </a:custGeom>
                          <a:noFill/>
                          <a:ln w="5095">
                            <a:solidFill>
                              <a:srgbClr val="FCBE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19"/>
                        <wps:cNvSpPr>
                          <a:spLocks/>
                        </wps:cNvSpPr>
                        <wps:spPr bwMode="auto">
                          <a:xfrm>
                            <a:off x="6077" y="-454"/>
                            <a:ext cx="1460" cy="391"/>
                          </a:xfrm>
                          <a:custGeom>
                            <a:avLst/>
                            <a:gdLst>
                              <a:gd name="T0" fmla="+- 0 6078 6078"/>
                              <a:gd name="T1" fmla="*/ T0 w 1460"/>
                              <a:gd name="T2" fmla="+- 0 -63 -453"/>
                              <a:gd name="T3" fmla="*/ -63 h 391"/>
                              <a:gd name="T4" fmla="+- 0 6119 6078"/>
                              <a:gd name="T5" fmla="*/ T4 w 1460"/>
                              <a:gd name="T6" fmla="+- 0 -171 -453"/>
                              <a:gd name="T7" fmla="*/ -171 h 391"/>
                              <a:gd name="T8" fmla="+- 0 6159 6078"/>
                              <a:gd name="T9" fmla="*/ T8 w 1460"/>
                              <a:gd name="T10" fmla="+- 0 -269 -453"/>
                              <a:gd name="T11" fmla="*/ -269 h 391"/>
                              <a:gd name="T12" fmla="+- 0 6200 6078"/>
                              <a:gd name="T13" fmla="*/ T12 w 1460"/>
                              <a:gd name="T14" fmla="+- 0 -324 -453"/>
                              <a:gd name="T15" fmla="*/ -324 h 391"/>
                              <a:gd name="T16" fmla="+- 0 6240 6078"/>
                              <a:gd name="T17" fmla="*/ T16 w 1460"/>
                              <a:gd name="T18" fmla="+- 0 -359 -453"/>
                              <a:gd name="T19" fmla="*/ -359 h 391"/>
                              <a:gd name="T20" fmla="+- 0 6281 6078"/>
                              <a:gd name="T21" fmla="*/ T20 w 1460"/>
                              <a:gd name="T22" fmla="+- 0 -403 -453"/>
                              <a:gd name="T23" fmla="*/ -403 h 391"/>
                              <a:gd name="T24" fmla="+- 0 6321 6078"/>
                              <a:gd name="T25" fmla="*/ T24 w 1460"/>
                              <a:gd name="T26" fmla="+- 0 -416 -453"/>
                              <a:gd name="T27" fmla="*/ -416 h 391"/>
                              <a:gd name="T28" fmla="+- 0 6362 6078"/>
                              <a:gd name="T29" fmla="*/ T28 w 1460"/>
                              <a:gd name="T30" fmla="+- 0 -430 -453"/>
                              <a:gd name="T31" fmla="*/ -430 h 391"/>
                              <a:gd name="T32" fmla="+- 0 6402 6078"/>
                              <a:gd name="T33" fmla="*/ T32 w 1460"/>
                              <a:gd name="T34" fmla="+- 0 -436 -453"/>
                              <a:gd name="T35" fmla="*/ -436 h 391"/>
                              <a:gd name="T36" fmla="+- 0 6443 6078"/>
                              <a:gd name="T37" fmla="*/ T36 w 1460"/>
                              <a:gd name="T38" fmla="+- 0 -437 -453"/>
                              <a:gd name="T39" fmla="*/ -437 h 391"/>
                              <a:gd name="T40" fmla="+- 0 6484 6078"/>
                              <a:gd name="T41" fmla="*/ T40 w 1460"/>
                              <a:gd name="T42" fmla="+- 0 -441 -453"/>
                              <a:gd name="T43" fmla="*/ -441 h 391"/>
                              <a:gd name="T44" fmla="+- 0 6524 6078"/>
                              <a:gd name="T45" fmla="*/ T44 w 1460"/>
                              <a:gd name="T46" fmla="+- 0 -441 -453"/>
                              <a:gd name="T47" fmla="*/ -441 h 391"/>
                              <a:gd name="T48" fmla="+- 0 6565 6078"/>
                              <a:gd name="T49" fmla="*/ T48 w 1460"/>
                              <a:gd name="T50" fmla="+- 0 -439 -453"/>
                              <a:gd name="T51" fmla="*/ -439 h 391"/>
                              <a:gd name="T52" fmla="+- 0 6605 6078"/>
                              <a:gd name="T53" fmla="*/ T52 w 1460"/>
                              <a:gd name="T54" fmla="+- 0 -441 -453"/>
                              <a:gd name="T55" fmla="*/ -441 h 391"/>
                              <a:gd name="T56" fmla="+- 0 6646 6078"/>
                              <a:gd name="T57" fmla="*/ T56 w 1460"/>
                              <a:gd name="T58" fmla="+- 0 -436 -453"/>
                              <a:gd name="T59" fmla="*/ -436 h 391"/>
                              <a:gd name="T60" fmla="+- 0 6686 6078"/>
                              <a:gd name="T61" fmla="*/ T60 w 1460"/>
                              <a:gd name="T62" fmla="+- 0 -445 -453"/>
                              <a:gd name="T63" fmla="*/ -445 h 391"/>
                              <a:gd name="T64" fmla="+- 0 6727 6078"/>
                              <a:gd name="T65" fmla="*/ T64 w 1460"/>
                              <a:gd name="T66" fmla="+- 0 -453 -453"/>
                              <a:gd name="T67" fmla="*/ -453 h 391"/>
                              <a:gd name="T68" fmla="+- 0 6767 6078"/>
                              <a:gd name="T69" fmla="*/ T68 w 1460"/>
                              <a:gd name="T70" fmla="+- 0 -447 -453"/>
                              <a:gd name="T71" fmla="*/ -447 h 391"/>
                              <a:gd name="T72" fmla="+- 0 6808 6078"/>
                              <a:gd name="T73" fmla="*/ T72 w 1460"/>
                              <a:gd name="T74" fmla="+- 0 -441 -453"/>
                              <a:gd name="T75" fmla="*/ -441 h 391"/>
                              <a:gd name="T76" fmla="+- 0 6848 6078"/>
                              <a:gd name="T77" fmla="*/ T76 w 1460"/>
                              <a:gd name="T78" fmla="+- 0 -436 -453"/>
                              <a:gd name="T79" fmla="*/ -436 h 391"/>
                              <a:gd name="T80" fmla="+- 0 6889 6078"/>
                              <a:gd name="T81" fmla="*/ T80 w 1460"/>
                              <a:gd name="T82" fmla="+- 0 -441 -453"/>
                              <a:gd name="T83" fmla="*/ -441 h 391"/>
                              <a:gd name="T84" fmla="+- 0 6930 6078"/>
                              <a:gd name="T85" fmla="*/ T84 w 1460"/>
                              <a:gd name="T86" fmla="+- 0 -444 -453"/>
                              <a:gd name="T87" fmla="*/ -444 h 391"/>
                              <a:gd name="T88" fmla="+- 0 6970 6078"/>
                              <a:gd name="T89" fmla="*/ T88 w 1460"/>
                              <a:gd name="T90" fmla="+- 0 -437 -453"/>
                              <a:gd name="T91" fmla="*/ -437 h 391"/>
                              <a:gd name="T92" fmla="+- 0 7011 6078"/>
                              <a:gd name="T93" fmla="*/ T92 w 1460"/>
                              <a:gd name="T94" fmla="+- 0 -422 -453"/>
                              <a:gd name="T95" fmla="*/ -422 h 391"/>
                              <a:gd name="T96" fmla="+- 0 7051 6078"/>
                              <a:gd name="T97" fmla="*/ T96 w 1460"/>
                              <a:gd name="T98" fmla="+- 0 -421 -453"/>
                              <a:gd name="T99" fmla="*/ -421 h 391"/>
                              <a:gd name="T100" fmla="+- 0 7092 6078"/>
                              <a:gd name="T101" fmla="*/ T100 w 1460"/>
                              <a:gd name="T102" fmla="+- 0 -406 -453"/>
                              <a:gd name="T103" fmla="*/ -406 h 391"/>
                              <a:gd name="T104" fmla="+- 0 7132 6078"/>
                              <a:gd name="T105" fmla="*/ T104 w 1460"/>
                              <a:gd name="T106" fmla="+- 0 -399 -453"/>
                              <a:gd name="T107" fmla="*/ -399 h 391"/>
                              <a:gd name="T108" fmla="+- 0 7173 6078"/>
                              <a:gd name="T109" fmla="*/ T108 w 1460"/>
                              <a:gd name="T110" fmla="+- 0 -384 -453"/>
                              <a:gd name="T111" fmla="*/ -384 h 391"/>
                              <a:gd name="T112" fmla="+- 0 7213 6078"/>
                              <a:gd name="T113" fmla="*/ T112 w 1460"/>
                              <a:gd name="T114" fmla="+- 0 -344 -453"/>
                              <a:gd name="T115" fmla="*/ -344 h 391"/>
                              <a:gd name="T116" fmla="+- 0 7254 6078"/>
                              <a:gd name="T117" fmla="*/ T116 w 1460"/>
                              <a:gd name="T118" fmla="+- 0 -334 -453"/>
                              <a:gd name="T119" fmla="*/ -334 h 391"/>
                              <a:gd name="T120" fmla="+- 0 7295 6078"/>
                              <a:gd name="T121" fmla="*/ T120 w 1460"/>
                              <a:gd name="T122" fmla="+- 0 -327 -453"/>
                              <a:gd name="T123" fmla="*/ -327 h 391"/>
                              <a:gd name="T124" fmla="+- 0 7335 6078"/>
                              <a:gd name="T125" fmla="*/ T124 w 1460"/>
                              <a:gd name="T126" fmla="+- 0 -327 -453"/>
                              <a:gd name="T127" fmla="*/ -327 h 391"/>
                              <a:gd name="T128" fmla="+- 0 7376 6078"/>
                              <a:gd name="T129" fmla="*/ T128 w 1460"/>
                              <a:gd name="T130" fmla="+- 0 -335 -453"/>
                              <a:gd name="T131" fmla="*/ -335 h 391"/>
                              <a:gd name="T132" fmla="+- 0 7416 6078"/>
                              <a:gd name="T133" fmla="*/ T132 w 1460"/>
                              <a:gd name="T134" fmla="+- 0 -334 -453"/>
                              <a:gd name="T135" fmla="*/ -334 h 391"/>
                              <a:gd name="T136" fmla="+- 0 7457 6078"/>
                              <a:gd name="T137" fmla="*/ T136 w 1460"/>
                              <a:gd name="T138" fmla="+- 0 -333 -453"/>
                              <a:gd name="T139" fmla="*/ -333 h 391"/>
                              <a:gd name="T140" fmla="+- 0 7497 6078"/>
                              <a:gd name="T141" fmla="*/ T140 w 1460"/>
                              <a:gd name="T142" fmla="+- 0 -317 -453"/>
                              <a:gd name="T143" fmla="*/ -317 h 391"/>
                              <a:gd name="T144" fmla="+- 0 7538 6078"/>
                              <a:gd name="T145" fmla="*/ T144 w 1460"/>
                              <a:gd name="T146" fmla="+- 0 -279 -453"/>
                              <a:gd name="T147" fmla="*/ -279 h 3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391">
                                <a:moveTo>
                                  <a:pt x="0" y="390"/>
                                </a:moveTo>
                                <a:lnTo>
                                  <a:pt x="41" y="282"/>
                                </a:lnTo>
                                <a:lnTo>
                                  <a:pt x="81" y="184"/>
                                </a:lnTo>
                                <a:lnTo>
                                  <a:pt x="122" y="129"/>
                                </a:lnTo>
                                <a:lnTo>
                                  <a:pt x="162" y="94"/>
                                </a:lnTo>
                                <a:lnTo>
                                  <a:pt x="203" y="50"/>
                                </a:lnTo>
                                <a:lnTo>
                                  <a:pt x="243" y="37"/>
                                </a:lnTo>
                                <a:lnTo>
                                  <a:pt x="284" y="23"/>
                                </a:lnTo>
                                <a:lnTo>
                                  <a:pt x="324" y="17"/>
                                </a:lnTo>
                                <a:lnTo>
                                  <a:pt x="365" y="16"/>
                                </a:lnTo>
                                <a:lnTo>
                                  <a:pt x="406" y="12"/>
                                </a:lnTo>
                                <a:lnTo>
                                  <a:pt x="446" y="12"/>
                                </a:lnTo>
                                <a:lnTo>
                                  <a:pt x="487" y="14"/>
                                </a:lnTo>
                                <a:lnTo>
                                  <a:pt x="527" y="12"/>
                                </a:lnTo>
                                <a:lnTo>
                                  <a:pt x="568" y="17"/>
                                </a:lnTo>
                                <a:lnTo>
                                  <a:pt x="608" y="8"/>
                                </a:lnTo>
                                <a:lnTo>
                                  <a:pt x="649" y="0"/>
                                </a:lnTo>
                                <a:lnTo>
                                  <a:pt x="689" y="6"/>
                                </a:lnTo>
                                <a:lnTo>
                                  <a:pt x="730" y="12"/>
                                </a:lnTo>
                                <a:lnTo>
                                  <a:pt x="770" y="17"/>
                                </a:lnTo>
                                <a:lnTo>
                                  <a:pt x="811" y="12"/>
                                </a:lnTo>
                                <a:lnTo>
                                  <a:pt x="852" y="9"/>
                                </a:lnTo>
                                <a:lnTo>
                                  <a:pt x="892" y="16"/>
                                </a:lnTo>
                                <a:lnTo>
                                  <a:pt x="933" y="31"/>
                                </a:lnTo>
                                <a:lnTo>
                                  <a:pt x="973" y="32"/>
                                </a:lnTo>
                                <a:lnTo>
                                  <a:pt x="1014" y="47"/>
                                </a:lnTo>
                                <a:lnTo>
                                  <a:pt x="1054" y="54"/>
                                </a:lnTo>
                                <a:lnTo>
                                  <a:pt x="1095" y="69"/>
                                </a:lnTo>
                                <a:lnTo>
                                  <a:pt x="1135" y="109"/>
                                </a:lnTo>
                                <a:lnTo>
                                  <a:pt x="1176" y="119"/>
                                </a:lnTo>
                                <a:lnTo>
                                  <a:pt x="1217" y="126"/>
                                </a:lnTo>
                                <a:lnTo>
                                  <a:pt x="1257" y="126"/>
                                </a:lnTo>
                                <a:lnTo>
                                  <a:pt x="1298" y="118"/>
                                </a:lnTo>
                                <a:lnTo>
                                  <a:pt x="1338" y="119"/>
                                </a:lnTo>
                                <a:lnTo>
                                  <a:pt x="1379" y="120"/>
                                </a:lnTo>
                                <a:lnTo>
                                  <a:pt x="1419" y="136"/>
                                </a:lnTo>
                                <a:lnTo>
                                  <a:pt x="1460" y="174"/>
                                </a:lnTo>
                              </a:path>
                            </a:pathLst>
                          </a:custGeom>
                          <a:noFill/>
                          <a:ln w="5095">
                            <a:solidFill>
                              <a:srgbClr val="B1D2E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18"/>
                        <wps:cNvSpPr>
                          <a:spLocks/>
                        </wps:cNvSpPr>
                        <wps:spPr bwMode="auto">
                          <a:xfrm>
                            <a:off x="6077" y="-432"/>
                            <a:ext cx="1460" cy="311"/>
                          </a:xfrm>
                          <a:custGeom>
                            <a:avLst/>
                            <a:gdLst>
                              <a:gd name="T0" fmla="+- 0 6078 6078"/>
                              <a:gd name="T1" fmla="*/ T0 w 1460"/>
                              <a:gd name="T2" fmla="+- 0 -121 -431"/>
                              <a:gd name="T3" fmla="*/ -121 h 311"/>
                              <a:gd name="T4" fmla="+- 0 6119 6078"/>
                              <a:gd name="T5" fmla="*/ T4 w 1460"/>
                              <a:gd name="T6" fmla="+- 0 -227 -431"/>
                              <a:gd name="T7" fmla="*/ -227 h 311"/>
                              <a:gd name="T8" fmla="+- 0 6159 6078"/>
                              <a:gd name="T9" fmla="*/ T8 w 1460"/>
                              <a:gd name="T10" fmla="+- 0 -320 -431"/>
                              <a:gd name="T11" fmla="*/ -320 h 311"/>
                              <a:gd name="T12" fmla="+- 0 6240 6078"/>
                              <a:gd name="T13" fmla="*/ T12 w 1460"/>
                              <a:gd name="T14" fmla="+- 0 -376 -431"/>
                              <a:gd name="T15" fmla="*/ -376 h 311"/>
                              <a:gd name="T16" fmla="+- 0 6321 6078"/>
                              <a:gd name="T17" fmla="*/ T16 w 1460"/>
                              <a:gd name="T18" fmla="+- 0 -400 -431"/>
                              <a:gd name="T19" fmla="*/ -400 h 311"/>
                              <a:gd name="T20" fmla="+- 0 6362 6078"/>
                              <a:gd name="T21" fmla="*/ T20 w 1460"/>
                              <a:gd name="T22" fmla="+- 0 -402 -431"/>
                              <a:gd name="T23" fmla="*/ -402 h 311"/>
                              <a:gd name="T24" fmla="+- 0 6402 6078"/>
                              <a:gd name="T25" fmla="*/ T24 w 1460"/>
                              <a:gd name="T26" fmla="+- 0 -416 -431"/>
                              <a:gd name="T27" fmla="*/ -416 h 311"/>
                              <a:gd name="T28" fmla="+- 0 6443 6078"/>
                              <a:gd name="T29" fmla="*/ T28 w 1460"/>
                              <a:gd name="T30" fmla="+- 0 -425 -431"/>
                              <a:gd name="T31" fmla="*/ -425 h 311"/>
                              <a:gd name="T32" fmla="+- 0 6484 6078"/>
                              <a:gd name="T33" fmla="*/ T32 w 1460"/>
                              <a:gd name="T34" fmla="+- 0 -425 -431"/>
                              <a:gd name="T35" fmla="*/ -425 h 311"/>
                              <a:gd name="T36" fmla="+- 0 6524 6078"/>
                              <a:gd name="T37" fmla="*/ T36 w 1460"/>
                              <a:gd name="T38" fmla="+- 0 -429 -431"/>
                              <a:gd name="T39" fmla="*/ -429 h 311"/>
                              <a:gd name="T40" fmla="+- 0 6565 6078"/>
                              <a:gd name="T41" fmla="*/ T40 w 1460"/>
                              <a:gd name="T42" fmla="+- 0 -431 -431"/>
                              <a:gd name="T43" fmla="*/ -431 h 311"/>
                              <a:gd name="T44" fmla="+- 0 6605 6078"/>
                              <a:gd name="T45" fmla="*/ T44 w 1460"/>
                              <a:gd name="T46" fmla="+- 0 -427 -431"/>
                              <a:gd name="T47" fmla="*/ -427 h 311"/>
                              <a:gd name="T48" fmla="+- 0 6646 6078"/>
                              <a:gd name="T49" fmla="*/ T48 w 1460"/>
                              <a:gd name="T50" fmla="+- 0 -431 -431"/>
                              <a:gd name="T51" fmla="*/ -431 h 311"/>
                              <a:gd name="T52" fmla="+- 0 6686 6078"/>
                              <a:gd name="T53" fmla="*/ T52 w 1460"/>
                              <a:gd name="T54" fmla="+- 0 -427 -431"/>
                              <a:gd name="T55" fmla="*/ -427 h 311"/>
                              <a:gd name="T56" fmla="+- 0 6727 6078"/>
                              <a:gd name="T57" fmla="*/ T56 w 1460"/>
                              <a:gd name="T58" fmla="+- 0 -431 -431"/>
                              <a:gd name="T59" fmla="*/ -431 h 311"/>
                              <a:gd name="T60" fmla="+- 0 6767 6078"/>
                              <a:gd name="T61" fmla="*/ T60 w 1460"/>
                              <a:gd name="T62" fmla="+- 0 -422 -431"/>
                              <a:gd name="T63" fmla="*/ -422 h 311"/>
                              <a:gd name="T64" fmla="+- 0 6808 6078"/>
                              <a:gd name="T65" fmla="*/ T64 w 1460"/>
                              <a:gd name="T66" fmla="+- 0 -405 -431"/>
                              <a:gd name="T67" fmla="*/ -405 h 311"/>
                              <a:gd name="T68" fmla="+- 0 6848 6078"/>
                              <a:gd name="T69" fmla="*/ T68 w 1460"/>
                              <a:gd name="T70" fmla="+- 0 -398 -431"/>
                              <a:gd name="T71" fmla="*/ -398 h 311"/>
                              <a:gd name="T72" fmla="+- 0 6889 6078"/>
                              <a:gd name="T73" fmla="*/ T72 w 1460"/>
                              <a:gd name="T74" fmla="+- 0 -407 -431"/>
                              <a:gd name="T75" fmla="*/ -407 h 311"/>
                              <a:gd name="T76" fmla="+- 0 6930 6078"/>
                              <a:gd name="T77" fmla="*/ T76 w 1460"/>
                              <a:gd name="T78" fmla="+- 0 -399 -431"/>
                              <a:gd name="T79" fmla="*/ -399 h 311"/>
                              <a:gd name="T80" fmla="+- 0 6970 6078"/>
                              <a:gd name="T81" fmla="*/ T80 w 1460"/>
                              <a:gd name="T82" fmla="+- 0 -389 -431"/>
                              <a:gd name="T83" fmla="*/ -389 h 311"/>
                              <a:gd name="T84" fmla="+- 0 7011 6078"/>
                              <a:gd name="T85" fmla="*/ T84 w 1460"/>
                              <a:gd name="T86" fmla="+- 0 -377 -431"/>
                              <a:gd name="T87" fmla="*/ -377 h 311"/>
                              <a:gd name="T88" fmla="+- 0 7051 6078"/>
                              <a:gd name="T89" fmla="*/ T88 w 1460"/>
                              <a:gd name="T90" fmla="+- 0 -363 -431"/>
                              <a:gd name="T91" fmla="*/ -363 h 311"/>
                              <a:gd name="T92" fmla="+- 0 7092 6078"/>
                              <a:gd name="T93" fmla="*/ T92 w 1460"/>
                              <a:gd name="T94" fmla="+- 0 -342 -431"/>
                              <a:gd name="T95" fmla="*/ -342 h 311"/>
                              <a:gd name="T96" fmla="+- 0 7132 6078"/>
                              <a:gd name="T97" fmla="*/ T96 w 1460"/>
                              <a:gd name="T98" fmla="+- 0 -335 -431"/>
                              <a:gd name="T99" fmla="*/ -335 h 311"/>
                              <a:gd name="T100" fmla="+- 0 7213 6078"/>
                              <a:gd name="T101" fmla="*/ T100 w 1460"/>
                              <a:gd name="T102" fmla="+- 0 -298 -431"/>
                              <a:gd name="T103" fmla="*/ -298 h 311"/>
                              <a:gd name="T104" fmla="+- 0 7295 6078"/>
                              <a:gd name="T105" fmla="*/ T104 w 1460"/>
                              <a:gd name="T106" fmla="+- 0 -268 -431"/>
                              <a:gd name="T107" fmla="*/ -268 h 311"/>
                              <a:gd name="T108" fmla="+- 0 7335 6078"/>
                              <a:gd name="T109" fmla="*/ T108 w 1460"/>
                              <a:gd name="T110" fmla="+- 0 -261 -431"/>
                              <a:gd name="T111" fmla="*/ -261 h 311"/>
                              <a:gd name="T112" fmla="+- 0 7376 6078"/>
                              <a:gd name="T113" fmla="*/ T112 w 1460"/>
                              <a:gd name="T114" fmla="+- 0 -245 -431"/>
                              <a:gd name="T115" fmla="*/ -245 h 311"/>
                              <a:gd name="T116" fmla="+- 0 7416 6078"/>
                              <a:gd name="T117" fmla="*/ T116 w 1460"/>
                              <a:gd name="T118" fmla="+- 0 -237 -431"/>
                              <a:gd name="T119" fmla="*/ -237 h 311"/>
                              <a:gd name="T120" fmla="+- 0 7457 6078"/>
                              <a:gd name="T121" fmla="*/ T120 w 1460"/>
                              <a:gd name="T122" fmla="+- 0 -224 -431"/>
                              <a:gd name="T123" fmla="*/ -224 h 311"/>
                              <a:gd name="T124" fmla="+- 0 7497 6078"/>
                              <a:gd name="T125" fmla="*/ T124 w 1460"/>
                              <a:gd name="T126" fmla="+- 0 -214 -431"/>
                              <a:gd name="T127" fmla="*/ -214 h 311"/>
                              <a:gd name="T128" fmla="+- 0 7538 6078"/>
                              <a:gd name="T129" fmla="*/ T128 w 1460"/>
                              <a:gd name="T130" fmla="+- 0 -198 -431"/>
                              <a:gd name="T131" fmla="*/ -198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460" h="311">
                                <a:moveTo>
                                  <a:pt x="0" y="310"/>
                                </a:moveTo>
                                <a:lnTo>
                                  <a:pt x="41" y="204"/>
                                </a:lnTo>
                                <a:lnTo>
                                  <a:pt x="81" y="111"/>
                                </a:lnTo>
                                <a:lnTo>
                                  <a:pt x="162" y="55"/>
                                </a:lnTo>
                                <a:lnTo>
                                  <a:pt x="243" y="31"/>
                                </a:lnTo>
                                <a:lnTo>
                                  <a:pt x="284" y="29"/>
                                </a:lnTo>
                                <a:lnTo>
                                  <a:pt x="324" y="15"/>
                                </a:lnTo>
                                <a:lnTo>
                                  <a:pt x="365" y="6"/>
                                </a:lnTo>
                                <a:lnTo>
                                  <a:pt x="406" y="6"/>
                                </a:lnTo>
                                <a:lnTo>
                                  <a:pt x="446" y="2"/>
                                </a:lnTo>
                                <a:lnTo>
                                  <a:pt x="487" y="0"/>
                                </a:lnTo>
                                <a:lnTo>
                                  <a:pt x="527" y="4"/>
                                </a:lnTo>
                                <a:lnTo>
                                  <a:pt x="568" y="0"/>
                                </a:lnTo>
                                <a:lnTo>
                                  <a:pt x="608" y="4"/>
                                </a:lnTo>
                                <a:lnTo>
                                  <a:pt x="649" y="0"/>
                                </a:lnTo>
                                <a:lnTo>
                                  <a:pt x="689" y="9"/>
                                </a:lnTo>
                                <a:lnTo>
                                  <a:pt x="730" y="26"/>
                                </a:lnTo>
                                <a:lnTo>
                                  <a:pt x="770" y="33"/>
                                </a:lnTo>
                                <a:lnTo>
                                  <a:pt x="811" y="24"/>
                                </a:lnTo>
                                <a:lnTo>
                                  <a:pt x="852" y="32"/>
                                </a:lnTo>
                                <a:lnTo>
                                  <a:pt x="892" y="42"/>
                                </a:lnTo>
                                <a:lnTo>
                                  <a:pt x="933" y="54"/>
                                </a:lnTo>
                                <a:lnTo>
                                  <a:pt x="973" y="68"/>
                                </a:lnTo>
                                <a:lnTo>
                                  <a:pt x="1014" y="89"/>
                                </a:lnTo>
                                <a:lnTo>
                                  <a:pt x="1054" y="96"/>
                                </a:lnTo>
                                <a:lnTo>
                                  <a:pt x="1135" y="133"/>
                                </a:lnTo>
                                <a:lnTo>
                                  <a:pt x="1217" y="163"/>
                                </a:lnTo>
                                <a:lnTo>
                                  <a:pt x="1257" y="170"/>
                                </a:lnTo>
                                <a:lnTo>
                                  <a:pt x="1298" y="186"/>
                                </a:lnTo>
                                <a:lnTo>
                                  <a:pt x="1338" y="194"/>
                                </a:lnTo>
                                <a:lnTo>
                                  <a:pt x="1379" y="207"/>
                                </a:lnTo>
                                <a:lnTo>
                                  <a:pt x="1419" y="217"/>
                                </a:lnTo>
                                <a:lnTo>
                                  <a:pt x="1460" y="233"/>
                                </a:lnTo>
                              </a:path>
                            </a:pathLst>
                          </a:custGeom>
                          <a:noFill/>
                          <a:ln w="5095">
                            <a:solidFill>
                              <a:srgbClr val="57A0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17"/>
                        <wps:cNvSpPr>
                          <a:spLocks/>
                        </wps:cNvSpPr>
                        <wps:spPr bwMode="auto">
                          <a:xfrm>
                            <a:off x="6077" y="-432"/>
                            <a:ext cx="1460" cy="289"/>
                          </a:xfrm>
                          <a:custGeom>
                            <a:avLst/>
                            <a:gdLst>
                              <a:gd name="T0" fmla="+- 0 6078 6078"/>
                              <a:gd name="T1" fmla="*/ T0 w 1460"/>
                              <a:gd name="T2" fmla="+- 0 -142 -431"/>
                              <a:gd name="T3" fmla="*/ -142 h 289"/>
                              <a:gd name="T4" fmla="+- 0 6119 6078"/>
                              <a:gd name="T5" fmla="*/ T4 w 1460"/>
                              <a:gd name="T6" fmla="+- 0 -243 -431"/>
                              <a:gd name="T7" fmla="*/ -243 h 289"/>
                              <a:gd name="T8" fmla="+- 0 6159 6078"/>
                              <a:gd name="T9" fmla="*/ T8 w 1460"/>
                              <a:gd name="T10" fmla="+- 0 -330 -431"/>
                              <a:gd name="T11" fmla="*/ -330 h 289"/>
                              <a:gd name="T12" fmla="+- 0 6200 6078"/>
                              <a:gd name="T13" fmla="*/ T12 w 1460"/>
                              <a:gd name="T14" fmla="+- 0 -365 -431"/>
                              <a:gd name="T15" fmla="*/ -365 h 289"/>
                              <a:gd name="T16" fmla="+- 0 6240 6078"/>
                              <a:gd name="T17" fmla="*/ T16 w 1460"/>
                              <a:gd name="T18" fmla="+- 0 -384 -431"/>
                              <a:gd name="T19" fmla="*/ -384 h 289"/>
                              <a:gd name="T20" fmla="+- 0 6281 6078"/>
                              <a:gd name="T21" fmla="*/ T20 w 1460"/>
                              <a:gd name="T22" fmla="+- 0 -409 -431"/>
                              <a:gd name="T23" fmla="*/ -409 h 289"/>
                              <a:gd name="T24" fmla="+- 0 6321 6078"/>
                              <a:gd name="T25" fmla="*/ T24 w 1460"/>
                              <a:gd name="T26" fmla="+- 0 -415 -431"/>
                              <a:gd name="T27" fmla="*/ -415 h 289"/>
                              <a:gd name="T28" fmla="+- 0 6362 6078"/>
                              <a:gd name="T29" fmla="*/ T28 w 1460"/>
                              <a:gd name="T30" fmla="+- 0 -413 -431"/>
                              <a:gd name="T31" fmla="*/ -413 h 289"/>
                              <a:gd name="T32" fmla="+- 0 6402 6078"/>
                              <a:gd name="T33" fmla="*/ T32 w 1460"/>
                              <a:gd name="T34" fmla="+- 0 -416 -431"/>
                              <a:gd name="T35" fmla="*/ -416 h 289"/>
                              <a:gd name="T36" fmla="+- 0 6443 6078"/>
                              <a:gd name="T37" fmla="*/ T36 w 1460"/>
                              <a:gd name="T38" fmla="+- 0 -418 -431"/>
                              <a:gd name="T39" fmla="*/ -418 h 289"/>
                              <a:gd name="T40" fmla="+- 0 6484 6078"/>
                              <a:gd name="T41" fmla="*/ T40 w 1460"/>
                              <a:gd name="T42" fmla="+- 0 -424 -431"/>
                              <a:gd name="T43" fmla="*/ -424 h 289"/>
                              <a:gd name="T44" fmla="+- 0 6524 6078"/>
                              <a:gd name="T45" fmla="*/ T44 w 1460"/>
                              <a:gd name="T46" fmla="+- 0 -426 -431"/>
                              <a:gd name="T47" fmla="*/ -426 h 289"/>
                              <a:gd name="T48" fmla="+- 0 6565 6078"/>
                              <a:gd name="T49" fmla="*/ T48 w 1460"/>
                              <a:gd name="T50" fmla="+- 0 -431 -431"/>
                              <a:gd name="T51" fmla="*/ -431 h 289"/>
                              <a:gd name="T52" fmla="+- 0 6605 6078"/>
                              <a:gd name="T53" fmla="*/ T52 w 1460"/>
                              <a:gd name="T54" fmla="+- 0 -423 -431"/>
                              <a:gd name="T55" fmla="*/ -423 h 289"/>
                              <a:gd name="T56" fmla="+- 0 6646 6078"/>
                              <a:gd name="T57" fmla="*/ T56 w 1460"/>
                              <a:gd name="T58" fmla="+- 0 -427 -431"/>
                              <a:gd name="T59" fmla="*/ -427 h 289"/>
                              <a:gd name="T60" fmla="+- 0 6686 6078"/>
                              <a:gd name="T61" fmla="*/ T60 w 1460"/>
                              <a:gd name="T62" fmla="+- 0 -422 -431"/>
                              <a:gd name="T63" fmla="*/ -422 h 289"/>
                              <a:gd name="T64" fmla="+- 0 6727 6078"/>
                              <a:gd name="T65" fmla="*/ T64 w 1460"/>
                              <a:gd name="T66" fmla="+- 0 -419 -431"/>
                              <a:gd name="T67" fmla="*/ -419 h 289"/>
                              <a:gd name="T68" fmla="+- 0 6767 6078"/>
                              <a:gd name="T69" fmla="*/ T68 w 1460"/>
                              <a:gd name="T70" fmla="+- 0 -415 -431"/>
                              <a:gd name="T71" fmla="*/ -415 h 289"/>
                              <a:gd name="T72" fmla="+- 0 6808 6078"/>
                              <a:gd name="T73" fmla="*/ T72 w 1460"/>
                              <a:gd name="T74" fmla="+- 0 -405 -431"/>
                              <a:gd name="T75" fmla="*/ -405 h 289"/>
                              <a:gd name="T76" fmla="+- 0 6848 6078"/>
                              <a:gd name="T77" fmla="*/ T76 w 1460"/>
                              <a:gd name="T78" fmla="+- 0 -394 -431"/>
                              <a:gd name="T79" fmla="*/ -394 h 289"/>
                              <a:gd name="T80" fmla="+- 0 6889 6078"/>
                              <a:gd name="T81" fmla="*/ T80 w 1460"/>
                              <a:gd name="T82" fmla="+- 0 -402 -431"/>
                              <a:gd name="T83" fmla="*/ -402 h 289"/>
                              <a:gd name="T84" fmla="+- 0 6930 6078"/>
                              <a:gd name="T85" fmla="*/ T84 w 1460"/>
                              <a:gd name="T86" fmla="+- 0 -392 -431"/>
                              <a:gd name="T87" fmla="*/ -392 h 289"/>
                              <a:gd name="T88" fmla="+- 0 6970 6078"/>
                              <a:gd name="T89" fmla="*/ T88 w 1460"/>
                              <a:gd name="T90" fmla="+- 0 -377 -431"/>
                              <a:gd name="T91" fmla="*/ -377 h 289"/>
                              <a:gd name="T92" fmla="+- 0 7011 6078"/>
                              <a:gd name="T93" fmla="*/ T92 w 1460"/>
                              <a:gd name="T94" fmla="+- 0 -368 -431"/>
                              <a:gd name="T95" fmla="*/ -368 h 289"/>
                              <a:gd name="T96" fmla="+- 0 7051 6078"/>
                              <a:gd name="T97" fmla="*/ T96 w 1460"/>
                              <a:gd name="T98" fmla="+- 0 -355 -431"/>
                              <a:gd name="T99" fmla="*/ -355 h 289"/>
                              <a:gd name="T100" fmla="+- 0 7092 6078"/>
                              <a:gd name="T101" fmla="*/ T100 w 1460"/>
                              <a:gd name="T102" fmla="+- 0 -331 -431"/>
                              <a:gd name="T103" fmla="*/ -331 h 289"/>
                              <a:gd name="T104" fmla="+- 0 7132 6078"/>
                              <a:gd name="T105" fmla="*/ T104 w 1460"/>
                              <a:gd name="T106" fmla="+- 0 -324 -431"/>
                              <a:gd name="T107" fmla="*/ -324 h 289"/>
                              <a:gd name="T108" fmla="+- 0 7173 6078"/>
                              <a:gd name="T109" fmla="*/ T108 w 1460"/>
                              <a:gd name="T110" fmla="+- 0 -301 -431"/>
                              <a:gd name="T111" fmla="*/ -301 h 289"/>
                              <a:gd name="T112" fmla="+- 0 7213 6078"/>
                              <a:gd name="T113" fmla="*/ T112 w 1460"/>
                              <a:gd name="T114" fmla="+- 0 -285 -431"/>
                              <a:gd name="T115" fmla="*/ -285 h 289"/>
                              <a:gd name="T116" fmla="+- 0 7254 6078"/>
                              <a:gd name="T117" fmla="*/ T116 w 1460"/>
                              <a:gd name="T118" fmla="+- 0 -274 -431"/>
                              <a:gd name="T119" fmla="*/ -274 h 289"/>
                              <a:gd name="T120" fmla="+- 0 7295 6078"/>
                              <a:gd name="T121" fmla="*/ T120 w 1460"/>
                              <a:gd name="T122" fmla="+- 0 -262 -431"/>
                              <a:gd name="T123" fmla="*/ -262 h 289"/>
                              <a:gd name="T124" fmla="+- 0 7335 6078"/>
                              <a:gd name="T125" fmla="*/ T124 w 1460"/>
                              <a:gd name="T126" fmla="+- 0 -258 -431"/>
                              <a:gd name="T127" fmla="*/ -258 h 289"/>
                              <a:gd name="T128" fmla="+- 0 7376 6078"/>
                              <a:gd name="T129" fmla="*/ T128 w 1460"/>
                              <a:gd name="T130" fmla="+- 0 -240 -431"/>
                              <a:gd name="T131" fmla="*/ -240 h 289"/>
                              <a:gd name="T132" fmla="+- 0 7416 6078"/>
                              <a:gd name="T133" fmla="*/ T132 w 1460"/>
                              <a:gd name="T134" fmla="+- 0 -236 -431"/>
                              <a:gd name="T135" fmla="*/ -236 h 289"/>
                              <a:gd name="T136" fmla="+- 0 7457 6078"/>
                              <a:gd name="T137" fmla="*/ T136 w 1460"/>
                              <a:gd name="T138" fmla="+- 0 -221 -431"/>
                              <a:gd name="T139" fmla="*/ -221 h 289"/>
                              <a:gd name="T140" fmla="+- 0 7497 6078"/>
                              <a:gd name="T141" fmla="*/ T140 w 1460"/>
                              <a:gd name="T142" fmla="+- 0 -210 -431"/>
                              <a:gd name="T143" fmla="*/ -210 h 289"/>
                              <a:gd name="T144" fmla="+- 0 7538 6078"/>
                              <a:gd name="T145" fmla="*/ T144 w 1460"/>
                              <a:gd name="T146" fmla="+- 0 -201 -431"/>
                              <a:gd name="T147" fmla="*/ -201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0" h="289">
                                <a:moveTo>
                                  <a:pt x="0" y="289"/>
                                </a:moveTo>
                                <a:lnTo>
                                  <a:pt x="41" y="188"/>
                                </a:lnTo>
                                <a:lnTo>
                                  <a:pt x="81" y="101"/>
                                </a:lnTo>
                                <a:lnTo>
                                  <a:pt x="122" y="66"/>
                                </a:lnTo>
                                <a:lnTo>
                                  <a:pt x="162" y="47"/>
                                </a:lnTo>
                                <a:lnTo>
                                  <a:pt x="203" y="22"/>
                                </a:lnTo>
                                <a:lnTo>
                                  <a:pt x="243" y="16"/>
                                </a:lnTo>
                                <a:lnTo>
                                  <a:pt x="284" y="18"/>
                                </a:lnTo>
                                <a:lnTo>
                                  <a:pt x="324" y="15"/>
                                </a:lnTo>
                                <a:lnTo>
                                  <a:pt x="365" y="13"/>
                                </a:lnTo>
                                <a:lnTo>
                                  <a:pt x="406" y="7"/>
                                </a:lnTo>
                                <a:lnTo>
                                  <a:pt x="446" y="5"/>
                                </a:lnTo>
                                <a:lnTo>
                                  <a:pt x="487" y="0"/>
                                </a:lnTo>
                                <a:lnTo>
                                  <a:pt x="527" y="8"/>
                                </a:lnTo>
                                <a:lnTo>
                                  <a:pt x="568" y="4"/>
                                </a:lnTo>
                                <a:lnTo>
                                  <a:pt x="608" y="9"/>
                                </a:lnTo>
                                <a:lnTo>
                                  <a:pt x="649" y="12"/>
                                </a:lnTo>
                                <a:lnTo>
                                  <a:pt x="689" y="16"/>
                                </a:lnTo>
                                <a:lnTo>
                                  <a:pt x="730" y="26"/>
                                </a:lnTo>
                                <a:lnTo>
                                  <a:pt x="770" y="37"/>
                                </a:lnTo>
                                <a:lnTo>
                                  <a:pt x="811" y="29"/>
                                </a:lnTo>
                                <a:lnTo>
                                  <a:pt x="852" y="39"/>
                                </a:lnTo>
                                <a:lnTo>
                                  <a:pt x="892" y="54"/>
                                </a:lnTo>
                                <a:lnTo>
                                  <a:pt x="933" y="63"/>
                                </a:lnTo>
                                <a:lnTo>
                                  <a:pt x="973" y="76"/>
                                </a:lnTo>
                                <a:lnTo>
                                  <a:pt x="1014" y="100"/>
                                </a:lnTo>
                                <a:lnTo>
                                  <a:pt x="1054" y="107"/>
                                </a:lnTo>
                                <a:lnTo>
                                  <a:pt x="1095" y="130"/>
                                </a:lnTo>
                                <a:lnTo>
                                  <a:pt x="1135" y="146"/>
                                </a:lnTo>
                                <a:lnTo>
                                  <a:pt x="1176" y="157"/>
                                </a:lnTo>
                                <a:lnTo>
                                  <a:pt x="1217" y="169"/>
                                </a:lnTo>
                                <a:lnTo>
                                  <a:pt x="1257" y="173"/>
                                </a:lnTo>
                                <a:lnTo>
                                  <a:pt x="1298" y="191"/>
                                </a:lnTo>
                                <a:lnTo>
                                  <a:pt x="1338" y="195"/>
                                </a:lnTo>
                                <a:lnTo>
                                  <a:pt x="1379" y="210"/>
                                </a:lnTo>
                                <a:lnTo>
                                  <a:pt x="1419" y="221"/>
                                </a:lnTo>
                                <a:lnTo>
                                  <a:pt x="1460" y="230"/>
                                </a:lnTo>
                              </a:path>
                            </a:pathLst>
                          </a:custGeom>
                          <a:noFill/>
                          <a:ln w="5095">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AutoShape 616"/>
                        <wps:cNvSpPr>
                          <a:spLocks/>
                        </wps:cNvSpPr>
                        <wps:spPr bwMode="auto">
                          <a:xfrm>
                            <a:off x="6077" y="-1122"/>
                            <a:ext cx="1460" cy="1483"/>
                          </a:xfrm>
                          <a:custGeom>
                            <a:avLst/>
                            <a:gdLst>
                              <a:gd name="T0" fmla="+- 0 6078 6078"/>
                              <a:gd name="T1" fmla="*/ T0 w 1460"/>
                              <a:gd name="T2" fmla="+- 0 361 -1122"/>
                              <a:gd name="T3" fmla="*/ 361 h 1483"/>
                              <a:gd name="T4" fmla="+- 0 6078 6078"/>
                              <a:gd name="T5" fmla="*/ T4 w 1460"/>
                              <a:gd name="T6" fmla="+- 0 -1122 -1122"/>
                              <a:gd name="T7" fmla="*/ -1122 h 1483"/>
                              <a:gd name="T8" fmla="+- 0 7538 6078"/>
                              <a:gd name="T9" fmla="*/ T8 w 1460"/>
                              <a:gd name="T10" fmla="+- 0 361 -1122"/>
                              <a:gd name="T11" fmla="*/ 361 h 1483"/>
                              <a:gd name="T12" fmla="+- 0 7538 6078"/>
                              <a:gd name="T13" fmla="*/ T12 w 1460"/>
                              <a:gd name="T14" fmla="+- 0 -1122 -1122"/>
                              <a:gd name="T15" fmla="*/ -1122 h 1483"/>
                              <a:gd name="T16" fmla="+- 0 6078 6078"/>
                              <a:gd name="T17" fmla="*/ T16 w 1460"/>
                              <a:gd name="T18" fmla="+- 0 361 -1122"/>
                              <a:gd name="T19" fmla="*/ 361 h 1483"/>
                              <a:gd name="T20" fmla="+- 0 7538 6078"/>
                              <a:gd name="T21" fmla="*/ T20 w 1460"/>
                              <a:gd name="T22" fmla="+- 0 361 -1122"/>
                              <a:gd name="T23" fmla="*/ 361 h 1483"/>
                              <a:gd name="T24" fmla="+- 0 6078 6078"/>
                              <a:gd name="T25" fmla="*/ T24 w 1460"/>
                              <a:gd name="T26" fmla="+- 0 -1122 -1122"/>
                              <a:gd name="T27" fmla="*/ -1122 h 1483"/>
                              <a:gd name="T28" fmla="+- 0 7538 6078"/>
                              <a:gd name="T29" fmla="*/ T28 w 1460"/>
                              <a:gd name="T30" fmla="+- 0 -1122 -1122"/>
                              <a:gd name="T31" fmla="*/ -1122 h 1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0" h="1483">
                                <a:moveTo>
                                  <a:pt x="0" y="1483"/>
                                </a:moveTo>
                                <a:lnTo>
                                  <a:pt x="0" y="0"/>
                                </a:lnTo>
                                <a:moveTo>
                                  <a:pt x="1460" y="1483"/>
                                </a:moveTo>
                                <a:lnTo>
                                  <a:pt x="1460" y="0"/>
                                </a:lnTo>
                                <a:moveTo>
                                  <a:pt x="0" y="1483"/>
                                </a:moveTo>
                                <a:lnTo>
                                  <a:pt x="1460" y="1483"/>
                                </a:lnTo>
                                <a:moveTo>
                                  <a:pt x="0" y="0"/>
                                </a:moveTo>
                                <a:lnTo>
                                  <a:pt x="1460" y="0"/>
                                </a:lnTo>
                              </a:path>
                            </a:pathLst>
                          </a:custGeom>
                          <a:noFill/>
                          <a:ln w="33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AutoShape 615"/>
                        <wps:cNvSpPr>
                          <a:spLocks/>
                        </wps:cNvSpPr>
                        <wps:spPr bwMode="auto">
                          <a:xfrm>
                            <a:off x="7027" y="-493"/>
                            <a:ext cx="48" cy="48"/>
                          </a:xfrm>
                          <a:custGeom>
                            <a:avLst/>
                            <a:gdLst>
                              <a:gd name="T0" fmla="+- 0 7028 7028"/>
                              <a:gd name="T1" fmla="*/ T0 w 48"/>
                              <a:gd name="T2" fmla="+- 0 -469 -493"/>
                              <a:gd name="T3" fmla="*/ -469 h 48"/>
                              <a:gd name="T4" fmla="+- 0 7075 7028"/>
                              <a:gd name="T5" fmla="*/ T4 w 48"/>
                              <a:gd name="T6" fmla="+- 0 -469 -493"/>
                              <a:gd name="T7" fmla="*/ -469 h 48"/>
                              <a:gd name="T8" fmla="+- 0 7051 7028"/>
                              <a:gd name="T9" fmla="*/ T8 w 48"/>
                              <a:gd name="T10" fmla="+- 0 -446 -493"/>
                              <a:gd name="T11" fmla="*/ -446 h 48"/>
                              <a:gd name="T12" fmla="+- 0 7051 7028"/>
                              <a:gd name="T13" fmla="*/ T12 w 48"/>
                              <a:gd name="T14" fmla="+- 0 -493 -493"/>
                              <a:gd name="T15" fmla="*/ -493 h 48"/>
                            </a:gdLst>
                            <a:ahLst/>
                            <a:cxnLst>
                              <a:cxn ang="0">
                                <a:pos x="T1" y="T3"/>
                              </a:cxn>
                              <a:cxn ang="0">
                                <a:pos x="T5" y="T7"/>
                              </a:cxn>
                              <a:cxn ang="0">
                                <a:pos x="T9" y="T11"/>
                              </a:cxn>
                              <a:cxn ang="0">
                                <a:pos x="T13" y="T15"/>
                              </a:cxn>
                            </a:cxnLst>
                            <a:rect l="0" t="0" r="r" b="b"/>
                            <a:pathLst>
                              <a:path w="48" h="48">
                                <a:moveTo>
                                  <a:pt x="0" y="24"/>
                                </a:moveTo>
                                <a:lnTo>
                                  <a:pt x="47" y="24"/>
                                </a:lnTo>
                                <a:moveTo>
                                  <a:pt x="23" y="47"/>
                                </a:moveTo>
                                <a:lnTo>
                                  <a:pt x="23" y="0"/>
                                </a:lnTo>
                              </a:path>
                            </a:pathLst>
                          </a:custGeom>
                          <a:noFill/>
                          <a:ln w="5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40612" id="Group 614" o:spid="_x0000_s1026" style="position:absolute;margin-left:302.75pt;margin-top:-56.2pt;width:74.4pt;height:75.45pt;z-index:15777792;mso-position-horizontal-relative:page" coordorigin="6055,-1124" coordsize="1488,1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">
                <v:shape id="AutoShape 643" o:spid="_x0000_s1027"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" path="m973,1483l973,m,653r1460,e" filled="f" strokeweight=".07078mm">
                  <v:stroke dashstyle="1 1"/>
                  <v:path arrowok="t" o:connecttype="custom" o:connectlocs="973,361;973,-1122;0,-469;1460,-469" o:connectangles="0,0,0,0"/>
                </v:shape>
                <v:shape id="Freeform 642" o:spid="_x0000_s1028" style="position:absolute;left:6321;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" path="m,l,23e" fillcolor="black" stroked="f">
                  <v:path arrowok="t" o:connecttype="custom" o:connectlocs="0,361;0,384" o:connectangles="0,0"/>
                </v:shape>
                <v:line id="Line 641" o:spid="_x0000_s1029" style="position:absolute;visibility:visible;mso-wrap-style:square" from="6321,361" to="6321,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" strokeweight=".09436mm"/>
                <v:shape id="Freeform 640" o:spid="_x0000_s1030" style="position:absolute;left:6645;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" path="m,l,23e" fillcolor="black" stroked="f">
                  <v:path arrowok="t" o:connecttype="custom" o:connectlocs="0,361;0,384" o:connectangles="0,0"/>
                </v:shape>
                <v:line id="Line 639" o:spid="_x0000_s1031" style="position:absolute;visibility:visible;mso-wrap-style:square" from="6646,361" to="664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" strokeweight=".09436mm"/>
                <v:shape id="Freeform 638" o:spid="_x0000_s1032" style="position:absolute;left:6970;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" path="m,l,23e" fillcolor="black" stroked="f">
                  <v:path arrowok="t" o:connecttype="custom" o:connectlocs="0,361;0,384" o:connectangles="0,0"/>
                </v:shape>
                <v:line id="Line 637" o:spid="_x0000_s1033" style="position:absolute;visibility:visible;mso-wrap-style:square" from="6970,361" to="697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" strokeweight=".09436mm"/>
                <v:shape id="Freeform 636" o:spid="_x0000_s1034" style="position:absolute;left:7294;top:361;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" path="m,l,23e" fillcolor="black" stroked="f">
                  <v:path arrowok="t" o:connecttype="custom" o:connectlocs="0,361;0,384" o:connectangles="0,0"/>
                </v:shape>
                <v:line id="Line 635" o:spid="_x0000_s1035" style="position:absolute;visibility:visible;mso-wrap-style:square" from="7295,361" to="729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" strokeweight=".09436mm"/>
                <v:shape id="Freeform 634" o:spid="_x0000_s1036" style="position:absolute;left:6054;top:33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" path="m23,l,e" fillcolor="black" stroked="f">
                  <v:path arrowok="t" o:connecttype="custom" o:connectlocs="23,0;0,0" o:connectangles="0,0"/>
                </v:shape>
                <v:line id="Line 633" o:spid="_x0000_s1037" style="position:absolute;visibility:visible;mso-wrap-style:square" from="6078,333" to="607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" strokeweight=".09436mm"/>
                <v:shape id="Freeform 632" o:spid="_x0000_s1038" style="position:absolute;left:6054;top:47;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" path="m23,l,e" fillcolor="black" stroked="f">
                  <v:path arrowok="t" o:connecttype="custom" o:connectlocs="23,0;0,0" o:connectangles="0,0"/>
                </v:shape>
                <v:line id="Line 631" o:spid="_x0000_s1039" style="position:absolute;visibility:visible;mso-wrap-style:square" from="6078,47" to="60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" strokeweight=".09436mm"/>
                <v:shape id="Freeform 630" o:spid="_x0000_s1040" style="position:absolute;left:6054;top:-23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" path="m23,l,e" fillcolor="black" stroked="f">
                  <v:path arrowok="t" o:connecttype="custom" o:connectlocs="23,0;0,0" o:connectangles="0,0"/>
                </v:shape>
                <v:line id="Line 629" o:spid="_x0000_s1041" style="position:absolute;visibility:visible;mso-wrap-style:square" from="6078,-238" to="607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" strokeweight=".09436mm"/>
                <v:shape id="Freeform 628" o:spid="_x0000_s1042" style="position:absolute;left:6054;top:-52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" path="m23,l,e" fillcolor="black" stroked="f">
                  <v:path arrowok="t" o:connecttype="custom" o:connectlocs="23,0;0,0" o:connectangles="0,0"/>
                </v:shape>
                <v:line id="Line 627" o:spid="_x0000_s1043" style="position:absolute;visibility:visible;mso-wrap-style:square" from="6078,-523" to="607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" strokeweight=".09436mm"/>
                <v:shape id="Freeform 626" o:spid="_x0000_s1044" style="position:absolute;left:6054;top:-8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" path="m23,l,e" fillcolor="black" stroked="f">
                  <v:path arrowok="t" o:connecttype="custom" o:connectlocs="23,0;0,0" o:connectangles="0,0"/>
                </v:shape>
                <v:line id="Line 625" o:spid="_x0000_s1045" style="position:absolute;visibility:visible;mso-wrap-style:square" from="6078,-808" to="607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" strokeweight=".09436mm"/>
                <v:shape id="Freeform 624" o:spid="_x0000_s1046" style="position:absolute;left:6054;top:-1094;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" path="m23,l,e" fillcolor="black" stroked="f">
                  <v:path arrowok="t" o:connecttype="custom" o:connectlocs="23,0;0,0" o:connectangles="0,0"/>
                </v:shape>
                <v:line id="Line 623" o:spid="_x0000_s1047" style="position:absolute;visibility:visible;mso-wrap-style:square" from="6078,-1093" to="6078,-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" strokeweight=".09436mm"/>
                <v:shape id="Freeform 622" o:spid="_x0000_s1048" style="position:absolute;left:6077;top:-489;width:1460;height:532;visibility:visible;mso-wrap-style:square;v-text-anchor:top" coordsize="146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" path="m,532l41,416,81,330r41,-65l162,217r41,-59l243,119,284,82,324,58r41,-1l406,46,446,32,487,14r40,-3l568,11r40,6l649,13,689,9,730,3r40,10l811,11,852,9,892,6,933,r40,12l1014,14r40,25l1095,31r40,22l1176,56r41,10l1257,76r41,6l1338,84r41,10l1419,104r41,22e" filled="f" strokecolor="#c34001" strokeweight=".14153mm">
                  <v:path arrowok="t" o:connecttype="custom" o:connectlocs="0,43;41,-73;81,-159;122,-224;162,-272;203,-331;243,-370;284,-407;324,-431;365,-432;406,-443;446,-457;487,-475;527,-478;568,-478;608,-472;649,-476;689,-480;730,-486;770,-476;811,-478;852,-480;892,-483;933,-489;973,-477;1014,-475;1054,-450;1095,-458;1135,-436;1176,-433;1217,-423;1257,-413;1298,-407;1338,-405;1379,-395;1419,-385;1460,-363" o:connectangles="0,0,0,0,0,0,0,0,0,0,0,0,0,0,0,0,0,0,0,0,0,0,0,0,0,0,0,0,0,0,0,0,0,0,0,0,0"/>
                </v:shape>
                <v:shape id="Freeform 621" o:spid="_x0000_s1049" style="position:absolute;left:6077;top:-448;width:1460;height:409;visibility:visible;mso-wrap-style:square;v-text-anchor:top" coordsize="1460,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" path="m,409l41,305,81,196r41,-54l162,111,203,55,243,43,284,33,324,20r41,4l406,14,446,4,487,3,527,r41,9l608,4,649,2,689,1r41,7l770,10r41,l852,8r40,l933,28r40,2l1014,37r40,15l1095,64r40,36l1176,113r41,5l1257,120r41,-5l1338,119r41,-1l1419,137r41,31e" filled="f" strokecolor="#f77b28" strokeweight=".14153mm">
                  <v:path arrowok="t" o:connecttype="custom" o:connectlocs="0,-39;41,-143;81,-252;122,-306;162,-337;203,-393;243,-405;284,-415;324,-428;365,-424;406,-434;446,-444;487,-445;527,-448;568,-439;608,-444;649,-446;689,-447;730,-440;770,-438;811,-438;852,-440;892,-440;933,-420;973,-418;1014,-411;1054,-396;1095,-384;1135,-348;1176,-335;1217,-330;1257,-328;1298,-333;1338,-329;1379,-330;1419,-311;1460,-280" o:connectangles="0,0,0,0,0,0,0,0,0,0,0,0,0,0,0,0,0,0,0,0,0,0,0,0,0,0,0,0,0,0,0,0,0,0,0,0,0"/>
                </v:shape>
                <v:shape id="Freeform 620" o:spid="_x0000_s1050" style="position:absolute;left:6077;top:-448;width:1460;height:402;visibility:visible;mso-wrap-style:square;v-text-anchor:top" coordsize="146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" path="m,401l41,293,81,194r41,-55l162,102,203,51r40,-9l284,29,324,17r41,4l406,9,446,1,487,r40,l568,9,608,2,649,r40,l730,9,770,7r41,l852,8,892,7r41,23l973,32r41,9l1054,48r41,12l1135,99r41,12l1217,116r40,-3l1298,111r40,4l1379,115r40,17l1460,166e" filled="f" strokecolor="#fcbe85" strokeweight=".14153mm">
                  <v:path arrowok="t" o:connecttype="custom" o:connectlocs="0,-46;41,-154;81,-253;122,-308;162,-345;203,-396;243,-405;284,-418;324,-430;365,-426;406,-438;446,-446;487,-447;527,-447;568,-438;608,-445;649,-447;689,-447;730,-438;770,-440;811,-440;852,-439;892,-440;933,-417;973,-415;1014,-406;1054,-399;1095,-387;1135,-348;1176,-336;1217,-331;1257,-334;1298,-336;1338,-332;1379,-332;1419,-315;1460,-281" o:connectangles="0,0,0,0,0,0,0,0,0,0,0,0,0,0,0,0,0,0,0,0,0,0,0,0,0,0,0,0,0,0,0,0,0,0,0,0,0"/>
                </v:shape>
                <v:shape id="Freeform 619" o:spid="_x0000_s1051" style="position:absolute;left:6077;top:-454;width:1460;height:391;visibility:visible;mso-wrap-style:square;v-text-anchor:top" coordsize="146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" path="m,390l41,282,81,184r41,-55l162,94,203,50,243,37,284,23r40,-6l365,16r41,-4l446,12r41,2l527,12r41,5l608,8,649,r40,6l730,12r40,5l811,12,852,9r40,7l933,31r40,1l1014,47r40,7l1095,69r40,40l1176,119r41,7l1257,126r41,-8l1338,119r41,1l1419,136r41,38e" filled="f" strokecolor="#b1d2e7" strokeweight=".14153mm">
                  <v:path arrowok="t" o:connecttype="custom" o:connectlocs="0,-63;41,-171;81,-269;122,-324;162,-359;203,-403;243,-416;284,-430;324,-436;365,-437;406,-441;446,-441;487,-439;527,-441;568,-436;608,-445;649,-453;689,-447;730,-441;770,-436;811,-441;852,-444;892,-437;933,-422;973,-421;1014,-406;1054,-399;1095,-384;1135,-344;1176,-334;1217,-327;1257,-327;1298,-335;1338,-334;1379,-333;1419,-317;1460,-279" o:connectangles="0,0,0,0,0,0,0,0,0,0,0,0,0,0,0,0,0,0,0,0,0,0,0,0,0,0,0,0,0,0,0,0,0,0,0,0,0"/>
                </v:shape>
                <v:shape id="Freeform 618" o:spid="_x0000_s1052" style="position:absolute;left:6077;top:-432;width:1460;height:311;visibility:visible;mso-wrap-style:square;v-text-anchor:top" coordsize="146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" path="m,310l41,204,81,111,162,55,243,31r41,-2l324,15,365,6r41,l446,2,487,r40,4l568,r40,4l649,r40,9l730,26r40,7l811,24r41,8l892,42r41,12l973,68r41,21l1054,96r81,37l1217,163r40,7l1298,186r40,8l1379,207r40,10l1460,233e" filled="f" strokecolor="#57a0ce" strokeweight=".14153mm">
                  <v:path arrowok="t" o:connecttype="custom" o:connectlocs="0,-121;41,-227;81,-320;162,-376;243,-400;284,-402;324,-416;365,-425;406,-425;446,-429;487,-431;527,-427;568,-431;608,-427;649,-431;689,-422;730,-405;770,-398;811,-407;852,-399;892,-389;933,-377;973,-363;1014,-342;1054,-335;1135,-298;1217,-268;1257,-261;1298,-245;1338,-237;1379,-224;1419,-214;1460,-198" o:connectangles="0,0,0,0,0,0,0,0,0,0,0,0,0,0,0,0,0,0,0,0,0,0,0,0,0,0,0,0,0,0,0,0,0"/>
                </v:shape>
                <v:shape id="Freeform 617" o:spid="_x0000_s1053" style="position:absolute;left:6077;top:-432;width:1460;height:289;visibility:visible;mso-wrap-style:square;v-text-anchor:top" coordsize="146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" path="m,289l41,188,81,101,122,66,162,47,203,22r40,-6l284,18r40,-3l365,13,406,7,446,5,487,r40,8l568,4r40,5l649,12r40,4l730,26r40,11l811,29r41,10l892,54r41,9l973,76r41,24l1054,107r41,23l1135,146r41,11l1217,169r40,4l1298,191r40,4l1379,210r40,11l1460,230e" filled="f" strokecolor="#1663aa" strokeweight=".14153mm">
                  <v:path arrowok="t" o:connecttype="custom" o:connectlocs="0,-142;41,-243;81,-330;122,-365;162,-384;203,-409;243,-415;284,-413;324,-416;365,-418;406,-424;446,-426;487,-431;527,-423;568,-427;608,-422;649,-419;689,-415;730,-405;770,-394;811,-402;852,-392;892,-377;933,-368;973,-355;1014,-331;1054,-324;1095,-301;1135,-285;1176,-274;1217,-262;1257,-258;1298,-240;1338,-236;1379,-221;1419,-210;1460,-201" o:connectangles="0,0,0,0,0,0,0,0,0,0,0,0,0,0,0,0,0,0,0,0,0,0,0,0,0,0,0,0,0,0,0,0,0,0,0,0,0"/>
                </v:shape>
                <v:shape id="AutoShape 616" o:spid="_x0000_s1054" style="position:absolute;left:6077;top:-1122;width:1460;height:1483;visibility:visible;mso-wrap-style:square;v-text-anchor:top" coordsize="1460,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" path="m,1483l,m1460,1483l1460,m,1483r1460,m,l1460,e" filled="f" strokeweight=".09436mm">
                  <v:path arrowok="t" o:connecttype="custom" o:connectlocs="0,361;0,-1122;1460,361;1460,-1122;0,361;1460,361;0,-1122;1460,-1122" o:connectangles="0,0,0,0,0,0,0,0"/>
                </v:shape>
                <v:shape id="AutoShape 615" o:spid="_x0000_s1055" style="position:absolute;left:7027;top:-493;width:48;height:48;visibility:visible;mso-wrap-style:square;v-text-anchor:top" coordsize="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" path="m,24r47,m23,47l23,e" filled="f" strokeweight=".14153mm">
                  <v:path arrowok="t" o:connecttype="custom" o:connectlocs="0,-469;47,-469;23,-446;23,-493" o:connectangles="0,0,0,0"/>
                </v:shape>
                <w10:wrap anchorx="page"/>
              </v:group>
            </w:pict>
          </mc:Fallback>
        </mc:AlternateContent>
      </w:r>
      <w:r w:rsidR="00462487">
        <w:rPr>
          <w:rFonts w:ascii="Verdana"/>
          <w:w w:val="105"/>
          <w:sz w:val="8"/>
        </w:rPr>
        <w:t>0.2</w:t>
      </w:r>
    </w:p>
    <w:p w14:paraId="32B17800" w14:textId="77777777" w:rsidR="00E2709D" w:rsidRDefault="00E2709D">
      <w:pPr>
        <w:pStyle w:val="BodyText"/>
        <w:spacing w:before="5"/>
        <w:rPr>
          <w:rFonts w:ascii="Verdana"/>
          <w:sz w:val="8"/>
        </w:rPr>
      </w:pPr>
    </w:p>
    <w:p w14:paraId="5D555F7B" w14:textId="77777777" w:rsidR="00E2709D" w:rsidRDefault="00E2709D">
      <w:pPr>
        <w:rPr>
          <w:rFonts w:ascii="Verdana"/>
          <w:sz w:val="8"/>
        </w:rPr>
        <w:sectPr w:rsidR="00E2709D">
          <w:type w:val="continuous"/>
          <w:pgSz w:w="12240" w:h="15840"/>
          <w:pgMar w:top="1500" w:right="1720" w:bottom="280" w:left="1600" w:header="720" w:footer="720" w:gutter="0"/>
          <w:cols w:space="720"/>
        </w:sectPr>
      </w:pPr>
    </w:p>
    <w:p w14:paraId="2F3CD677" w14:textId="77777777" w:rsidR="00E2709D" w:rsidRDefault="00E2709D">
      <w:pPr>
        <w:pStyle w:val="BodyText"/>
        <w:spacing w:before="1"/>
        <w:rPr>
          <w:rFonts w:ascii="Verdana"/>
          <w:sz w:val="7"/>
        </w:rPr>
      </w:pPr>
    </w:p>
    <w:p w14:paraId="4BFC5278" w14:textId="77777777" w:rsidR="00E2709D" w:rsidRDefault="00462487">
      <w:pPr>
        <w:jc w:val="right"/>
        <w:rPr>
          <w:rFonts w:ascii="Verdana"/>
          <w:sz w:val="8"/>
        </w:rPr>
      </w:pPr>
      <w:r>
        <w:rPr>
          <w:rFonts w:ascii="Verdana"/>
          <w:w w:val="105"/>
          <w:sz w:val="8"/>
        </w:rPr>
        <w:t>0.0</w:t>
      </w:r>
    </w:p>
    <w:p w14:paraId="29F4AB20" w14:textId="77777777" w:rsidR="00E2709D" w:rsidRDefault="00462487">
      <w:pPr>
        <w:pStyle w:val="BodyText"/>
        <w:rPr>
          <w:rFonts w:ascii="Verdana"/>
          <w:sz w:val="8"/>
        </w:rPr>
      </w:pPr>
      <w:r>
        <w:br w:type="column"/>
      </w:r>
    </w:p>
    <w:p w14:paraId="2A55A2D3" w14:textId="77777777" w:rsidR="00E2709D" w:rsidRDefault="00E2709D">
      <w:pPr>
        <w:pStyle w:val="BodyText"/>
        <w:spacing w:before="12"/>
        <w:rPr>
          <w:rFonts w:ascii="Verdana"/>
          <w:sz w:val="7"/>
        </w:rPr>
      </w:pPr>
    </w:p>
    <w:p w14:paraId="325434F9"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6380F066" w14:textId="77777777" w:rsidR="00E2709D" w:rsidRDefault="00462487">
      <w:pPr>
        <w:spacing w:before="14"/>
        <w:jc w:val="right"/>
        <w:rPr>
          <w:rFonts w:ascii="Verdana"/>
          <w:sz w:val="9"/>
        </w:rPr>
      </w:pPr>
      <w:r>
        <w:rPr>
          <w:rFonts w:ascii="Verdana"/>
          <w:w w:val="110"/>
          <w:sz w:val="9"/>
        </w:rPr>
        <w:t>probability</w:t>
      </w:r>
    </w:p>
    <w:p w14:paraId="64935EE1" w14:textId="77777777" w:rsidR="00E2709D" w:rsidRDefault="00462487">
      <w:pPr>
        <w:pStyle w:val="BodyText"/>
        <w:rPr>
          <w:rFonts w:ascii="Verdana"/>
          <w:sz w:val="8"/>
        </w:rPr>
      </w:pPr>
      <w:r>
        <w:br w:type="column"/>
      </w:r>
    </w:p>
    <w:p w14:paraId="04ABD82D" w14:textId="77777777" w:rsidR="00E2709D" w:rsidRDefault="00E2709D">
      <w:pPr>
        <w:pStyle w:val="BodyText"/>
        <w:spacing w:before="12"/>
        <w:rPr>
          <w:rFonts w:ascii="Verdana"/>
          <w:sz w:val="7"/>
        </w:rPr>
      </w:pPr>
    </w:p>
    <w:p w14:paraId="4F90E22E" w14:textId="77777777" w:rsidR="00E2709D" w:rsidRDefault="00462487">
      <w:pPr>
        <w:ind w:left="109"/>
        <w:rPr>
          <w:rFonts w:ascii="Verdana"/>
          <w:sz w:val="8"/>
        </w:rPr>
      </w:pPr>
      <w:r>
        <w:rPr>
          <w:rFonts w:ascii="Verdana"/>
          <w:w w:val="105"/>
          <w:sz w:val="8"/>
        </w:rPr>
        <w:t>0.8</w:t>
      </w:r>
    </w:p>
    <w:p w14:paraId="0441E285" w14:textId="77777777" w:rsidR="00E2709D" w:rsidRDefault="00462487">
      <w:pPr>
        <w:pStyle w:val="BodyText"/>
        <w:rPr>
          <w:rFonts w:ascii="Verdana"/>
          <w:sz w:val="8"/>
        </w:rPr>
      </w:pPr>
      <w:r>
        <w:br w:type="column"/>
      </w:r>
    </w:p>
    <w:p w14:paraId="6E9BB9B1" w14:textId="77777777" w:rsidR="00E2709D" w:rsidRDefault="00E2709D">
      <w:pPr>
        <w:pStyle w:val="BodyText"/>
        <w:spacing w:before="12"/>
        <w:rPr>
          <w:rFonts w:ascii="Verdana"/>
          <w:sz w:val="7"/>
        </w:rPr>
      </w:pPr>
    </w:p>
    <w:p w14:paraId="672FB009"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2B814979" w14:textId="77777777" w:rsidR="00E2709D" w:rsidRDefault="00462487">
      <w:pPr>
        <w:spacing w:before="14"/>
        <w:jc w:val="right"/>
        <w:rPr>
          <w:rFonts w:ascii="Verdana"/>
          <w:sz w:val="9"/>
        </w:rPr>
      </w:pPr>
      <w:r>
        <w:rPr>
          <w:rFonts w:ascii="Verdana"/>
          <w:w w:val="110"/>
          <w:sz w:val="9"/>
        </w:rPr>
        <w:t>probability</w:t>
      </w:r>
    </w:p>
    <w:p w14:paraId="19EC78A2" w14:textId="77777777" w:rsidR="00E2709D" w:rsidRDefault="00462487">
      <w:pPr>
        <w:pStyle w:val="BodyText"/>
        <w:rPr>
          <w:rFonts w:ascii="Verdana"/>
          <w:sz w:val="8"/>
        </w:rPr>
      </w:pPr>
      <w:r>
        <w:br w:type="column"/>
      </w:r>
    </w:p>
    <w:p w14:paraId="1FDC91E1" w14:textId="77777777" w:rsidR="00E2709D" w:rsidRDefault="00E2709D">
      <w:pPr>
        <w:pStyle w:val="BodyText"/>
        <w:spacing w:before="12"/>
        <w:rPr>
          <w:rFonts w:ascii="Verdana"/>
          <w:sz w:val="7"/>
        </w:rPr>
      </w:pPr>
    </w:p>
    <w:p w14:paraId="6BD532F6" w14:textId="77777777" w:rsidR="00E2709D" w:rsidRDefault="00462487">
      <w:pPr>
        <w:ind w:left="109"/>
        <w:rPr>
          <w:rFonts w:ascii="Verdana"/>
          <w:sz w:val="8"/>
        </w:rPr>
      </w:pPr>
      <w:r>
        <w:rPr>
          <w:rFonts w:ascii="Verdana"/>
          <w:w w:val="105"/>
          <w:sz w:val="8"/>
        </w:rPr>
        <w:t>0.8</w:t>
      </w:r>
    </w:p>
    <w:p w14:paraId="6D10F97B" w14:textId="77777777" w:rsidR="00E2709D" w:rsidRDefault="00462487">
      <w:pPr>
        <w:pStyle w:val="BodyText"/>
        <w:rPr>
          <w:rFonts w:ascii="Verdana"/>
          <w:sz w:val="8"/>
        </w:rPr>
      </w:pPr>
      <w:r>
        <w:br w:type="column"/>
      </w:r>
    </w:p>
    <w:p w14:paraId="3F3FD619" w14:textId="77777777" w:rsidR="00E2709D" w:rsidRDefault="00E2709D">
      <w:pPr>
        <w:pStyle w:val="BodyText"/>
        <w:spacing w:before="12"/>
        <w:rPr>
          <w:rFonts w:ascii="Verdana"/>
          <w:sz w:val="7"/>
        </w:rPr>
      </w:pPr>
    </w:p>
    <w:p w14:paraId="0F056503"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5D00D517" w14:textId="77777777" w:rsidR="00E2709D" w:rsidRDefault="00462487">
      <w:pPr>
        <w:spacing w:before="14"/>
        <w:jc w:val="right"/>
        <w:rPr>
          <w:rFonts w:ascii="Verdana"/>
          <w:sz w:val="9"/>
        </w:rPr>
      </w:pPr>
      <w:r>
        <w:rPr>
          <w:rFonts w:ascii="Verdana"/>
          <w:w w:val="110"/>
          <w:sz w:val="9"/>
        </w:rPr>
        <w:t>probability</w:t>
      </w:r>
    </w:p>
    <w:p w14:paraId="03FBCB9F" w14:textId="77777777" w:rsidR="00E2709D" w:rsidRDefault="00462487">
      <w:pPr>
        <w:pStyle w:val="BodyText"/>
        <w:rPr>
          <w:rFonts w:ascii="Verdana"/>
          <w:sz w:val="8"/>
        </w:rPr>
      </w:pPr>
      <w:r>
        <w:br w:type="column"/>
      </w:r>
    </w:p>
    <w:p w14:paraId="6DBF3454" w14:textId="77777777" w:rsidR="00E2709D" w:rsidRDefault="00E2709D">
      <w:pPr>
        <w:pStyle w:val="BodyText"/>
        <w:spacing w:before="12"/>
        <w:rPr>
          <w:rFonts w:ascii="Verdana"/>
          <w:sz w:val="7"/>
        </w:rPr>
      </w:pPr>
    </w:p>
    <w:p w14:paraId="5B4762BD" w14:textId="77777777" w:rsidR="00E2709D" w:rsidRDefault="00462487">
      <w:pPr>
        <w:ind w:left="109"/>
        <w:rPr>
          <w:rFonts w:ascii="Verdana"/>
          <w:sz w:val="8"/>
        </w:rPr>
      </w:pPr>
      <w:r>
        <w:rPr>
          <w:rFonts w:ascii="Verdana"/>
          <w:w w:val="105"/>
          <w:sz w:val="8"/>
        </w:rPr>
        <w:t>0.8</w:t>
      </w:r>
    </w:p>
    <w:p w14:paraId="5CA3DFF9" w14:textId="77777777" w:rsidR="00E2709D" w:rsidRDefault="00462487">
      <w:pPr>
        <w:pStyle w:val="BodyText"/>
        <w:rPr>
          <w:rFonts w:ascii="Verdana"/>
          <w:sz w:val="8"/>
        </w:rPr>
      </w:pPr>
      <w:r>
        <w:br w:type="column"/>
      </w:r>
    </w:p>
    <w:p w14:paraId="15D44234" w14:textId="77777777" w:rsidR="00E2709D" w:rsidRDefault="00E2709D">
      <w:pPr>
        <w:pStyle w:val="BodyText"/>
        <w:spacing w:before="12"/>
        <w:rPr>
          <w:rFonts w:ascii="Verdana"/>
          <w:sz w:val="7"/>
        </w:rPr>
      </w:pPr>
    </w:p>
    <w:p w14:paraId="0AFC8A34" w14:textId="77777777" w:rsidR="00E2709D" w:rsidRDefault="00462487">
      <w:pPr>
        <w:ind w:right="34"/>
        <w:jc w:val="right"/>
        <w:rPr>
          <w:rFonts w:ascii="Verdana"/>
          <w:sz w:val="8"/>
        </w:rPr>
      </w:pPr>
      <w:r>
        <w:rPr>
          <w:rFonts w:ascii="Verdana"/>
          <w:w w:val="105"/>
          <w:sz w:val="8"/>
        </w:rPr>
        <w:t xml:space="preserve">0.2     </w:t>
      </w:r>
      <w:r>
        <w:rPr>
          <w:rFonts w:ascii="Verdana"/>
          <w:spacing w:val="9"/>
          <w:w w:val="105"/>
          <w:sz w:val="8"/>
        </w:rPr>
        <w:t xml:space="preserve"> </w:t>
      </w:r>
      <w:r>
        <w:rPr>
          <w:rFonts w:ascii="Verdana"/>
          <w:w w:val="105"/>
          <w:sz w:val="8"/>
        </w:rPr>
        <w:t xml:space="preserve">0.4     </w:t>
      </w:r>
      <w:r>
        <w:rPr>
          <w:rFonts w:ascii="Verdana"/>
          <w:spacing w:val="10"/>
          <w:w w:val="105"/>
          <w:sz w:val="8"/>
        </w:rPr>
        <w:t xml:space="preserve"> </w:t>
      </w:r>
      <w:r>
        <w:rPr>
          <w:rFonts w:ascii="Verdana"/>
          <w:w w:val="105"/>
          <w:sz w:val="8"/>
        </w:rPr>
        <w:t>0.6</w:t>
      </w:r>
    </w:p>
    <w:p w14:paraId="154EA10B" w14:textId="77777777" w:rsidR="00E2709D" w:rsidRDefault="00462487">
      <w:pPr>
        <w:spacing w:before="14"/>
        <w:jc w:val="right"/>
        <w:rPr>
          <w:rFonts w:ascii="Verdana"/>
          <w:sz w:val="9"/>
        </w:rPr>
      </w:pPr>
      <w:r>
        <w:rPr>
          <w:rFonts w:ascii="Verdana"/>
          <w:w w:val="110"/>
          <w:sz w:val="9"/>
        </w:rPr>
        <w:t>probability</w:t>
      </w:r>
    </w:p>
    <w:p w14:paraId="0484E6A9" w14:textId="77777777" w:rsidR="00E2709D" w:rsidRDefault="00462487">
      <w:pPr>
        <w:pStyle w:val="BodyText"/>
        <w:rPr>
          <w:rFonts w:ascii="Verdana"/>
          <w:sz w:val="8"/>
        </w:rPr>
      </w:pPr>
      <w:r>
        <w:br w:type="column"/>
      </w:r>
    </w:p>
    <w:p w14:paraId="799195B1" w14:textId="77777777" w:rsidR="00E2709D" w:rsidRDefault="00E2709D">
      <w:pPr>
        <w:pStyle w:val="BodyText"/>
        <w:spacing w:before="12"/>
        <w:rPr>
          <w:rFonts w:ascii="Verdana"/>
          <w:sz w:val="7"/>
        </w:rPr>
      </w:pPr>
    </w:p>
    <w:p w14:paraId="61289F42" w14:textId="77777777" w:rsidR="00E2709D" w:rsidRDefault="00462487">
      <w:pPr>
        <w:ind w:left="109"/>
        <w:rPr>
          <w:rFonts w:ascii="Verdana"/>
          <w:sz w:val="8"/>
        </w:rPr>
      </w:pPr>
      <w:r>
        <w:rPr>
          <w:rFonts w:ascii="Verdana"/>
          <w:w w:val="105"/>
          <w:sz w:val="8"/>
        </w:rPr>
        <w:t>0.8</w:t>
      </w:r>
    </w:p>
    <w:p w14:paraId="6E729FD5" w14:textId="77777777" w:rsidR="00E2709D" w:rsidRDefault="00E2709D">
      <w:pPr>
        <w:rPr>
          <w:rFonts w:ascii="Verdana"/>
          <w:sz w:val="8"/>
        </w:rPr>
        <w:sectPr w:rsidR="00E2709D">
          <w:type w:val="continuous"/>
          <w:pgSz w:w="12240" w:h="15840"/>
          <w:pgMar w:top="1500" w:right="1720" w:bottom="280" w:left="1600" w:header="720" w:footer="720" w:gutter="0"/>
          <w:cols w:num="9" w:space="720" w:equalWidth="0">
            <w:col w:w="928" w:space="40"/>
            <w:col w:w="1005" w:space="39"/>
            <w:col w:w="248" w:space="39"/>
            <w:col w:w="1425" w:space="40"/>
            <w:col w:w="248" w:space="39"/>
            <w:col w:w="1425" w:space="40"/>
            <w:col w:w="248" w:space="39"/>
            <w:col w:w="1425" w:space="40"/>
            <w:col w:w="1652"/>
          </w:cols>
        </w:sectPr>
      </w:pPr>
    </w:p>
    <w:p w14:paraId="3E6AAE0F" w14:textId="77777777" w:rsidR="00E2709D" w:rsidRDefault="00E2709D">
      <w:pPr>
        <w:pStyle w:val="BodyText"/>
        <w:spacing w:before="9"/>
        <w:rPr>
          <w:rFonts w:ascii="Verdana"/>
          <w:sz w:val="13"/>
        </w:rPr>
      </w:pPr>
    </w:p>
    <w:p w14:paraId="1DA43CB5" w14:textId="77777777" w:rsidR="00E2709D" w:rsidRDefault="00462487">
      <w:pPr>
        <w:spacing w:before="63" w:line="235" w:lineRule="auto"/>
        <w:ind w:left="617" w:right="528"/>
        <w:jc w:val="both"/>
        <w:rPr>
          <w:sz w:val="20"/>
        </w:rPr>
      </w:pPr>
      <w:r>
        <w:rPr>
          <w:w w:val="105"/>
          <w:sz w:val="20"/>
        </w:rPr>
        <w:t>Figure</w:t>
      </w:r>
      <w:r>
        <w:rPr>
          <w:spacing w:val="36"/>
          <w:w w:val="105"/>
          <w:sz w:val="20"/>
        </w:rPr>
        <w:t xml:space="preserve"> </w:t>
      </w:r>
      <w:r>
        <w:rPr>
          <w:w w:val="105"/>
          <w:sz w:val="20"/>
        </w:rPr>
        <w:t>10:</w:t>
      </w:r>
      <w:r>
        <w:rPr>
          <w:spacing w:val="27"/>
          <w:w w:val="105"/>
          <w:sz w:val="20"/>
        </w:rPr>
        <w:t xml:space="preserve"> </w:t>
      </w:r>
      <w:r>
        <w:rPr>
          <w:w w:val="105"/>
          <w:sz w:val="20"/>
        </w:rPr>
        <w:t>Evolution</w:t>
      </w:r>
      <w:r>
        <w:rPr>
          <w:spacing w:val="36"/>
          <w:w w:val="105"/>
          <w:sz w:val="20"/>
        </w:rPr>
        <w:t xml:space="preserve"> </w:t>
      </w:r>
      <w:r>
        <w:rPr>
          <w:w w:val="105"/>
          <w:sz w:val="20"/>
        </w:rPr>
        <w:t>of</w:t>
      </w:r>
      <w:r>
        <w:rPr>
          <w:spacing w:val="36"/>
          <w:w w:val="105"/>
          <w:sz w:val="20"/>
        </w:rPr>
        <w:t xml:space="preserve"> </w:t>
      </w:r>
      <w:r>
        <w:rPr>
          <w:w w:val="105"/>
          <w:sz w:val="20"/>
        </w:rPr>
        <w:t>the</w:t>
      </w:r>
      <w:r>
        <w:rPr>
          <w:spacing w:val="37"/>
          <w:w w:val="105"/>
          <w:sz w:val="20"/>
        </w:rPr>
        <w:t xml:space="preserve"> </w:t>
      </w:r>
      <w:r>
        <w:rPr>
          <w:w w:val="105"/>
          <w:sz w:val="20"/>
        </w:rPr>
        <w:t>notification</w:t>
      </w:r>
      <w:r>
        <w:rPr>
          <w:spacing w:val="36"/>
          <w:w w:val="105"/>
          <w:sz w:val="20"/>
        </w:rPr>
        <w:t xml:space="preserve"> </w:t>
      </w:r>
      <w:r>
        <w:rPr>
          <w:w w:val="105"/>
          <w:sz w:val="20"/>
        </w:rPr>
        <w:t>skill</w:t>
      </w:r>
      <w:r>
        <w:rPr>
          <w:spacing w:val="36"/>
          <w:w w:val="105"/>
          <w:sz w:val="20"/>
        </w:rPr>
        <w:t xml:space="preserve"> </w:t>
      </w:r>
      <w:r>
        <w:rPr>
          <w:w w:val="105"/>
          <w:sz w:val="20"/>
        </w:rPr>
        <w:t>with</w:t>
      </w:r>
      <w:r>
        <w:rPr>
          <w:spacing w:val="36"/>
          <w:w w:val="105"/>
          <w:sz w:val="20"/>
        </w:rPr>
        <w:t xml:space="preserve"> </w:t>
      </w:r>
      <w:r>
        <w:rPr>
          <w:w w:val="105"/>
          <w:sz w:val="20"/>
        </w:rPr>
        <w:t>probability</w:t>
      </w:r>
      <w:r>
        <w:rPr>
          <w:spacing w:val="37"/>
          <w:w w:val="105"/>
          <w:sz w:val="20"/>
        </w:rPr>
        <w:t xml:space="preserve"> </w:t>
      </w:r>
      <w:r>
        <w:rPr>
          <w:w w:val="105"/>
          <w:sz w:val="20"/>
        </w:rPr>
        <w:t>threshold</w:t>
      </w:r>
      <w:r>
        <w:rPr>
          <w:spacing w:val="36"/>
          <w:w w:val="105"/>
          <w:sz w:val="20"/>
        </w:rPr>
        <w:t xml:space="preserve"> </w:t>
      </w:r>
      <w:r>
        <w:rPr>
          <w:w w:val="105"/>
          <w:sz w:val="20"/>
        </w:rPr>
        <w:t>and</w:t>
      </w:r>
      <w:r>
        <w:rPr>
          <w:spacing w:val="36"/>
          <w:w w:val="105"/>
          <w:sz w:val="20"/>
        </w:rPr>
        <w:t xml:space="preserve"> </w:t>
      </w:r>
      <w:r>
        <w:rPr>
          <w:w w:val="105"/>
          <w:sz w:val="20"/>
        </w:rPr>
        <w:t>persistence</w:t>
      </w:r>
      <w:r>
        <w:rPr>
          <w:spacing w:val="-46"/>
          <w:w w:val="105"/>
          <w:sz w:val="20"/>
        </w:rPr>
        <w:t xml:space="preserve"> </w:t>
      </w:r>
      <w:r>
        <w:rPr>
          <w:w w:val="105"/>
          <w:sz w:val="20"/>
        </w:rPr>
        <w:t>for each combination of NWP at a fixed lead time range (from 2 to 5.5 days).</w:t>
      </w:r>
      <w:r>
        <w:rPr>
          <w:spacing w:val="1"/>
          <w:w w:val="105"/>
          <w:sz w:val="20"/>
        </w:rPr>
        <w:t xml:space="preserve"> </w:t>
      </w:r>
      <w:r>
        <w:rPr>
          <w:w w:val="105"/>
          <w:sz w:val="20"/>
        </w:rPr>
        <w:t>Each plot</w:t>
      </w:r>
      <w:r>
        <w:rPr>
          <w:spacing w:val="1"/>
          <w:w w:val="105"/>
          <w:sz w:val="20"/>
        </w:rPr>
        <w:t xml:space="preserve"> </w:t>
      </w:r>
      <w:r>
        <w:rPr>
          <w:w w:val="105"/>
          <w:sz w:val="20"/>
        </w:rPr>
        <w:t>represents a different NWP model. Each plot represents a different combination of NWP.</w:t>
      </w:r>
      <w:r>
        <w:rPr>
          <w:spacing w:val="1"/>
          <w:w w:val="105"/>
          <w:sz w:val="20"/>
        </w:rPr>
        <w:t xml:space="preserve"> </w:t>
      </w:r>
      <w:r>
        <w:rPr>
          <w:w w:val="105"/>
          <w:sz w:val="20"/>
        </w:rPr>
        <w:t>As a benchmark, the black cross represents the skill of ENS with optimized criteria (65%</w:t>
      </w:r>
      <w:r>
        <w:rPr>
          <w:spacing w:val="1"/>
          <w:w w:val="105"/>
          <w:sz w:val="20"/>
        </w:rPr>
        <w:t xml:space="preserve"> </w:t>
      </w:r>
      <w:r>
        <w:rPr>
          <w:w w:val="105"/>
          <w:sz w:val="20"/>
        </w:rPr>
        <w:t>probability</w:t>
      </w:r>
      <w:r>
        <w:rPr>
          <w:spacing w:val="18"/>
          <w:w w:val="105"/>
          <w:sz w:val="20"/>
        </w:rPr>
        <w:t xml:space="preserve"> </w:t>
      </w:r>
      <w:r>
        <w:rPr>
          <w:w w:val="105"/>
          <w:sz w:val="20"/>
        </w:rPr>
        <w:t>and</w:t>
      </w:r>
      <w:r>
        <w:rPr>
          <w:spacing w:val="19"/>
          <w:w w:val="105"/>
          <w:sz w:val="20"/>
        </w:rPr>
        <w:t xml:space="preserve"> </w:t>
      </w:r>
      <w:r>
        <w:rPr>
          <w:w w:val="105"/>
          <w:sz w:val="20"/>
        </w:rPr>
        <w:t>no</w:t>
      </w:r>
      <w:r>
        <w:rPr>
          <w:spacing w:val="19"/>
          <w:w w:val="105"/>
          <w:sz w:val="20"/>
        </w:rPr>
        <w:t xml:space="preserve"> </w:t>
      </w:r>
      <w:r>
        <w:rPr>
          <w:w w:val="105"/>
          <w:sz w:val="20"/>
        </w:rPr>
        <w:t>persistence).</w:t>
      </w:r>
    </w:p>
    <w:p w14:paraId="40B9BBA1" w14:textId="77777777" w:rsidR="00E2709D" w:rsidRDefault="00E2709D">
      <w:pPr>
        <w:pStyle w:val="BodyText"/>
        <w:rPr>
          <w:sz w:val="20"/>
        </w:rPr>
      </w:pPr>
    </w:p>
    <w:p w14:paraId="305FDB18" w14:textId="77777777" w:rsidR="00E2709D" w:rsidRDefault="00462487">
      <w:pPr>
        <w:pStyle w:val="BodyText"/>
        <w:tabs>
          <w:tab w:val="left" w:pos="968"/>
        </w:tabs>
        <w:spacing w:before="185" w:line="237" w:lineRule="auto"/>
        <w:ind w:left="227" w:right="530"/>
        <w:jc w:val="both"/>
      </w:pPr>
      <w:proofErr w:type="gramStart"/>
      <w:r>
        <w:rPr>
          <w:rFonts w:ascii="Trebuchet MS"/>
          <w:w w:val="105"/>
          <w:sz w:val="12"/>
        </w:rPr>
        <w:t xml:space="preserve">611 </w:t>
      </w:r>
      <w:r>
        <w:rPr>
          <w:rFonts w:ascii="Trebuchet MS"/>
          <w:spacing w:val="1"/>
          <w:w w:val="105"/>
          <w:sz w:val="12"/>
        </w:rPr>
        <w:t xml:space="preserve"> </w:t>
      </w:r>
      <w:r>
        <w:rPr>
          <w:w w:val="105"/>
        </w:rPr>
        <w:t>new</w:t>
      </w:r>
      <w:proofErr w:type="gramEnd"/>
      <w:r>
        <w:rPr>
          <w:w w:val="105"/>
        </w:rPr>
        <w:t xml:space="preserve"> limitation on the maximum lead time at which notifications are issued.</w:t>
      </w:r>
      <w:r>
        <w:rPr>
          <w:spacing w:val="1"/>
          <w:w w:val="105"/>
        </w:rPr>
        <w:t xml:space="preserve"> </w:t>
      </w:r>
      <w:r>
        <w:rPr>
          <w:rFonts w:ascii="Trebuchet MS"/>
          <w:w w:val="105"/>
          <w:sz w:val="12"/>
        </w:rPr>
        <w:t>612</w:t>
      </w:r>
      <w:r>
        <w:rPr>
          <w:rFonts w:ascii="Trebuchet MS"/>
          <w:w w:val="105"/>
          <w:sz w:val="12"/>
        </w:rPr>
        <w:tab/>
      </w:r>
      <w:r>
        <w:rPr>
          <w:w w:val="105"/>
        </w:rPr>
        <w:t>Figure</w:t>
      </w:r>
      <w:r>
        <w:rPr>
          <w:spacing w:val="42"/>
          <w:w w:val="105"/>
        </w:rPr>
        <w:t xml:space="preserve"> </w:t>
      </w:r>
      <w:hyperlink w:anchor="_bookmark26" w:history="1">
        <w:r>
          <w:rPr>
            <w:w w:val="105"/>
          </w:rPr>
          <w:t>10</w:t>
        </w:r>
      </w:hyperlink>
      <w:r>
        <w:rPr>
          <w:spacing w:val="42"/>
          <w:w w:val="105"/>
        </w:rPr>
        <w:t xml:space="preserve"> </w:t>
      </w:r>
      <w:r>
        <w:rPr>
          <w:w w:val="105"/>
        </w:rPr>
        <w:t>reinforces</w:t>
      </w:r>
      <w:r>
        <w:rPr>
          <w:spacing w:val="43"/>
          <w:w w:val="105"/>
        </w:rPr>
        <w:t xml:space="preserve"> </w:t>
      </w:r>
      <w:r>
        <w:rPr>
          <w:w w:val="105"/>
        </w:rPr>
        <w:t>the</w:t>
      </w:r>
      <w:r>
        <w:rPr>
          <w:spacing w:val="42"/>
          <w:w w:val="105"/>
        </w:rPr>
        <w:t xml:space="preserve"> </w:t>
      </w:r>
      <w:r>
        <w:rPr>
          <w:w w:val="105"/>
        </w:rPr>
        <w:t>idea</w:t>
      </w:r>
      <w:r>
        <w:rPr>
          <w:spacing w:val="43"/>
          <w:w w:val="105"/>
        </w:rPr>
        <w:t xml:space="preserve"> </w:t>
      </w:r>
      <w:r>
        <w:rPr>
          <w:w w:val="105"/>
        </w:rPr>
        <w:t>that</w:t>
      </w:r>
      <w:r>
        <w:rPr>
          <w:spacing w:val="42"/>
          <w:w w:val="105"/>
        </w:rPr>
        <w:t xml:space="preserve"> </w:t>
      </w:r>
      <w:r>
        <w:rPr>
          <w:w w:val="105"/>
        </w:rPr>
        <w:t>the</w:t>
      </w:r>
      <w:r>
        <w:rPr>
          <w:spacing w:val="43"/>
          <w:w w:val="105"/>
        </w:rPr>
        <w:t xml:space="preserve"> </w:t>
      </w:r>
      <w:r>
        <w:rPr>
          <w:w w:val="105"/>
        </w:rPr>
        <w:t>persistence</w:t>
      </w:r>
      <w:r>
        <w:rPr>
          <w:spacing w:val="42"/>
          <w:w w:val="105"/>
        </w:rPr>
        <w:t xml:space="preserve"> </w:t>
      </w:r>
      <w:r>
        <w:rPr>
          <w:w w:val="105"/>
        </w:rPr>
        <w:t>criterion</w:t>
      </w:r>
      <w:r>
        <w:rPr>
          <w:spacing w:val="43"/>
          <w:w w:val="105"/>
        </w:rPr>
        <w:t xml:space="preserve"> </w:t>
      </w:r>
      <w:r>
        <w:rPr>
          <w:w w:val="105"/>
        </w:rPr>
        <w:t>limits</w:t>
      </w:r>
      <w:r>
        <w:rPr>
          <w:spacing w:val="42"/>
          <w:w w:val="105"/>
        </w:rPr>
        <w:t xml:space="preserve"> </w:t>
      </w:r>
      <w:r>
        <w:rPr>
          <w:w w:val="105"/>
        </w:rPr>
        <w:t>the</w:t>
      </w:r>
      <w:r>
        <w:rPr>
          <w:spacing w:val="-54"/>
          <w:w w:val="105"/>
        </w:rPr>
        <w:t xml:space="preserve"> </w:t>
      </w:r>
      <w:r>
        <w:rPr>
          <w:rFonts w:ascii="Trebuchet MS"/>
          <w:w w:val="105"/>
          <w:sz w:val="12"/>
        </w:rPr>
        <w:t>613</w:t>
      </w:r>
      <w:r>
        <w:rPr>
          <w:rFonts w:ascii="Trebuchet MS"/>
          <w:spacing w:val="24"/>
          <w:w w:val="105"/>
          <w:sz w:val="12"/>
        </w:rPr>
        <w:t xml:space="preserve"> </w:t>
      </w:r>
      <w:r>
        <w:rPr>
          <w:w w:val="105"/>
        </w:rPr>
        <w:t>maximum</w:t>
      </w:r>
      <w:r>
        <w:rPr>
          <w:spacing w:val="40"/>
          <w:w w:val="105"/>
        </w:rPr>
        <w:t xml:space="preserve"> </w:t>
      </w:r>
      <w:r>
        <w:rPr>
          <w:w w:val="105"/>
        </w:rPr>
        <w:t>attainable</w:t>
      </w:r>
      <w:r>
        <w:rPr>
          <w:spacing w:val="40"/>
          <w:w w:val="105"/>
        </w:rPr>
        <w:t xml:space="preserve"> </w:t>
      </w:r>
      <w:r>
        <w:rPr>
          <w:w w:val="105"/>
        </w:rPr>
        <w:t>skill</w:t>
      </w:r>
      <w:r>
        <w:rPr>
          <w:spacing w:val="40"/>
          <w:w w:val="105"/>
        </w:rPr>
        <w:t xml:space="preserve"> </w:t>
      </w:r>
      <w:r>
        <w:rPr>
          <w:w w:val="105"/>
        </w:rPr>
        <w:t>in</w:t>
      </w:r>
      <w:r>
        <w:rPr>
          <w:spacing w:val="40"/>
          <w:w w:val="105"/>
        </w:rPr>
        <w:t xml:space="preserve"> </w:t>
      </w:r>
      <w:r>
        <w:rPr>
          <w:w w:val="105"/>
        </w:rPr>
        <w:t>ensemble</w:t>
      </w:r>
      <w:r>
        <w:rPr>
          <w:spacing w:val="41"/>
          <w:w w:val="105"/>
        </w:rPr>
        <w:t xml:space="preserve"> </w:t>
      </w:r>
      <w:r>
        <w:rPr>
          <w:w w:val="105"/>
        </w:rPr>
        <w:t xml:space="preserve">systems. </w:t>
      </w:r>
      <w:r>
        <w:rPr>
          <w:spacing w:val="7"/>
          <w:w w:val="105"/>
        </w:rPr>
        <w:t xml:space="preserve"> </w:t>
      </w:r>
      <w:r>
        <w:rPr>
          <w:w w:val="105"/>
        </w:rPr>
        <w:t>Across</w:t>
      </w:r>
      <w:r>
        <w:rPr>
          <w:spacing w:val="40"/>
          <w:w w:val="105"/>
        </w:rPr>
        <w:t xml:space="preserve"> </w:t>
      </w:r>
      <w:r>
        <w:rPr>
          <w:w w:val="105"/>
        </w:rPr>
        <w:t>all</w:t>
      </w:r>
      <w:r>
        <w:rPr>
          <w:spacing w:val="40"/>
          <w:w w:val="105"/>
        </w:rPr>
        <w:t xml:space="preserve"> </w:t>
      </w:r>
      <w:r>
        <w:rPr>
          <w:w w:val="105"/>
        </w:rPr>
        <w:t>four</w:t>
      </w:r>
      <w:r>
        <w:rPr>
          <w:spacing w:val="40"/>
          <w:w w:val="105"/>
        </w:rPr>
        <w:t xml:space="preserve"> </w:t>
      </w:r>
      <w:proofErr w:type="spellStart"/>
      <w:r>
        <w:rPr>
          <w:w w:val="105"/>
        </w:rPr>
        <w:t>combina</w:t>
      </w:r>
      <w:proofErr w:type="spellEnd"/>
      <w:r>
        <w:rPr>
          <w:w w:val="105"/>
        </w:rPr>
        <w:t>-</w:t>
      </w:r>
      <w:r>
        <w:rPr>
          <w:spacing w:val="-55"/>
          <w:w w:val="105"/>
        </w:rPr>
        <w:t xml:space="preserve"> </w:t>
      </w:r>
      <w:r>
        <w:rPr>
          <w:rFonts w:ascii="Trebuchet MS"/>
          <w:w w:val="105"/>
          <w:sz w:val="12"/>
        </w:rPr>
        <w:t>614</w:t>
      </w:r>
      <w:r>
        <w:rPr>
          <w:rFonts w:ascii="Trebuchet MS"/>
          <w:spacing w:val="23"/>
          <w:w w:val="105"/>
          <w:sz w:val="12"/>
        </w:rPr>
        <w:t xml:space="preserve"> </w:t>
      </w:r>
      <w:proofErr w:type="spellStart"/>
      <w:r>
        <w:rPr>
          <w:w w:val="105"/>
        </w:rPr>
        <w:t>tions</w:t>
      </w:r>
      <w:proofErr w:type="spellEnd"/>
      <w:r>
        <w:rPr>
          <w:w w:val="105"/>
        </w:rPr>
        <w:t>,</w:t>
      </w:r>
      <w:r>
        <w:rPr>
          <w:spacing w:val="29"/>
          <w:w w:val="105"/>
        </w:rPr>
        <w:t xml:space="preserve"> </w:t>
      </w:r>
      <w:r>
        <w:rPr>
          <w:w w:val="105"/>
        </w:rPr>
        <w:t>the</w:t>
      </w:r>
      <w:r>
        <w:rPr>
          <w:spacing w:val="26"/>
          <w:w w:val="105"/>
        </w:rPr>
        <w:t xml:space="preserve"> </w:t>
      </w:r>
      <w:r>
        <w:rPr>
          <w:w w:val="105"/>
        </w:rPr>
        <w:t>highest</w:t>
      </w:r>
      <w:r>
        <w:rPr>
          <w:spacing w:val="26"/>
          <w:w w:val="105"/>
        </w:rPr>
        <w:t xml:space="preserve"> </w:t>
      </w:r>
      <w:r>
        <w:rPr>
          <w:w w:val="105"/>
        </w:rPr>
        <w:t>skill</w:t>
      </w:r>
      <w:r>
        <w:rPr>
          <w:spacing w:val="25"/>
          <w:w w:val="105"/>
        </w:rPr>
        <w:t xml:space="preserve"> </w:t>
      </w:r>
      <w:r>
        <w:rPr>
          <w:w w:val="105"/>
        </w:rPr>
        <w:t>is</w:t>
      </w:r>
      <w:r>
        <w:rPr>
          <w:spacing w:val="26"/>
          <w:w w:val="105"/>
        </w:rPr>
        <w:t xml:space="preserve"> </w:t>
      </w:r>
      <w:r>
        <w:rPr>
          <w:w w:val="105"/>
        </w:rPr>
        <w:t>reached</w:t>
      </w:r>
      <w:r>
        <w:rPr>
          <w:spacing w:val="25"/>
          <w:w w:val="105"/>
        </w:rPr>
        <w:t xml:space="preserve"> </w:t>
      </w:r>
      <w:r>
        <w:rPr>
          <w:w w:val="105"/>
        </w:rPr>
        <w:t>when</w:t>
      </w:r>
      <w:r>
        <w:rPr>
          <w:spacing w:val="26"/>
          <w:w w:val="105"/>
        </w:rPr>
        <w:t xml:space="preserve"> </w:t>
      </w:r>
      <w:r>
        <w:rPr>
          <w:w w:val="105"/>
        </w:rPr>
        <w:t>no</w:t>
      </w:r>
      <w:r>
        <w:rPr>
          <w:spacing w:val="25"/>
          <w:w w:val="105"/>
        </w:rPr>
        <w:t xml:space="preserve"> </w:t>
      </w:r>
      <w:r>
        <w:rPr>
          <w:w w:val="105"/>
        </w:rPr>
        <w:t>persistence</w:t>
      </w:r>
      <w:r>
        <w:rPr>
          <w:spacing w:val="26"/>
          <w:w w:val="105"/>
        </w:rPr>
        <w:t xml:space="preserve"> </w:t>
      </w:r>
      <w:r>
        <w:rPr>
          <w:w w:val="105"/>
        </w:rPr>
        <w:t>is</w:t>
      </w:r>
      <w:r>
        <w:rPr>
          <w:spacing w:val="26"/>
          <w:w w:val="105"/>
        </w:rPr>
        <w:t xml:space="preserve"> </w:t>
      </w:r>
      <w:r>
        <w:rPr>
          <w:w w:val="105"/>
        </w:rPr>
        <w:t>applied</w:t>
      </w:r>
      <w:r>
        <w:rPr>
          <w:spacing w:val="25"/>
          <w:w w:val="105"/>
        </w:rPr>
        <w:t xml:space="preserve"> </w:t>
      </w:r>
      <w:r>
        <w:rPr>
          <w:w w:val="105"/>
        </w:rPr>
        <w:t>(1/1).</w:t>
      </w:r>
      <w:r>
        <w:rPr>
          <w:spacing w:val="22"/>
          <w:w w:val="105"/>
        </w:rPr>
        <w:t xml:space="preserve"> </w:t>
      </w:r>
      <w:r>
        <w:rPr>
          <w:w w:val="105"/>
        </w:rPr>
        <w:t>In</w:t>
      </w:r>
      <w:r>
        <w:rPr>
          <w:spacing w:val="-55"/>
          <w:w w:val="105"/>
        </w:rPr>
        <w:t xml:space="preserve"> </w:t>
      </w:r>
      <w:r>
        <w:rPr>
          <w:rFonts w:ascii="Trebuchet MS"/>
          <w:w w:val="105"/>
          <w:sz w:val="12"/>
        </w:rPr>
        <w:t xml:space="preserve">615    </w:t>
      </w:r>
      <w:r>
        <w:rPr>
          <w:w w:val="105"/>
        </w:rPr>
        <w:t>this scenario, all combinations exhibit similar maximum skill. Only member</w:t>
      </w:r>
      <w:r>
        <w:rPr>
          <w:spacing w:val="1"/>
          <w:w w:val="105"/>
        </w:rPr>
        <w:t xml:space="preserve"> </w:t>
      </w:r>
      <w:r>
        <w:rPr>
          <w:rFonts w:ascii="Trebuchet MS"/>
          <w:w w:val="105"/>
          <w:sz w:val="12"/>
        </w:rPr>
        <w:t>616</w:t>
      </w:r>
      <w:r>
        <w:rPr>
          <w:rFonts w:ascii="Trebuchet MS"/>
          <w:spacing w:val="35"/>
          <w:w w:val="105"/>
          <w:sz w:val="12"/>
        </w:rPr>
        <w:t xml:space="preserve"> </w:t>
      </w:r>
      <w:r>
        <w:rPr>
          <w:w w:val="105"/>
        </w:rPr>
        <w:t>weighted</w:t>
      </w:r>
      <w:r>
        <w:rPr>
          <w:spacing w:val="35"/>
          <w:w w:val="105"/>
        </w:rPr>
        <w:t xml:space="preserve"> </w:t>
      </w:r>
      <w:r>
        <w:rPr>
          <w:w w:val="105"/>
        </w:rPr>
        <w:t>(MW)</w:t>
      </w:r>
      <w:r>
        <w:rPr>
          <w:spacing w:val="35"/>
          <w:w w:val="105"/>
        </w:rPr>
        <w:t xml:space="preserve"> </w:t>
      </w:r>
      <w:r>
        <w:rPr>
          <w:w w:val="105"/>
        </w:rPr>
        <w:t>and</w:t>
      </w:r>
      <w:r>
        <w:rPr>
          <w:spacing w:val="35"/>
          <w:w w:val="105"/>
        </w:rPr>
        <w:t xml:space="preserve"> </w:t>
      </w:r>
      <w:r>
        <w:rPr>
          <w:w w:val="105"/>
        </w:rPr>
        <w:t>Brier</w:t>
      </w:r>
      <w:r>
        <w:rPr>
          <w:spacing w:val="35"/>
          <w:w w:val="105"/>
        </w:rPr>
        <w:t xml:space="preserve"> </w:t>
      </w:r>
      <w:r>
        <w:rPr>
          <w:w w:val="105"/>
        </w:rPr>
        <w:t>weighted</w:t>
      </w:r>
      <w:r>
        <w:rPr>
          <w:spacing w:val="35"/>
          <w:w w:val="105"/>
        </w:rPr>
        <w:t xml:space="preserve"> </w:t>
      </w:r>
      <w:r>
        <w:rPr>
          <w:w w:val="105"/>
        </w:rPr>
        <w:t>(BW)</w:t>
      </w:r>
      <w:r>
        <w:rPr>
          <w:spacing w:val="35"/>
          <w:w w:val="105"/>
        </w:rPr>
        <w:t xml:space="preserve"> </w:t>
      </w:r>
      <w:r>
        <w:rPr>
          <w:w w:val="105"/>
        </w:rPr>
        <w:t>marginally</w:t>
      </w:r>
      <w:r>
        <w:rPr>
          <w:spacing w:val="35"/>
          <w:w w:val="105"/>
        </w:rPr>
        <w:t xml:space="preserve"> </w:t>
      </w:r>
      <w:r>
        <w:rPr>
          <w:w w:val="105"/>
        </w:rPr>
        <w:t>surpass</w:t>
      </w:r>
      <w:r>
        <w:rPr>
          <w:spacing w:val="35"/>
          <w:w w:val="105"/>
        </w:rPr>
        <w:t xml:space="preserve"> </w:t>
      </w:r>
      <w:r>
        <w:rPr>
          <w:w w:val="105"/>
        </w:rPr>
        <w:t>the</w:t>
      </w:r>
      <w:r>
        <w:rPr>
          <w:spacing w:val="35"/>
          <w:w w:val="105"/>
        </w:rPr>
        <w:t xml:space="preserve"> </w:t>
      </w:r>
      <w:r>
        <w:rPr>
          <w:w w:val="105"/>
        </w:rPr>
        <w:t>baseline</w:t>
      </w:r>
      <w:r>
        <w:rPr>
          <w:spacing w:val="-55"/>
          <w:w w:val="105"/>
        </w:rPr>
        <w:t xml:space="preserve"> </w:t>
      </w:r>
      <w:r>
        <w:rPr>
          <w:rFonts w:ascii="Trebuchet MS"/>
          <w:w w:val="105"/>
          <w:sz w:val="12"/>
        </w:rPr>
        <w:t xml:space="preserve">617 </w:t>
      </w:r>
      <w:proofErr w:type="gramStart"/>
      <w:r>
        <w:rPr>
          <w:rFonts w:ascii="Trebuchet MS"/>
          <w:w w:val="105"/>
          <w:sz w:val="12"/>
        </w:rPr>
        <w:t xml:space="preserve">  </w:t>
      </w:r>
      <w:r>
        <w:rPr>
          <w:rFonts w:ascii="Trebuchet MS"/>
          <w:spacing w:val="37"/>
          <w:w w:val="105"/>
          <w:sz w:val="12"/>
        </w:rPr>
        <w:t xml:space="preserve"> </w:t>
      </w:r>
      <w:r>
        <w:rPr>
          <w:w w:val="105"/>
        </w:rPr>
        <w:t>(</w:t>
      </w:r>
      <w:proofErr w:type="gramEnd"/>
      <w:r>
        <w:rPr>
          <w:w w:val="105"/>
        </w:rPr>
        <w:t xml:space="preserve">ENS). These two combinations show optimal skill within a range of </w:t>
      </w:r>
      <w:proofErr w:type="spellStart"/>
      <w:r>
        <w:rPr>
          <w:w w:val="105"/>
        </w:rPr>
        <w:t>proba</w:t>
      </w:r>
      <w:proofErr w:type="spellEnd"/>
      <w:r>
        <w:rPr>
          <w:w w:val="105"/>
        </w:rPr>
        <w:t>-</w:t>
      </w:r>
      <w:r>
        <w:rPr>
          <w:spacing w:val="1"/>
          <w:w w:val="105"/>
        </w:rPr>
        <w:t xml:space="preserve"> </w:t>
      </w:r>
      <w:r>
        <w:rPr>
          <w:rFonts w:ascii="Trebuchet MS"/>
          <w:w w:val="105"/>
          <w:sz w:val="12"/>
        </w:rPr>
        <w:t>618</w:t>
      </w:r>
      <w:r>
        <w:rPr>
          <w:rFonts w:ascii="Trebuchet MS"/>
          <w:spacing w:val="1"/>
          <w:w w:val="105"/>
          <w:sz w:val="12"/>
        </w:rPr>
        <w:t xml:space="preserve"> </w:t>
      </w:r>
      <w:proofErr w:type="spellStart"/>
      <w:r>
        <w:rPr>
          <w:w w:val="105"/>
        </w:rPr>
        <w:t>bility</w:t>
      </w:r>
      <w:proofErr w:type="spellEnd"/>
      <w:r>
        <w:rPr>
          <w:w w:val="105"/>
        </w:rPr>
        <w:t xml:space="preserve"> thresholds spanning 40% to 70%. In both instances, the maximum skill</w:t>
      </w:r>
      <w:r>
        <w:rPr>
          <w:spacing w:val="1"/>
          <w:w w:val="105"/>
        </w:rPr>
        <w:t xml:space="preserve"> </w:t>
      </w:r>
      <w:r>
        <w:rPr>
          <w:rFonts w:ascii="Trebuchet MS"/>
          <w:w w:val="105"/>
          <w:sz w:val="12"/>
        </w:rPr>
        <w:t>619</w:t>
      </w:r>
      <w:r>
        <w:rPr>
          <w:rFonts w:ascii="Trebuchet MS"/>
          <w:spacing w:val="30"/>
          <w:w w:val="105"/>
          <w:sz w:val="12"/>
        </w:rPr>
        <w:t xml:space="preserve"> </w:t>
      </w:r>
      <w:r>
        <w:rPr>
          <w:w w:val="105"/>
        </w:rPr>
        <w:t>is</w:t>
      </w:r>
      <w:r>
        <w:rPr>
          <w:spacing w:val="13"/>
          <w:w w:val="105"/>
        </w:rPr>
        <w:t xml:space="preserve"> </w:t>
      </w:r>
      <w:r>
        <w:rPr>
          <w:w w:val="105"/>
        </w:rPr>
        <w:t>achieved</w:t>
      </w:r>
      <w:r>
        <w:rPr>
          <w:spacing w:val="13"/>
          <w:w w:val="105"/>
        </w:rPr>
        <w:t xml:space="preserve"> </w:t>
      </w:r>
      <w:r>
        <w:rPr>
          <w:w w:val="105"/>
        </w:rPr>
        <w:t>at</w:t>
      </w:r>
      <w:r>
        <w:rPr>
          <w:spacing w:val="15"/>
          <w:w w:val="105"/>
        </w:rPr>
        <w:t xml:space="preserve"> </w:t>
      </w:r>
      <w:r>
        <w:rPr>
          <w:w w:val="105"/>
        </w:rPr>
        <w:t>a</w:t>
      </w:r>
      <w:r>
        <w:rPr>
          <w:spacing w:val="13"/>
          <w:w w:val="105"/>
        </w:rPr>
        <w:t xml:space="preserve"> </w:t>
      </w:r>
      <w:r>
        <w:rPr>
          <w:w w:val="105"/>
        </w:rPr>
        <w:t>probability</w:t>
      </w:r>
      <w:r>
        <w:rPr>
          <w:spacing w:val="14"/>
          <w:w w:val="105"/>
        </w:rPr>
        <w:t xml:space="preserve"> </w:t>
      </w:r>
      <w:r>
        <w:rPr>
          <w:w w:val="105"/>
        </w:rPr>
        <w:t>threshold</w:t>
      </w:r>
      <w:r>
        <w:rPr>
          <w:spacing w:val="13"/>
          <w:w w:val="105"/>
        </w:rPr>
        <w:t xml:space="preserve"> </w:t>
      </w:r>
      <w:r>
        <w:rPr>
          <w:w w:val="105"/>
        </w:rPr>
        <w:t>lower</w:t>
      </w:r>
      <w:r>
        <w:rPr>
          <w:spacing w:val="14"/>
          <w:w w:val="105"/>
        </w:rPr>
        <w:t xml:space="preserve"> </w:t>
      </w:r>
      <w:r>
        <w:rPr>
          <w:w w:val="105"/>
        </w:rPr>
        <w:t>than</w:t>
      </w:r>
      <w:r>
        <w:rPr>
          <w:spacing w:val="13"/>
          <w:w w:val="105"/>
        </w:rPr>
        <w:t xml:space="preserve"> </w:t>
      </w:r>
      <w:r>
        <w:rPr>
          <w:w w:val="105"/>
        </w:rPr>
        <w:t>that</w:t>
      </w:r>
      <w:r>
        <w:rPr>
          <w:spacing w:val="15"/>
          <w:w w:val="105"/>
        </w:rPr>
        <w:t xml:space="preserve"> </w:t>
      </w:r>
      <w:r>
        <w:rPr>
          <w:w w:val="105"/>
        </w:rPr>
        <w:t>optimized</w:t>
      </w:r>
      <w:r>
        <w:rPr>
          <w:spacing w:val="13"/>
          <w:w w:val="105"/>
        </w:rPr>
        <w:t xml:space="preserve"> </w:t>
      </w:r>
      <w:r>
        <w:rPr>
          <w:w w:val="105"/>
        </w:rPr>
        <w:t>for</w:t>
      </w:r>
      <w:r>
        <w:rPr>
          <w:spacing w:val="14"/>
          <w:w w:val="105"/>
        </w:rPr>
        <w:t xml:space="preserve"> </w:t>
      </w:r>
      <w:r>
        <w:rPr>
          <w:w w:val="105"/>
        </w:rPr>
        <w:t>ENS.</w:t>
      </w:r>
    </w:p>
    <w:p w14:paraId="6864E5C2" w14:textId="77777777" w:rsidR="00E2709D" w:rsidRDefault="00462487">
      <w:pPr>
        <w:pStyle w:val="BodyText"/>
        <w:tabs>
          <w:tab w:val="left" w:pos="968"/>
        </w:tabs>
        <w:spacing w:line="279" w:lineRule="exact"/>
        <w:ind w:left="227"/>
        <w:jc w:val="both"/>
      </w:pPr>
      <w:r>
        <w:rPr>
          <w:rFonts w:ascii="Trebuchet MS"/>
          <w:w w:val="105"/>
          <w:sz w:val="12"/>
        </w:rPr>
        <w:t>620</w:t>
      </w:r>
      <w:r>
        <w:rPr>
          <w:rFonts w:ascii="Trebuchet MS"/>
          <w:w w:val="105"/>
          <w:sz w:val="12"/>
        </w:rPr>
        <w:tab/>
      </w:r>
      <w:r>
        <w:rPr>
          <w:w w:val="105"/>
        </w:rPr>
        <w:t>The absence</w:t>
      </w:r>
      <w:r>
        <w:rPr>
          <w:spacing w:val="2"/>
          <w:w w:val="105"/>
        </w:rPr>
        <w:t xml:space="preserve"> </w:t>
      </w:r>
      <w:r>
        <w:rPr>
          <w:w w:val="105"/>
        </w:rPr>
        <w:t>of</w:t>
      </w:r>
      <w:r>
        <w:rPr>
          <w:spacing w:val="1"/>
          <w:w w:val="105"/>
        </w:rPr>
        <w:t xml:space="preserve"> </w:t>
      </w:r>
      <w:r>
        <w:rPr>
          <w:w w:val="105"/>
        </w:rPr>
        <w:t>sensitivity</w:t>
      </w:r>
      <w:r>
        <w:rPr>
          <w:spacing w:val="1"/>
          <w:w w:val="105"/>
        </w:rPr>
        <w:t xml:space="preserve"> </w:t>
      </w:r>
      <w:r>
        <w:rPr>
          <w:w w:val="105"/>
        </w:rPr>
        <w:t>to</w:t>
      </w:r>
      <w:r>
        <w:rPr>
          <w:spacing w:val="2"/>
          <w:w w:val="105"/>
        </w:rPr>
        <w:t xml:space="preserve"> </w:t>
      </w:r>
      <w:r>
        <w:rPr>
          <w:w w:val="105"/>
        </w:rPr>
        <w:t>probability</w:t>
      </w:r>
      <w:r>
        <w:rPr>
          <w:spacing w:val="1"/>
          <w:w w:val="105"/>
        </w:rPr>
        <w:t xml:space="preserve"> </w:t>
      </w:r>
      <w:r>
        <w:rPr>
          <w:w w:val="105"/>
        </w:rPr>
        <w:t>in</w:t>
      </w:r>
      <w:r>
        <w:rPr>
          <w:spacing w:val="2"/>
          <w:w w:val="105"/>
        </w:rPr>
        <w:t xml:space="preserve"> </w:t>
      </w:r>
      <w:r>
        <w:rPr>
          <w:w w:val="105"/>
        </w:rPr>
        <w:t>the</w:t>
      </w:r>
      <w:r>
        <w:rPr>
          <w:spacing w:val="1"/>
          <w:w w:val="105"/>
        </w:rPr>
        <w:t xml:space="preserve"> </w:t>
      </w:r>
      <w:r>
        <w:rPr>
          <w:w w:val="105"/>
        </w:rPr>
        <w:t>current</w:t>
      </w:r>
      <w:r>
        <w:rPr>
          <w:spacing w:val="2"/>
          <w:w w:val="105"/>
        </w:rPr>
        <w:t xml:space="preserve"> </w:t>
      </w:r>
      <w:r>
        <w:rPr>
          <w:w w:val="105"/>
        </w:rPr>
        <w:t>criteria (indicated</w:t>
      </w:r>
    </w:p>
    <w:p w14:paraId="01CF2C9B" w14:textId="77777777" w:rsidR="00E2709D" w:rsidRDefault="00462487">
      <w:pPr>
        <w:pStyle w:val="BodyText"/>
        <w:spacing w:before="1" w:line="237" w:lineRule="auto"/>
        <w:ind w:left="227" w:right="528"/>
        <w:jc w:val="both"/>
      </w:pPr>
      <w:r>
        <w:rPr>
          <w:rFonts w:ascii="Trebuchet MS"/>
          <w:sz w:val="12"/>
        </w:rPr>
        <w:t xml:space="preserve">621    </w:t>
      </w:r>
      <w:r>
        <w:rPr>
          <w:rFonts w:ascii="Trebuchet MS"/>
          <w:spacing w:val="1"/>
          <w:sz w:val="12"/>
        </w:rPr>
        <w:t xml:space="preserve"> </w:t>
      </w:r>
      <w:r>
        <w:t>by</w:t>
      </w:r>
      <w:r>
        <w:rPr>
          <w:spacing w:val="54"/>
        </w:rPr>
        <w:t xml:space="preserve"> </w:t>
      </w:r>
      <w:r>
        <w:t>the</w:t>
      </w:r>
      <w:r>
        <w:rPr>
          <w:spacing w:val="54"/>
        </w:rPr>
        <w:t xml:space="preserve"> </w:t>
      </w:r>
      <w:r>
        <w:t>dark</w:t>
      </w:r>
      <w:r>
        <w:rPr>
          <w:spacing w:val="54"/>
        </w:rPr>
        <w:t xml:space="preserve"> </w:t>
      </w:r>
      <w:r>
        <w:t>blue</w:t>
      </w:r>
      <w:r>
        <w:rPr>
          <w:spacing w:val="55"/>
        </w:rPr>
        <w:t xml:space="preserve"> </w:t>
      </w:r>
      <w:r>
        <w:t>line</w:t>
      </w:r>
      <w:r>
        <w:rPr>
          <w:spacing w:val="54"/>
        </w:rPr>
        <w:t xml:space="preserve"> </w:t>
      </w:r>
      <w:r>
        <w:t>in</w:t>
      </w:r>
      <w:r>
        <w:rPr>
          <w:spacing w:val="54"/>
        </w:rPr>
        <w:t xml:space="preserve"> </w:t>
      </w:r>
      <w:r>
        <w:t>the</w:t>
      </w:r>
      <w:r>
        <w:rPr>
          <w:spacing w:val="54"/>
        </w:rPr>
        <w:t xml:space="preserve"> </w:t>
      </w:r>
      <w:r>
        <w:t>left-hand</w:t>
      </w:r>
      <w:r>
        <w:rPr>
          <w:spacing w:val="55"/>
        </w:rPr>
        <w:t xml:space="preserve"> </w:t>
      </w:r>
      <w:r>
        <w:t>side</w:t>
      </w:r>
      <w:r>
        <w:rPr>
          <w:spacing w:val="54"/>
        </w:rPr>
        <w:t xml:space="preserve"> </w:t>
      </w:r>
      <w:r>
        <w:t>pane)</w:t>
      </w:r>
      <w:r>
        <w:rPr>
          <w:spacing w:val="54"/>
        </w:rPr>
        <w:t xml:space="preserve"> </w:t>
      </w:r>
      <w:r>
        <w:t>is</w:t>
      </w:r>
      <w:r>
        <w:rPr>
          <w:spacing w:val="54"/>
        </w:rPr>
        <w:t xml:space="preserve"> </w:t>
      </w:r>
      <w:r>
        <w:t>noteworthy.   Even</w:t>
      </w:r>
      <w:r>
        <w:rPr>
          <w:spacing w:val="55"/>
        </w:rPr>
        <w:t xml:space="preserve"> </w:t>
      </w:r>
      <w:r>
        <w:t>at</w:t>
      </w:r>
      <w:r>
        <w:rPr>
          <w:spacing w:val="1"/>
        </w:rPr>
        <w:t xml:space="preserve"> </w:t>
      </w:r>
      <w:r>
        <w:rPr>
          <w:rFonts w:ascii="Trebuchet MS"/>
          <w:sz w:val="12"/>
        </w:rPr>
        <w:t>622</w:t>
      </w:r>
      <w:r>
        <w:rPr>
          <w:rFonts w:ascii="Trebuchet MS"/>
          <w:spacing w:val="39"/>
          <w:sz w:val="12"/>
        </w:rPr>
        <w:t xml:space="preserve"> </w:t>
      </w:r>
      <w:r>
        <w:t>the</w:t>
      </w:r>
      <w:r>
        <w:rPr>
          <w:spacing w:val="44"/>
        </w:rPr>
        <w:t xml:space="preserve"> </w:t>
      </w:r>
      <w:r>
        <w:t>lowest</w:t>
      </w:r>
      <w:r>
        <w:rPr>
          <w:spacing w:val="44"/>
        </w:rPr>
        <w:t xml:space="preserve"> </w:t>
      </w:r>
      <w:r>
        <w:t>probability</w:t>
      </w:r>
      <w:r>
        <w:rPr>
          <w:spacing w:val="45"/>
        </w:rPr>
        <w:t xml:space="preserve"> </w:t>
      </w:r>
      <w:r>
        <w:t>threshold,</w:t>
      </w:r>
      <w:r>
        <w:rPr>
          <w:spacing w:val="47"/>
        </w:rPr>
        <w:t xml:space="preserve"> </w:t>
      </w:r>
      <w:r>
        <w:t>the</w:t>
      </w:r>
      <w:r>
        <w:rPr>
          <w:spacing w:val="45"/>
        </w:rPr>
        <w:t xml:space="preserve"> </w:t>
      </w:r>
      <w:r>
        <w:rPr>
          <w:i/>
        </w:rPr>
        <w:t>f</w:t>
      </w:r>
      <w:r>
        <w:rPr>
          <w:vertAlign w:val="subscript"/>
        </w:rPr>
        <w:t>0</w:t>
      </w:r>
      <w:r>
        <w:rPr>
          <w:i/>
          <w:vertAlign w:val="subscript"/>
        </w:rPr>
        <w:t>.</w:t>
      </w:r>
      <w:r>
        <w:rPr>
          <w:vertAlign w:val="subscript"/>
        </w:rPr>
        <w:t>8</w:t>
      </w:r>
      <w:r>
        <w:rPr>
          <w:spacing w:val="55"/>
        </w:rPr>
        <w:t xml:space="preserve"> </w:t>
      </w:r>
      <w:r>
        <w:t>score</w:t>
      </w:r>
      <w:r>
        <w:rPr>
          <w:spacing w:val="45"/>
        </w:rPr>
        <w:t xml:space="preserve"> </w:t>
      </w:r>
      <w:r>
        <w:t>remains</w:t>
      </w:r>
      <w:r>
        <w:rPr>
          <w:spacing w:val="45"/>
        </w:rPr>
        <w:t xml:space="preserve"> </w:t>
      </w:r>
      <w:r>
        <w:t>at</w:t>
      </w:r>
      <w:r>
        <w:rPr>
          <w:spacing w:val="45"/>
        </w:rPr>
        <w:t xml:space="preserve"> </w:t>
      </w:r>
      <w:r>
        <w:t>0.5,</w:t>
      </w:r>
      <w:r>
        <w:rPr>
          <w:spacing w:val="47"/>
        </w:rPr>
        <w:t xml:space="preserve"> </w:t>
      </w:r>
      <w:r>
        <w:t>unlike</w:t>
      </w:r>
      <w:r>
        <w:rPr>
          <w:spacing w:val="45"/>
        </w:rPr>
        <w:t xml:space="preserve"> </w:t>
      </w:r>
      <w:r>
        <w:t>other</w:t>
      </w:r>
      <w:r>
        <w:rPr>
          <w:spacing w:val="-52"/>
        </w:rPr>
        <w:t xml:space="preserve"> </w:t>
      </w:r>
      <w:r>
        <w:rPr>
          <w:rFonts w:ascii="Trebuchet MS"/>
          <w:sz w:val="12"/>
        </w:rPr>
        <w:t xml:space="preserve">623  </w:t>
      </w:r>
      <w:r>
        <w:rPr>
          <w:rFonts w:ascii="Trebuchet MS"/>
          <w:spacing w:val="1"/>
          <w:sz w:val="12"/>
        </w:rPr>
        <w:t xml:space="preserve"> </w:t>
      </w:r>
      <w:r>
        <w:t>approaches where there is a significant decline in performance when the prob-</w:t>
      </w:r>
      <w:r>
        <w:rPr>
          <w:spacing w:val="1"/>
        </w:rPr>
        <w:t xml:space="preserve"> </w:t>
      </w:r>
      <w:r>
        <w:rPr>
          <w:rFonts w:ascii="Trebuchet MS"/>
          <w:sz w:val="12"/>
        </w:rPr>
        <w:t>624</w:t>
      </w:r>
      <w:r>
        <w:rPr>
          <w:rFonts w:ascii="Trebuchet MS"/>
          <w:spacing w:val="23"/>
          <w:sz w:val="12"/>
        </w:rPr>
        <w:t xml:space="preserve"> </w:t>
      </w:r>
      <w:r>
        <w:t>ability</w:t>
      </w:r>
      <w:r>
        <w:rPr>
          <w:spacing w:val="24"/>
        </w:rPr>
        <w:t xml:space="preserve"> </w:t>
      </w:r>
      <w:r>
        <w:t>threshold</w:t>
      </w:r>
      <w:r>
        <w:rPr>
          <w:spacing w:val="24"/>
        </w:rPr>
        <w:t xml:space="preserve"> </w:t>
      </w:r>
      <w:r>
        <w:t>takes</w:t>
      </w:r>
      <w:r>
        <w:rPr>
          <w:spacing w:val="25"/>
        </w:rPr>
        <w:t xml:space="preserve"> </w:t>
      </w:r>
      <w:r>
        <w:t>very</w:t>
      </w:r>
      <w:r>
        <w:rPr>
          <w:spacing w:val="24"/>
        </w:rPr>
        <w:t xml:space="preserve"> </w:t>
      </w:r>
      <w:r>
        <w:t>low</w:t>
      </w:r>
      <w:r>
        <w:rPr>
          <w:spacing w:val="24"/>
        </w:rPr>
        <w:t xml:space="preserve"> </w:t>
      </w:r>
      <w:r>
        <w:t>values.</w:t>
      </w:r>
    </w:p>
    <w:p w14:paraId="03EEE3B8" w14:textId="226986CB" w:rsidR="00E2709D" w:rsidRDefault="00462487">
      <w:pPr>
        <w:pStyle w:val="BodyText"/>
        <w:tabs>
          <w:tab w:val="left" w:pos="968"/>
        </w:tabs>
        <w:spacing w:line="237" w:lineRule="auto"/>
        <w:ind w:left="227" w:right="529"/>
        <w:jc w:val="both"/>
      </w:pPr>
      <w:r>
        <w:rPr>
          <w:rFonts w:ascii="Trebuchet MS"/>
          <w:sz w:val="12"/>
        </w:rPr>
        <w:t>625</w:t>
      </w:r>
      <w:r>
        <w:rPr>
          <w:rFonts w:ascii="Trebuchet MS"/>
          <w:sz w:val="12"/>
        </w:rPr>
        <w:tab/>
      </w:r>
      <w:r>
        <w:t>Table</w:t>
      </w:r>
      <w:r>
        <w:rPr>
          <w:spacing w:val="1"/>
        </w:rPr>
        <w:t xml:space="preserve"> </w:t>
      </w:r>
      <w:hyperlink w:anchor="_bookmark27" w:history="1">
        <w:r>
          <w:t>4</w:t>
        </w:r>
      </w:hyperlink>
      <w:r>
        <w:rPr>
          <w:spacing w:val="54"/>
        </w:rPr>
        <w:t xml:space="preserve"> </w:t>
      </w:r>
      <w:r>
        <w:t>summarizes</w:t>
      </w:r>
      <w:r>
        <w:rPr>
          <w:spacing w:val="54"/>
        </w:rPr>
        <w:t xml:space="preserve"> </w:t>
      </w:r>
      <w:r>
        <w:t>the</w:t>
      </w:r>
      <w:r>
        <w:rPr>
          <w:spacing w:val="54"/>
        </w:rPr>
        <w:t xml:space="preserve"> </w:t>
      </w:r>
      <w:r>
        <w:t>results</w:t>
      </w:r>
      <w:r>
        <w:rPr>
          <w:spacing w:val="55"/>
        </w:rPr>
        <w:t xml:space="preserve"> </w:t>
      </w:r>
      <w:r>
        <w:t>of</w:t>
      </w:r>
      <w:r>
        <w:rPr>
          <w:spacing w:val="54"/>
        </w:rPr>
        <w:t xml:space="preserve"> </w:t>
      </w:r>
      <w:r>
        <w:t>the</w:t>
      </w:r>
      <w:r>
        <w:rPr>
          <w:spacing w:val="54"/>
        </w:rPr>
        <w:t xml:space="preserve"> </w:t>
      </w:r>
      <w:r>
        <w:t>optimization</w:t>
      </w:r>
      <w:r>
        <w:rPr>
          <w:spacing w:val="54"/>
        </w:rPr>
        <w:t xml:space="preserve"> </w:t>
      </w:r>
      <w:r>
        <w:t>of</w:t>
      </w:r>
      <w:r>
        <w:rPr>
          <w:spacing w:val="55"/>
        </w:rPr>
        <w:t xml:space="preserve"> </w:t>
      </w:r>
      <w:r>
        <w:t>the</w:t>
      </w:r>
      <w:r>
        <w:rPr>
          <w:spacing w:val="54"/>
        </w:rPr>
        <w:t xml:space="preserve"> </w:t>
      </w:r>
      <w:r>
        <w:t>notification</w:t>
      </w:r>
      <w:r>
        <w:rPr>
          <w:spacing w:val="1"/>
        </w:rPr>
        <w:t xml:space="preserve"> </w:t>
      </w:r>
      <w:r>
        <w:rPr>
          <w:rFonts w:ascii="Trebuchet MS"/>
          <w:sz w:val="12"/>
        </w:rPr>
        <w:t>626</w:t>
      </w:r>
      <w:r>
        <w:rPr>
          <w:rFonts w:ascii="Trebuchet MS"/>
          <w:spacing w:val="41"/>
          <w:sz w:val="12"/>
        </w:rPr>
        <w:t xml:space="preserve"> </w:t>
      </w:r>
      <w:r>
        <w:t>criteria</w:t>
      </w:r>
      <w:r>
        <w:rPr>
          <w:spacing w:val="40"/>
        </w:rPr>
        <w:t xml:space="preserve"> </w:t>
      </w:r>
      <w:r>
        <w:t>for</w:t>
      </w:r>
      <w:r>
        <w:rPr>
          <w:spacing w:val="40"/>
        </w:rPr>
        <w:t xml:space="preserve"> </w:t>
      </w:r>
      <w:r>
        <w:t>the</w:t>
      </w:r>
      <w:r>
        <w:rPr>
          <w:spacing w:val="41"/>
        </w:rPr>
        <w:t xml:space="preserve"> </w:t>
      </w:r>
      <w:r>
        <w:t>combination</w:t>
      </w:r>
      <w:r>
        <w:rPr>
          <w:spacing w:val="40"/>
        </w:rPr>
        <w:t xml:space="preserve"> </w:t>
      </w:r>
      <w:r>
        <w:t>methods</w:t>
      </w:r>
      <w:r>
        <w:rPr>
          <w:spacing w:val="40"/>
        </w:rPr>
        <w:t xml:space="preserve"> </w:t>
      </w:r>
      <w:r>
        <w:t>in</w:t>
      </w:r>
      <w:r>
        <w:rPr>
          <w:spacing w:val="41"/>
        </w:rPr>
        <w:t xml:space="preserve"> </w:t>
      </w:r>
      <w:r>
        <w:t>an</w:t>
      </w:r>
      <w:r>
        <w:rPr>
          <w:spacing w:val="40"/>
        </w:rPr>
        <w:t xml:space="preserve"> </w:t>
      </w:r>
      <w:r>
        <w:t>identical</w:t>
      </w:r>
      <w:r>
        <w:rPr>
          <w:spacing w:val="40"/>
        </w:rPr>
        <w:t xml:space="preserve"> </w:t>
      </w:r>
      <w:r>
        <w:t>way</w:t>
      </w:r>
      <w:r>
        <w:rPr>
          <w:spacing w:val="41"/>
        </w:rPr>
        <w:t xml:space="preserve"> </w:t>
      </w:r>
      <w:r>
        <w:t>as</w:t>
      </w:r>
      <w:r>
        <w:rPr>
          <w:spacing w:val="40"/>
        </w:rPr>
        <w:t xml:space="preserve"> </w:t>
      </w:r>
      <w:r>
        <w:t>Table</w:t>
      </w:r>
      <w:r>
        <w:rPr>
          <w:spacing w:val="41"/>
        </w:rPr>
        <w:t xml:space="preserve"> </w:t>
      </w:r>
      <w:hyperlink w:anchor="_bookmark21" w:history="1">
        <w:r>
          <w:t>3</w:t>
        </w:r>
      </w:hyperlink>
      <w:r>
        <w:rPr>
          <w:spacing w:val="40"/>
        </w:rPr>
        <w:t xml:space="preserve"> </w:t>
      </w:r>
      <w:r>
        <w:t>did</w:t>
      </w:r>
      <w:r>
        <w:rPr>
          <w:spacing w:val="40"/>
        </w:rPr>
        <w:t xml:space="preserve"> </w:t>
      </w:r>
      <w:r>
        <w:t>for</w:t>
      </w:r>
      <w:r>
        <w:rPr>
          <w:spacing w:val="-52"/>
        </w:rPr>
        <w:t xml:space="preserve"> </w:t>
      </w:r>
      <w:r>
        <w:rPr>
          <w:rFonts w:ascii="Trebuchet MS"/>
          <w:sz w:val="12"/>
        </w:rPr>
        <w:t>627</w:t>
      </w:r>
      <w:r>
        <w:rPr>
          <w:rFonts w:ascii="Trebuchet MS"/>
          <w:spacing w:val="39"/>
          <w:sz w:val="12"/>
        </w:rPr>
        <w:t xml:space="preserve"> </w:t>
      </w:r>
      <w:r>
        <w:t>the</w:t>
      </w:r>
      <w:r>
        <w:rPr>
          <w:spacing w:val="27"/>
        </w:rPr>
        <w:t xml:space="preserve"> </w:t>
      </w:r>
      <w:r>
        <w:t>NWP</w:t>
      </w:r>
      <w:ins w:id="336" w:author="Pechlivanidis Ilias" w:date="2024-02-10T13:06:00Z">
        <w:r w:rsidR="00C62B43">
          <w:t>s</w:t>
        </w:r>
      </w:ins>
      <w:r>
        <w:t>.</w:t>
      </w:r>
      <w:r>
        <w:rPr>
          <w:spacing w:val="28"/>
        </w:rPr>
        <w:t xml:space="preserve"> </w:t>
      </w:r>
      <w:r>
        <w:t>The</w:t>
      </w:r>
      <w:r>
        <w:rPr>
          <w:spacing w:val="27"/>
        </w:rPr>
        <w:t xml:space="preserve"> </w:t>
      </w:r>
      <w:r>
        <w:t>results</w:t>
      </w:r>
      <w:r>
        <w:rPr>
          <w:spacing w:val="27"/>
        </w:rPr>
        <w:t xml:space="preserve"> </w:t>
      </w:r>
      <w:r>
        <w:t>are</w:t>
      </w:r>
      <w:r>
        <w:rPr>
          <w:spacing w:val="28"/>
        </w:rPr>
        <w:t xml:space="preserve"> </w:t>
      </w:r>
      <w:proofErr w:type="spellStart"/>
      <w:r>
        <w:t>organised</w:t>
      </w:r>
      <w:proofErr w:type="spellEnd"/>
      <w:r>
        <w:rPr>
          <w:spacing w:val="28"/>
        </w:rPr>
        <w:t xml:space="preserve"> </w:t>
      </w:r>
      <w:r>
        <w:t>by</w:t>
      </w:r>
      <w:r>
        <w:rPr>
          <w:spacing w:val="27"/>
        </w:rPr>
        <w:t xml:space="preserve"> </w:t>
      </w:r>
      <w:r>
        <w:t>lead</w:t>
      </w:r>
      <w:r>
        <w:rPr>
          <w:spacing w:val="28"/>
        </w:rPr>
        <w:t xml:space="preserve"> </w:t>
      </w:r>
      <w:r>
        <w:t>time</w:t>
      </w:r>
      <w:r>
        <w:rPr>
          <w:spacing w:val="28"/>
        </w:rPr>
        <w:t xml:space="preserve"> </w:t>
      </w:r>
      <w:r>
        <w:t>ranges;</w:t>
      </w:r>
      <w:r>
        <w:rPr>
          <w:spacing w:val="29"/>
        </w:rPr>
        <w:t xml:space="preserve"> </w:t>
      </w:r>
      <w:r>
        <w:t>for</w:t>
      </w:r>
      <w:r>
        <w:rPr>
          <w:spacing w:val="26"/>
        </w:rPr>
        <w:t xml:space="preserve"> </w:t>
      </w:r>
      <w:r>
        <w:t>each</w:t>
      </w:r>
      <w:r>
        <w:rPr>
          <w:spacing w:val="28"/>
        </w:rPr>
        <w:t xml:space="preserve"> </w:t>
      </w:r>
      <w:r>
        <w:t>range,</w:t>
      </w:r>
      <w:r>
        <w:rPr>
          <w:spacing w:val="29"/>
        </w:rPr>
        <w:t xml:space="preserve"> </w:t>
      </w:r>
      <w:r>
        <w:t>the</w:t>
      </w:r>
      <w:r>
        <w:rPr>
          <w:spacing w:val="-52"/>
        </w:rPr>
        <w:t xml:space="preserve"> </w:t>
      </w:r>
      <w:r>
        <w:rPr>
          <w:rFonts w:ascii="Trebuchet MS"/>
          <w:sz w:val="12"/>
        </w:rPr>
        <w:t xml:space="preserve">628  </w:t>
      </w:r>
      <w:r>
        <w:rPr>
          <w:rFonts w:ascii="Trebuchet MS"/>
          <w:spacing w:val="1"/>
          <w:sz w:val="12"/>
        </w:rPr>
        <w:t xml:space="preserve"> </w:t>
      </w:r>
      <w:r>
        <w:t>table</w:t>
      </w:r>
      <w:r>
        <w:rPr>
          <w:spacing w:val="54"/>
        </w:rPr>
        <w:t xml:space="preserve"> </w:t>
      </w:r>
      <w:r>
        <w:t>presents</w:t>
      </w:r>
      <w:r>
        <w:rPr>
          <w:spacing w:val="54"/>
        </w:rPr>
        <w:t xml:space="preserve"> </w:t>
      </w:r>
      <w:r>
        <w:t>the</w:t>
      </w:r>
      <w:r>
        <w:rPr>
          <w:spacing w:val="54"/>
        </w:rPr>
        <w:t xml:space="preserve"> </w:t>
      </w:r>
      <w:r>
        <w:t>optimized</w:t>
      </w:r>
      <w:r>
        <w:rPr>
          <w:spacing w:val="55"/>
        </w:rPr>
        <w:t xml:space="preserve"> </w:t>
      </w:r>
      <w:r>
        <w:t>criteria</w:t>
      </w:r>
      <w:r>
        <w:rPr>
          <w:spacing w:val="54"/>
        </w:rPr>
        <w:t xml:space="preserve"> </w:t>
      </w:r>
      <w:r>
        <w:t>(probability</w:t>
      </w:r>
      <w:r>
        <w:rPr>
          <w:spacing w:val="54"/>
        </w:rPr>
        <w:t xml:space="preserve"> </w:t>
      </w:r>
      <w:r>
        <w:t>and</w:t>
      </w:r>
      <w:r>
        <w:rPr>
          <w:spacing w:val="54"/>
        </w:rPr>
        <w:t xml:space="preserve"> </w:t>
      </w:r>
      <w:r>
        <w:t>persistence)</w:t>
      </w:r>
      <w:r>
        <w:rPr>
          <w:spacing w:val="55"/>
        </w:rPr>
        <w:t xml:space="preserve"> </w:t>
      </w:r>
      <w:r>
        <w:t>and</w:t>
      </w:r>
      <w:r>
        <w:rPr>
          <w:spacing w:val="54"/>
        </w:rPr>
        <w:t xml:space="preserve"> </w:t>
      </w:r>
      <w:r>
        <w:t>the</w:t>
      </w:r>
      <w:r>
        <w:rPr>
          <w:spacing w:val="1"/>
        </w:rPr>
        <w:t xml:space="preserve"> </w:t>
      </w:r>
      <w:proofErr w:type="gramStart"/>
      <w:r>
        <w:rPr>
          <w:rFonts w:ascii="Trebuchet MS"/>
          <w:sz w:val="12"/>
        </w:rPr>
        <w:t>629</w:t>
      </w:r>
      <w:r>
        <w:rPr>
          <w:rFonts w:ascii="Trebuchet MS"/>
          <w:spacing w:val="58"/>
          <w:sz w:val="12"/>
        </w:rPr>
        <w:t xml:space="preserve"> </w:t>
      </w:r>
      <w:r>
        <w:t>skill</w:t>
      </w:r>
      <w:proofErr w:type="gramEnd"/>
      <w:r>
        <w:rPr>
          <w:spacing w:val="41"/>
        </w:rPr>
        <w:t xml:space="preserve"> </w:t>
      </w:r>
      <w:r>
        <w:t>metrics</w:t>
      </w:r>
      <w:r>
        <w:rPr>
          <w:spacing w:val="42"/>
        </w:rPr>
        <w:t xml:space="preserve"> </w:t>
      </w:r>
      <w:r>
        <w:t>(recall,</w:t>
      </w:r>
      <w:r>
        <w:rPr>
          <w:spacing w:val="43"/>
        </w:rPr>
        <w:t xml:space="preserve"> </w:t>
      </w:r>
      <w:r>
        <w:t>precision</w:t>
      </w:r>
      <w:r>
        <w:rPr>
          <w:spacing w:val="42"/>
        </w:rPr>
        <w:t xml:space="preserve"> </w:t>
      </w:r>
      <w:r>
        <w:t>and</w:t>
      </w:r>
      <w:r>
        <w:rPr>
          <w:spacing w:val="42"/>
        </w:rPr>
        <w:t xml:space="preserve"> </w:t>
      </w:r>
      <w:r>
        <w:rPr>
          <w:i/>
        </w:rPr>
        <w:t>f</w:t>
      </w:r>
      <w:r>
        <w:rPr>
          <w:vertAlign w:val="subscript"/>
        </w:rPr>
        <w:t>0</w:t>
      </w:r>
      <w:r>
        <w:rPr>
          <w:i/>
          <w:vertAlign w:val="subscript"/>
        </w:rPr>
        <w:t>.</w:t>
      </w:r>
      <w:r>
        <w:rPr>
          <w:vertAlign w:val="subscript"/>
        </w:rPr>
        <w:t>8</w:t>
      </w:r>
      <w:r>
        <w:t>)</w:t>
      </w:r>
      <w:r>
        <w:rPr>
          <w:spacing w:val="41"/>
        </w:rPr>
        <w:t xml:space="preserve"> </w:t>
      </w:r>
      <w:r>
        <w:t>for</w:t>
      </w:r>
      <w:r>
        <w:rPr>
          <w:spacing w:val="42"/>
        </w:rPr>
        <w:t xml:space="preserve"> </w:t>
      </w:r>
      <w:r>
        <w:t>the</w:t>
      </w:r>
      <w:r>
        <w:rPr>
          <w:spacing w:val="42"/>
        </w:rPr>
        <w:t xml:space="preserve"> </w:t>
      </w:r>
      <w:r>
        <w:t>four</w:t>
      </w:r>
      <w:r>
        <w:rPr>
          <w:spacing w:val="41"/>
        </w:rPr>
        <w:t xml:space="preserve"> </w:t>
      </w:r>
      <w:r>
        <w:t>methods.</w:t>
      </w:r>
      <w:r>
        <w:rPr>
          <w:spacing w:val="81"/>
        </w:rPr>
        <w:t xml:space="preserve"> </w:t>
      </w:r>
      <w:r>
        <w:t>As</w:t>
      </w:r>
      <w:r>
        <w:rPr>
          <w:spacing w:val="41"/>
        </w:rPr>
        <w:t xml:space="preserve"> </w:t>
      </w:r>
      <w:r>
        <w:t>a</w:t>
      </w:r>
      <w:r>
        <w:rPr>
          <w:spacing w:val="42"/>
        </w:rPr>
        <w:t xml:space="preserve"> </w:t>
      </w:r>
      <w:r>
        <w:t>baseline,</w:t>
      </w:r>
      <w:r>
        <w:rPr>
          <w:spacing w:val="-52"/>
        </w:rPr>
        <w:t xml:space="preserve"> </w:t>
      </w:r>
      <w:r>
        <w:rPr>
          <w:rFonts w:ascii="Trebuchet MS"/>
          <w:sz w:val="12"/>
        </w:rPr>
        <w:t>630</w:t>
      </w:r>
      <w:r>
        <w:rPr>
          <w:rFonts w:ascii="Trebuchet MS"/>
          <w:spacing w:val="43"/>
          <w:sz w:val="12"/>
        </w:rPr>
        <w:t xml:space="preserve"> </w:t>
      </w:r>
      <w:r>
        <w:t>the</w:t>
      </w:r>
      <w:r>
        <w:rPr>
          <w:spacing w:val="43"/>
        </w:rPr>
        <w:t xml:space="preserve"> </w:t>
      </w:r>
      <w:r>
        <w:t>first</w:t>
      </w:r>
      <w:r>
        <w:rPr>
          <w:spacing w:val="44"/>
        </w:rPr>
        <w:t xml:space="preserve"> </w:t>
      </w:r>
      <w:r>
        <w:t>row</w:t>
      </w:r>
      <w:r>
        <w:rPr>
          <w:spacing w:val="44"/>
        </w:rPr>
        <w:t xml:space="preserve"> </w:t>
      </w:r>
      <w:r>
        <w:t>in</w:t>
      </w:r>
      <w:r>
        <w:rPr>
          <w:spacing w:val="43"/>
        </w:rPr>
        <w:t xml:space="preserve"> </w:t>
      </w:r>
      <w:r>
        <w:t>each</w:t>
      </w:r>
      <w:r>
        <w:rPr>
          <w:spacing w:val="44"/>
        </w:rPr>
        <w:t xml:space="preserve"> </w:t>
      </w:r>
      <w:r>
        <w:t>lead</w:t>
      </w:r>
      <w:r>
        <w:rPr>
          <w:spacing w:val="44"/>
        </w:rPr>
        <w:t xml:space="preserve"> </w:t>
      </w:r>
      <w:r>
        <w:t>time</w:t>
      </w:r>
      <w:r>
        <w:rPr>
          <w:spacing w:val="44"/>
        </w:rPr>
        <w:t xml:space="preserve"> </w:t>
      </w:r>
      <w:r>
        <w:t>range</w:t>
      </w:r>
      <w:r>
        <w:rPr>
          <w:spacing w:val="43"/>
        </w:rPr>
        <w:t xml:space="preserve"> </w:t>
      </w:r>
      <w:r>
        <w:t>shows</w:t>
      </w:r>
      <w:r>
        <w:rPr>
          <w:spacing w:val="44"/>
        </w:rPr>
        <w:t xml:space="preserve"> </w:t>
      </w:r>
      <w:r>
        <w:t>the</w:t>
      </w:r>
      <w:r>
        <w:rPr>
          <w:spacing w:val="44"/>
        </w:rPr>
        <w:t xml:space="preserve"> </w:t>
      </w:r>
      <w:r>
        <w:t>skill</w:t>
      </w:r>
      <w:r>
        <w:rPr>
          <w:spacing w:val="43"/>
        </w:rPr>
        <w:t xml:space="preserve"> </w:t>
      </w:r>
      <w:r>
        <w:t>of</w:t>
      </w:r>
      <w:r>
        <w:rPr>
          <w:spacing w:val="44"/>
        </w:rPr>
        <w:t xml:space="preserve"> </w:t>
      </w:r>
      <w:r>
        <w:t>ENS.</w:t>
      </w:r>
      <w:r>
        <w:rPr>
          <w:spacing w:val="44"/>
        </w:rPr>
        <w:t xml:space="preserve"> </w:t>
      </w:r>
      <w:r>
        <w:t>The</w:t>
      </w:r>
      <w:r>
        <w:rPr>
          <w:spacing w:val="44"/>
        </w:rPr>
        <w:t xml:space="preserve"> </w:t>
      </w:r>
      <w:r>
        <w:t>objective</w:t>
      </w:r>
      <w:r>
        <w:rPr>
          <w:spacing w:val="-52"/>
        </w:rPr>
        <w:t xml:space="preserve"> </w:t>
      </w:r>
      <w:r>
        <w:rPr>
          <w:rFonts w:ascii="Trebuchet MS"/>
          <w:sz w:val="12"/>
        </w:rPr>
        <w:t>631</w:t>
      </w:r>
      <w:r>
        <w:rPr>
          <w:rFonts w:ascii="Trebuchet MS"/>
          <w:spacing w:val="29"/>
          <w:sz w:val="12"/>
        </w:rPr>
        <w:t xml:space="preserve"> </w:t>
      </w:r>
      <w:r>
        <w:t>of</w:t>
      </w:r>
      <w:r>
        <w:rPr>
          <w:spacing w:val="40"/>
        </w:rPr>
        <w:t xml:space="preserve"> </w:t>
      </w:r>
      <w:r>
        <w:t>the</w:t>
      </w:r>
      <w:r>
        <w:rPr>
          <w:spacing w:val="41"/>
        </w:rPr>
        <w:t xml:space="preserve"> </w:t>
      </w:r>
      <w:r>
        <w:t>optimization</w:t>
      </w:r>
      <w:r>
        <w:rPr>
          <w:spacing w:val="41"/>
        </w:rPr>
        <w:t xml:space="preserve"> </w:t>
      </w:r>
      <w:r>
        <w:t>is</w:t>
      </w:r>
      <w:r>
        <w:rPr>
          <w:spacing w:val="41"/>
        </w:rPr>
        <w:t xml:space="preserve"> </w:t>
      </w:r>
      <w:r>
        <w:t>again</w:t>
      </w:r>
      <w:r>
        <w:rPr>
          <w:spacing w:val="41"/>
        </w:rPr>
        <w:t xml:space="preserve"> </w:t>
      </w:r>
      <w:r>
        <w:t>two-fold:</w:t>
      </w:r>
      <w:r>
        <w:rPr>
          <w:spacing w:val="82"/>
        </w:rPr>
        <w:t xml:space="preserve"> </w:t>
      </w:r>
      <w:r>
        <w:t>to</w:t>
      </w:r>
      <w:r>
        <w:rPr>
          <w:spacing w:val="41"/>
        </w:rPr>
        <w:t xml:space="preserve"> </w:t>
      </w:r>
      <w:r>
        <w:t>compare</w:t>
      </w:r>
      <w:r>
        <w:rPr>
          <w:spacing w:val="41"/>
        </w:rPr>
        <w:t xml:space="preserve"> </w:t>
      </w:r>
      <w:r>
        <w:t>the</w:t>
      </w:r>
      <w:r>
        <w:rPr>
          <w:spacing w:val="41"/>
        </w:rPr>
        <w:t xml:space="preserve"> </w:t>
      </w:r>
      <w:r>
        <w:t>four</w:t>
      </w:r>
      <w:r>
        <w:rPr>
          <w:spacing w:val="41"/>
        </w:rPr>
        <w:t xml:space="preserve"> </w:t>
      </w:r>
      <w:r>
        <w:t>combinations</w:t>
      </w:r>
      <w:r>
        <w:rPr>
          <w:spacing w:val="41"/>
        </w:rPr>
        <w:t xml:space="preserve"> </w:t>
      </w:r>
      <w:r>
        <w:t>of</w:t>
      </w:r>
      <w:r>
        <w:rPr>
          <w:spacing w:val="-52"/>
        </w:rPr>
        <w:t xml:space="preserve"> </w:t>
      </w:r>
      <w:r>
        <w:rPr>
          <w:rFonts w:ascii="Trebuchet MS"/>
          <w:sz w:val="12"/>
        </w:rPr>
        <w:t>632</w:t>
      </w:r>
      <w:r>
        <w:rPr>
          <w:rFonts w:ascii="Trebuchet MS"/>
          <w:spacing w:val="34"/>
          <w:sz w:val="12"/>
        </w:rPr>
        <w:t xml:space="preserve"> </w:t>
      </w:r>
      <w:r>
        <w:t>NWP</w:t>
      </w:r>
      <w:r>
        <w:rPr>
          <w:spacing w:val="47"/>
        </w:rPr>
        <w:t xml:space="preserve"> </w:t>
      </w:r>
      <w:r>
        <w:t>models,</w:t>
      </w:r>
      <w:r>
        <w:rPr>
          <w:spacing w:val="51"/>
        </w:rPr>
        <w:t xml:space="preserve"> </w:t>
      </w:r>
      <w:r>
        <w:t>and</w:t>
      </w:r>
      <w:r>
        <w:rPr>
          <w:spacing w:val="47"/>
        </w:rPr>
        <w:t xml:space="preserve"> </w:t>
      </w:r>
      <w:r>
        <w:t>to</w:t>
      </w:r>
      <w:r>
        <w:rPr>
          <w:spacing w:val="48"/>
        </w:rPr>
        <w:t xml:space="preserve"> </w:t>
      </w:r>
      <w:r>
        <w:t>assess</w:t>
      </w:r>
      <w:r>
        <w:rPr>
          <w:spacing w:val="47"/>
        </w:rPr>
        <w:t xml:space="preserve"> </w:t>
      </w:r>
      <w:r>
        <w:t>the</w:t>
      </w:r>
      <w:r>
        <w:rPr>
          <w:spacing w:val="47"/>
        </w:rPr>
        <w:t xml:space="preserve"> </w:t>
      </w:r>
      <w:r>
        <w:t>added</w:t>
      </w:r>
      <w:r>
        <w:rPr>
          <w:spacing w:val="47"/>
        </w:rPr>
        <w:t xml:space="preserve"> </w:t>
      </w:r>
      <w:r>
        <w:t>value</w:t>
      </w:r>
      <w:r>
        <w:rPr>
          <w:spacing w:val="47"/>
        </w:rPr>
        <w:t xml:space="preserve"> </w:t>
      </w:r>
      <w:r>
        <w:t>of</w:t>
      </w:r>
      <w:r>
        <w:rPr>
          <w:spacing w:val="48"/>
        </w:rPr>
        <w:t xml:space="preserve"> </w:t>
      </w:r>
      <w:r>
        <w:t>building</w:t>
      </w:r>
      <w:r>
        <w:rPr>
          <w:spacing w:val="47"/>
        </w:rPr>
        <w:t xml:space="preserve"> </w:t>
      </w:r>
      <w:r>
        <w:t>a</w:t>
      </w:r>
      <w:r>
        <w:rPr>
          <w:spacing w:val="47"/>
        </w:rPr>
        <w:t xml:space="preserve"> </w:t>
      </w:r>
      <w:r>
        <w:t>grand</w:t>
      </w:r>
      <w:r>
        <w:rPr>
          <w:spacing w:val="47"/>
        </w:rPr>
        <w:t xml:space="preserve"> </w:t>
      </w:r>
      <w:r>
        <w:t>ensemble</w:t>
      </w:r>
      <w:r>
        <w:rPr>
          <w:spacing w:val="-52"/>
        </w:rPr>
        <w:t xml:space="preserve"> </w:t>
      </w:r>
      <w:r>
        <w:rPr>
          <w:rFonts w:ascii="Trebuchet MS"/>
          <w:sz w:val="12"/>
        </w:rPr>
        <w:t>633</w:t>
      </w:r>
      <w:r>
        <w:rPr>
          <w:rFonts w:ascii="Trebuchet MS"/>
          <w:spacing w:val="21"/>
          <w:sz w:val="12"/>
        </w:rPr>
        <w:t xml:space="preserve"> </w:t>
      </w:r>
      <w:r>
        <w:t>instead</w:t>
      </w:r>
      <w:r>
        <w:rPr>
          <w:spacing w:val="24"/>
        </w:rPr>
        <w:t xml:space="preserve"> </w:t>
      </w:r>
      <w:r>
        <w:t>of</w:t>
      </w:r>
      <w:r>
        <w:rPr>
          <w:spacing w:val="25"/>
        </w:rPr>
        <w:t xml:space="preserve"> </w:t>
      </w:r>
      <w:r>
        <w:t>simply</w:t>
      </w:r>
      <w:r>
        <w:rPr>
          <w:spacing w:val="24"/>
        </w:rPr>
        <w:t xml:space="preserve"> </w:t>
      </w:r>
      <w:r>
        <w:t>using</w:t>
      </w:r>
      <w:r>
        <w:rPr>
          <w:spacing w:val="24"/>
        </w:rPr>
        <w:t xml:space="preserve"> </w:t>
      </w:r>
      <w:r>
        <w:t>the</w:t>
      </w:r>
      <w:r>
        <w:rPr>
          <w:spacing w:val="25"/>
        </w:rPr>
        <w:t xml:space="preserve"> </w:t>
      </w:r>
      <w:r>
        <w:t>baseline.</w:t>
      </w:r>
    </w:p>
    <w:p w14:paraId="7EA2C02A" w14:textId="77777777" w:rsidR="00E2709D" w:rsidRDefault="00462487">
      <w:pPr>
        <w:pStyle w:val="BodyText"/>
        <w:tabs>
          <w:tab w:val="left" w:pos="968"/>
        </w:tabs>
        <w:spacing w:line="279" w:lineRule="exact"/>
        <w:ind w:left="227"/>
        <w:jc w:val="both"/>
      </w:pPr>
      <w:r>
        <w:rPr>
          <w:rFonts w:ascii="Trebuchet MS"/>
          <w:sz w:val="12"/>
        </w:rPr>
        <w:t>634</w:t>
      </w:r>
      <w:r>
        <w:rPr>
          <w:rFonts w:ascii="Trebuchet MS"/>
          <w:sz w:val="12"/>
        </w:rPr>
        <w:tab/>
      </w:r>
      <w:r>
        <w:t>In</w:t>
      </w:r>
      <w:r>
        <w:rPr>
          <w:spacing w:val="70"/>
        </w:rPr>
        <w:t xml:space="preserve"> </w:t>
      </w:r>
      <w:r>
        <w:t>the</w:t>
      </w:r>
      <w:r>
        <w:rPr>
          <w:spacing w:val="71"/>
        </w:rPr>
        <w:t xml:space="preserve"> </w:t>
      </w:r>
      <w:r>
        <w:t>shortest</w:t>
      </w:r>
      <w:r>
        <w:rPr>
          <w:spacing w:val="70"/>
        </w:rPr>
        <w:t xml:space="preserve"> </w:t>
      </w:r>
      <w:r>
        <w:t>lead</w:t>
      </w:r>
      <w:r>
        <w:rPr>
          <w:spacing w:val="71"/>
        </w:rPr>
        <w:t xml:space="preserve"> </w:t>
      </w:r>
      <w:r>
        <w:t>time</w:t>
      </w:r>
      <w:r>
        <w:rPr>
          <w:spacing w:val="70"/>
        </w:rPr>
        <w:t xml:space="preserve"> </w:t>
      </w:r>
      <w:r>
        <w:t>range,</w:t>
      </w:r>
      <w:r>
        <w:rPr>
          <w:spacing w:val="80"/>
        </w:rPr>
        <w:t xml:space="preserve"> </w:t>
      </w:r>
      <w:r>
        <w:t>two</w:t>
      </w:r>
      <w:r>
        <w:rPr>
          <w:spacing w:val="71"/>
        </w:rPr>
        <w:t xml:space="preserve"> </w:t>
      </w:r>
      <w:r>
        <w:t>combinations</w:t>
      </w:r>
      <w:r>
        <w:rPr>
          <w:spacing w:val="70"/>
        </w:rPr>
        <w:t xml:space="preserve"> </w:t>
      </w:r>
      <w:r>
        <w:t>clearly</w:t>
      </w:r>
      <w:r>
        <w:rPr>
          <w:spacing w:val="71"/>
        </w:rPr>
        <w:t xml:space="preserve"> </w:t>
      </w:r>
      <w:r>
        <w:t>outperform</w:t>
      </w:r>
    </w:p>
    <w:p w14:paraId="44B3168A" w14:textId="77777777" w:rsidR="00E2709D" w:rsidRDefault="00462487">
      <w:pPr>
        <w:pStyle w:val="BodyText"/>
        <w:spacing w:line="291" w:lineRule="exact"/>
        <w:ind w:left="227"/>
        <w:jc w:val="both"/>
      </w:pPr>
      <w:r>
        <w:rPr>
          <w:rFonts w:ascii="Trebuchet MS"/>
          <w:w w:val="105"/>
          <w:sz w:val="12"/>
        </w:rPr>
        <w:lastRenderedPageBreak/>
        <w:t xml:space="preserve">635   </w:t>
      </w:r>
      <w:r>
        <w:rPr>
          <w:rFonts w:ascii="Trebuchet MS"/>
          <w:spacing w:val="30"/>
          <w:w w:val="105"/>
          <w:sz w:val="12"/>
        </w:rPr>
        <w:t xml:space="preserve"> </w:t>
      </w:r>
      <w:r>
        <w:rPr>
          <w:w w:val="105"/>
        </w:rPr>
        <w:t>the</w:t>
      </w:r>
      <w:r>
        <w:rPr>
          <w:spacing w:val="40"/>
          <w:w w:val="105"/>
        </w:rPr>
        <w:t xml:space="preserve"> </w:t>
      </w:r>
      <w:r>
        <w:rPr>
          <w:w w:val="105"/>
        </w:rPr>
        <w:t>baseline</w:t>
      </w:r>
      <w:r>
        <w:rPr>
          <w:spacing w:val="41"/>
          <w:w w:val="105"/>
        </w:rPr>
        <w:t xml:space="preserve"> </w:t>
      </w:r>
      <w:r>
        <w:rPr>
          <w:w w:val="105"/>
        </w:rPr>
        <w:t>(MM,</w:t>
      </w:r>
      <w:r>
        <w:rPr>
          <w:spacing w:val="40"/>
          <w:w w:val="105"/>
        </w:rPr>
        <w:t xml:space="preserve"> </w:t>
      </w:r>
      <w:r>
        <w:rPr>
          <w:w w:val="105"/>
        </w:rPr>
        <w:t>BW).</w:t>
      </w:r>
      <w:r>
        <w:rPr>
          <w:spacing w:val="41"/>
          <w:w w:val="105"/>
        </w:rPr>
        <w:t xml:space="preserve"> </w:t>
      </w:r>
      <w:r>
        <w:rPr>
          <w:w w:val="105"/>
        </w:rPr>
        <w:t>Between</w:t>
      </w:r>
      <w:r>
        <w:rPr>
          <w:spacing w:val="41"/>
          <w:w w:val="105"/>
        </w:rPr>
        <w:t xml:space="preserve"> </w:t>
      </w:r>
      <w:r>
        <w:rPr>
          <w:w w:val="105"/>
        </w:rPr>
        <w:t>the</w:t>
      </w:r>
      <w:r>
        <w:rPr>
          <w:spacing w:val="40"/>
          <w:w w:val="105"/>
        </w:rPr>
        <w:t xml:space="preserve"> </w:t>
      </w:r>
      <w:r>
        <w:rPr>
          <w:w w:val="105"/>
        </w:rPr>
        <w:t>two,</w:t>
      </w:r>
      <w:r>
        <w:rPr>
          <w:spacing w:val="47"/>
          <w:w w:val="105"/>
        </w:rPr>
        <w:t xml:space="preserve"> </w:t>
      </w:r>
      <w:r>
        <w:rPr>
          <w:w w:val="105"/>
        </w:rPr>
        <w:t>MM</w:t>
      </w:r>
      <w:r>
        <w:rPr>
          <w:spacing w:val="41"/>
          <w:w w:val="105"/>
        </w:rPr>
        <w:t xml:space="preserve"> </w:t>
      </w:r>
      <w:r>
        <w:rPr>
          <w:w w:val="105"/>
        </w:rPr>
        <w:t>exhibits</w:t>
      </w:r>
      <w:r>
        <w:rPr>
          <w:spacing w:val="40"/>
          <w:w w:val="105"/>
        </w:rPr>
        <w:t xml:space="preserve"> </w:t>
      </w:r>
      <w:r>
        <w:rPr>
          <w:w w:val="105"/>
        </w:rPr>
        <w:t>the</w:t>
      </w:r>
      <w:r>
        <w:rPr>
          <w:spacing w:val="41"/>
          <w:w w:val="105"/>
        </w:rPr>
        <w:t xml:space="preserve"> </w:t>
      </w:r>
      <w:r>
        <w:rPr>
          <w:w w:val="105"/>
        </w:rPr>
        <w:t>highest</w:t>
      </w:r>
      <w:r>
        <w:rPr>
          <w:spacing w:val="40"/>
          <w:w w:val="105"/>
        </w:rPr>
        <w:t xml:space="preserve"> </w:t>
      </w:r>
      <w:r>
        <w:rPr>
          <w:w w:val="105"/>
        </w:rPr>
        <w:t>skill</w:t>
      </w:r>
    </w:p>
    <w:p w14:paraId="25749077" w14:textId="77777777" w:rsidR="00E2709D" w:rsidRDefault="00E2709D">
      <w:pPr>
        <w:spacing w:line="291" w:lineRule="exact"/>
        <w:jc w:val="both"/>
        <w:sectPr w:rsidR="00E2709D">
          <w:type w:val="continuous"/>
          <w:pgSz w:w="12240" w:h="15840"/>
          <w:pgMar w:top="1500" w:right="1720" w:bottom="280" w:left="1600" w:header="720" w:footer="720" w:gutter="0"/>
          <w:cols w:space="720"/>
        </w:sectPr>
      </w:pPr>
    </w:p>
    <w:p w14:paraId="03D6E107" w14:textId="77777777" w:rsidR="00E2709D" w:rsidRDefault="00E2709D">
      <w:pPr>
        <w:pStyle w:val="BodyText"/>
        <w:rPr>
          <w:sz w:val="20"/>
        </w:rPr>
      </w:pPr>
    </w:p>
    <w:p w14:paraId="65837B12" w14:textId="77777777" w:rsidR="00E2709D" w:rsidRDefault="00E2709D">
      <w:pPr>
        <w:pStyle w:val="BodyText"/>
        <w:rPr>
          <w:sz w:val="20"/>
        </w:rPr>
      </w:pPr>
    </w:p>
    <w:p w14:paraId="00153DDB" w14:textId="77777777" w:rsidR="00E2709D" w:rsidRDefault="00E2709D">
      <w:pPr>
        <w:pStyle w:val="BodyText"/>
        <w:rPr>
          <w:sz w:val="20"/>
        </w:rPr>
      </w:pPr>
    </w:p>
    <w:p w14:paraId="49F2A5A4" w14:textId="77777777" w:rsidR="00E2709D" w:rsidRDefault="00E2709D">
      <w:pPr>
        <w:pStyle w:val="BodyText"/>
        <w:rPr>
          <w:sz w:val="20"/>
        </w:rPr>
      </w:pPr>
    </w:p>
    <w:p w14:paraId="7CC96F6D" w14:textId="77777777" w:rsidR="00E2709D" w:rsidRDefault="00E2709D">
      <w:pPr>
        <w:pStyle w:val="BodyText"/>
        <w:rPr>
          <w:sz w:val="20"/>
        </w:rPr>
      </w:pPr>
    </w:p>
    <w:p w14:paraId="56C490D2" w14:textId="77777777" w:rsidR="00E2709D" w:rsidRDefault="00E2709D">
      <w:pPr>
        <w:pStyle w:val="BodyText"/>
        <w:rPr>
          <w:sz w:val="20"/>
        </w:rPr>
      </w:pPr>
    </w:p>
    <w:p w14:paraId="4DF4BB9A" w14:textId="77777777" w:rsidR="00E2709D" w:rsidRDefault="00E2709D">
      <w:pPr>
        <w:pStyle w:val="BodyText"/>
        <w:rPr>
          <w:sz w:val="20"/>
        </w:rPr>
      </w:pPr>
    </w:p>
    <w:p w14:paraId="40CDF1B1" w14:textId="77777777" w:rsidR="00E2709D" w:rsidRDefault="00E2709D">
      <w:pPr>
        <w:pStyle w:val="BodyText"/>
        <w:rPr>
          <w:sz w:val="20"/>
        </w:rPr>
      </w:pPr>
    </w:p>
    <w:p w14:paraId="37BDD89C" w14:textId="77777777" w:rsidR="00E2709D" w:rsidRDefault="00E2709D">
      <w:pPr>
        <w:pStyle w:val="BodyText"/>
        <w:rPr>
          <w:sz w:val="20"/>
        </w:rPr>
      </w:pPr>
    </w:p>
    <w:p w14:paraId="092BB330" w14:textId="77777777" w:rsidR="00E2709D" w:rsidRDefault="00E2709D">
      <w:pPr>
        <w:pStyle w:val="BodyText"/>
        <w:rPr>
          <w:sz w:val="20"/>
        </w:rPr>
      </w:pPr>
    </w:p>
    <w:p w14:paraId="6C85FC18" w14:textId="77777777" w:rsidR="00E2709D" w:rsidRDefault="00E2709D">
      <w:pPr>
        <w:pStyle w:val="BodyText"/>
        <w:rPr>
          <w:sz w:val="20"/>
        </w:rPr>
      </w:pPr>
    </w:p>
    <w:p w14:paraId="6B2525BE" w14:textId="77777777" w:rsidR="00E2709D" w:rsidRDefault="00E2709D">
      <w:pPr>
        <w:pStyle w:val="BodyText"/>
        <w:spacing w:before="6"/>
        <w:rPr>
          <w:sz w:val="25"/>
        </w:rPr>
      </w:pPr>
    </w:p>
    <w:p w14:paraId="0B25E223" w14:textId="593EBED0" w:rsidR="00E2709D" w:rsidRDefault="00462487">
      <w:pPr>
        <w:spacing w:before="63" w:line="235" w:lineRule="auto"/>
        <w:ind w:left="617" w:right="528"/>
        <w:jc w:val="both"/>
        <w:rPr>
          <w:sz w:val="20"/>
        </w:rPr>
      </w:pPr>
      <w:bookmarkStart w:id="337" w:name="_bookmark27"/>
      <w:bookmarkEnd w:id="337"/>
      <w:r>
        <w:rPr>
          <w:w w:val="105"/>
          <w:sz w:val="20"/>
        </w:rPr>
        <w:t>Table 4:</w:t>
      </w:r>
      <w:r>
        <w:rPr>
          <w:spacing w:val="1"/>
          <w:w w:val="105"/>
          <w:sz w:val="20"/>
        </w:rPr>
        <w:t xml:space="preserve"> </w:t>
      </w:r>
      <w:r>
        <w:rPr>
          <w:w w:val="105"/>
          <w:sz w:val="20"/>
        </w:rPr>
        <w:t>Summary of the optimization of the notification criteria for the combination</w:t>
      </w:r>
      <w:r>
        <w:rPr>
          <w:spacing w:val="1"/>
          <w:w w:val="105"/>
          <w:sz w:val="20"/>
        </w:rPr>
        <w:t xml:space="preserve"> </w:t>
      </w:r>
      <w:r>
        <w:rPr>
          <w:w w:val="105"/>
          <w:sz w:val="20"/>
        </w:rPr>
        <w:t>methods</w:t>
      </w:r>
      <w:r>
        <w:rPr>
          <w:spacing w:val="28"/>
          <w:w w:val="105"/>
          <w:sz w:val="20"/>
        </w:rPr>
        <w:t xml:space="preserve"> </w:t>
      </w:r>
      <w:r>
        <w:rPr>
          <w:w w:val="105"/>
          <w:sz w:val="20"/>
        </w:rPr>
        <w:t>and</w:t>
      </w:r>
      <w:r>
        <w:rPr>
          <w:spacing w:val="28"/>
          <w:w w:val="105"/>
          <w:sz w:val="20"/>
        </w:rPr>
        <w:t xml:space="preserve"> </w:t>
      </w:r>
      <w:r>
        <w:rPr>
          <w:w w:val="105"/>
          <w:sz w:val="20"/>
        </w:rPr>
        <w:t>four</w:t>
      </w:r>
      <w:r>
        <w:rPr>
          <w:spacing w:val="29"/>
          <w:w w:val="105"/>
          <w:sz w:val="20"/>
        </w:rPr>
        <w:t xml:space="preserve"> </w:t>
      </w:r>
      <w:r>
        <w:rPr>
          <w:w w:val="105"/>
          <w:sz w:val="20"/>
        </w:rPr>
        <w:t>lead</w:t>
      </w:r>
      <w:r>
        <w:rPr>
          <w:spacing w:val="28"/>
          <w:w w:val="105"/>
          <w:sz w:val="20"/>
        </w:rPr>
        <w:t xml:space="preserve"> </w:t>
      </w:r>
      <w:r>
        <w:rPr>
          <w:w w:val="105"/>
          <w:sz w:val="20"/>
        </w:rPr>
        <w:t>time</w:t>
      </w:r>
      <w:r>
        <w:rPr>
          <w:spacing w:val="29"/>
          <w:w w:val="105"/>
          <w:sz w:val="20"/>
        </w:rPr>
        <w:t xml:space="preserve"> </w:t>
      </w:r>
      <w:r>
        <w:rPr>
          <w:w w:val="105"/>
          <w:sz w:val="20"/>
        </w:rPr>
        <w:t>ranges.</w:t>
      </w:r>
      <w:r>
        <w:rPr>
          <w:spacing w:val="29"/>
          <w:w w:val="105"/>
          <w:sz w:val="20"/>
        </w:rPr>
        <w:t xml:space="preserve"> </w:t>
      </w:r>
      <w:r>
        <w:rPr>
          <w:w w:val="105"/>
          <w:sz w:val="20"/>
        </w:rPr>
        <w:t>The</w:t>
      </w:r>
      <w:r>
        <w:rPr>
          <w:spacing w:val="28"/>
          <w:w w:val="105"/>
          <w:sz w:val="20"/>
        </w:rPr>
        <w:t xml:space="preserve"> </w:t>
      </w:r>
      <w:r>
        <w:rPr>
          <w:w w:val="105"/>
          <w:sz w:val="20"/>
        </w:rPr>
        <w:t>initial</w:t>
      </w:r>
      <w:r>
        <w:rPr>
          <w:spacing w:val="29"/>
          <w:w w:val="105"/>
          <w:sz w:val="20"/>
        </w:rPr>
        <w:t xml:space="preserve"> </w:t>
      </w:r>
      <w:r>
        <w:rPr>
          <w:w w:val="105"/>
          <w:sz w:val="20"/>
        </w:rPr>
        <w:t>row</w:t>
      </w:r>
      <w:r>
        <w:rPr>
          <w:spacing w:val="28"/>
          <w:w w:val="105"/>
          <w:sz w:val="20"/>
        </w:rPr>
        <w:t xml:space="preserve"> </w:t>
      </w:r>
      <w:r>
        <w:rPr>
          <w:w w:val="105"/>
          <w:sz w:val="20"/>
        </w:rPr>
        <w:t>serves</w:t>
      </w:r>
      <w:r>
        <w:rPr>
          <w:spacing w:val="29"/>
          <w:w w:val="105"/>
          <w:sz w:val="20"/>
        </w:rPr>
        <w:t xml:space="preserve"> </w:t>
      </w:r>
      <w:r>
        <w:rPr>
          <w:w w:val="105"/>
          <w:sz w:val="20"/>
        </w:rPr>
        <w:t>as</w:t>
      </w:r>
      <w:r>
        <w:rPr>
          <w:spacing w:val="28"/>
          <w:w w:val="105"/>
          <w:sz w:val="20"/>
        </w:rPr>
        <w:t xml:space="preserve"> </w:t>
      </w:r>
      <w:r>
        <w:rPr>
          <w:w w:val="105"/>
          <w:sz w:val="20"/>
        </w:rPr>
        <w:t>a</w:t>
      </w:r>
      <w:r>
        <w:rPr>
          <w:spacing w:val="29"/>
          <w:w w:val="105"/>
          <w:sz w:val="20"/>
        </w:rPr>
        <w:t xml:space="preserve"> </w:t>
      </w:r>
      <w:r>
        <w:rPr>
          <w:w w:val="105"/>
          <w:sz w:val="20"/>
        </w:rPr>
        <w:t>baseline,</w:t>
      </w:r>
      <w:r>
        <w:rPr>
          <w:spacing w:val="31"/>
          <w:w w:val="105"/>
          <w:sz w:val="20"/>
        </w:rPr>
        <w:t xml:space="preserve"> </w:t>
      </w:r>
      <w:r>
        <w:rPr>
          <w:w w:val="105"/>
          <w:sz w:val="20"/>
        </w:rPr>
        <w:t>indicating</w:t>
      </w:r>
      <w:r>
        <w:rPr>
          <w:spacing w:val="29"/>
          <w:w w:val="105"/>
          <w:sz w:val="20"/>
        </w:rPr>
        <w:t xml:space="preserve"> </w:t>
      </w:r>
      <w:r>
        <w:rPr>
          <w:w w:val="105"/>
          <w:sz w:val="20"/>
        </w:rPr>
        <w:t>the</w:t>
      </w:r>
      <w:r>
        <w:rPr>
          <w:spacing w:val="-46"/>
          <w:w w:val="105"/>
          <w:sz w:val="20"/>
        </w:rPr>
        <w:t xml:space="preserve"> </w:t>
      </w:r>
      <w:r>
        <w:rPr>
          <w:w w:val="105"/>
          <w:sz w:val="20"/>
        </w:rPr>
        <w:t xml:space="preserve">skill of ENS, the top-performing NWP. In each lead time range, bold </w:t>
      </w:r>
      <w:del w:id="338" w:author="Pechlivanidis Ilias" w:date="2024-02-10T13:06:00Z">
        <w:r w:rsidDel="00C62B43">
          <w:rPr>
            <w:w w:val="105"/>
            <w:sz w:val="20"/>
          </w:rPr>
          <w:delText xml:space="preserve">figures </w:delText>
        </w:r>
      </w:del>
      <w:ins w:id="339" w:author="Pechlivanidis Ilias" w:date="2024-02-10T13:06:00Z">
        <w:r w:rsidR="00C62B43">
          <w:rPr>
            <w:w w:val="105"/>
            <w:sz w:val="20"/>
          </w:rPr>
          <w:t xml:space="preserve">fonts </w:t>
        </w:r>
      </w:ins>
      <w:r>
        <w:rPr>
          <w:w w:val="105"/>
          <w:sz w:val="20"/>
        </w:rPr>
        <w:t>highlight the</w:t>
      </w:r>
      <w:r>
        <w:rPr>
          <w:spacing w:val="1"/>
          <w:w w:val="105"/>
          <w:sz w:val="20"/>
        </w:rPr>
        <w:t xml:space="preserve"> </w:t>
      </w:r>
      <w:r>
        <w:rPr>
          <w:w w:val="105"/>
          <w:sz w:val="20"/>
        </w:rPr>
        <w:t>peak</w:t>
      </w:r>
      <w:r>
        <w:rPr>
          <w:spacing w:val="18"/>
          <w:w w:val="105"/>
          <w:sz w:val="20"/>
        </w:rPr>
        <w:t xml:space="preserve"> </w:t>
      </w:r>
      <w:r>
        <w:rPr>
          <w:w w:val="105"/>
          <w:sz w:val="20"/>
        </w:rPr>
        <w:t>value</w:t>
      </w:r>
      <w:r>
        <w:rPr>
          <w:spacing w:val="18"/>
          <w:w w:val="105"/>
          <w:sz w:val="20"/>
        </w:rPr>
        <w:t xml:space="preserve"> </w:t>
      </w:r>
      <w:r>
        <w:rPr>
          <w:w w:val="105"/>
          <w:sz w:val="20"/>
        </w:rPr>
        <w:t>for</w:t>
      </w:r>
      <w:r>
        <w:rPr>
          <w:spacing w:val="19"/>
          <w:w w:val="105"/>
          <w:sz w:val="20"/>
        </w:rPr>
        <w:t xml:space="preserve"> </w:t>
      </w:r>
      <w:r>
        <w:rPr>
          <w:w w:val="105"/>
          <w:sz w:val="20"/>
        </w:rPr>
        <w:t>a</w:t>
      </w:r>
      <w:r>
        <w:rPr>
          <w:spacing w:val="18"/>
          <w:w w:val="105"/>
          <w:sz w:val="20"/>
        </w:rPr>
        <w:t xml:space="preserve"> </w:t>
      </w:r>
      <w:r>
        <w:rPr>
          <w:w w:val="105"/>
          <w:sz w:val="20"/>
        </w:rPr>
        <w:t>specific</w:t>
      </w:r>
      <w:r>
        <w:rPr>
          <w:spacing w:val="18"/>
          <w:w w:val="105"/>
          <w:sz w:val="20"/>
        </w:rPr>
        <w:t xml:space="preserve"> </w:t>
      </w:r>
      <w:r>
        <w:rPr>
          <w:w w:val="105"/>
          <w:sz w:val="20"/>
        </w:rPr>
        <w:t>metric.</w:t>
      </w:r>
    </w:p>
    <w:p w14:paraId="476112C9" w14:textId="77777777" w:rsidR="00E2709D" w:rsidRDefault="00E2709D">
      <w:pPr>
        <w:pStyle w:val="BodyText"/>
        <w:spacing w:before="8"/>
        <w:rPr>
          <w:sz w:val="18"/>
        </w:rPr>
      </w:pPr>
    </w:p>
    <w:tbl>
      <w:tblPr>
        <w:tblW w:w="0" w:type="auto"/>
        <w:tblInd w:w="734" w:type="dxa"/>
        <w:tblLayout w:type="fixed"/>
        <w:tblCellMar>
          <w:left w:w="0" w:type="dxa"/>
          <w:right w:w="0" w:type="dxa"/>
        </w:tblCellMar>
        <w:tblLook w:val="01E0" w:firstRow="1" w:lastRow="1" w:firstColumn="1" w:lastColumn="1" w:noHBand="0" w:noVBand="0"/>
      </w:tblPr>
      <w:tblGrid>
        <w:gridCol w:w="1048"/>
        <w:gridCol w:w="898"/>
        <w:gridCol w:w="1192"/>
        <w:gridCol w:w="1188"/>
        <w:gridCol w:w="761"/>
        <w:gridCol w:w="1005"/>
        <w:gridCol w:w="761"/>
        <w:gridCol w:w="633"/>
      </w:tblGrid>
      <w:tr w:rsidR="00E2709D" w14:paraId="52A2AD93" w14:textId="77777777">
        <w:trPr>
          <w:trHeight w:val="344"/>
        </w:trPr>
        <w:tc>
          <w:tcPr>
            <w:tcW w:w="1048" w:type="dxa"/>
            <w:tcBorders>
              <w:top w:val="single" w:sz="8" w:space="0" w:color="000000"/>
              <w:bottom w:val="single" w:sz="6" w:space="0" w:color="000000"/>
            </w:tcBorders>
          </w:tcPr>
          <w:p w14:paraId="721A7A17" w14:textId="77777777" w:rsidR="00E2709D" w:rsidRDefault="00462487">
            <w:pPr>
              <w:pStyle w:val="TableParagraph"/>
              <w:spacing w:before="43" w:line="240" w:lineRule="auto"/>
              <w:ind w:left="97" w:right="97"/>
              <w:rPr>
                <w:sz w:val="20"/>
              </w:rPr>
            </w:pPr>
            <w:r>
              <w:rPr>
                <w:w w:val="105"/>
                <w:sz w:val="20"/>
              </w:rPr>
              <w:t>lead</w:t>
            </w:r>
            <w:r>
              <w:rPr>
                <w:spacing w:val="11"/>
                <w:w w:val="105"/>
                <w:sz w:val="20"/>
              </w:rPr>
              <w:t xml:space="preserve"> </w:t>
            </w:r>
            <w:r>
              <w:rPr>
                <w:w w:val="105"/>
                <w:sz w:val="20"/>
              </w:rPr>
              <w:t>time</w:t>
            </w:r>
          </w:p>
        </w:tc>
        <w:tc>
          <w:tcPr>
            <w:tcW w:w="898" w:type="dxa"/>
            <w:tcBorders>
              <w:top w:val="single" w:sz="8" w:space="0" w:color="000000"/>
              <w:bottom w:val="single" w:sz="6" w:space="0" w:color="000000"/>
            </w:tcBorders>
          </w:tcPr>
          <w:p w14:paraId="7CCAB2B9" w14:textId="77777777" w:rsidR="00E2709D" w:rsidRDefault="00462487">
            <w:pPr>
              <w:pStyle w:val="TableParagraph"/>
              <w:spacing w:before="43" w:line="240" w:lineRule="auto"/>
              <w:ind w:left="107" w:right="108"/>
              <w:rPr>
                <w:sz w:val="20"/>
              </w:rPr>
            </w:pPr>
            <w:r>
              <w:rPr>
                <w:sz w:val="20"/>
              </w:rPr>
              <w:t>method</w:t>
            </w:r>
          </w:p>
        </w:tc>
        <w:tc>
          <w:tcPr>
            <w:tcW w:w="1192" w:type="dxa"/>
            <w:tcBorders>
              <w:top w:val="single" w:sz="8" w:space="0" w:color="000000"/>
              <w:bottom w:val="single" w:sz="6" w:space="0" w:color="000000"/>
            </w:tcBorders>
          </w:tcPr>
          <w:p w14:paraId="0737527B" w14:textId="77777777" w:rsidR="00E2709D" w:rsidRDefault="00462487">
            <w:pPr>
              <w:pStyle w:val="TableParagraph"/>
              <w:spacing w:before="43" w:line="240" w:lineRule="auto"/>
              <w:ind w:left="89" w:right="90"/>
              <w:rPr>
                <w:sz w:val="20"/>
              </w:rPr>
            </w:pPr>
            <w:r>
              <w:rPr>
                <w:w w:val="110"/>
                <w:sz w:val="20"/>
              </w:rPr>
              <w:t>probability</w:t>
            </w:r>
          </w:p>
        </w:tc>
        <w:tc>
          <w:tcPr>
            <w:tcW w:w="1188" w:type="dxa"/>
            <w:tcBorders>
              <w:top w:val="single" w:sz="8" w:space="0" w:color="000000"/>
              <w:bottom w:val="single" w:sz="6" w:space="0" w:color="000000"/>
            </w:tcBorders>
          </w:tcPr>
          <w:p w14:paraId="7063E21E" w14:textId="77777777" w:rsidR="00E2709D" w:rsidRDefault="00462487">
            <w:pPr>
              <w:pStyle w:val="TableParagraph"/>
              <w:spacing w:before="43" w:line="240" w:lineRule="auto"/>
              <w:ind w:left="107" w:right="108"/>
              <w:rPr>
                <w:sz w:val="20"/>
              </w:rPr>
            </w:pPr>
            <w:r>
              <w:rPr>
                <w:sz w:val="20"/>
              </w:rPr>
              <w:t>persistence</w:t>
            </w:r>
          </w:p>
        </w:tc>
        <w:tc>
          <w:tcPr>
            <w:tcW w:w="761" w:type="dxa"/>
            <w:tcBorders>
              <w:top w:val="single" w:sz="8" w:space="0" w:color="000000"/>
              <w:bottom w:val="single" w:sz="6" w:space="0" w:color="000000"/>
            </w:tcBorders>
          </w:tcPr>
          <w:p w14:paraId="42E683E5" w14:textId="77777777" w:rsidR="00E2709D" w:rsidRDefault="00462487">
            <w:pPr>
              <w:pStyle w:val="TableParagraph"/>
              <w:spacing w:before="43" w:line="240" w:lineRule="auto"/>
              <w:ind w:left="100" w:right="101"/>
              <w:rPr>
                <w:sz w:val="20"/>
              </w:rPr>
            </w:pPr>
            <w:r>
              <w:rPr>
                <w:w w:val="105"/>
                <w:sz w:val="20"/>
              </w:rPr>
              <w:t>recall</w:t>
            </w:r>
          </w:p>
        </w:tc>
        <w:tc>
          <w:tcPr>
            <w:tcW w:w="1005" w:type="dxa"/>
            <w:tcBorders>
              <w:top w:val="single" w:sz="8" w:space="0" w:color="000000"/>
              <w:bottom w:val="single" w:sz="6" w:space="0" w:color="000000"/>
            </w:tcBorders>
          </w:tcPr>
          <w:p w14:paraId="205ED0B8" w14:textId="77777777" w:rsidR="00E2709D" w:rsidRDefault="00462487">
            <w:pPr>
              <w:pStyle w:val="TableParagraph"/>
              <w:spacing w:before="43" w:line="240" w:lineRule="auto"/>
              <w:ind w:left="93" w:right="94"/>
              <w:rPr>
                <w:sz w:val="20"/>
              </w:rPr>
            </w:pPr>
            <w:r>
              <w:rPr>
                <w:w w:val="105"/>
                <w:sz w:val="20"/>
              </w:rPr>
              <w:t>precision</w:t>
            </w:r>
          </w:p>
        </w:tc>
        <w:tc>
          <w:tcPr>
            <w:tcW w:w="761" w:type="dxa"/>
            <w:tcBorders>
              <w:top w:val="single" w:sz="8" w:space="0" w:color="000000"/>
              <w:bottom w:val="single" w:sz="6" w:space="0" w:color="000000"/>
            </w:tcBorders>
          </w:tcPr>
          <w:p w14:paraId="7079E53A" w14:textId="77777777" w:rsidR="00E2709D" w:rsidRDefault="00462487">
            <w:pPr>
              <w:pStyle w:val="TableParagraph"/>
              <w:spacing w:before="43" w:line="240" w:lineRule="auto"/>
              <w:ind w:left="91" w:right="101"/>
              <w:rPr>
                <w:rFonts w:ascii="Roboto"/>
                <w:sz w:val="14"/>
              </w:rPr>
            </w:pPr>
            <w:r>
              <w:rPr>
                <w:i/>
                <w:w w:val="125"/>
                <w:position w:val="3"/>
                <w:sz w:val="20"/>
              </w:rPr>
              <w:t>f</w:t>
            </w:r>
            <w:r>
              <w:rPr>
                <w:rFonts w:ascii="Roboto"/>
                <w:w w:val="125"/>
                <w:sz w:val="14"/>
              </w:rPr>
              <w:t>0</w:t>
            </w:r>
            <w:r>
              <w:rPr>
                <w:i/>
                <w:w w:val="125"/>
                <w:sz w:val="14"/>
              </w:rPr>
              <w:t>.</w:t>
            </w:r>
            <w:r>
              <w:rPr>
                <w:rFonts w:ascii="Roboto"/>
                <w:w w:val="125"/>
                <w:sz w:val="14"/>
              </w:rPr>
              <w:t>8</w:t>
            </w:r>
          </w:p>
        </w:tc>
        <w:tc>
          <w:tcPr>
            <w:tcW w:w="633" w:type="dxa"/>
            <w:tcBorders>
              <w:top w:val="single" w:sz="8" w:space="0" w:color="000000"/>
              <w:bottom w:val="single" w:sz="6" w:space="0" w:color="000000"/>
            </w:tcBorders>
          </w:tcPr>
          <w:p w14:paraId="0F5BDFBA" w14:textId="77777777" w:rsidR="00E2709D" w:rsidRDefault="00462487">
            <w:pPr>
              <w:pStyle w:val="TableParagraph"/>
              <w:spacing w:before="43" w:line="240" w:lineRule="auto"/>
              <w:ind w:left="97" w:right="98"/>
              <w:rPr>
                <w:sz w:val="20"/>
              </w:rPr>
            </w:pPr>
            <w:r>
              <w:rPr>
                <w:w w:val="110"/>
                <w:sz w:val="20"/>
              </w:rPr>
              <w:t>rank</w:t>
            </w:r>
          </w:p>
        </w:tc>
      </w:tr>
      <w:tr w:rsidR="00E2709D" w14:paraId="33B585D1" w14:textId="77777777">
        <w:trPr>
          <w:trHeight w:val="302"/>
        </w:trPr>
        <w:tc>
          <w:tcPr>
            <w:tcW w:w="1048" w:type="dxa"/>
            <w:tcBorders>
              <w:top w:val="single" w:sz="6" w:space="0" w:color="000000"/>
            </w:tcBorders>
          </w:tcPr>
          <w:p w14:paraId="45E9B36C" w14:textId="77777777" w:rsidR="00E2709D" w:rsidRDefault="00462487">
            <w:pPr>
              <w:pStyle w:val="TableParagraph"/>
              <w:spacing w:before="42" w:line="240" w:lineRule="exact"/>
              <w:ind w:left="97" w:right="97"/>
              <w:rPr>
                <w:sz w:val="20"/>
              </w:rPr>
            </w:pPr>
            <w:r>
              <w:rPr>
                <w:i/>
                <w:w w:val="120"/>
                <w:sz w:val="20"/>
              </w:rPr>
              <w:t>&lt;</w:t>
            </w:r>
            <w:r>
              <w:rPr>
                <w:w w:val="120"/>
                <w:sz w:val="20"/>
              </w:rPr>
              <w:t>2</w:t>
            </w:r>
            <w:r>
              <w:rPr>
                <w:spacing w:val="10"/>
                <w:w w:val="120"/>
                <w:sz w:val="20"/>
              </w:rPr>
              <w:t xml:space="preserve"> </w:t>
            </w:r>
            <w:r>
              <w:rPr>
                <w:w w:val="120"/>
                <w:sz w:val="20"/>
              </w:rPr>
              <w:t>d</w:t>
            </w:r>
          </w:p>
        </w:tc>
        <w:tc>
          <w:tcPr>
            <w:tcW w:w="898" w:type="dxa"/>
            <w:tcBorders>
              <w:top w:val="single" w:sz="6" w:space="0" w:color="000000"/>
            </w:tcBorders>
          </w:tcPr>
          <w:p w14:paraId="319519F7" w14:textId="77777777" w:rsidR="00E2709D" w:rsidRDefault="00462487">
            <w:pPr>
              <w:pStyle w:val="TableParagraph"/>
              <w:spacing w:before="42" w:line="240" w:lineRule="exact"/>
              <w:ind w:left="107" w:right="108"/>
              <w:rPr>
                <w:sz w:val="20"/>
              </w:rPr>
            </w:pPr>
            <w:r>
              <w:rPr>
                <w:w w:val="125"/>
                <w:sz w:val="20"/>
              </w:rPr>
              <w:t>ENS</w:t>
            </w:r>
          </w:p>
        </w:tc>
        <w:tc>
          <w:tcPr>
            <w:tcW w:w="1192" w:type="dxa"/>
            <w:tcBorders>
              <w:top w:val="single" w:sz="6" w:space="0" w:color="000000"/>
            </w:tcBorders>
          </w:tcPr>
          <w:p w14:paraId="4011E981" w14:textId="77777777" w:rsidR="00E2709D" w:rsidRDefault="00462487">
            <w:pPr>
              <w:pStyle w:val="TableParagraph"/>
              <w:spacing w:before="42" w:line="240" w:lineRule="exact"/>
              <w:ind w:left="90" w:right="90"/>
              <w:rPr>
                <w:sz w:val="20"/>
              </w:rPr>
            </w:pPr>
            <w:r>
              <w:rPr>
                <w:sz w:val="20"/>
              </w:rPr>
              <w:t>0.800</w:t>
            </w:r>
          </w:p>
        </w:tc>
        <w:tc>
          <w:tcPr>
            <w:tcW w:w="1188" w:type="dxa"/>
            <w:tcBorders>
              <w:top w:val="single" w:sz="6" w:space="0" w:color="000000"/>
            </w:tcBorders>
          </w:tcPr>
          <w:p w14:paraId="0A37CC5D" w14:textId="77777777" w:rsidR="00E2709D" w:rsidRDefault="00462487">
            <w:pPr>
              <w:pStyle w:val="TableParagraph"/>
              <w:spacing w:before="42" w:line="240" w:lineRule="exact"/>
              <w:ind w:left="107" w:right="107"/>
              <w:rPr>
                <w:sz w:val="20"/>
              </w:rPr>
            </w:pPr>
            <w:r>
              <w:rPr>
                <w:w w:val="105"/>
                <w:sz w:val="20"/>
              </w:rPr>
              <w:t>1/1</w:t>
            </w:r>
          </w:p>
        </w:tc>
        <w:tc>
          <w:tcPr>
            <w:tcW w:w="761" w:type="dxa"/>
            <w:tcBorders>
              <w:top w:val="single" w:sz="6" w:space="0" w:color="000000"/>
            </w:tcBorders>
          </w:tcPr>
          <w:p w14:paraId="19A7BEBD" w14:textId="77777777" w:rsidR="00E2709D" w:rsidRDefault="00462487">
            <w:pPr>
              <w:pStyle w:val="TableParagraph"/>
              <w:spacing w:before="42" w:line="240" w:lineRule="exact"/>
              <w:ind w:left="101" w:right="101"/>
              <w:rPr>
                <w:rFonts w:ascii="Roboto"/>
                <w:b/>
                <w:sz w:val="20"/>
              </w:rPr>
            </w:pPr>
            <w:r>
              <w:rPr>
                <w:rFonts w:ascii="Roboto"/>
                <w:b/>
                <w:sz w:val="20"/>
              </w:rPr>
              <w:t>0.681</w:t>
            </w:r>
          </w:p>
        </w:tc>
        <w:tc>
          <w:tcPr>
            <w:tcW w:w="1005" w:type="dxa"/>
            <w:tcBorders>
              <w:top w:val="single" w:sz="6" w:space="0" w:color="000000"/>
            </w:tcBorders>
          </w:tcPr>
          <w:p w14:paraId="534D1FEB" w14:textId="77777777" w:rsidR="00E2709D" w:rsidRDefault="00462487">
            <w:pPr>
              <w:pStyle w:val="TableParagraph"/>
              <w:spacing w:before="42" w:line="240" w:lineRule="exact"/>
              <w:ind w:left="93" w:right="93"/>
              <w:rPr>
                <w:sz w:val="20"/>
              </w:rPr>
            </w:pPr>
            <w:r>
              <w:rPr>
                <w:sz w:val="20"/>
              </w:rPr>
              <w:t>0.711</w:t>
            </w:r>
          </w:p>
        </w:tc>
        <w:tc>
          <w:tcPr>
            <w:tcW w:w="761" w:type="dxa"/>
            <w:tcBorders>
              <w:top w:val="single" w:sz="6" w:space="0" w:color="000000"/>
            </w:tcBorders>
          </w:tcPr>
          <w:p w14:paraId="50CE4A3E" w14:textId="77777777" w:rsidR="00E2709D" w:rsidRDefault="00462487">
            <w:pPr>
              <w:pStyle w:val="TableParagraph"/>
              <w:spacing w:before="42" w:line="240" w:lineRule="exact"/>
              <w:ind w:left="100" w:right="101"/>
              <w:rPr>
                <w:sz w:val="20"/>
              </w:rPr>
            </w:pPr>
            <w:r>
              <w:rPr>
                <w:sz w:val="20"/>
              </w:rPr>
              <w:t>0.699</w:t>
            </w:r>
          </w:p>
        </w:tc>
        <w:tc>
          <w:tcPr>
            <w:tcW w:w="633" w:type="dxa"/>
            <w:tcBorders>
              <w:top w:val="single" w:sz="6" w:space="0" w:color="000000"/>
            </w:tcBorders>
          </w:tcPr>
          <w:p w14:paraId="15031E7E" w14:textId="77777777" w:rsidR="00E2709D" w:rsidRDefault="00462487">
            <w:pPr>
              <w:pStyle w:val="TableParagraph"/>
              <w:spacing w:before="42" w:line="240" w:lineRule="exact"/>
              <w:ind w:right="1"/>
              <w:rPr>
                <w:sz w:val="20"/>
              </w:rPr>
            </w:pPr>
            <w:r>
              <w:rPr>
                <w:w w:val="98"/>
                <w:sz w:val="20"/>
              </w:rPr>
              <w:t>4</w:t>
            </w:r>
          </w:p>
        </w:tc>
      </w:tr>
      <w:tr w:rsidR="00E2709D" w14:paraId="6ABC01D4" w14:textId="77777777">
        <w:trPr>
          <w:trHeight w:val="239"/>
        </w:trPr>
        <w:tc>
          <w:tcPr>
            <w:tcW w:w="1048" w:type="dxa"/>
          </w:tcPr>
          <w:p w14:paraId="55DB65B0" w14:textId="77777777" w:rsidR="00E2709D" w:rsidRDefault="00E2709D">
            <w:pPr>
              <w:pStyle w:val="TableParagraph"/>
              <w:spacing w:line="240" w:lineRule="auto"/>
              <w:jc w:val="left"/>
              <w:rPr>
                <w:rFonts w:ascii="Times New Roman"/>
                <w:sz w:val="16"/>
              </w:rPr>
            </w:pPr>
          </w:p>
        </w:tc>
        <w:tc>
          <w:tcPr>
            <w:tcW w:w="898" w:type="dxa"/>
          </w:tcPr>
          <w:p w14:paraId="5CD8E4B5" w14:textId="77777777" w:rsidR="00E2709D" w:rsidRDefault="00462487">
            <w:pPr>
              <w:pStyle w:val="TableParagraph"/>
              <w:ind w:left="107" w:right="107"/>
              <w:rPr>
                <w:sz w:val="20"/>
              </w:rPr>
            </w:pPr>
            <w:r>
              <w:rPr>
                <w:w w:val="120"/>
                <w:sz w:val="20"/>
              </w:rPr>
              <w:t>1D+1P</w:t>
            </w:r>
          </w:p>
        </w:tc>
        <w:tc>
          <w:tcPr>
            <w:tcW w:w="1192" w:type="dxa"/>
          </w:tcPr>
          <w:p w14:paraId="07CAD072" w14:textId="77777777" w:rsidR="00E2709D" w:rsidRDefault="00462487">
            <w:pPr>
              <w:pStyle w:val="TableParagraph"/>
              <w:ind w:left="89" w:right="90"/>
              <w:rPr>
                <w:sz w:val="20"/>
              </w:rPr>
            </w:pPr>
            <w:r>
              <w:rPr>
                <w:sz w:val="20"/>
              </w:rPr>
              <w:t>0.925</w:t>
            </w:r>
          </w:p>
        </w:tc>
        <w:tc>
          <w:tcPr>
            <w:tcW w:w="1188" w:type="dxa"/>
          </w:tcPr>
          <w:p w14:paraId="0AAB4CFB" w14:textId="77777777" w:rsidR="00E2709D" w:rsidRDefault="00462487">
            <w:pPr>
              <w:pStyle w:val="TableParagraph"/>
              <w:ind w:left="107" w:right="108"/>
              <w:rPr>
                <w:sz w:val="20"/>
              </w:rPr>
            </w:pPr>
            <w:r>
              <w:rPr>
                <w:w w:val="105"/>
                <w:sz w:val="20"/>
              </w:rPr>
              <w:t>1/1</w:t>
            </w:r>
          </w:p>
        </w:tc>
        <w:tc>
          <w:tcPr>
            <w:tcW w:w="761" w:type="dxa"/>
          </w:tcPr>
          <w:p w14:paraId="68B4E910" w14:textId="77777777" w:rsidR="00E2709D" w:rsidRDefault="00462487">
            <w:pPr>
              <w:pStyle w:val="TableParagraph"/>
              <w:ind w:left="100" w:right="101"/>
              <w:rPr>
                <w:sz w:val="20"/>
              </w:rPr>
            </w:pPr>
            <w:r>
              <w:rPr>
                <w:sz w:val="20"/>
              </w:rPr>
              <w:t>0.662</w:t>
            </w:r>
          </w:p>
        </w:tc>
        <w:tc>
          <w:tcPr>
            <w:tcW w:w="1005" w:type="dxa"/>
          </w:tcPr>
          <w:p w14:paraId="7F5DE745" w14:textId="77777777" w:rsidR="00E2709D" w:rsidRDefault="00462487">
            <w:pPr>
              <w:pStyle w:val="TableParagraph"/>
              <w:ind w:left="92" w:right="94"/>
              <w:rPr>
                <w:sz w:val="20"/>
              </w:rPr>
            </w:pPr>
            <w:r>
              <w:rPr>
                <w:sz w:val="20"/>
              </w:rPr>
              <w:t>0.717</w:t>
            </w:r>
          </w:p>
        </w:tc>
        <w:tc>
          <w:tcPr>
            <w:tcW w:w="761" w:type="dxa"/>
          </w:tcPr>
          <w:p w14:paraId="507E47D0" w14:textId="77777777" w:rsidR="00E2709D" w:rsidRDefault="00462487">
            <w:pPr>
              <w:pStyle w:val="TableParagraph"/>
              <w:ind w:left="99" w:right="101"/>
              <w:rPr>
                <w:sz w:val="20"/>
              </w:rPr>
            </w:pPr>
            <w:r>
              <w:rPr>
                <w:sz w:val="20"/>
              </w:rPr>
              <w:t>0.694</w:t>
            </w:r>
          </w:p>
        </w:tc>
        <w:tc>
          <w:tcPr>
            <w:tcW w:w="633" w:type="dxa"/>
          </w:tcPr>
          <w:p w14:paraId="1795D93F" w14:textId="77777777" w:rsidR="00E2709D" w:rsidRDefault="00462487">
            <w:pPr>
              <w:pStyle w:val="TableParagraph"/>
              <w:ind w:right="3"/>
              <w:rPr>
                <w:sz w:val="20"/>
              </w:rPr>
            </w:pPr>
            <w:r>
              <w:rPr>
                <w:w w:val="98"/>
                <w:sz w:val="20"/>
              </w:rPr>
              <w:t>5</w:t>
            </w:r>
          </w:p>
        </w:tc>
      </w:tr>
      <w:tr w:rsidR="00E2709D" w14:paraId="7620D3B6" w14:textId="77777777">
        <w:trPr>
          <w:trHeight w:val="239"/>
        </w:trPr>
        <w:tc>
          <w:tcPr>
            <w:tcW w:w="1048" w:type="dxa"/>
          </w:tcPr>
          <w:p w14:paraId="499F07D8" w14:textId="77777777" w:rsidR="00E2709D" w:rsidRDefault="00E2709D">
            <w:pPr>
              <w:pStyle w:val="TableParagraph"/>
              <w:spacing w:line="240" w:lineRule="auto"/>
              <w:jc w:val="left"/>
              <w:rPr>
                <w:rFonts w:ascii="Times New Roman"/>
                <w:sz w:val="16"/>
              </w:rPr>
            </w:pPr>
          </w:p>
        </w:tc>
        <w:tc>
          <w:tcPr>
            <w:tcW w:w="898" w:type="dxa"/>
          </w:tcPr>
          <w:p w14:paraId="74FCBD89" w14:textId="77777777" w:rsidR="00E2709D" w:rsidRDefault="00462487">
            <w:pPr>
              <w:pStyle w:val="TableParagraph"/>
              <w:ind w:left="107" w:right="108"/>
              <w:rPr>
                <w:sz w:val="20"/>
              </w:rPr>
            </w:pPr>
            <w:r>
              <w:rPr>
                <w:w w:val="105"/>
                <w:sz w:val="20"/>
              </w:rPr>
              <w:t>MM</w:t>
            </w:r>
          </w:p>
        </w:tc>
        <w:tc>
          <w:tcPr>
            <w:tcW w:w="1192" w:type="dxa"/>
          </w:tcPr>
          <w:p w14:paraId="1F002955" w14:textId="77777777" w:rsidR="00E2709D" w:rsidRDefault="00462487">
            <w:pPr>
              <w:pStyle w:val="TableParagraph"/>
              <w:ind w:left="90" w:right="90"/>
              <w:rPr>
                <w:sz w:val="20"/>
              </w:rPr>
            </w:pPr>
            <w:r>
              <w:rPr>
                <w:sz w:val="20"/>
              </w:rPr>
              <w:t>0.775</w:t>
            </w:r>
          </w:p>
        </w:tc>
        <w:tc>
          <w:tcPr>
            <w:tcW w:w="1188" w:type="dxa"/>
          </w:tcPr>
          <w:p w14:paraId="643E5F65" w14:textId="77777777" w:rsidR="00E2709D" w:rsidRDefault="00462487">
            <w:pPr>
              <w:pStyle w:val="TableParagraph"/>
              <w:ind w:left="107" w:right="107"/>
              <w:rPr>
                <w:sz w:val="20"/>
              </w:rPr>
            </w:pPr>
            <w:r>
              <w:rPr>
                <w:w w:val="105"/>
                <w:sz w:val="20"/>
              </w:rPr>
              <w:t>1/1</w:t>
            </w:r>
          </w:p>
        </w:tc>
        <w:tc>
          <w:tcPr>
            <w:tcW w:w="761" w:type="dxa"/>
          </w:tcPr>
          <w:p w14:paraId="47DE8467" w14:textId="77777777" w:rsidR="00E2709D" w:rsidRDefault="00462487">
            <w:pPr>
              <w:pStyle w:val="TableParagraph"/>
              <w:ind w:left="101" w:right="101"/>
              <w:rPr>
                <w:sz w:val="20"/>
              </w:rPr>
            </w:pPr>
            <w:r>
              <w:rPr>
                <w:sz w:val="20"/>
              </w:rPr>
              <w:t>0.628</w:t>
            </w:r>
          </w:p>
        </w:tc>
        <w:tc>
          <w:tcPr>
            <w:tcW w:w="1005" w:type="dxa"/>
          </w:tcPr>
          <w:p w14:paraId="3E8A2DAC" w14:textId="77777777" w:rsidR="00E2709D" w:rsidRDefault="00462487">
            <w:pPr>
              <w:pStyle w:val="TableParagraph"/>
              <w:ind w:left="93" w:right="93"/>
              <w:rPr>
                <w:rFonts w:ascii="Roboto"/>
                <w:b/>
                <w:sz w:val="20"/>
              </w:rPr>
            </w:pPr>
            <w:r>
              <w:rPr>
                <w:rFonts w:ascii="Roboto"/>
                <w:b/>
                <w:sz w:val="20"/>
              </w:rPr>
              <w:t>0.838</w:t>
            </w:r>
          </w:p>
        </w:tc>
        <w:tc>
          <w:tcPr>
            <w:tcW w:w="761" w:type="dxa"/>
          </w:tcPr>
          <w:p w14:paraId="5606F98C" w14:textId="77777777" w:rsidR="00E2709D" w:rsidRDefault="00462487">
            <w:pPr>
              <w:pStyle w:val="TableParagraph"/>
              <w:ind w:left="100" w:right="101"/>
              <w:rPr>
                <w:rFonts w:ascii="Roboto"/>
                <w:b/>
                <w:sz w:val="20"/>
              </w:rPr>
            </w:pPr>
            <w:r>
              <w:rPr>
                <w:rFonts w:ascii="Roboto"/>
                <w:b/>
                <w:sz w:val="20"/>
              </w:rPr>
              <w:t>0.741</w:t>
            </w:r>
          </w:p>
        </w:tc>
        <w:tc>
          <w:tcPr>
            <w:tcW w:w="633" w:type="dxa"/>
          </w:tcPr>
          <w:p w14:paraId="64A0566F" w14:textId="77777777" w:rsidR="00E2709D" w:rsidRDefault="00462487">
            <w:pPr>
              <w:pStyle w:val="TableParagraph"/>
              <w:ind w:right="1"/>
              <w:rPr>
                <w:sz w:val="20"/>
              </w:rPr>
            </w:pPr>
            <w:r>
              <w:rPr>
                <w:w w:val="98"/>
                <w:sz w:val="20"/>
              </w:rPr>
              <w:t>1</w:t>
            </w:r>
          </w:p>
        </w:tc>
      </w:tr>
      <w:tr w:rsidR="00E2709D" w14:paraId="52CCF5F6" w14:textId="77777777">
        <w:trPr>
          <w:trHeight w:val="239"/>
        </w:trPr>
        <w:tc>
          <w:tcPr>
            <w:tcW w:w="1048" w:type="dxa"/>
          </w:tcPr>
          <w:p w14:paraId="6466E2D4" w14:textId="77777777" w:rsidR="00E2709D" w:rsidRDefault="00E2709D">
            <w:pPr>
              <w:pStyle w:val="TableParagraph"/>
              <w:spacing w:line="240" w:lineRule="auto"/>
              <w:jc w:val="left"/>
              <w:rPr>
                <w:rFonts w:ascii="Times New Roman"/>
                <w:sz w:val="16"/>
              </w:rPr>
            </w:pPr>
          </w:p>
        </w:tc>
        <w:tc>
          <w:tcPr>
            <w:tcW w:w="898" w:type="dxa"/>
          </w:tcPr>
          <w:p w14:paraId="5A18C6A4" w14:textId="77777777" w:rsidR="00E2709D" w:rsidRDefault="00462487">
            <w:pPr>
              <w:pStyle w:val="TableParagraph"/>
              <w:ind w:left="107" w:right="108"/>
              <w:rPr>
                <w:sz w:val="20"/>
              </w:rPr>
            </w:pPr>
            <w:r>
              <w:rPr>
                <w:w w:val="110"/>
                <w:sz w:val="20"/>
              </w:rPr>
              <w:t>MW</w:t>
            </w:r>
          </w:p>
        </w:tc>
        <w:tc>
          <w:tcPr>
            <w:tcW w:w="1192" w:type="dxa"/>
          </w:tcPr>
          <w:p w14:paraId="03896370" w14:textId="77777777" w:rsidR="00E2709D" w:rsidRDefault="00462487">
            <w:pPr>
              <w:pStyle w:val="TableParagraph"/>
              <w:ind w:left="90" w:right="90"/>
              <w:rPr>
                <w:sz w:val="20"/>
              </w:rPr>
            </w:pPr>
            <w:r>
              <w:rPr>
                <w:sz w:val="20"/>
              </w:rPr>
              <w:t>0.750</w:t>
            </w:r>
          </w:p>
        </w:tc>
        <w:tc>
          <w:tcPr>
            <w:tcW w:w="1188" w:type="dxa"/>
          </w:tcPr>
          <w:p w14:paraId="48B87BB4" w14:textId="77777777" w:rsidR="00E2709D" w:rsidRDefault="00462487">
            <w:pPr>
              <w:pStyle w:val="TableParagraph"/>
              <w:ind w:left="106" w:right="108"/>
              <w:rPr>
                <w:sz w:val="20"/>
              </w:rPr>
            </w:pPr>
            <w:r>
              <w:rPr>
                <w:w w:val="105"/>
                <w:sz w:val="20"/>
              </w:rPr>
              <w:t>1/1</w:t>
            </w:r>
          </w:p>
        </w:tc>
        <w:tc>
          <w:tcPr>
            <w:tcW w:w="761" w:type="dxa"/>
          </w:tcPr>
          <w:p w14:paraId="686E952F" w14:textId="77777777" w:rsidR="00E2709D" w:rsidRDefault="00462487">
            <w:pPr>
              <w:pStyle w:val="TableParagraph"/>
              <w:ind w:left="101" w:right="101"/>
              <w:rPr>
                <w:sz w:val="20"/>
              </w:rPr>
            </w:pPr>
            <w:r>
              <w:rPr>
                <w:sz w:val="20"/>
              </w:rPr>
              <w:t>0.673</w:t>
            </w:r>
          </w:p>
        </w:tc>
        <w:tc>
          <w:tcPr>
            <w:tcW w:w="1005" w:type="dxa"/>
          </w:tcPr>
          <w:p w14:paraId="755E2262" w14:textId="77777777" w:rsidR="00E2709D" w:rsidRDefault="00462487">
            <w:pPr>
              <w:pStyle w:val="TableParagraph"/>
              <w:ind w:left="93" w:right="94"/>
              <w:rPr>
                <w:sz w:val="20"/>
              </w:rPr>
            </w:pPr>
            <w:r>
              <w:rPr>
                <w:sz w:val="20"/>
              </w:rPr>
              <w:t>0.718</w:t>
            </w:r>
          </w:p>
        </w:tc>
        <w:tc>
          <w:tcPr>
            <w:tcW w:w="761" w:type="dxa"/>
          </w:tcPr>
          <w:p w14:paraId="375A0289" w14:textId="77777777" w:rsidR="00E2709D" w:rsidRDefault="00462487">
            <w:pPr>
              <w:pStyle w:val="TableParagraph"/>
              <w:ind w:left="100" w:right="101"/>
              <w:rPr>
                <w:sz w:val="20"/>
              </w:rPr>
            </w:pPr>
            <w:r>
              <w:rPr>
                <w:sz w:val="20"/>
              </w:rPr>
              <w:t>0.700</w:t>
            </w:r>
          </w:p>
        </w:tc>
        <w:tc>
          <w:tcPr>
            <w:tcW w:w="633" w:type="dxa"/>
          </w:tcPr>
          <w:p w14:paraId="13202235" w14:textId="77777777" w:rsidR="00E2709D" w:rsidRDefault="00462487">
            <w:pPr>
              <w:pStyle w:val="TableParagraph"/>
              <w:ind w:right="2"/>
              <w:rPr>
                <w:sz w:val="20"/>
              </w:rPr>
            </w:pPr>
            <w:r>
              <w:rPr>
                <w:w w:val="98"/>
                <w:sz w:val="20"/>
              </w:rPr>
              <w:t>3</w:t>
            </w:r>
          </w:p>
        </w:tc>
      </w:tr>
      <w:tr w:rsidR="00E2709D" w14:paraId="59B08D57" w14:textId="77777777">
        <w:trPr>
          <w:trHeight w:val="280"/>
        </w:trPr>
        <w:tc>
          <w:tcPr>
            <w:tcW w:w="1048" w:type="dxa"/>
            <w:tcBorders>
              <w:bottom w:val="single" w:sz="6" w:space="0" w:color="000000"/>
            </w:tcBorders>
          </w:tcPr>
          <w:p w14:paraId="1C04CCBD" w14:textId="77777777" w:rsidR="00E2709D" w:rsidRDefault="00E2709D">
            <w:pPr>
              <w:pStyle w:val="TableParagraph"/>
              <w:spacing w:line="240" w:lineRule="auto"/>
              <w:jc w:val="left"/>
              <w:rPr>
                <w:rFonts w:ascii="Times New Roman"/>
                <w:sz w:val="18"/>
              </w:rPr>
            </w:pPr>
          </w:p>
        </w:tc>
        <w:tc>
          <w:tcPr>
            <w:tcW w:w="898" w:type="dxa"/>
            <w:tcBorders>
              <w:bottom w:val="single" w:sz="6" w:space="0" w:color="000000"/>
            </w:tcBorders>
          </w:tcPr>
          <w:p w14:paraId="7F2F377D"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6" w:space="0" w:color="000000"/>
            </w:tcBorders>
          </w:tcPr>
          <w:p w14:paraId="5170A587" w14:textId="77777777" w:rsidR="00E2709D" w:rsidRDefault="00462487">
            <w:pPr>
              <w:pStyle w:val="TableParagraph"/>
              <w:spacing w:line="223" w:lineRule="exact"/>
              <w:ind w:left="90" w:right="90"/>
              <w:rPr>
                <w:sz w:val="20"/>
              </w:rPr>
            </w:pPr>
            <w:r>
              <w:rPr>
                <w:sz w:val="20"/>
              </w:rPr>
              <w:t>0.950</w:t>
            </w:r>
          </w:p>
        </w:tc>
        <w:tc>
          <w:tcPr>
            <w:tcW w:w="1188" w:type="dxa"/>
            <w:tcBorders>
              <w:bottom w:val="single" w:sz="6" w:space="0" w:color="000000"/>
            </w:tcBorders>
          </w:tcPr>
          <w:p w14:paraId="698B1444" w14:textId="77777777" w:rsidR="00E2709D" w:rsidRDefault="00462487">
            <w:pPr>
              <w:pStyle w:val="TableParagraph"/>
              <w:spacing w:line="223" w:lineRule="exact"/>
              <w:ind w:left="107" w:right="107"/>
              <w:rPr>
                <w:sz w:val="20"/>
              </w:rPr>
            </w:pPr>
            <w:r>
              <w:rPr>
                <w:w w:val="105"/>
                <w:sz w:val="20"/>
              </w:rPr>
              <w:t>1/1</w:t>
            </w:r>
          </w:p>
        </w:tc>
        <w:tc>
          <w:tcPr>
            <w:tcW w:w="761" w:type="dxa"/>
            <w:tcBorders>
              <w:bottom w:val="single" w:sz="6" w:space="0" w:color="000000"/>
            </w:tcBorders>
          </w:tcPr>
          <w:p w14:paraId="179567F2" w14:textId="77777777" w:rsidR="00E2709D" w:rsidRDefault="00462487">
            <w:pPr>
              <w:pStyle w:val="TableParagraph"/>
              <w:spacing w:line="223" w:lineRule="exact"/>
              <w:ind w:left="101" w:right="101"/>
              <w:rPr>
                <w:sz w:val="20"/>
              </w:rPr>
            </w:pPr>
            <w:r>
              <w:rPr>
                <w:sz w:val="20"/>
              </w:rPr>
              <w:t>0.620</w:t>
            </w:r>
          </w:p>
        </w:tc>
        <w:tc>
          <w:tcPr>
            <w:tcW w:w="1005" w:type="dxa"/>
            <w:tcBorders>
              <w:bottom w:val="single" w:sz="6" w:space="0" w:color="000000"/>
            </w:tcBorders>
          </w:tcPr>
          <w:p w14:paraId="59C17053" w14:textId="77777777" w:rsidR="00E2709D" w:rsidRDefault="00462487">
            <w:pPr>
              <w:pStyle w:val="TableParagraph"/>
              <w:spacing w:line="223" w:lineRule="exact"/>
              <w:ind w:left="93" w:right="94"/>
              <w:rPr>
                <w:sz w:val="20"/>
              </w:rPr>
            </w:pPr>
            <w:r>
              <w:rPr>
                <w:sz w:val="20"/>
              </w:rPr>
              <w:t>0.829</w:t>
            </w:r>
          </w:p>
        </w:tc>
        <w:tc>
          <w:tcPr>
            <w:tcW w:w="761" w:type="dxa"/>
            <w:tcBorders>
              <w:bottom w:val="single" w:sz="6" w:space="0" w:color="000000"/>
            </w:tcBorders>
          </w:tcPr>
          <w:p w14:paraId="6CFF0FF1" w14:textId="77777777" w:rsidR="00E2709D" w:rsidRDefault="00462487">
            <w:pPr>
              <w:pStyle w:val="TableParagraph"/>
              <w:spacing w:line="223" w:lineRule="exact"/>
              <w:ind w:left="99" w:right="101"/>
              <w:rPr>
                <w:sz w:val="20"/>
              </w:rPr>
            </w:pPr>
            <w:r>
              <w:rPr>
                <w:sz w:val="20"/>
              </w:rPr>
              <w:t>0.733</w:t>
            </w:r>
          </w:p>
        </w:tc>
        <w:tc>
          <w:tcPr>
            <w:tcW w:w="633" w:type="dxa"/>
            <w:tcBorders>
              <w:bottom w:val="single" w:sz="6" w:space="0" w:color="000000"/>
            </w:tcBorders>
          </w:tcPr>
          <w:p w14:paraId="1013910E" w14:textId="77777777" w:rsidR="00E2709D" w:rsidRDefault="00462487">
            <w:pPr>
              <w:pStyle w:val="TableParagraph"/>
              <w:spacing w:line="223" w:lineRule="exact"/>
              <w:ind w:right="2"/>
              <w:rPr>
                <w:sz w:val="20"/>
              </w:rPr>
            </w:pPr>
            <w:r>
              <w:rPr>
                <w:w w:val="98"/>
                <w:sz w:val="20"/>
              </w:rPr>
              <w:t>2</w:t>
            </w:r>
          </w:p>
        </w:tc>
      </w:tr>
      <w:tr w:rsidR="00E2709D" w14:paraId="31520D93" w14:textId="77777777">
        <w:trPr>
          <w:trHeight w:val="302"/>
        </w:trPr>
        <w:tc>
          <w:tcPr>
            <w:tcW w:w="1048" w:type="dxa"/>
            <w:tcBorders>
              <w:top w:val="single" w:sz="6" w:space="0" w:color="000000"/>
            </w:tcBorders>
          </w:tcPr>
          <w:p w14:paraId="652B38D7" w14:textId="77777777" w:rsidR="00E2709D" w:rsidRDefault="00462487">
            <w:pPr>
              <w:pStyle w:val="TableParagraph"/>
              <w:spacing w:before="42" w:line="240" w:lineRule="exact"/>
              <w:ind w:left="96" w:right="97"/>
              <w:rPr>
                <w:sz w:val="20"/>
              </w:rPr>
            </w:pPr>
            <w:r>
              <w:rPr>
                <w:w w:val="105"/>
                <w:sz w:val="20"/>
              </w:rPr>
              <w:t>2-5.5</w:t>
            </w:r>
            <w:r>
              <w:rPr>
                <w:spacing w:val="10"/>
                <w:w w:val="105"/>
                <w:sz w:val="20"/>
              </w:rPr>
              <w:t xml:space="preserve"> </w:t>
            </w:r>
            <w:r>
              <w:rPr>
                <w:w w:val="105"/>
                <w:sz w:val="20"/>
              </w:rPr>
              <w:t>d</w:t>
            </w:r>
          </w:p>
        </w:tc>
        <w:tc>
          <w:tcPr>
            <w:tcW w:w="898" w:type="dxa"/>
            <w:tcBorders>
              <w:top w:val="single" w:sz="6" w:space="0" w:color="000000"/>
            </w:tcBorders>
          </w:tcPr>
          <w:p w14:paraId="46308212" w14:textId="77777777" w:rsidR="00E2709D" w:rsidRDefault="00462487">
            <w:pPr>
              <w:pStyle w:val="TableParagraph"/>
              <w:spacing w:before="42" w:line="240" w:lineRule="exact"/>
              <w:ind w:left="107" w:right="107"/>
              <w:rPr>
                <w:sz w:val="20"/>
              </w:rPr>
            </w:pPr>
            <w:r>
              <w:rPr>
                <w:w w:val="125"/>
                <w:sz w:val="20"/>
              </w:rPr>
              <w:t>ENS</w:t>
            </w:r>
          </w:p>
        </w:tc>
        <w:tc>
          <w:tcPr>
            <w:tcW w:w="1192" w:type="dxa"/>
            <w:tcBorders>
              <w:top w:val="single" w:sz="6" w:space="0" w:color="000000"/>
            </w:tcBorders>
          </w:tcPr>
          <w:p w14:paraId="4DFAD0F1" w14:textId="77777777" w:rsidR="00E2709D" w:rsidRDefault="00462487">
            <w:pPr>
              <w:pStyle w:val="TableParagraph"/>
              <w:spacing w:before="42" w:line="240" w:lineRule="exact"/>
              <w:ind w:left="90" w:right="90"/>
              <w:rPr>
                <w:sz w:val="20"/>
              </w:rPr>
            </w:pPr>
            <w:r>
              <w:rPr>
                <w:sz w:val="20"/>
              </w:rPr>
              <w:t>0.650</w:t>
            </w:r>
          </w:p>
        </w:tc>
        <w:tc>
          <w:tcPr>
            <w:tcW w:w="1188" w:type="dxa"/>
            <w:tcBorders>
              <w:top w:val="single" w:sz="6" w:space="0" w:color="000000"/>
            </w:tcBorders>
          </w:tcPr>
          <w:p w14:paraId="2A2E96AD" w14:textId="77777777" w:rsidR="00E2709D" w:rsidRDefault="00462487">
            <w:pPr>
              <w:pStyle w:val="TableParagraph"/>
              <w:spacing w:before="42" w:line="240" w:lineRule="exact"/>
              <w:ind w:left="107" w:right="108"/>
              <w:rPr>
                <w:sz w:val="20"/>
              </w:rPr>
            </w:pPr>
            <w:r>
              <w:rPr>
                <w:w w:val="105"/>
                <w:sz w:val="20"/>
              </w:rPr>
              <w:t>1/1</w:t>
            </w:r>
          </w:p>
        </w:tc>
        <w:tc>
          <w:tcPr>
            <w:tcW w:w="761" w:type="dxa"/>
            <w:tcBorders>
              <w:top w:val="single" w:sz="6" w:space="0" w:color="000000"/>
            </w:tcBorders>
          </w:tcPr>
          <w:p w14:paraId="58573E9E" w14:textId="77777777" w:rsidR="00E2709D" w:rsidRDefault="00462487">
            <w:pPr>
              <w:pStyle w:val="TableParagraph"/>
              <w:spacing w:before="42" w:line="240" w:lineRule="exact"/>
              <w:ind w:left="101" w:right="101"/>
              <w:rPr>
                <w:sz w:val="20"/>
              </w:rPr>
            </w:pPr>
            <w:r>
              <w:rPr>
                <w:sz w:val="20"/>
              </w:rPr>
              <w:t>0.416</w:t>
            </w:r>
          </w:p>
        </w:tc>
        <w:tc>
          <w:tcPr>
            <w:tcW w:w="1005" w:type="dxa"/>
            <w:tcBorders>
              <w:top w:val="single" w:sz="6" w:space="0" w:color="000000"/>
            </w:tcBorders>
          </w:tcPr>
          <w:p w14:paraId="260A1016" w14:textId="77777777" w:rsidR="00E2709D" w:rsidRDefault="00462487">
            <w:pPr>
              <w:pStyle w:val="TableParagraph"/>
              <w:spacing w:before="42" w:line="240" w:lineRule="exact"/>
              <w:ind w:left="93" w:right="93"/>
              <w:rPr>
                <w:rFonts w:ascii="Roboto"/>
                <w:b/>
                <w:sz w:val="20"/>
              </w:rPr>
            </w:pPr>
            <w:r>
              <w:rPr>
                <w:rFonts w:ascii="Roboto"/>
                <w:b/>
                <w:sz w:val="20"/>
              </w:rPr>
              <w:t>0.725</w:t>
            </w:r>
          </w:p>
        </w:tc>
        <w:tc>
          <w:tcPr>
            <w:tcW w:w="761" w:type="dxa"/>
            <w:tcBorders>
              <w:top w:val="single" w:sz="6" w:space="0" w:color="000000"/>
            </w:tcBorders>
          </w:tcPr>
          <w:p w14:paraId="6B17E9EA" w14:textId="77777777" w:rsidR="00E2709D" w:rsidRDefault="00462487">
            <w:pPr>
              <w:pStyle w:val="TableParagraph"/>
              <w:spacing w:before="42" w:line="240" w:lineRule="exact"/>
              <w:ind w:left="100" w:right="101"/>
              <w:rPr>
                <w:sz w:val="20"/>
              </w:rPr>
            </w:pPr>
            <w:r>
              <w:rPr>
                <w:sz w:val="20"/>
              </w:rPr>
              <w:t>0.562</w:t>
            </w:r>
          </w:p>
        </w:tc>
        <w:tc>
          <w:tcPr>
            <w:tcW w:w="633" w:type="dxa"/>
            <w:tcBorders>
              <w:top w:val="single" w:sz="6" w:space="0" w:color="000000"/>
            </w:tcBorders>
          </w:tcPr>
          <w:p w14:paraId="0F75B29E" w14:textId="77777777" w:rsidR="00E2709D" w:rsidRDefault="00462487">
            <w:pPr>
              <w:pStyle w:val="TableParagraph"/>
              <w:spacing w:before="42" w:line="240" w:lineRule="exact"/>
              <w:ind w:right="1"/>
              <w:rPr>
                <w:sz w:val="20"/>
              </w:rPr>
            </w:pPr>
            <w:r>
              <w:rPr>
                <w:w w:val="98"/>
                <w:sz w:val="20"/>
              </w:rPr>
              <w:t>3</w:t>
            </w:r>
          </w:p>
        </w:tc>
      </w:tr>
      <w:tr w:rsidR="00E2709D" w14:paraId="042B652B" w14:textId="77777777">
        <w:trPr>
          <w:trHeight w:val="239"/>
        </w:trPr>
        <w:tc>
          <w:tcPr>
            <w:tcW w:w="1048" w:type="dxa"/>
          </w:tcPr>
          <w:p w14:paraId="33DF8064" w14:textId="77777777" w:rsidR="00E2709D" w:rsidRDefault="00E2709D">
            <w:pPr>
              <w:pStyle w:val="TableParagraph"/>
              <w:spacing w:line="240" w:lineRule="auto"/>
              <w:jc w:val="left"/>
              <w:rPr>
                <w:rFonts w:ascii="Times New Roman"/>
                <w:sz w:val="16"/>
              </w:rPr>
            </w:pPr>
          </w:p>
        </w:tc>
        <w:tc>
          <w:tcPr>
            <w:tcW w:w="898" w:type="dxa"/>
          </w:tcPr>
          <w:p w14:paraId="204D5AD1" w14:textId="77777777" w:rsidR="00E2709D" w:rsidRDefault="00462487">
            <w:pPr>
              <w:pStyle w:val="TableParagraph"/>
              <w:ind w:left="107" w:right="107"/>
              <w:rPr>
                <w:sz w:val="20"/>
              </w:rPr>
            </w:pPr>
            <w:r>
              <w:rPr>
                <w:w w:val="120"/>
                <w:sz w:val="20"/>
              </w:rPr>
              <w:t>1D+1P</w:t>
            </w:r>
          </w:p>
        </w:tc>
        <w:tc>
          <w:tcPr>
            <w:tcW w:w="1192" w:type="dxa"/>
          </w:tcPr>
          <w:p w14:paraId="52A1B946" w14:textId="77777777" w:rsidR="00E2709D" w:rsidRDefault="00462487">
            <w:pPr>
              <w:pStyle w:val="TableParagraph"/>
              <w:ind w:left="89" w:right="90"/>
              <w:rPr>
                <w:sz w:val="20"/>
              </w:rPr>
            </w:pPr>
            <w:r>
              <w:rPr>
                <w:sz w:val="20"/>
              </w:rPr>
              <w:t>0.600</w:t>
            </w:r>
          </w:p>
        </w:tc>
        <w:tc>
          <w:tcPr>
            <w:tcW w:w="1188" w:type="dxa"/>
          </w:tcPr>
          <w:p w14:paraId="214D98DC" w14:textId="77777777" w:rsidR="00E2709D" w:rsidRDefault="00462487">
            <w:pPr>
              <w:pStyle w:val="TableParagraph"/>
              <w:ind w:left="107" w:right="108"/>
              <w:rPr>
                <w:sz w:val="20"/>
              </w:rPr>
            </w:pPr>
            <w:r>
              <w:rPr>
                <w:w w:val="105"/>
                <w:sz w:val="20"/>
              </w:rPr>
              <w:t>1/1</w:t>
            </w:r>
          </w:p>
        </w:tc>
        <w:tc>
          <w:tcPr>
            <w:tcW w:w="761" w:type="dxa"/>
          </w:tcPr>
          <w:p w14:paraId="38EDEF03" w14:textId="77777777" w:rsidR="00E2709D" w:rsidRDefault="00462487">
            <w:pPr>
              <w:pStyle w:val="TableParagraph"/>
              <w:ind w:left="101" w:right="101"/>
              <w:rPr>
                <w:rFonts w:ascii="Roboto"/>
                <w:b/>
                <w:sz w:val="20"/>
              </w:rPr>
            </w:pPr>
            <w:r>
              <w:rPr>
                <w:rFonts w:ascii="Roboto"/>
                <w:b/>
                <w:sz w:val="20"/>
              </w:rPr>
              <w:t>0.455</w:t>
            </w:r>
          </w:p>
        </w:tc>
        <w:tc>
          <w:tcPr>
            <w:tcW w:w="1005" w:type="dxa"/>
          </w:tcPr>
          <w:p w14:paraId="1AF71DAF" w14:textId="77777777" w:rsidR="00E2709D" w:rsidRDefault="00462487">
            <w:pPr>
              <w:pStyle w:val="TableParagraph"/>
              <w:ind w:left="93" w:right="93"/>
              <w:rPr>
                <w:sz w:val="20"/>
              </w:rPr>
            </w:pPr>
            <w:r>
              <w:rPr>
                <w:sz w:val="20"/>
              </w:rPr>
              <w:t>0.643</w:t>
            </w:r>
          </w:p>
        </w:tc>
        <w:tc>
          <w:tcPr>
            <w:tcW w:w="761" w:type="dxa"/>
          </w:tcPr>
          <w:p w14:paraId="153A8304" w14:textId="77777777" w:rsidR="00E2709D" w:rsidRDefault="00462487">
            <w:pPr>
              <w:pStyle w:val="TableParagraph"/>
              <w:ind w:left="100" w:right="101"/>
              <w:rPr>
                <w:sz w:val="20"/>
              </w:rPr>
            </w:pPr>
            <w:r>
              <w:rPr>
                <w:sz w:val="20"/>
              </w:rPr>
              <w:t>0.554</w:t>
            </w:r>
          </w:p>
        </w:tc>
        <w:tc>
          <w:tcPr>
            <w:tcW w:w="633" w:type="dxa"/>
          </w:tcPr>
          <w:p w14:paraId="00C0EC06" w14:textId="77777777" w:rsidR="00E2709D" w:rsidRDefault="00462487">
            <w:pPr>
              <w:pStyle w:val="TableParagraph"/>
              <w:ind w:right="1"/>
              <w:rPr>
                <w:sz w:val="20"/>
              </w:rPr>
            </w:pPr>
            <w:r>
              <w:rPr>
                <w:w w:val="98"/>
                <w:sz w:val="20"/>
              </w:rPr>
              <w:t>5</w:t>
            </w:r>
          </w:p>
        </w:tc>
      </w:tr>
      <w:tr w:rsidR="00E2709D" w14:paraId="4AB906FB" w14:textId="77777777">
        <w:trPr>
          <w:trHeight w:val="239"/>
        </w:trPr>
        <w:tc>
          <w:tcPr>
            <w:tcW w:w="1048" w:type="dxa"/>
          </w:tcPr>
          <w:p w14:paraId="0FD4E4F0" w14:textId="77777777" w:rsidR="00E2709D" w:rsidRDefault="00E2709D">
            <w:pPr>
              <w:pStyle w:val="TableParagraph"/>
              <w:spacing w:line="240" w:lineRule="auto"/>
              <w:jc w:val="left"/>
              <w:rPr>
                <w:rFonts w:ascii="Times New Roman"/>
                <w:sz w:val="16"/>
              </w:rPr>
            </w:pPr>
          </w:p>
        </w:tc>
        <w:tc>
          <w:tcPr>
            <w:tcW w:w="898" w:type="dxa"/>
          </w:tcPr>
          <w:p w14:paraId="755F80A4" w14:textId="77777777" w:rsidR="00E2709D" w:rsidRDefault="00462487">
            <w:pPr>
              <w:pStyle w:val="TableParagraph"/>
              <w:ind w:left="107" w:right="108"/>
              <w:rPr>
                <w:sz w:val="20"/>
              </w:rPr>
            </w:pPr>
            <w:r>
              <w:rPr>
                <w:w w:val="105"/>
                <w:sz w:val="20"/>
              </w:rPr>
              <w:t>MM</w:t>
            </w:r>
          </w:p>
        </w:tc>
        <w:tc>
          <w:tcPr>
            <w:tcW w:w="1192" w:type="dxa"/>
          </w:tcPr>
          <w:p w14:paraId="6BD71003" w14:textId="77777777" w:rsidR="00E2709D" w:rsidRDefault="00462487">
            <w:pPr>
              <w:pStyle w:val="TableParagraph"/>
              <w:ind w:left="90" w:right="90"/>
              <w:rPr>
                <w:sz w:val="20"/>
              </w:rPr>
            </w:pPr>
            <w:r>
              <w:rPr>
                <w:sz w:val="20"/>
              </w:rPr>
              <w:t>0.700</w:t>
            </w:r>
          </w:p>
        </w:tc>
        <w:tc>
          <w:tcPr>
            <w:tcW w:w="1188" w:type="dxa"/>
          </w:tcPr>
          <w:p w14:paraId="348E3FD9" w14:textId="77777777" w:rsidR="00E2709D" w:rsidRDefault="00462487">
            <w:pPr>
              <w:pStyle w:val="TableParagraph"/>
              <w:ind w:left="107" w:right="107"/>
              <w:rPr>
                <w:sz w:val="20"/>
              </w:rPr>
            </w:pPr>
            <w:r>
              <w:rPr>
                <w:w w:val="105"/>
                <w:sz w:val="20"/>
              </w:rPr>
              <w:t>1/1</w:t>
            </w:r>
          </w:p>
        </w:tc>
        <w:tc>
          <w:tcPr>
            <w:tcW w:w="761" w:type="dxa"/>
          </w:tcPr>
          <w:p w14:paraId="50342BF1" w14:textId="77777777" w:rsidR="00E2709D" w:rsidRDefault="00462487">
            <w:pPr>
              <w:pStyle w:val="TableParagraph"/>
              <w:ind w:left="101" w:right="101"/>
              <w:rPr>
                <w:sz w:val="20"/>
              </w:rPr>
            </w:pPr>
            <w:r>
              <w:rPr>
                <w:sz w:val="20"/>
              </w:rPr>
              <w:t>0.424</w:t>
            </w:r>
          </w:p>
        </w:tc>
        <w:tc>
          <w:tcPr>
            <w:tcW w:w="1005" w:type="dxa"/>
          </w:tcPr>
          <w:p w14:paraId="7C869AA8" w14:textId="77777777" w:rsidR="00E2709D" w:rsidRDefault="00462487">
            <w:pPr>
              <w:pStyle w:val="TableParagraph"/>
              <w:ind w:left="93" w:right="94"/>
              <w:rPr>
                <w:sz w:val="20"/>
              </w:rPr>
            </w:pPr>
            <w:r>
              <w:rPr>
                <w:sz w:val="20"/>
              </w:rPr>
              <w:t>0.700</w:t>
            </w:r>
          </w:p>
        </w:tc>
        <w:tc>
          <w:tcPr>
            <w:tcW w:w="761" w:type="dxa"/>
          </w:tcPr>
          <w:p w14:paraId="52E824A1" w14:textId="77777777" w:rsidR="00E2709D" w:rsidRDefault="00462487">
            <w:pPr>
              <w:pStyle w:val="TableParagraph"/>
              <w:ind w:left="99" w:right="101"/>
              <w:rPr>
                <w:sz w:val="20"/>
              </w:rPr>
            </w:pPr>
            <w:r>
              <w:rPr>
                <w:sz w:val="20"/>
              </w:rPr>
              <w:t>0.559</w:t>
            </w:r>
          </w:p>
        </w:tc>
        <w:tc>
          <w:tcPr>
            <w:tcW w:w="633" w:type="dxa"/>
          </w:tcPr>
          <w:p w14:paraId="2ED2093C" w14:textId="77777777" w:rsidR="00E2709D" w:rsidRDefault="00462487">
            <w:pPr>
              <w:pStyle w:val="TableParagraph"/>
              <w:ind w:right="2"/>
              <w:rPr>
                <w:sz w:val="20"/>
              </w:rPr>
            </w:pPr>
            <w:r>
              <w:rPr>
                <w:w w:val="98"/>
                <w:sz w:val="20"/>
              </w:rPr>
              <w:t>4</w:t>
            </w:r>
          </w:p>
        </w:tc>
      </w:tr>
      <w:tr w:rsidR="00E2709D" w14:paraId="25E2F19D" w14:textId="77777777">
        <w:trPr>
          <w:trHeight w:val="239"/>
        </w:trPr>
        <w:tc>
          <w:tcPr>
            <w:tcW w:w="1048" w:type="dxa"/>
          </w:tcPr>
          <w:p w14:paraId="374DB043" w14:textId="77777777" w:rsidR="00E2709D" w:rsidRDefault="00E2709D">
            <w:pPr>
              <w:pStyle w:val="TableParagraph"/>
              <w:spacing w:line="240" w:lineRule="auto"/>
              <w:jc w:val="left"/>
              <w:rPr>
                <w:rFonts w:ascii="Times New Roman"/>
                <w:sz w:val="16"/>
              </w:rPr>
            </w:pPr>
          </w:p>
        </w:tc>
        <w:tc>
          <w:tcPr>
            <w:tcW w:w="898" w:type="dxa"/>
          </w:tcPr>
          <w:p w14:paraId="3A6FD574" w14:textId="77777777" w:rsidR="00E2709D" w:rsidRDefault="00462487">
            <w:pPr>
              <w:pStyle w:val="TableParagraph"/>
              <w:ind w:left="107" w:right="108"/>
              <w:rPr>
                <w:sz w:val="20"/>
              </w:rPr>
            </w:pPr>
            <w:r>
              <w:rPr>
                <w:w w:val="110"/>
                <w:sz w:val="20"/>
              </w:rPr>
              <w:t>MW</w:t>
            </w:r>
          </w:p>
        </w:tc>
        <w:tc>
          <w:tcPr>
            <w:tcW w:w="1192" w:type="dxa"/>
          </w:tcPr>
          <w:p w14:paraId="6F5C982F" w14:textId="77777777" w:rsidR="00E2709D" w:rsidRDefault="00462487">
            <w:pPr>
              <w:pStyle w:val="TableParagraph"/>
              <w:ind w:left="90" w:right="90"/>
              <w:rPr>
                <w:sz w:val="20"/>
              </w:rPr>
            </w:pPr>
            <w:r>
              <w:rPr>
                <w:sz w:val="20"/>
              </w:rPr>
              <w:t>0.500</w:t>
            </w:r>
          </w:p>
        </w:tc>
        <w:tc>
          <w:tcPr>
            <w:tcW w:w="1188" w:type="dxa"/>
          </w:tcPr>
          <w:p w14:paraId="4E472322" w14:textId="77777777" w:rsidR="00E2709D" w:rsidRDefault="00462487">
            <w:pPr>
              <w:pStyle w:val="TableParagraph"/>
              <w:ind w:left="106" w:right="108"/>
              <w:rPr>
                <w:sz w:val="20"/>
              </w:rPr>
            </w:pPr>
            <w:r>
              <w:rPr>
                <w:w w:val="105"/>
                <w:sz w:val="20"/>
              </w:rPr>
              <w:t>1/1</w:t>
            </w:r>
          </w:p>
        </w:tc>
        <w:tc>
          <w:tcPr>
            <w:tcW w:w="761" w:type="dxa"/>
          </w:tcPr>
          <w:p w14:paraId="1A1BA419" w14:textId="77777777" w:rsidR="00E2709D" w:rsidRDefault="00462487">
            <w:pPr>
              <w:pStyle w:val="TableParagraph"/>
              <w:ind w:left="101" w:right="101"/>
              <w:rPr>
                <w:rFonts w:ascii="Roboto"/>
                <w:b/>
                <w:sz w:val="20"/>
              </w:rPr>
            </w:pPr>
            <w:r>
              <w:rPr>
                <w:rFonts w:ascii="Roboto"/>
                <w:b/>
                <w:sz w:val="20"/>
              </w:rPr>
              <w:t>0.455</w:t>
            </w:r>
          </w:p>
        </w:tc>
        <w:tc>
          <w:tcPr>
            <w:tcW w:w="1005" w:type="dxa"/>
          </w:tcPr>
          <w:p w14:paraId="31731745" w14:textId="77777777" w:rsidR="00E2709D" w:rsidRDefault="00462487">
            <w:pPr>
              <w:pStyle w:val="TableParagraph"/>
              <w:ind w:left="93" w:right="93"/>
              <w:rPr>
                <w:sz w:val="20"/>
              </w:rPr>
            </w:pPr>
            <w:r>
              <w:rPr>
                <w:sz w:val="20"/>
              </w:rPr>
              <w:t>0.692</w:t>
            </w:r>
          </w:p>
        </w:tc>
        <w:tc>
          <w:tcPr>
            <w:tcW w:w="761" w:type="dxa"/>
          </w:tcPr>
          <w:p w14:paraId="275070C9" w14:textId="77777777" w:rsidR="00E2709D" w:rsidRDefault="00462487">
            <w:pPr>
              <w:pStyle w:val="TableParagraph"/>
              <w:ind w:left="100" w:right="101"/>
              <w:rPr>
                <w:sz w:val="20"/>
              </w:rPr>
            </w:pPr>
            <w:r>
              <w:rPr>
                <w:sz w:val="20"/>
              </w:rPr>
              <w:t>0.574</w:t>
            </w:r>
          </w:p>
        </w:tc>
        <w:tc>
          <w:tcPr>
            <w:tcW w:w="633" w:type="dxa"/>
          </w:tcPr>
          <w:p w14:paraId="540383C5" w14:textId="77777777" w:rsidR="00E2709D" w:rsidRDefault="00462487">
            <w:pPr>
              <w:pStyle w:val="TableParagraph"/>
              <w:ind w:right="1"/>
              <w:rPr>
                <w:sz w:val="20"/>
              </w:rPr>
            </w:pPr>
            <w:r>
              <w:rPr>
                <w:w w:val="98"/>
                <w:sz w:val="20"/>
              </w:rPr>
              <w:t>2</w:t>
            </w:r>
          </w:p>
        </w:tc>
      </w:tr>
      <w:tr w:rsidR="00E2709D" w14:paraId="0C5BE771" w14:textId="77777777">
        <w:trPr>
          <w:trHeight w:val="280"/>
        </w:trPr>
        <w:tc>
          <w:tcPr>
            <w:tcW w:w="1048" w:type="dxa"/>
            <w:tcBorders>
              <w:bottom w:val="single" w:sz="6" w:space="0" w:color="000000"/>
            </w:tcBorders>
          </w:tcPr>
          <w:p w14:paraId="0E5BCDBC" w14:textId="77777777" w:rsidR="00E2709D" w:rsidRDefault="00E2709D">
            <w:pPr>
              <w:pStyle w:val="TableParagraph"/>
              <w:spacing w:line="240" w:lineRule="auto"/>
              <w:jc w:val="left"/>
              <w:rPr>
                <w:rFonts w:ascii="Times New Roman"/>
                <w:sz w:val="18"/>
              </w:rPr>
            </w:pPr>
          </w:p>
        </w:tc>
        <w:tc>
          <w:tcPr>
            <w:tcW w:w="898" w:type="dxa"/>
            <w:tcBorders>
              <w:bottom w:val="single" w:sz="6" w:space="0" w:color="000000"/>
            </w:tcBorders>
          </w:tcPr>
          <w:p w14:paraId="72F05386"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6" w:space="0" w:color="000000"/>
            </w:tcBorders>
          </w:tcPr>
          <w:p w14:paraId="08C13EA8" w14:textId="77777777" w:rsidR="00E2709D" w:rsidRDefault="00462487">
            <w:pPr>
              <w:pStyle w:val="TableParagraph"/>
              <w:spacing w:line="223" w:lineRule="exact"/>
              <w:ind w:left="90" w:right="90"/>
              <w:rPr>
                <w:sz w:val="20"/>
              </w:rPr>
            </w:pPr>
            <w:r>
              <w:rPr>
                <w:sz w:val="20"/>
              </w:rPr>
              <w:t>0.525</w:t>
            </w:r>
          </w:p>
        </w:tc>
        <w:tc>
          <w:tcPr>
            <w:tcW w:w="1188" w:type="dxa"/>
            <w:tcBorders>
              <w:bottom w:val="single" w:sz="6" w:space="0" w:color="000000"/>
            </w:tcBorders>
          </w:tcPr>
          <w:p w14:paraId="788D79FC" w14:textId="77777777" w:rsidR="00E2709D" w:rsidRDefault="00462487">
            <w:pPr>
              <w:pStyle w:val="TableParagraph"/>
              <w:spacing w:line="223" w:lineRule="exact"/>
              <w:ind w:left="107" w:right="107"/>
              <w:rPr>
                <w:sz w:val="20"/>
              </w:rPr>
            </w:pPr>
            <w:r>
              <w:rPr>
                <w:w w:val="105"/>
                <w:sz w:val="20"/>
              </w:rPr>
              <w:t>1/1</w:t>
            </w:r>
          </w:p>
        </w:tc>
        <w:tc>
          <w:tcPr>
            <w:tcW w:w="761" w:type="dxa"/>
            <w:tcBorders>
              <w:bottom w:val="single" w:sz="6" w:space="0" w:color="000000"/>
            </w:tcBorders>
          </w:tcPr>
          <w:p w14:paraId="668DB946" w14:textId="77777777" w:rsidR="00E2709D" w:rsidRDefault="00462487">
            <w:pPr>
              <w:pStyle w:val="TableParagraph"/>
              <w:spacing w:line="223" w:lineRule="exact"/>
              <w:ind w:left="101" w:right="101"/>
              <w:rPr>
                <w:sz w:val="20"/>
              </w:rPr>
            </w:pPr>
            <w:r>
              <w:rPr>
                <w:sz w:val="20"/>
              </w:rPr>
              <w:t>0.451</w:t>
            </w:r>
          </w:p>
        </w:tc>
        <w:tc>
          <w:tcPr>
            <w:tcW w:w="1005" w:type="dxa"/>
            <w:tcBorders>
              <w:bottom w:val="single" w:sz="6" w:space="0" w:color="000000"/>
            </w:tcBorders>
          </w:tcPr>
          <w:p w14:paraId="66098EAA" w14:textId="77777777" w:rsidR="00E2709D" w:rsidRDefault="00462487">
            <w:pPr>
              <w:pStyle w:val="TableParagraph"/>
              <w:spacing w:line="223" w:lineRule="exact"/>
              <w:ind w:left="93" w:right="94"/>
              <w:rPr>
                <w:sz w:val="20"/>
              </w:rPr>
            </w:pPr>
            <w:r>
              <w:rPr>
                <w:sz w:val="20"/>
              </w:rPr>
              <w:t>0.700</w:t>
            </w:r>
          </w:p>
        </w:tc>
        <w:tc>
          <w:tcPr>
            <w:tcW w:w="761" w:type="dxa"/>
            <w:tcBorders>
              <w:bottom w:val="single" w:sz="6" w:space="0" w:color="000000"/>
            </w:tcBorders>
          </w:tcPr>
          <w:p w14:paraId="17B3009A" w14:textId="77777777" w:rsidR="00E2709D" w:rsidRDefault="00462487">
            <w:pPr>
              <w:pStyle w:val="TableParagraph"/>
              <w:ind w:left="100" w:right="101"/>
              <w:rPr>
                <w:rFonts w:ascii="Roboto"/>
                <w:b/>
                <w:sz w:val="20"/>
              </w:rPr>
            </w:pPr>
            <w:r>
              <w:rPr>
                <w:rFonts w:ascii="Roboto"/>
                <w:b/>
                <w:sz w:val="20"/>
              </w:rPr>
              <w:t>0.576</w:t>
            </w:r>
          </w:p>
        </w:tc>
        <w:tc>
          <w:tcPr>
            <w:tcW w:w="633" w:type="dxa"/>
            <w:tcBorders>
              <w:bottom w:val="single" w:sz="6" w:space="0" w:color="000000"/>
            </w:tcBorders>
          </w:tcPr>
          <w:p w14:paraId="492ADC8D" w14:textId="77777777" w:rsidR="00E2709D" w:rsidRDefault="00462487">
            <w:pPr>
              <w:pStyle w:val="TableParagraph"/>
              <w:spacing w:line="223" w:lineRule="exact"/>
              <w:ind w:right="1"/>
              <w:rPr>
                <w:sz w:val="20"/>
              </w:rPr>
            </w:pPr>
            <w:r>
              <w:rPr>
                <w:w w:val="98"/>
                <w:sz w:val="20"/>
              </w:rPr>
              <w:t>1</w:t>
            </w:r>
          </w:p>
        </w:tc>
      </w:tr>
      <w:tr w:rsidR="00E2709D" w14:paraId="452AA5DE" w14:textId="77777777">
        <w:trPr>
          <w:trHeight w:val="302"/>
        </w:trPr>
        <w:tc>
          <w:tcPr>
            <w:tcW w:w="1048" w:type="dxa"/>
            <w:tcBorders>
              <w:top w:val="single" w:sz="6" w:space="0" w:color="000000"/>
            </w:tcBorders>
          </w:tcPr>
          <w:p w14:paraId="3CCA81D7" w14:textId="77777777" w:rsidR="00E2709D" w:rsidRDefault="00462487">
            <w:pPr>
              <w:pStyle w:val="TableParagraph"/>
              <w:spacing w:before="42" w:line="240" w:lineRule="exact"/>
              <w:ind w:left="96" w:right="97"/>
              <w:rPr>
                <w:sz w:val="20"/>
              </w:rPr>
            </w:pPr>
            <w:r>
              <w:rPr>
                <w:w w:val="105"/>
                <w:sz w:val="20"/>
              </w:rPr>
              <w:t>5.5-7</w:t>
            </w:r>
            <w:r>
              <w:rPr>
                <w:spacing w:val="10"/>
                <w:w w:val="105"/>
                <w:sz w:val="20"/>
              </w:rPr>
              <w:t xml:space="preserve"> </w:t>
            </w:r>
            <w:r>
              <w:rPr>
                <w:w w:val="105"/>
                <w:sz w:val="20"/>
              </w:rPr>
              <w:t>d</w:t>
            </w:r>
          </w:p>
        </w:tc>
        <w:tc>
          <w:tcPr>
            <w:tcW w:w="898" w:type="dxa"/>
            <w:tcBorders>
              <w:top w:val="single" w:sz="6" w:space="0" w:color="000000"/>
            </w:tcBorders>
          </w:tcPr>
          <w:p w14:paraId="3FE3D9E4" w14:textId="77777777" w:rsidR="00E2709D" w:rsidRDefault="00462487">
            <w:pPr>
              <w:pStyle w:val="TableParagraph"/>
              <w:spacing w:before="42" w:line="240" w:lineRule="exact"/>
              <w:ind w:left="107" w:right="107"/>
              <w:rPr>
                <w:sz w:val="20"/>
              </w:rPr>
            </w:pPr>
            <w:r>
              <w:rPr>
                <w:w w:val="125"/>
                <w:sz w:val="20"/>
              </w:rPr>
              <w:t>ENS</w:t>
            </w:r>
          </w:p>
        </w:tc>
        <w:tc>
          <w:tcPr>
            <w:tcW w:w="1192" w:type="dxa"/>
            <w:tcBorders>
              <w:top w:val="single" w:sz="6" w:space="0" w:color="000000"/>
            </w:tcBorders>
          </w:tcPr>
          <w:p w14:paraId="232ACFEE" w14:textId="77777777" w:rsidR="00E2709D" w:rsidRDefault="00462487">
            <w:pPr>
              <w:pStyle w:val="TableParagraph"/>
              <w:spacing w:before="42" w:line="240" w:lineRule="exact"/>
              <w:ind w:left="90" w:right="90"/>
              <w:rPr>
                <w:sz w:val="20"/>
              </w:rPr>
            </w:pPr>
            <w:r>
              <w:rPr>
                <w:sz w:val="20"/>
              </w:rPr>
              <w:t>0.450</w:t>
            </w:r>
          </w:p>
        </w:tc>
        <w:tc>
          <w:tcPr>
            <w:tcW w:w="1188" w:type="dxa"/>
            <w:tcBorders>
              <w:top w:val="single" w:sz="6" w:space="0" w:color="000000"/>
            </w:tcBorders>
          </w:tcPr>
          <w:p w14:paraId="3C77979B" w14:textId="77777777" w:rsidR="00E2709D" w:rsidRDefault="00462487">
            <w:pPr>
              <w:pStyle w:val="TableParagraph"/>
              <w:spacing w:before="42" w:line="240" w:lineRule="exact"/>
              <w:ind w:left="107" w:right="108"/>
              <w:rPr>
                <w:sz w:val="20"/>
              </w:rPr>
            </w:pPr>
            <w:r>
              <w:rPr>
                <w:w w:val="105"/>
                <w:sz w:val="20"/>
              </w:rPr>
              <w:t>1/1</w:t>
            </w:r>
          </w:p>
        </w:tc>
        <w:tc>
          <w:tcPr>
            <w:tcW w:w="761" w:type="dxa"/>
            <w:tcBorders>
              <w:top w:val="single" w:sz="6" w:space="0" w:color="000000"/>
            </w:tcBorders>
          </w:tcPr>
          <w:p w14:paraId="52FFED59" w14:textId="77777777" w:rsidR="00E2709D" w:rsidRDefault="00462487">
            <w:pPr>
              <w:pStyle w:val="TableParagraph"/>
              <w:spacing w:before="42" w:line="240" w:lineRule="exact"/>
              <w:ind w:left="101" w:right="101"/>
              <w:rPr>
                <w:sz w:val="20"/>
              </w:rPr>
            </w:pPr>
            <w:r>
              <w:rPr>
                <w:sz w:val="20"/>
              </w:rPr>
              <w:t>0.264</w:t>
            </w:r>
          </w:p>
        </w:tc>
        <w:tc>
          <w:tcPr>
            <w:tcW w:w="1005" w:type="dxa"/>
            <w:tcBorders>
              <w:top w:val="single" w:sz="6" w:space="0" w:color="000000"/>
            </w:tcBorders>
          </w:tcPr>
          <w:p w14:paraId="3F415995" w14:textId="77777777" w:rsidR="00E2709D" w:rsidRDefault="00462487">
            <w:pPr>
              <w:pStyle w:val="TableParagraph"/>
              <w:spacing w:before="42" w:line="240" w:lineRule="exact"/>
              <w:ind w:left="93" w:right="93"/>
              <w:rPr>
                <w:rFonts w:ascii="Roboto"/>
                <w:b/>
                <w:sz w:val="20"/>
              </w:rPr>
            </w:pPr>
            <w:r>
              <w:rPr>
                <w:rFonts w:ascii="Roboto"/>
                <w:b/>
                <w:sz w:val="20"/>
              </w:rPr>
              <w:t>0.605</w:t>
            </w:r>
          </w:p>
        </w:tc>
        <w:tc>
          <w:tcPr>
            <w:tcW w:w="761" w:type="dxa"/>
            <w:tcBorders>
              <w:top w:val="single" w:sz="6" w:space="0" w:color="000000"/>
            </w:tcBorders>
          </w:tcPr>
          <w:p w14:paraId="49167255" w14:textId="77777777" w:rsidR="00E2709D" w:rsidRDefault="00462487">
            <w:pPr>
              <w:pStyle w:val="TableParagraph"/>
              <w:spacing w:before="42" w:line="240" w:lineRule="exact"/>
              <w:ind w:left="100" w:right="101"/>
              <w:rPr>
                <w:rFonts w:ascii="Roboto"/>
                <w:b/>
                <w:sz w:val="20"/>
              </w:rPr>
            </w:pPr>
            <w:r>
              <w:rPr>
                <w:rFonts w:ascii="Roboto"/>
                <w:b/>
                <w:sz w:val="20"/>
              </w:rPr>
              <w:t>0.402</w:t>
            </w:r>
          </w:p>
        </w:tc>
        <w:tc>
          <w:tcPr>
            <w:tcW w:w="633" w:type="dxa"/>
            <w:tcBorders>
              <w:top w:val="single" w:sz="6" w:space="0" w:color="000000"/>
            </w:tcBorders>
          </w:tcPr>
          <w:p w14:paraId="7D2D1279" w14:textId="77777777" w:rsidR="00E2709D" w:rsidRDefault="00462487">
            <w:pPr>
              <w:pStyle w:val="TableParagraph"/>
              <w:spacing w:before="42" w:line="240" w:lineRule="exact"/>
              <w:ind w:right="1"/>
              <w:rPr>
                <w:sz w:val="20"/>
              </w:rPr>
            </w:pPr>
            <w:r>
              <w:rPr>
                <w:w w:val="98"/>
                <w:sz w:val="20"/>
              </w:rPr>
              <w:t>1</w:t>
            </w:r>
          </w:p>
        </w:tc>
      </w:tr>
      <w:tr w:rsidR="00E2709D" w14:paraId="207A5E58" w14:textId="77777777">
        <w:trPr>
          <w:trHeight w:val="239"/>
        </w:trPr>
        <w:tc>
          <w:tcPr>
            <w:tcW w:w="1048" w:type="dxa"/>
          </w:tcPr>
          <w:p w14:paraId="1029FD82" w14:textId="77777777" w:rsidR="00E2709D" w:rsidRDefault="00E2709D">
            <w:pPr>
              <w:pStyle w:val="TableParagraph"/>
              <w:spacing w:line="240" w:lineRule="auto"/>
              <w:jc w:val="left"/>
              <w:rPr>
                <w:rFonts w:ascii="Times New Roman"/>
                <w:sz w:val="16"/>
              </w:rPr>
            </w:pPr>
          </w:p>
        </w:tc>
        <w:tc>
          <w:tcPr>
            <w:tcW w:w="898" w:type="dxa"/>
          </w:tcPr>
          <w:p w14:paraId="35EF1F1F" w14:textId="77777777" w:rsidR="00E2709D" w:rsidRDefault="00462487">
            <w:pPr>
              <w:pStyle w:val="TableParagraph"/>
              <w:ind w:left="107" w:right="107"/>
              <w:rPr>
                <w:sz w:val="20"/>
              </w:rPr>
            </w:pPr>
            <w:r>
              <w:rPr>
                <w:w w:val="120"/>
                <w:sz w:val="20"/>
              </w:rPr>
              <w:t>1D+1P</w:t>
            </w:r>
          </w:p>
        </w:tc>
        <w:tc>
          <w:tcPr>
            <w:tcW w:w="1192" w:type="dxa"/>
          </w:tcPr>
          <w:p w14:paraId="3189B943" w14:textId="77777777" w:rsidR="00E2709D" w:rsidRDefault="00462487">
            <w:pPr>
              <w:pStyle w:val="TableParagraph"/>
              <w:ind w:left="89" w:right="90"/>
              <w:rPr>
                <w:sz w:val="20"/>
              </w:rPr>
            </w:pPr>
            <w:r>
              <w:rPr>
                <w:sz w:val="20"/>
              </w:rPr>
              <w:t>0.425</w:t>
            </w:r>
          </w:p>
        </w:tc>
        <w:tc>
          <w:tcPr>
            <w:tcW w:w="1188" w:type="dxa"/>
          </w:tcPr>
          <w:p w14:paraId="0B950062" w14:textId="77777777" w:rsidR="00E2709D" w:rsidRDefault="00462487">
            <w:pPr>
              <w:pStyle w:val="TableParagraph"/>
              <w:ind w:left="107" w:right="108"/>
              <w:rPr>
                <w:sz w:val="20"/>
              </w:rPr>
            </w:pPr>
            <w:r>
              <w:rPr>
                <w:w w:val="105"/>
                <w:sz w:val="20"/>
              </w:rPr>
              <w:t>1/1</w:t>
            </w:r>
          </w:p>
        </w:tc>
        <w:tc>
          <w:tcPr>
            <w:tcW w:w="761" w:type="dxa"/>
          </w:tcPr>
          <w:p w14:paraId="6E3C5630" w14:textId="77777777" w:rsidR="00E2709D" w:rsidRDefault="00462487">
            <w:pPr>
              <w:pStyle w:val="TableParagraph"/>
              <w:ind w:left="100" w:right="101"/>
              <w:rPr>
                <w:sz w:val="20"/>
              </w:rPr>
            </w:pPr>
            <w:r>
              <w:rPr>
                <w:sz w:val="20"/>
              </w:rPr>
              <w:t>0.262</w:t>
            </w:r>
          </w:p>
        </w:tc>
        <w:tc>
          <w:tcPr>
            <w:tcW w:w="1005" w:type="dxa"/>
          </w:tcPr>
          <w:p w14:paraId="1BC35E2F" w14:textId="77777777" w:rsidR="00E2709D" w:rsidRDefault="00462487">
            <w:pPr>
              <w:pStyle w:val="TableParagraph"/>
              <w:ind w:left="92" w:right="94"/>
              <w:rPr>
                <w:sz w:val="20"/>
              </w:rPr>
            </w:pPr>
            <w:r>
              <w:rPr>
                <w:sz w:val="20"/>
              </w:rPr>
              <w:t>0.599</w:t>
            </w:r>
          </w:p>
        </w:tc>
        <w:tc>
          <w:tcPr>
            <w:tcW w:w="761" w:type="dxa"/>
          </w:tcPr>
          <w:p w14:paraId="3100F689" w14:textId="77777777" w:rsidR="00E2709D" w:rsidRDefault="00462487">
            <w:pPr>
              <w:pStyle w:val="TableParagraph"/>
              <w:ind w:left="99" w:right="101"/>
              <w:rPr>
                <w:sz w:val="20"/>
              </w:rPr>
            </w:pPr>
            <w:r>
              <w:rPr>
                <w:sz w:val="20"/>
              </w:rPr>
              <w:t>0.399</w:t>
            </w:r>
          </w:p>
        </w:tc>
        <w:tc>
          <w:tcPr>
            <w:tcW w:w="633" w:type="dxa"/>
          </w:tcPr>
          <w:p w14:paraId="0CFEA7DC" w14:textId="77777777" w:rsidR="00E2709D" w:rsidRDefault="00462487">
            <w:pPr>
              <w:pStyle w:val="TableParagraph"/>
              <w:ind w:right="3"/>
              <w:rPr>
                <w:sz w:val="20"/>
              </w:rPr>
            </w:pPr>
            <w:r>
              <w:rPr>
                <w:w w:val="98"/>
                <w:sz w:val="20"/>
              </w:rPr>
              <w:t>4</w:t>
            </w:r>
          </w:p>
        </w:tc>
      </w:tr>
      <w:tr w:rsidR="00E2709D" w14:paraId="3F0BBEE0" w14:textId="77777777">
        <w:trPr>
          <w:trHeight w:val="239"/>
        </w:trPr>
        <w:tc>
          <w:tcPr>
            <w:tcW w:w="1048" w:type="dxa"/>
          </w:tcPr>
          <w:p w14:paraId="11820B05" w14:textId="77777777" w:rsidR="00E2709D" w:rsidRDefault="00E2709D">
            <w:pPr>
              <w:pStyle w:val="TableParagraph"/>
              <w:spacing w:line="240" w:lineRule="auto"/>
              <w:jc w:val="left"/>
              <w:rPr>
                <w:rFonts w:ascii="Times New Roman"/>
                <w:sz w:val="16"/>
              </w:rPr>
            </w:pPr>
          </w:p>
        </w:tc>
        <w:tc>
          <w:tcPr>
            <w:tcW w:w="898" w:type="dxa"/>
          </w:tcPr>
          <w:p w14:paraId="44ED895F" w14:textId="77777777" w:rsidR="00E2709D" w:rsidRDefault="00462487">
            <w:pPr>
              <w:pStyle w:val="TableParagraph"/>
              <w:ind w:left="107" w:right="108"/>
              <w:rPr>
                <w:sz w:val="20"/>
              </w:rPr>
            </w:pPr>
            <w:r>
              <w:rPr>
                <w:w w:val="105"/>
                <w:sz w:val="20"/>
              </w:rPr>
              <w:t>MM</w:t>
            </w:r>
          </w:p>
        </w:tc>
        <w:tc>
          <w:tcPr>
            <w:tcW w:w="1192" w:type="dxa"/>
          </w:tcPr>
          <w:p w14:paraId="67BBD115" w14:textId="77777777" w:rsidR="00E2709D" w:rsidRDefault="00462487">
            <w:pPr>
              <w:pStyle w:val="TableParagraph"/>
              <w:ind w:left="90" w:right="90"/>
              <w:rPr>
                <w:sz w:val="20"/>
              </w:rPr>
            </w:pPr>
            <w:r>
              <w:rPr>
                <w:sz w:val="20"/>
              </w:rPr>
              <w:t>0.500</w:t>
            </w:r>
          </w:p>
        </w:tc>
        <w:tc>
          <w:tcPr>
            <w:tcW w:w="1188" w:type="dxa"/>
          </w:tcPr>
          <w:p w14:paraId="2B510F16" w14:textId="77777777" w:rsidR="00E2709D" w:rsidRDefault="00462487">
            <w:pPr>
              <w:pStyle w:val="TableParagraph"/>
              <w:ind w:left="107" w:right="107"/>
              <w:rPr>
                <w:sz w:val="20"/>
              </w:rPr>
            </w:pPr>
            <w:r>
              <w:rPr>
                <w:w w:val="105"/>
                <w:sz w:val="20"/>
              </w:rPr>
              <w:t>1/1</w:t>
            </w:r>
          </w:p>
        </w:tc>
        <w:tc>
          <w:tcPr>
            <w:tcW w:w="761" w:type="dxa"/>
          </w:tcPr>
          <w:p w14:paraId="5FBC8D84" w14:textId="77777777" w:rsidR="00E2709D" w:rsidRDefault="00462487">
            <w:pPr>
              <w:pStyle w:val="TableParagraph"/>
              <w:ind w:left="101" w:right="101"/>
              <w:rPr>
                <w:rFonts w:ascii="Roboto"/>
                <w:b/>
                <w:sz w:val="20"/>
              </w:rPr>
            </w:pPr>
            <w:r>
              <w:rPr>
                <w:rFonts w:ascii="Roboto"/>
                <w:b/>
                <w:sz w:val="20"/>
              </w:rPr>
              <w:t>0.276</w:t>
            </w:r>
          </w:p>
        </w:tc>
        <w:tc>
          <w:tcPr>
            <w:tcW w:w="1005" w:type="dxa"/>
          </w:tcPr>
          <w:p w14:paraId="5F8DE894" w14:textId="77777777" w:rsidR="00E2709D" w:rsidRDefault="00462487">
            <w:pPr>
              <w:pStyle w:val="TableParagraph"/>
              <w:ind w:left="93" w:right="93"/>
              <w:rPr>
                <w:sz w:val="20"/>
              </w:rPr>
            </w:pPr>
            <w:r>
              <w:rPr>
                <w:sz w:val="20"/>
              </w:rPr>
              <w:t>0.412</w:t>
            </w:r>
          </w:p>
        </w:tc>
        <w:tc>
          <w:tcPr>
            <w:tcW w:w="761" w:type="dxa"/>
          </w:tcPr>
          <w:p w14:paraId="6220579F" w14:textId="77777777" w:rsidR="00E2709D" w:rsidRDefault="00462487">
            <w:pPr>
              <w:pStyle w:val="TableParagraph"/>
              <w:ind w:left="100" w:right="101"/>
              <w:rPr>
                <w:sz w:val="20"/>
              </w:rPr>
            </w:pPr>
            <w:r>
              <w:rPr>
                <w:sz w:val="20"/>
              </w:rPr>
              <w:t>0.345</w:t>
            </w:r>
          </w:p>
        </w:tc>
        <w:tc>
          <w:tcPr>
            <w:tcW w:w="633" w:type="dxa"/>
          </w:tcPr>
          <w:p w14:paraId="0DCE5125" w14:textId="77777777" w:rsidR="00E2709D" w:rsidRDefault="00462487">
            <w:pPr>
              <w:pStyle w:val="TableParagraph"/>
              <w:ind w:right="1"/>
              <w:rPr>
                <w:sz w:val="20"/>
              </w:rPr>
            </w:pPr>
            <w:r>
              <w:rPr>
                <w:w w:val="98"/>
                <w:sz w:val="20"/>
              </w:rPr>
              <w:t>5</w:t>
            </w:r>
          </w:p>
        </w:tc>
      </w:tr>
      <w:tr w:rsidR="00E2709D" w14:paraId="7B76E2B3" w14:textId="77777777">
        <w:trPr>
          <w:trHeight w:val="239"/>
        </w:trPr>
        <w:tc>
          <w:tcPr>
            <w:tcW w:w="1048" w:type="dxa"/>
          </w:tcPr>
          <w:p w14:paraId="40A66753" w14:textId="77777777" w:rsidR="00E2709D" w:rsidRDefault="00E2709D">
            <w:pPr>
              <w:pStyle w:val="TableParagraph"/>
              <w:spacing w:line="240" w:lineRule="auto"/>
              <w:jc w:val="left"/>
              <w:rPr>
                <w:rFonts w:ascii="Times New Roman"/>
                <w:sz w:val="16"/>
              </w:rPr>
            </w:pPr>
          </w:p>
        </w:tc>
        <w:tc>
          <w:tcPr>
            <w:tcW w:w="898" w:type="dxa"/>
          </w:tcPr>
          <w:p w14:paraId="4AD6ADB9" w14:textId="77777777" w:rsidR="00E2709D" w:rsidRDefault="00462487">
            <w:pPr>
              <w:pStyle w:val="TableParagraph"/>
              <w:ind w:left="107" w:right="108"/>
              <w:rPr>
                <w:sz w:val="20"/>
              </w:rPr>
            </w:pPr>
            <w:r>
              <w:rPr>
                <w:w w:val="110"/>
                <w:sz w:val="20"/>
              </w:rPr>
              <w:t>MW</w:t>
            </w:r>
          </w:p>
        </w:tc>
        <w:tc>
          <w:tcPr>
            <w:tcW w:w="1192" w:type="dxa"/>
          </w:tcPr>
          <w:p w14:paraId="28D3727E" w14:textId="77777777" w:rsidR="00E2709D" w:rsidRDefault="00462487">
            <w:pPr>
              <w:pStyle w:val="TableParagraph"/>
              <w:ind w:left="90" w:right="90"/>
              <w:rPr>
                <w:sz w:val="20"/>
              </w:rPr>
            </w:pPr>
            <w:r>
              <w:rPr>
                <w:sz w:val="20"/>
              </w:rPr>
              <w:t>0.425</w:t>
            </w:r>
          </w:p>
        </w:tc>
        <w:tc>
          <w:tcPr>
            <w:tcW w:w="1188" w:type="dxa"/>
          </w:tcPr>
          <w:p w14:paraId="52DC0EE9" w14:textId="77777777" w:rsidR="00E2709D" w:rsidRDefault="00462487">
            <w:pPr>
              <w:pStyle w:val="TableParagraph"/>
              <w:ind w:left="106" w:right="108"/>
              <w:rPr>
                <w:sz w:val="20"/>
              </w:rPr>
            </w:pPr>
            <w:r>
              <w:rPr>
                <w:w w:val="105"/>
                <w:sz w:val="20"/>
              </w:rPr>
              <w:t>1/1</w:t>
            </w:r>
          </w:p>
        </w:tc>
        <w:tc>
          <w:tcPr>
            <w:tcW w:w="761" w:type="dxa"/>
          </w:tcPr>
          <w:p w14:paraId="5F34D0E4" w14:textId="77777777" w:rsidR="00E2709D" w:rsidRDefault="00462487">
            <w:pPr>
              <w:pStyle w:val="TableParagraph"/>
              <w:ind w:left="101" w:right="101"/>
              <w:rPr>
                <w:sz w:val="20"/>
              </w:rPr>
            </w:pPr>
            <w:r>
              <w:rPr>
                <w:sz w:val="20"/>
              </w:rPr>
              <w:t>0.271</w:t>
            </w:r>
          </w:p>
        </w:tc>
        <w:tc>
          <w:tcPr>
            <w:tcW w:w="1005" w:type="dxa"/>
          </w:tcPr>
          <w:p w14:paraId="083EA947" w14:textId="77777777" w:rsidR="00E2709D" w:rsidRDefault="00462487">
            <w:pPr>
              <w:pStyle w:val="TableParagraph"/>
              <w:ind w:left="93" w:right="94"/>
              <w:rPr>
                <w:sz w:val="20"/>
              </w:rPr>
            </w:pPr>
            <w:r>
              <w:rPr>
                <w:sz w:val="20"/>
              </w:rPr>
              <w:t>0.579</w:t>
            </w:r>
          </w:p>
        </w:tc>
        <w:tc>
          <w:tcPr>
            <w:tcW w:w="761" w:type="dxa"/>
          </w:tcPr>
          <w:p w14:paraId="66F0B23A" w14:textId="77777777" w:rsidR="00E2709D" w:rsidRDefault="00462487">
            <w:pPr>
              <w:pStyle w:val="TableParagraph"/>
              <w:ind w:left="100" w:right="101"/>
              <w:rPr>
                <w:sz w:val="20"/>
              </w:rPr>
            </w:pPr>
            <w:r>
              <w:rPr>
                <w:sz w:val="20"/>
              </w:rPr>
              <w:t>0.401</w:t>
            </w:r>
          </w:p>
        </w:tc>
        <w:tc>
          <w:tcPr>
            <w:tcW w:w="633" w:type="dxa"/>
          </w:tcPr>
          <w:p w14:paraId="3AF24612" w14:textId="77777777" w:rsidR="00E2709D" w:rsidRDefault="00462487">
            <w:pPr>
              <w:pStyle w:val="TableParagraph"/>
              <w:ind w:right="2"/>
              <w:rPr>
                <w:sz w:val="20"/>
              </w:rPr>
            </w:pPr>
            <w:r>
              <w:rPr>
                <w:w w:val="98"/>
                <w:sz w:val="20"/>
              </w:rPr>
              <w:t>2</w:t>
            </w:r>
          </w:p>
        </w:tc>
      </w:tr>
      <w:tr w:rsidR="00E2709D" w14:paraId="160C99F5" w14:textId="77777777">
        <w:trPr>
          <w:trHeight w:val="280"/>
        </w:trPr>
        <w:tc>
          <w:tcPr>
            <w:tcW w:w="1048" w:type="dxa"/>
            <w:tcBorders>
              <w:bottom w:val="single" w:sz="6" w:space="0" w:color="000000"/>
            </w:tcBorders>
          </w:tcPr>
          <w:p w14:paraId="1AE3D5C8" w14:textId="77777777" w:rsidR="00E2709D" w:rsidRDefault="00E2709D">
            <w:pPr>
              <w:pStyle w:val="TableParagraph"/>
              <w:spacing w:line="240" w:lineRule="auto"/>
              <w:jc w:val="left"/>
              <w:rPr>
                <w:rFonts w:ascii="Times New Roman"/>
                <w:sz w:val="18"/>
              </w:rPr>
            </w:pPr>
          </w:p>
        </w:tc>
        <w:tc>
          <w:tcPr>
            <w:tcW w:w="898" w:type="dxa"/>
            <w:tcBorders>
              <w:bottom w:val="single" w:sz="6" w:space="0" w:color="000000"/>
            </w:tcBorders>
          </w:tcPr>
          <w:p w14:paraId="318D0ABC"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6" w:space="0" w:color="000000"/>
            </w:tcBorders>
          </w:tcPr>
          <w:p w14:paraId="0AE1A72A" w14:textId="77777777" w:rsidR="00E2709D" w:rsidRDefault="00462487">
            <w:pPr>
              <w:pStyle w:val="TableParagraph"/>
              <w:spacing w:line="223" w:lineRule="exact"/>
              <w:ind w:left="90" w:right="90"/>
              <w:rPr>
                <w:sz w:val="20"/>
              </w:rPr>
            </w:pPr>
            <w:r>
              <w:rPr>
                <w:sz w:val="20"/>
              </w:rPr>
              <w:t>0.450</w:t>
            </w:r>
          </w:p>
        </w:tc>
        <w:tc>
          <w:tcPr>
            <w:tcW w:w="1188" w:type="dxa"/>
            <w:tcBorders>
              <w:bottom w:val="single" w:sz="6" w:space="0" w:color="000000"/>
            </w:tcBorders>
          </w:tcPr>
          <w:p w14:paraId="0DD6BA12" w14:textId="77777777" w:rsidR="00E2709D" w:rsidRDefault="00462487">
            <w:pPr>
              <w:pStyle w:val="TableParagraph"/>
              <w:spacing w:line="223" w:lineRule="exact"/>
              <w:ind w:left="107" w:right="108"/>
              <w:rPr>
                <w:sz w:val="20"/>
              </w:rPr>
            </w:pPr>
            <w:r>
              <w:rPr>
                <w:w w:val="105"/>
                <w:sz w:val="20"/>
              </w:rPr>
              <w:t>1/1</w:t>
            </w:r>
          </w:p>
        </w:tc>
        <w:tc>
          <w:tcPr>
            <w:tcW w:w="761" w:type="dxa"/>
            <w:tcBorders>
              <w:bottom w:val="single" w:sz="6" w:space="0" w:color="000000"/>
            </w:tcBorders>
          </w:tcPr>
          <w:p w14:paraId="01AD06C8" w14:textId="77777777" w:rsidR="00E2709D" w:rsidRDefault="00462487">
            <w:pPr>
              <w:pStyle w:val="TableParagraph"/>
              <w:spacing w:line="223" w:lineRule="exact"/>
              <w:ind w:left="101" w:right="101"/>
              <w:rPr>
                <w:sz w:val="20"/>
              </w:rPr>
            </w:pPr>
            <w:r>
              <w:rPr>
                <w:sz w:val="20"/>
              </w:rPr>
              <w:t>0.268</w:t>
            </w:r>
          </w:p>
        </w:tc>
        <w:tc>
          <w:tcPr>
            <w:tcW w:w="1005" w:type="dxa"/>
            <w:tcBorders>
              <w:bottom w:val="single" w:sz="6" w:space="0" w:color="000000"/>
            </w:tcBorders>
          </w:tcPr>
          <w:p w14:paraId="65E9C9A5" w14:textId="77777777" w:rsidR="00E2709D" w:rsidRDefault="00462487">
            <w:pPr>
              <w:pStyle w:val="TableParagraph"/>
              <w:spacing w:line="223" w:lineRule="exact"/>
              <w:ind w:left="93" w:right="94"/>
              <w:rPr>
                <w:sz w:val="20"/>
              </w:rPr>
            </w:pPr>
            <w:r>
              <w:rPr>
                <w:sz w:val="20"/>
              </w:rPr>
              <w:t>0.586</w:t>
            </w:r>
          </w:p>
        </w:tc>
        <w:tc>
          <w:tcPr>
            <w:tcW w:w="761" w:type="dxa"/>
            <w:tcBorders>
              <w:bottom w:val="single" w:sz="6" w:space="0" w:color="000000"/>
            </w:tcBorders>
          </w:tcPr>
          <w:p w14:paraId="54E9B87A" w14:textId="77777777" w:rsidR="00E2709D" w:rsidRDefault="00462487">
            <w:pPr>
              <w:pStyle w:val="TableParagraph"/>
              <w:spacing w:line="223" w:lineRule="exact"/>
              <w:ind w:left="99" w:right="101"/>
              <w:rPr>
                <w:sz w:val="20"/>
              </w:rPr>
            </w:pPr>
            <w:r>
              <w:rPr>
                <w:sz w:val="20"/>
              </w:rPr>
              <w:t>0.400</w:t>
            </w:r>
          </w:p>
        </w:tc>
        <w:tc>
          <w:tcPr>
            <w:tcW w:w="633" w:type="dxa"/>
            <w:tcBorders>
              <w:bottom w:val="single" w:sz="6" w:space="0" w:color="000000"/>
            </w:tcBorders>
          </w:tcPr>
          <w:p w14:paraId="255702A1" w14:textId="77777777" w:rsidR="00E2709D" w:rsidRDefault="00462487">
            <w:pPr>
              <w:pStyle w:val="TableParagraph"/>
              <w:spacing w:line="223" w:lineRule="exact"/>
              <w:ind w:right="2"/>
              <w:rPr>
                <w:sz w:val="20"/>
              </w:rPr>
            </w:pPr>
            <w:r>
              <w:rPr>
                <w:w w:val="98"/>
                <w:sz w:val="20"/>
              </w:rPr>
              <w:t>3</w:t>
            </w:r>
          </w:p>
        </w:tc>
      </w:tr>
      <w:tr w:rsidR="00E2709D" w14:paraId="5CDBDA80" w14:textId="77777777">
        <w:trPr>
          <w:trHeight w:val="302"/>
        </w:trPr>
        <w:tc>
          <w:tcPr>
            <w:tcW w:w="1048" w:type="dxa"/>
            <w:tcBorders>
              <w:top w:val="single" w:sz="6" w:space="0" w:color="000000"/>
            </w:tcBorders>
          </w:tcPr>
          <w:p w14:paraId="7C7AF9B5" w14:textId="77777777" w:rsidR="00E2709D" w:rsidRDefault="00462487">
            <w:pPr>
              <w:pStyle w:val="TableParagraph"/>
              <w:spacing w:before="42" w:line="240" w:lineRule="exact"/>
              <w:ind w:left="96" w:right="97"/>
              <w:rPr>
                <w:sz w:val="20"/>
              </w:rPr>
            </w:pPr>
            <w:r>
              <w:rPr>
                <w:w w:val="105"/>
                <w:sz w:val="20"/>
              </w:rPr>
              <w:t>7-10</w:t>
            </w:r>
            <w:r>
              <w:rPr>
                <w:spacing w:val="9"/>
                <w:w w:val="105"/>
                <w:sz w:val="20"/>
              </w:rPr>
              <w:t xml:space="preserve"> </w:t>
            </w:r>
            <w:r>
              <w:rPr>
                <w:w w:val="105"/>
                <w:sz w:val="20"/>
              </w:rPr>
              <w:t>d</w:t>
            </w:r>
          </w:p>
        </w:tc>
        <w:tc>
          <w:tcPr>
            <w:tcW w:w="898" w:type="dxa"/>
            <w:tcBorders>
              <w:top w:val="single" w:sz="6" w:space="0" w:color="000000"/>
            </w:tcBorders>
          </w:tcPr>
          <w:p w14:paraId="14CA8D51" w14:textId="77777777" w:rsidR="00E2709D" w:rsidRDefault="00462487">
            <w:pPr>
              <w:pStyle w:val="TableParagraph"/>
              <w:spacing w:before="42" w:line="240" w:lineRule="exact"/>
              <w:ind w:left="107" w:right="108"/>
              <w:rPr>
                <w:sz w:val="20"/>
              </w:rPr>
            </w:pPr>
            <w:r>
              <w:rPr>
                <w:w w:val="125"/>
                <w:sz w:val="20"/>
              </w:rPr>
              <w:t>ENS</w:t>
            </w:r>
          </w:p>
        </w:tc>
        <w:tc>
          <w:tcPr>
            <w:tcW w:w="1192" w:type="dxa"/>
            <w:tcBorders>
              <w:top w:val="single" w:sz="6" w:space="0" w:color="000000"/>
            </w:tcBorders>
          </w:tcPr>
          <w:p w14:paraId="399C19F1" w14:textId="77777777" w:rsidR="00E2709D" w:rsidRDefault="00462487">
            <w:pPr>
              <w:pStyle w:val="TableParagraph"/>
              <w:spacing w:before="42" w:line="240" w:lineRule="exact"/>
              <w:ind w:left="90" w:right="90"/>
              <w:rPr>
                <w:sz w:val="20"/>
              </w:rPr>
            </w:pPr>
            <w:r>
              <w:rPr>
                <w:sz w:val="20"/>
              </w:rPr>
              <w:t>0.175</w:t>
            </w:r>
          </w:p>
        </w:tc>
        <w:tc>
          <w:tcPr>
            <w:tcW w:w="1188" w:type="dxa"/>
            <w:tcBorders>
              <w:top w:val="single" w:sz="6" w:space="0" w:color="000000"/>
            </w:tcBorders>
          </w:tcPr>
          <w:p w14:paraId="349C1143" w14:textId="77777777" w:rsidR="00E2709D" w:rsidRDefault="00462487">
            <w:pPr>
              <w:pStyle w:val="TableParagraph"/>
              <w:spacing w:before="42" w:line="240" w:lineRule="exact"/>
              <w:ind w:left="107" w:right="107"/>
              <w:rPr>
                <w:sz w:val="20"/>
              </w:rPr>
            </w:pPr>
            <w:r>
              <w:rPr>
                <w:w w:val="105"/>
                <w:sz w:val="20"/>
              </w:rPr>
              <w:t>2/2</w:t>
            </w:r>
          </w:p>
        </w:tc>
        <w:tc>
          <w:tcPr>
            <w:tcW w:w="761" w:type="dxa"/>
            <w:tcBorders>
              <w:top w:val="single" w:sz="6" w:space="0" w:color="000000"/>
            </w:tcBorders>
          </w:tcPr>
          <w:p w14:paraId="624F0198" w14:textId="77777777" w:rsidR="00E2709D" w:rsidRDefault="00462487">
            <w:pPr>
              <w:pStyle w:val="TableParagraph"/>
              <w:spacing w:before="42" w:line="240" w:lineRule="exact"/>
              <w:ind w:left="101" w:right="101"/>
              <w:rPr>
                <w:rFonts w:ascii="Roboto"/>
                <w:b/>
                <w:sz w:val="20"/>
              </w:rPr>
            </w:pPr>
            <w:r>
              <w:rPr>
                <w:rFonts w:ascii="Roboto"/>
                <w:b/>
                <w:sz w:val="20"/>
              </w:rPr>
              <w:t>0.287</w:t>
            </w:r>
          </w:p>
        </w:tc>
        <w:tc>
          <w:tcPr>
            <w:tcW w:w="1005" w:type="dxa"/>
            <w:tcBorders>
              <w:top w:val="single" w:sz="6" w:space="0" w:color="000000"/>
            </w:tcBorders>
          </w:tcPr>
          <w:p w14:paraId="0BFCFE49" w14:textId="77777777" w:rsidR="00E2709D" w:rsidRDefault="00462487">
            <w:pPr>
              <w:pStyle w:val="TableParagraph"/>
              <w:spacing w:before="42" w:line="240" w:lineRule="exact"/>
              <w:ind w:left="93" w:right="93"/>
              <w:rPr>
                <w:sz w:val="20"/>
              </w:rPr>
            </w:pPr>
            <w:r>
              <w:rPr>
                <w:sz w:val="20"/>
              </w:rPr>
              <w:t>0.396</w:t>
            </w:r>
          </w:p>
        </w:tc>
        <w:tc>
          <w:tcPr>
            <w:tcW w:w="761" w:type="dxa"/>
            <w:tcBorders>
              <w:top w:val="single" w:sz="6" w:space="0" w:color="000000"/>
            </w:tcBorders>
          </w:tcPr>
          <w:p w14:paraId="03B3F6BD" w14:textId="77777777" w:rsidR="00E2709D" w:rsidRDefault="00462487">
            <w:pPr>
              <w:pStyle w:val="TableParagraph"/>
              <w:spacing w:before="42" w:line="240" w:lineRule="exact"/>
              <w:ind w:left="100" w:right="101"/>
              <w:rPr>
                <w:rFonts w:ascii="Roboto"/>
                <w:b/>
                <w:sz w:val="20"/>
              </w:rPr>
            </w:pPr>
            <w:r>
              <w:rPr>
                <w:rFonts w:ascii="Roboto"/>
                <w:b/>
                <w:sz w:val="20"/>
              </w:rPr>
              <w:t>0.345</w:t>
            </w:r>
          </w:p>
        </w:tc>
        <w:tc>
          <w:tcPr>
            <w:tcW w:w="633" w:type="dxa"/>
            <w:tcBorders>
              <w:top w:val="single" w:sz="6" w:space="0" w:color="000000"/>
            </w:tcBorders>
          </w:tcPr>
          <w:p w14:paraId="2A0D5753" w14:textId="77777777" w:rsidR="00E2709D" w:rsidRDefault="00462487">
            <w:pPr>
              <w:pStyle w:val="TableParagraph"/>
              <w:spacing w:before="42" w:line="240" w:lineRule="exact"/>
              <w:ind w:right="1"/>
              <w:rPr>
                <w:sz w:val="20"/>
              </w:rPr>
            </w:pPr>
            <w:r>
              <w:rPr>
                <w:w w:val="98"/>
                <w:sz w:val="20"/>
              </w:rPr>
              <w:t>1</w:t>
            </w:r>
          </w:p>
        </w:tc>
      </w:tr>
      <w:tr w:rsidR="00E2709D" w14:paraId="17C1C23F" w14:textId="77777777">
        <w:trPr>
          <w:trHeight w:val="239"/>
        </w:trPr>
        <w:tc>
          <w:tcPr>
            <w:tcW w:w="1048" w:type="dxa"/>
          </w:tcPr>
          <w:p w14:paraId="795A480C" w14:textId="77777777" w:rsidR="00E2709D" w:rsidRDefault="00E2709D">
            <w:pPr>
              <w:pStyle w:val="TableParagraph"/>
              <w:spacing w:line="240" w:lineRule="auto"/>
              <w:jc w:val="left"/>
              <w:rPr>
                <w:rFonts w:ascii="Times New Roman"/>
                <w:sz w:val="16"/>
              </w:rPr>
            </w:pPr>
          </w:p>
        </w:tc>
        <w:tc>
          <w:tcPr>
            <w:tcW w:w="898" w:type="dxa"/>
          </w:tcPr>
          <w:p w14:paraId="178AF59D" w14:textId="77777777" w:rsidR="00E2709D" w:rsidRDefault="00462487">
            <w:pPr>
              <w:pStyle w:val="TableParagraph"/>
              <w:ind w:left="107" w:right="107"/>
              <w:rPr>
                <w:sz w:val="20"/>
              </w:rPr>
            </w:pPr>
            <w:r>
              <w:rPr>
                <w:w w:val="120"/>
                <w:sz w:val="20"/>
              </w:rPr>
              <w:t>1D+1P</w:t>
            </w:r>
          </w:p>
        </w:tc>
        <w:tc>
          <w:tcPr>
            <w:tcW w:w="1192" w:type="dxa"/>
          </w:tcPr>
          <w:p w14:paraId="48FD4840" w14:textId="77777777" w:rsidR="00E2709D" w:rsidRDefault="00462487">
            <w:pPr>
              <w:pStyle w:val="TableParagraph"/>
              <w:ind w:left="89" w:right="90"/>
              <w:rPr>
                <w:sz w:val="20"/>
              </w:rPr>
            </w:pPr>
            <w:r>
              <w:rPr>
                <w:sz w:val="20"/>
              </w:rPr>
              <w:t>0.250</w:t>
            </w:r>
          </w:p>
        </w:tc>
        <w:tc>
          <w:tcPr>
            <w:tcW w:w="1188" w:type="dxa"/>
          </w:tcPr>
          <w:p w14:paraId="37C98C47" w14:textId="77777777" w:rsidR="00E2709D" w:rsidRDefault="00462487">
            <w:pPr>
              <w:pStyle w:val="TableParagraph"/>
              <w:ind w:left="107" w:right="108"/>
              <w:rPr>
                <w:sz w:val="20"/>
              </w:rPr>
            </w:pPr>
            <w:r>
              <w:rPr>
                <w:w w:val="105"/>
                <w:sz w:val="20"/>
              </w:rPr>
              <w:t>1/1</w:t>
            </w:r>
          </w:p>
        </w:tc>
        <w:tc>
          <w:tcPr>
            <w:tcW w:w="761" w:type="dxa"/>
          </w:tcPr>
          <w:p w14:paraId="4A174F24" w14:textId="77777777" w:rsidR="00E2709D" w:rsidRDefault="00462487">
            <w:pPr>
              <w:pStyle w:val="TableParagraph"/>
              <w:ind w:left="100" w:right="101"/>
              <w:rPr>
                <w:sz w:val="20"/>
              </w:rPr>
            </w:pPr>
            <w:r>
              <w:rPr>
                <w:sz w:val="20"/>
              </w:rPr>
              <w:t>0.256</w:t>
            </w:r>
          </w:p>
        </w:tc>
        <w:tc>
          <w:tcPr>
            <w:tcW w:w="1005" w:type="dxa"/>
          </w:tcPr>
          <w:p w14:paraId="7B43FFA0" w14:textId="77777777" w:rsidR="00E2709D" w:rsidRDefault="00462487">
            <w:pPr>
              <w:pStyle w:val="TableParagraph"/>
              <w:ind w:left="92" w:right="94"/>
              <w:rPr>
                <w:sz w:val="20"/>
              </w:rPr>
            </w:pPr>
            <w:r>
              <w:rPr>
                <w:sz w:val="20"/>
              </w:rPr>
              <w:t>0.414</w:t>
            </w:r>
          </w:p>
        </w:tc>
        <w:tc>
          <w:tcPr>
            <w:tcW w:w="761" w:type="dxa"/>
          </w:tcPr>
          <w:p w14:paraId="7AB29E60" w14:textId="77777777" w:rsidR="00E2709D" w:rsidRDefault="00462487">
            <w:pPr>
              <w:pStyle w:val="TableParagraph"/>
              <w:ind w:left="99" w:right="101"/>
              <w:rPr>
                <w:sz w:val="20"/>
              </w:rPr>
            </w:pPr>
            <w:r>
              <w:rPr>
                <w:sz w:val="20"/>
              </w:rPr>
              <w:t>0.334</w:t>
            </w:r>
          </w:p>
        </w:tc>
        <w:tc>
          <w:tcPr>
            <w:tcW w:w="633" w:type="dxa"/>
          </w:tcPr>
          <w:p w14:paraId="3172AF74" w14:textId="77777777" w:rsidR="00E2709D" w:rsidRDefault="00462487">
            <w:pPr>
              <w:pStyle w:val="TableParagraph"/>
              <w:ind w:right="3"/>
              <w:rPr>
                <w:sz w:val="20"/>
              </w:rPr>
            </w:pPr>
            <w:r>
              <w:rPr>
                <w:w w:val="98"/>
                <w:sz w:val="20"/>
              </w:rPr>
              <w:t>4</w:t>
            </w:r>
          </w:p>
        </w:tc>
      </w:tr>
      <w:tr w:rsidR="00E2709D" w14:paraId="7B601EA9" w14:textId="77777777">
        <w:trPr>
          <w:trHeight w:val="239"/>
        </w:trPr>
        <w:tc>
          <w:tcPr>
            <w:tcW w:w="1048" w:type="dxa"/>
          </w:tcPr>
          <w:p w14:paraId="7F459AD6" w14:textId="77777777" w:rsidR="00E2709D" w:rsidRDefault="00E2709D">
            <w:pPr>
              <w:pStyle w:val="TableParagraph"/>
              <w:spacing w:line="240" w:lineRule="auto"/>
              <w:jc w:val="left"/>
              <w:rPr>
                <w:rFonts w:ascii="Times New Roman"/>
                <w:sz w:val="16"/>
              </w:rPr>
            </w:pPr>
          </w:p>
        </w:tc>
        <w:tc>
          <w:tcPr>
            <w:tcW w:w="898" w:type="dxa"/>
          </w:tcPr>
          <w:p w14:paraId="2C520D89" w14:textId="77777777" w:rsidR="00E2709D" w:rsidRDefault="00462487">
            <w:pPr>
              <w:pStyle w:val="TableParagraph"/>
              <w:ind w:left="107" w:right="108"/>
              <w:rPr>
                <w:sz w:val="20"/>
              </w:rPr>
            </w:pPr>
            <w:r>
              <w:rPr>
                <w:w w:val="105"/>
                <w:sz w:val="20"/>
              </w:rPr>
              <w:t>MM</w:t>
            </w:r>
          </w:p>
        </w:tc>
        <w:tc>
          <w:tcPr>
            <w:tcW w:w="1192" w:type="dxa"/>
          </w:tcPr>
          <w:p w14:paraId="62DE1C1B" w14:textId="77777777" w:rsidR="00E2709D" w:rsidRDefault="00462487">
            <w:pPr>
              <w:pStyle w:val="TableParagraph"/>
              <w:ind w:left="90" w:right="90"/>
              <w:rPr>
                <w:sz w:val="20"/>
              </w:rPr>
            </w:pPr>
            <w:r>
              <w:rPr>
                <w:sz w:val="20"/>
              </w:rPr>
              <w:t>0.225</w:t>
            </w:r>
          </w:p>
        </w:tc>
        <w:tc>
          <w:tcPr>
            <w:tcW w:w="1188" w:type="dxa"/>
          </w:tcPr>
          <w:p w14:paraId="7DE921C1" w14:textId="77777777" w:rsidR="00E2709D" w:rsidRDefault="00462487">
            <w:pPr>
              <w:pStyle w:val="TableParagraph"/>
              <w:ind w:left="107" w:right="107"/>
              <w:rPr>
                <w:sz w:val="20"/>
              </w:rPr>
            </w:pPr>
            <w:r>
              <w:rPr>
                <w:w w:val="105"/>
                <w:sz w:val="20"/>
              </w:rPr>
              <w:t>2/2</w:t>
            </w:r>
          </w:p>
        </w:tc>
        <w:tc>
          <w:tcPr>
            <w:tcW w:w="761" w:type="dxa"/>
          </w:tcPr>
          <w:p w14:paraId="73C0E32B" w14:textId="77777777" w:rsidR="00E2709D" w:rsidRDefault="00462487">
            <w:pPr>
              <w:pStyle w:val="TableParagraph"/>
              <w:ind w:left="101" w:right="101"/>
              <w:rPr>
                <w:sz w:val="20"/>
              </w:rPr>
            </w:pPr>
            <w:r>
              <w:rPr>
                <w:sz w:val="20"/>
              </w:rPr>
              <w:t>0.252</w:t>
            </w:r>
          </w:p>
        </w:tc>
        <w:tc>
          <w:tcPr>
            <w:tcW w:w="1005" w:type="dxa"/>
          </w:tcPr>
          <w:p w14:paraId="49D7E4C7" w14:textId="77777777" w:rsidR="00E2709D" w:rsidRDefault="00462487">
            <w:pPr>
              <w:pStyle w:val="TableParagraph"/>
              <w:ind w:left="93" w:right="94"/>
              <w:rPr>
                <w:sz w:val="20"/>
              </w:rPr>
            </w:pPr>
            <w:r>
              <w:rPr>
                <w:sz w:val="20"/>
              </w:rPr>
              <w:t>0.334</w:t>
            </w:r>
          </w:p>
        </w:tc>
        <w:tc>
          <w:tcPr>
            <w:tcW w:w="761" w:type="dxa"/>
          </w:tcPr>
          <w:p w14:paraId="7A707F61" w14:textId="77777777" w:rsidR="00E2709D" w:rsidRDefault="00462487">
            <w:pPr>
              <w:pStyle w:val="TableParagraph"/>
              <w:ind w:left="99" w:right="101"/>
              <w:rPr>
                <w:sz w:val="20"/>
              </w:rPr>
            </w:pPr>
            <w:r>
              <w:rPr>
                <w:sz w:val="20"/>
              </w:rPr>
              <w:t>0.296</w:t>
            </w:r>
          </w:p>
        </w:tc>
        <w:tc>
          <w:tcPr>
            <w:tcW w:w="633" w:type="dxa"/>
          </w:tcPr>
          <w:p w14:paraId="48D3AB51" w14:textId="77777777" w:rsidR="00E2709D" w:rsidRDefault="00462487">
            <w:pPr>
              <w:pStyle w:val="TableParagraph"/>
              <w:ind w:right="2"/>
              <w:rPr>
                <w:sz w:val="20"/>
              </w:rPr>
            </w:pPr>
            <w:r>
              <w:rPr>
                <w:w w:val="98"/>
                <w:sz w:val="20"/>
              </w:rPr>
              <w:t>5</w:t>
            </w:r>
          </w:p>
        </w:tc>
      </w:tr>
      <w:tr w:rsidR="00E2709D" w14:paraId="1C596AF1" w14:textId="77777777">
        <w:trPr>
          <w:trHeight w:val="239"/>
        </w:trPr>
        <w:tc>
          <w:tcPr>
            <w:tcW w:w="1048" w:type="dxa"/>
          </w:tcPr>
          <w:p w14:paraId="31852A3D" w14:textId="77777777" w:rsidR="00E2709D" w:rsidRDefault="00E2709D">
            <w:pPr>
              <w:pStyle w:val="TableParagraph"/>
              <w:spacing w:line="240" w:lineRule="auto"/>
              <w:jc w:val="left"/>
              <w:rPr>
                <w:rFonts w:ascii="Times New Roman"/>
                <w:sz w:val="16"/>
              </w:rPr>
            </w:pPr>
          </w:p>
        </w:tc>
        <w:tc>
          <w:tcPr>
            <w:tcW w:w="898" w:type="dxa"/>
          </w:tcPr>
          <w:p w14:paraId="5CB22EEA" w14:textId="77777777" w:rsidR="00E2709D" w:rsidRDefault="00462487">
            <w:pPr>
              <w:pStyle w:val="TableParagraph"/>
              <w:ind w:left="107" w:right="108"/>
              <w:rPr>
                <w:sz w:val="20"/>
              </w:rPr>
            </w:pPr>
            <w:r>
              <w:rPr>
                <w:w w:val="110"/>
                <w:sz w:val="20"/>
              </w:rPr>
              <w:t>MW</w:t>
            </w:r>
          </w:p>
        </w:tc>
        <w:tc>
          <w:tcPr>
            <w:tcW w:w="1192" w:type="dxa"/>
          </w:tcPr>
          <w:p w14:paraId="3ABEAF29" w14:textId="77777777" w:rsidR="00E2709D" w:rsidRDefault="00462487">
            <w:pPr>
              <w:pStyle w:val="TableParagraph"/>
              <w:ind w:left="90" w:right="90"/>
              <w:rPr>
                <w:sz w:val="20"/>
              </w:rPr>
            </w:pPr>
            <w:r>
              <w:rPr>
                <w:sz w:val="20"/>
              </w:rPr>
              <w:t>0.175</w:t>
            </w:r>
          </w:p>
        </w:tc>
        <w:tc>
          <w:tcPr>
            <w:tcW w:w="1188" w:type="dxa"/>
          </w:tcPr>
          <w:p w14:paraId="40527DCE" w14:textId="77777777" w:rsidR="00E2709D" w:rsidRDefault="00462487">
            <w:pPr>
              <w:pStyle w:val="TableParagraph"/>
              <w:ind w:left="106" w:right="108"/>
              <w:rPr>
                <w:sz w:val="20"/>
              </w:rPr>
            </w:pPr>
            <w:r>
              <w:rPr>
                <w:w w:val="105"/>
                <w:sz w:val="20"/>
              </w:rPr>
              <w:t>2/2</w:t>
            </w:r>
          </w:p>
        </w:tc>
        <w:tc>
          <w:tcPr>
            <w:tcW w:w="761" w:type="dxa"/>
          </w:tcPr>
          <w:p w14:paraId="37B10D5F" w14:textId="77777777" w:rsidR="00E2709D" w:rsidRDefault="00462487">
            <w:pPr>
              <w:pStyle w:val="TableParagraph"/>
              <w:ind w:left="101" w:right="101"/>
              <w:rPr>
                <w:sz w:val="20"/>
              </w:rPr>
            </w:pPr>
            <w:r>
              <w:rPr>
                <w:sz w:val="20"/>
              </w:rPr>
              <w:t>0.278</w:t>
            </w:r>
          </w:p>
        </w:tc>
        <w:tc>
          <w:tcPr>
            <w:tcW w:w="1005" w:type="dxa"/>
          </w:tcPr>
          <w:p w14:paraId="1E5ABE92" w14:textId="77777777" w:rsidR="00E2709D" w:rsidRDefault="00462487">
            <w:pPr>
              <w:pStyle w:val="TableParagraph"/>
              <w:ind w:left="93" w:right="94"/>
              <w:rPr>
                <w:sz w:val="20"/>
              </w:rPr>
            </w:pPr>
            <w:r>
              <w:rPr>
                <w:sz w:val="20"/>
              </w:rPr>
              <w:t>0.402</w:t>
            </w:r>
          </w:p>
        </w:tc>
        <w:tc>
          <w:tcPr>
            <w:tcW w:w="761" w:type="dxa"/>
          </w:tcPr>
          <w:p w14:paraId="1A4D9E57" w14:textId="77777777" w:rsidR="00E2709D" w:rsidRDefault="00462487">
            <w:pPr>
              <w:pStyle w:val="TableParagraph"/>
              <w:ind w:left="100" w:right="101"/>
              <w:rPr>
                <w:sz w:val="20"/>
              </w:rPr>
            </w:pPr>
            <w:r>
              <w:rPr>
                <w:sz w:val="20"/>
              </w:rPr>
              <w:t>0.343</w:t>
            </w:r>
          </w:p>
        </w:tc>
        <w:tc>
          <w:tcPr>
            <w:tcW w:w="633" w:type="dxa"/>
          </w:tcPr>
          <w:p w14:paraId="2EC02508" w14:textId="77777777" w:rsidR="00E2709D" w:rsidRDefault="00462487">
            <w:pPr>
              <w:pStyle w:val="TableParagraph"/>
              <w:ind w:right="2"/>
              <w:rPr>
                <w:sz w:val="20"/>
              </w:rPr>
            </w:pPr>
            <w:r>
              <w:rPr>
                <w:w w:val="98"/>
                <w:sz w:val="20"/>
              </w:rPr>
              <w:t>3</w:t>
            </w:r>
          </w:p>
        </w:tc>
      </w:tr>
      <w:tr w:rsidR="00E2709D" w14:paraId="3D6DB31D" w14:textId="77777777">
        <w:trPr>
          <w:trHeight w:val="281"/>
        </w:trPr>
        <w:tc>
          <w:tcPr>
            <w:tcW w:w="1048" w:type="dxa"/>
            <w:tcBorders>
              <w:bottom w:val="single" w:sz="8" w:space="0" w:color="000000"/>
            </w:tcBorders>
          </w:tcPr>
          <w:p w14:paraId="2D685A85" w14:textId="77777777" w:rsidR="00E2709D" w:rsidRDefault="00E2709D">
            <w:pPr>
              <w:pStyle w:val="TableParagraph"/>
              <w:spacing w:line="240" w:lineRule="auto"/>
              <w:jc w:val="left"/>
              <w:rPr>
                <w:rFonts w:ascii="Times New Roman"/>
                <w:sz w:val="18"/>
              </w:rPr>
            </w:pPr>
          </w:p>
        </w:tc>
        <w:tc>
          <w:tcPr>
            <w:tcW w:w="898" w:type="dxa"/>
            <w:tcBorders>
              <w:bottom w:val="single" w:sz="8" w:space="0" w:color="000000"/>
            </w:tcBorders>
          </w:tcPr>
          <w:p w14:paraId="17657849" w14:textId="77777777" w:rsidR="00E2709D" w:rsidRDefault="00462487">
            <w:pPr>
              <w:pStyle w:val="TableParagraph"/>
              <w:spacing w:line="223" w:lineRule="exact"/>
              <w:ind w:left="107" w:right="108"/>
              <w:rPr>
                <w:sz w:val="20"/>
              </w:rPr>
            </w:pPr>
            <w:r>
              <w:rPr>
                <w:w w:val="120"/>
                <w:sz w:val="20"/>
              </w:rPr>
              <w:t>BW</w:t>
            </w:r>
          </w:p>
        </w:tc>
        <w:tc>
          <w:tcPr>
            <w:tcW w:w="1192" w:type="dxa"/>
            <w:tcBorders>
              <w:bottom w:val="single" w:sz="8" w:space="0" w:color="000000"/>
            </w:tcBorders>
          </w:tcPr>
          <w:p w14:paraId="2AC44570" w14:textId="77777777" w:rsidR="00E2709D" w:rsidRDefault="00462487">
            <w:pPr>
              <w:pStyle w:val="TableParagraph"/>
              <w:spacing w:line="223" w:lineRule="exact"/>
              <w:ind w:left="90" w:right="90"/>
              <w:rPr>
                <w:sz w:val="20"/>
              </w:rPr>
            </w:pPr>
            <w:r>
              <w:rPr>
                <w:sz w:val="20"/>
              </w:rPr>
              <w:t>0.300</w:t>
            </w:r>
          </w:p>
        </w:tc>
        <w:tc>
          <w:tcPr>
            <w:tcW w:w="1188" w:type="dxa"/>
            <w:tcBorders>
              <w:bottom w:val="single" w:sz="8" w:space="0" w:color="000000"/>
            </w:tcBorders>
          </w:tcPr>
          <w:p w14:paraId="46A8A703" w14:textId="77777777" w:rsidR="00E2709D" w:rsidRDefault="00462487">
            <w:pPr>
              <w:pStyle w:val="TableParagraph"/>
              <w:spacing w:line="223" w:lineRule="exact"/>
              <w:ind w:left="107" w:right="107"/>
              <w:rPr>
                <w:sz w:val="20"/>
              </w:rPr>
            </w:pPr>
            <w:r>
              <w:rPr>
                <w:w w:val="105"/>
                <w:sz w:val="20"/>
              </w:rPr>
              <w:t>1/1</w:t>
            </w:r>
          </w:p>
        </w:tc>
        <w:tc>
          <w:tcPr>
            <w:tcW w:w="761" w:type="dxa"/>
            <w:tcBorders>
              <w:bottom w:val="single" w:sz="8" w:space="0" w:color="000000"/>
            </w:tcBorders>
          </w:tcPr>
          <w:p w14:paraId="4F1C0950" w14:textId="77777777" w:rsidR="00E2709D" w:rsidRDefault="00462487">
            <w:pPr>
              <w:pStyle w:val="TableParagraph"/>
              <w:spacing w:line="223" w:lineRule="exact"/>
              <w:ind w:left="101" w:right="101"/>
              <w:rPr>
                <w:sz w:val="20"/>
              </w:rPr>
            </w:pPr>
            <w:r>
              <w:rPr>
                <w:sz w:val="20"/>
              </w:rPr>
              <w:t>0.255</w:t>
            </w:r>
          </w:p>
        </w:tc>
        <w:tc>
          <w:tcPr>
            <w:tcW w:w="1005" w:type="dxa"/>
            <w:tcBorders>
              <w:bottom w:val="single" w:sz="8" w:space="0" w:color="000000"/>
            </w:tcBorders>
          </w:tcPr>
          <w:p w14:paraId="019E1922" w14:textId="77777777" w:rsidR="00E2709D" w:rsidRDefault="00462487">
            <w:pPr>
              <w:pStyle w:val="TableParagraph"/>
              <w:ind w:left="93" w:right="93"/>
              <w:rPr>
                <w:rFonts w:ascii="Roboto"/>
                <w:b/>
                <w:sz w:val="20"/>
              </w:rPr>
            </w:pPr>
            <w:r>
              <w:rPr>
                <w:rFonts w:ascii="Roboto"/>
                <w:b/>
                <w:sz w:val="20"/>
              </w:rPr>
              <w:t>0.445</w:t>
            </w:r>
          </w:p>
        </w:tc>
        <w:tc>
          <w:tcPr>
            <w:tcW w:w="761" w:type="dxa"/>
            <w:tcBorders>
              <w:bottom w:val="single" w:sz="8" w:space="0" w:color="000000"/>
            </w:tcBorders>
          </w:tcPr>
          <w:p w14:paraId="2936E360" w14:textId="77777777" w:rsidR="00E2709D" w:rsidRDefault="00462487">
            <w:pPr>
              <w:pStyle w:val="TableParagraph"/>
              <w:ind w:left="100" w:right="101"/>
              <w:rPr>
                <w:rFonts w:ascii="Roboto"/>
                <w:b/>
                <w:sz w:val="20"/>
              </w:rPr>
            </w:pPr>
            <w:r>
              <w:rPr>
                <w:rFonts w:ascii="Roboto"/>
                <w:b/>
                <w:sz w:val="20"/>
              </w:rPr>
              <w:t>0.345</w:t>
            </w:r>
          </w:p>
        </w:tc>
        <w:tc>
          <w:tcPr>
            <w:tcW w:w="633" w:type="dxa"/>
            <w:tcBorders>
              <w:bottom w:val="single" w:sz="8" w:space="0" w:color="000000"/>
            </w:tcBorders>
          </w:tcPr>
          <w:p w14:paraId="39BDB24B" w14:textId="77777777" w:rsidR="00E2709D" w:rsidRDefault="00462487">
            <w:pPr>
              <w:pStyle w:val="TableParagraph"/>
              <w:spacing w:line="223" w:lineRule="exact"/>
              <w:ind w:right="1"/>
              <w:rPr>
                <w:sz w:val="20"/>
              </w:rPr>
            </w:pPr>
            <w:r>
              <w:rPr>
                <w:w w:val="98"/>
                <w:sz w:val="20"/>
              </w:rPr>
              <w:t>1</w:t>
            </w:r>
          </w:p>
        </w:tc>
      </w:tr>
    </w:tbl>
    <w:p w14:paraId="347D22D2" w14:textId="77777777" w:rsidR="00E2709D" w:rsidRDefault="00E2709D">
      <w:pPr>
        <w:spacing w:line="223" w:lineRule="exact"/>
        <w:rPr>
          <w:sz w:val="20"/>
        </w:rPr>
        <w:sectPr w:rsidR="00E2709D">
          <w:pgSz w:w="12240" w:h="15840"/>
          <w:pgMar w:top="1500" w:right="1720" w:bottom="1960" w:left="1600" w:header="0" w:footer="1777" w:gutter="0"/>
          <w:cols w:space="720"/>
        </w:sectPr>
      </w:pPr>
    </w:p>
    <w:p w14:paraId="3FADB079" w14:textId="77777777" w:rsidR="00E2709D" w:rsidRDefault="00E2709D">
      <w:pPr>
        <w:pStyle w:val="BodyText"/>
        <w:rPr>
          <w:sz w:val="20"/>
        </w:rPr>
      </w:pPr>
    </w:p>
    <w:p w14:paraId="0557F82A" w14:textId="77777777" w:rsidR="00E2709D" w:rsidRDefault="00E2709D">
      <w:pPr>
        <w:pStyle w:val="BodyText"/>
        <w:rPr>
          <w:sz w:val="20"/>
        </w:rPr>
      </w:pPr>
    </w:p>
    <w:p w14:paraId="1AD80D72" w14:textId="77777777" w:rsidR="00E2709D" w:rsidRDefault="00E2709D">
      <w:pPr>
        <w:pStyle w:val="BodyText"/>
        <w:rPr>
          <w:sz w:val="20"/>
        </w:rPr>
      </w:pPr>
    </w:p>
    <w:p w14:paraId="6D888C01" w14:textId="77777777" w:rsidR="00E2709D" w:rsidRDefault="00E2709D">
      <w:pPr>
        <w:pStyle w:val="BodyText"/>
        <w:spacing w:before="11"/>
        <w:rPr>
          <w:sz w:val="19"/>
        </w:rPr>
      </w:pPr>
    </w:p>
    <w:p w14:paraId="2A6FE80B" w14:textId="77777777" w:rsidR="00E2709D" w:rsidRDefault="00462487">
      <w:pPr>
        <w:pStyle w:val="BodyText"/>
        <w:spacing w:before="53" w:line="237" w:lineRule="auto"/>
        <w:ind w:left="227" w:right="528"/>
        <w:jc w:val="both"/>
      </w:pPr>
      <w:r>
        <w:rPr>
          <w:rFonts w:ascii="Trebuchet MS"/>
          <w:w w:val="105"/>
          <w:sz w:val="12"/>
        </w:rPr>
        <w:t>636</w:t>
      </w:r>
      <w:r>
        <w:rPr>
          <w:rFonts w:ascii="Trebuchet MS"/>
          <w:spacing w:val="8"/>
          <w:w w:val="105"/>
          <w:sz w:val="12"/>
        </w:rPr>
        <w:t xml:space="preserve"> </w:t>
      </w:r>
      <w:r>
        <w:rPr>
          <w:w w:val="105"/>
        </w:rPr>
        <w:t>(</w:t>
      </w:r>
      <w:r>
        <w:rPr>
          <w:i/>
          <w:w w:val="105"/>
        </w:rPr>
        <w:t>f</w:t>
      </w:r>
      <w:r>
        <w:rPr>
          <w:w w:val="105"/>
          <w:vertAlign w:val="subscript"/>
        </w:rPr>
        <w:t>0</w:t>
      </w:r>
      <w:r>
        <w:rPr>
          <w:i/>
          <w:w w:val="105"/>
          <w:vertAlign w:val="subscript"/>
        </w:rPr>
        <w:t>.</w:t>
      </w:r>
      <w:r>
        <w:rPr>
          <w:w w:val="105"/>
          <w:vertAlign w:val="subscript"/>
        </w:rPr>
        <w:t>8</w:t>
      </w:r>
      <w:r>
        <w:rPr>
          <w:spacing w:val="53"/>
          <w:w w:val="105"/>
        </w:rPr>
        <w:t xml:space="preserve"> </w:t>
      </w:r>
      <w:r>
        <w:rPr>
          <w:w w:val="125"/>
        </w:rPr>
        <w:t>=</w:t>
      </w:r>
      <w:r>
        <w:rPr>
          <w:spacing w:val="32"/>
          <w:w w:val="125"/>
        </w:rPr>
        <w:t xml:space="preserve"> </w:t>
      </w:r>
      <w:r>
        <w:rPr>
          <w:w w:val="105"/>
        </w:rPr>
        <w:t>0</w:t>
      </w:r>
      <w:r>
        <w:rPr>
          <w:i/>
          <w:w w:val="105"/>
        </w:rPr>
        <w:t>.</w:t>
      </w:r>
      <w:r>
        <w:rPr>
          <w:w w:val="105"/>
        </w:rPr>
        <w:t xml:space="preserve">741). </w:t>
      </w:r>
      <w:r>
        <w:rPr>
          <w:spacing w:val="51"/>
          <w:w w:val="105"/>
        </w:rPr>
        <w:t xml:space="preserve"> </w:t>
      </w:r>
      <w:r>
        <w:rPr>
          <w:w w:val="105"/>
        </w:rPr>
        <w:t>This</w:t>
      </w:r>
      <w:r>
        <w:rPr>
          <w:spacing w:val="40"/>
          <w:w w:val="105"/>
        </w:rPr>
        <w:t xml:space="preserve"> </w:t>
      </w:r>
      <w:r>
        <w:rPr>
          <w:w w:val="105"/>
        </w:rPr>
        <w:t>proficiency</w:t>
      </w:r>
      <w:r>
        <w:rPr>
          <w:spacing w:val="40"/>
          <w:w w:val="105"/>
        </w:rPr>
        <w:t xml:space="preserve"> </w:t>
      </w:r>
      <w:r>
        <w:rPr>
          <w:w w:val="105"/>
        </w:rPr>
        <w:t>can</w:t>
      </w:r>
      <w:r>
        <w:rPr>
          <w:spacing w:val="40"/>
          <w:w w:val="105"/>
        </w:rPr>
        <w:t xml:space="preserve"> </w:t>
      </w:r>
      <w:r>
        <w:rPr>
          <w:w w:val="105"/>
        </w:rPr>
        <w:t>be</w:t>
      </w:r>
      <w:r>
        <w:rPr>
          <w:spacing w:val="40"/>
          <w:w w:val="105"/>
        </w:rPr>
        <w:t xml:space="preserve"> </w:t>
      </w:r>
      <w:r>
        <w:rPr>
          <w:w w:val="105"/>
        </w:rPr>
        <w:t>attributed</w:t>
      </w:r>
      <w:r>
        <w:rPr>
          <w:spacing w:val="41"/>
          <w:w w:val="105"/>
        </w:rPr>
        <w:t xml:space="preserve"> </w:t>
      </w:r>
      <w:r>
        <w:rPr>
          <w:w w:val="105"/>
        </w:rPr>
        <w:t>to</w:t>
      </w:r>
      <w:r>
        <w:rPr>
          <w:spacing w:val="40"/>
          <w:w w:val="105"/>
        </w:rPr>
        <w:t xml:space="preserve"> </w:t>
      </w:r>
      <w:r>
        <w:rPr>
          <w:w w:val="105"/>
        </w:rPr>
        <w:t>the</w:t>
      </w:r>
      <w:r>
        <w:rPr>
          <w:spacing w:val="40"/>
          <w:w w:val="105"/>
        </w:rPr>
        <w:t xml:space="preserve"> </w:t>
      </w:r>
      <w:r>
        <w:rPr>
          <w:w w:val="105"/>
        </w:rPr>
        <w:t>importance</w:t>
      </w:r>
      <w:r>
        <w:rPr>
          <w:spacing w:val="40"/>
          <w:w w:val="105"/>
        </w:rPr>
        <w:t xml:space="preserve"> </w:t>
      </w:r>
      <w:r>
        <w:rPr>
          <w:w w:val="105"/>
        </w:rPr>
        <w:t>that</w:t>
      </w:r>
      <w:r>
        <w:rPr>
          <w:spacing w:val="-55"/>
          <w:w w:val="105"/>
        </w:rPr>
        <w:t xml:space="preserve"> </w:t>
      </w:r>
      <w:r>
        <w:rPr>
          <w:rFonts w:ascii="Trebuchet MS"/>
          <w:w w:val="105"/>
          <w:sz w:val="12"/>
        </w:rPr>
        <w:t>637</w:t>
      </w:r>
      <w:r>
        <w:rPr>
          <w:rFonts w:ascii="Trebuchet MS"/>
          <w:spacing w:val="15"/>
          <w:w w:val="105"/>
          <w:sz w:val="12"/>
        </w:rPr>
        <w:t xml:space="preserve"> </w:t>
      </w:r>
      <w:r>
        <w:rPr>
          <w:w w:val="105"/>
        </w:rPr>
        <w:t>MM</w:t>
      </w:r>
      <w:r>
        <w:rPr>
          <w:spacing w:val="31"/>
          <w:w w:val="105"/>
        </w:rPr>
        <w:t xml:space="preserve"> </w:t>
      </w:r>
      <w:r>
        <w:rPr>
          <w:w w:val="105"/>
        </w:rPr>
        <w:t>assigns</w:t>
      </w:r>
      <w:r>
        <w:rPr>
          <w:spacing w:val="32"/>
          <w:w w:val="105"/>
        </w:rPr>
        <w:t xml:space="preserve"> </w:t>
      </w:r>
      <w:r>
        <w:rPr>
          <w:w w:val="105"/>
        </w:rPr>
        <w:t>to</w:t>
      </w:r>
      <w:r>
        <w:rPr>
          <w:spacing w:val="32"/>
          <w:w w:val="105"/>
        </w:rPr>
        <w:t xml:space="preserve"> </w:t>
      </w:r>
      <w:r>
        <w:rPr>
          <w:w w:val="105"/>
        </w:rPr>
        <w:t>deterministic</w:t>
      </w:r>
      <w:r>
        <w:rPr>
          <w:spacing w:val="31"/>
          <w:w w:val="105"/>
        </w:rPr>
        <w:t xml:space="preserve"> </w:t>
      </w:r>
      <w:r>
        <w:rPr>
          <w:w w:val="105"/>
        </w:rPr>
        <w:t>models,</w:t>
      </w:r>
      <w:r>
        <w:rPr>
          <w:spacing w:val="38"/>
          <w:w w:val="105"/>
        </w:rPr>
        <w:t xml:space="preserve"> </w:t>
      </w:r>
      <w:r>
        <w:rPr>
          <w:w w:val="105"/>
        </w:rPr>
        <w:t>which</w:t>
      </w:r>
      <w:r>
        <w:rPr>
          <w:spacing w:val="32"/>
          <w:w w:val="105"/>
        </w:rPr>
        <w:t xml:space="preserve"> </w:t>
      </w:r>
      <w:r>
        <w:rPr>
          <w:w w:val="105"/>
        </w:rPr>
        <w:t>demonstrated</w:t>
      </w:r>
      <w:r>
        <w:rPr>
          <w:spacing w:val="31"/>
          <w:w w:val="105"/>
        </w:rPr>
        <w:t xml:space="preserve"> </w:t>
      </w:r>
      <w:r>
        <w:rPr>
          <w:w w:val="105"/>
        </w:rPr>
        <w:t>notable</w:t>
      </w:r>
      <w:r>
        <w:rPr>
          <w:spacing w:val="32"/>
          <w:w w:val="105"/>
        </w:rPr>
        <w:t xml:space="preserve"> </w:t>
      </w:r>
      <w:r>
        <w:rPr>
          <w:w w:val="105"/>
        </w:rPr>
        <w:t>skill</w:t>
      </w:r>
      <w:r>
        <w:rPr>
          <w:spacing w:val="32"/>
          <w:w w:val="105"/>
        </w:rPr>
        <w:t xml:space="preserve"> </w:t>
      </w:r>
      <w:r>
        <w:rPr>
          <w:w w:val="105"/>
        </w:rPr>
        <w:t>at</w:t>
      </w:r>
      <w:r>
        <w:rPr>
          <w:spacing w:val="-55"/>
          <w:w w:val="105"/>
        </w:rPr>
        <w:t xml:space="preserve"> </w:t>
      </w:r>
      <w:r>
        <w:rPr>
          <w:rFonts w:ascii="Trebuchet MS"/>
          <w:w w:val="105"/>
          <w:sz w:val="12"/>
        </w:rPr>
        <w:t>638</w:t>
      </w:r>
      <w:r>
        <w:rPr>
          <w:rFonts w:ascii="Trebuchet MS"/>
          <w:spacing w:val="23"/>
          <w:w w:val="105"/>
          <w:sz w:val="12"/>
        </w:rPr>
        <w:t xml:space="preserve"> </w:t>
      </w:r>
      <w:r>
        <w:rPr>
          <w:w w:val="105"/>
        </w:rPr>
        <w:t>very</w:t>
      </w:r>
      <w:r>
        <w:rPr>
          <w:spacing w:val="25"/>
          <w:w w:val="105"/>
        </w:rPr>
        <w:t xml:space="preserve"> </w:t>
      </w:r>
      <w:r>
        <w:rPr>
          <w:w w:val="105"/>
        </w:rPr>
        <w:t>short</w:t>
      </w:r>
      <w:r>
        <w:rPr>
          <w:spacing w:val="25"/>
          <w:w w:val="105"/>
        </w:rPr>
        <w:t xml:space="preserve"> </w:t>
      </w:r>
      <w:r>
        <w:rPr>
          <w:w w:val="105"/>
        </w:rPr>
        <w:t>lead</w:t>
      </w:r>
      <w:r>
        <w:rPr>
          <w:spacing w:val="25"/>
          <w:w w:val="105"/>
        </w:rPr>
        <w:t xml:space="preserve"> </w:t>
      </w:r>
      <w:r>
        <w:rPr>
          <w:w w:val="105"/>
        </w:rPr>
        <w:t>times</w:t>
      </w:r>
      <w:r>
        <w:rPr>
          <w:spacing w:val="25"/>
          <w:w w:val="105"/>
        </w:rPr>
        <w:t xml:space="preserve"> </w:t>
      </w:r>
      <w:r>
        <w:rPr>
          <w:w w:val="105"/>
        </w:rPr>
        <w:t>(see</w:t>
      </w:r>
      <w:r>
        <w:rPr>
          <w:spacing w:val="25"/>
          <w:w w:val="105"/>
        </w:rPr>
        <w:t xml:space="preserve"> </w:t>
      </w:r>
      <w:r>
        <w:rPr>
          <w:w w:val="105"/>
        </w:rPr>
        <w:t>Figure</w:t>
      </w:r>
      <w:r>
        <w:rPr>
          <w:spacing w:val="25"/>
          <w:w w:val="105"/>
        </w:rPr>
        <w:t xml:space="preserve"> </w:t>
      </w:r>
      <w:hyperlink w:anchor="_bookmark24" w:history="1">
        <w:r>
          <w:rPr>
            <w:w w:val="105"/>
          </w:rPr>
          <w:t>8).</w:t>
        </w:r>
      </w:hyperlink>
      <w:r>
        <w:rPr>
          <w:spacing w:val="19"/>
          <w:w w:val="105"/>
        </w:rPr>
        <w:t xml:space="preserve"> </w:t>
      </w:r>
      <w:r>
        <w:rPr>
          <w:w w:val="105"/>
        </w:rPr>
        <w:t>As</w:t>
      </w:r>
      <w:r>
        <w:rPr>
          <w:spacing w:val="24"/>
          <w:w w:val="105"/>
        </w:rPr>
        <w:t xml:space="preserve"> </w:t>
      </w:r>
      <w:r>
        <w:rPr>
          <w:w w:val="105"/>
        </w:rPr>
        <w:t>of</w:t>
      </w:r>
      <w:r>
        <w:rPr>
          <w:spacing w:val="26"/>
          <w:w w:val="105"/>
        </w:rPr>
        <w:t xml:space="preserve"> </w:t>
      </w:r>
      <w:r>
        <w:rPr>
          <w:w w:val="105"/>
        </w:rPr>
        <w:t>the</w:t>
      </w:r>
      <w:r>
        <w:rPr>
          <w:spacing w:val="25"/>
          <w:w w:val="105"/>
        </w:rPr>
        <w:t xml:space="preserve"> </w:t>
      </w:r>
      <w:r>
        <w:rPr>
          <w:w w:val="105"/>
        </w:rPr>
        <w:t>optimized</w:t>
      </w:r>
      <w:r>
        <w:rPr>
          <w:spacing w:val="25"/>
          <w:w w:val="105"/>
        </w:rPr>
        <w:t xml:space="preserve"> </w:t>
      </w:r>
      <w:r>
        <w:rPr>
          <w:w w:val="105"/>
        </w:rPr>
        <w:t>criteria,</w:t>
      </w:r>
      <w:r>
        <w:rPr>
          <w:spacing w:val="28"/>
          <w:w w:val="105"/>
        </w:rPr>
        <w:t xml:space="preserve"> </w:t>
      </w:r>
      <w:r>
        <w:rPr>
          <w:w w:val="105"/>
        </w:rPr>
        <w:t>none</w:t>
      </w:r>
      <w:r>
        <w:rPr>
          <w:spacing w:val="26"/>
          <w:w w:val="105"/>
        </w:rPr>
        <w:t xml:space="preserve"> </w:t>
      </w:r>
      <w:r>
        <w:rPr>
          <w:w w:val="105"/>
        </w:rPr>
        <w:t>of</w:t>
      </w:r>
      <w:r>
        <w:rPr>
          <w:spacing w:val="-55"/>
          <w:w w:val="105"/>
        </w:rPr>
        <w:t xml:space="preserve"> </w:t>
      </w:r>
      <w:r>
        <w:rPr>
          <w:rFonts w:ascii="Trebuchet MS"/>
          <w:w w:val="105"/>
          <w:sz w:val="12"/>
        </w:rPr>
        <w:t>639</w:t>
      </w:r>
      <w:r>
        <w:rPr>
          <w:rFonts w:ascii="Trebuchet MS"/>
          <w:spacing w:val="29"/>
          <w:w w:val="105"/>
          <w:sz w:val="12"/>
        </w:rPr>
        <w:t xml:space="preserve"> </w:t>
      </w:r>
      <w:r>
        <w:rPr>
          <w:w w:val="105"/>
        </w:rPr>
        <w:t>the</w:t>
      </w:r>
      <w:r>
        <w:rPr>
          <w:spacing w:val="-6"/>
          <w:w w:val="105"/>
        </w:rPr>
        <w:t xml:space="preserve"> </w:t>
      </w:r>
      <w:r>
        <w:rPr>
          <w:w w:val="105"/>
        </w:rPr>
        <w:t>four</w:t>
      </w:r>
      <w:r>
        <w:rPr>
          <w:spacing w:val="-5"/>
          <w:w w:val="105"/>
        </w:rPr>
        <w:t xml:space="preserve"> </w:t>
      </w:r>
      <w:r>
        <w:rPr>
          <w:w w:val="105"/>
        </w:rPr>
        <w:t>methods</w:t>
      </w:r>
      <w:r>
        <w:rPr>
          <w:spacing w:val="-5"/>
          <w:w w:val="105"/>
        </w:rPr>
        <w:t xml:space="preserve"> </w:t>
      </w:r>
      <w:r>
        <w:rPr>
          <w:w w:val="105"/>
        </w:rPr>
        <w:t>required</w:t>
      </w:r>
      <w:r>
        <w:rPr>
          <w:spacing w:val="-5"/>
          <w:w w:val="105"/>
        </w:rPr>
        <w:t xml:space="preserve"> </w:t>
      </w:r>
      <w:r>
        <w:rPr>
          <w:w w:val="105"/>
        </w:rPr>
        <w:t>persistence,</w:t>
      </w:r>
      <w:r>
        <w:rPr>
          <w:spacing w:val="-5"/>
          <w:w w:val="105"/>
        </w:rPr>
        <w:t xml:space="preserve"> </w:t>
      </w:r>
      <w:r>
        <w:rPr>
          <w:w w:val="105"/>
        </w:rPr>
        <w:t>and</w:t>
      </w:r>
      <w:r>
        <w:rPr>
          <w:spacing w:val="-5"/>
          <w:w w:val="105"/>
        </w:rPr>
        <w:t xml:space="preserve"> </w:t>
      </w:r>
      <w:r>
        <w:rPr>
          <w:w w:val="105"/>
        </w:rPr>
        <w:t>probability</w:t>
      </w:r>
      <w:r>
        <w:rPr>
          <w:spacing w:val="-5"/>
          <w:w w:val="105"/>
        </w:rPr>
        <w:t xml:space="preserve"> </w:t>
      </w:r>
      <w:r>
        <w:rPr>
          <w:w w:val="105"/>
        </w:rPr>
        <w:t>thresholds</w:t>
      </w:r>
      <w:r>
        <w:rPr>
          <w:spacing w:val="-5"/>
          <w:w w:val="105"/>
        </w:rPr>
        <w:t xml:space="preserve"> </w:t>
      </w:r>
      <w:r>
        <w:rPr>
          <w:w w:val="105"/>
        </w:rPr>
        <w:t>fell</w:t>
      </w:r>
      <w:r>
        <w:rPr>
          <w:spacing w:val="-5"/>
          <w:w w:val="105"/>
        </w:rPr>
        <w:t xml:space="preserve"> </w:t>
      </w:r>
      <w:r>
        <w:rPr>
          <w:w w:val="105"/>
        </w:rPr>
        <w:t>within</w:t>
      </w:r>
      <w:r>
        <w:rPr>
          <w:spacing w:val="-55"/>
          <w:w w:val="105"/>
        </w:rPr>
        <w:t xml:space="preserve"> </w:t>
      </w:r>
      <w:r>
        <w:rPr>
          <w:rFonts w:ascii="Trebuchet MS"/>
          <w:w w:val="105"/>
          <w:sz w:val="12"/>
        </w:rPr>
        <w:t>640</w:t>
      </w:r>
      <w:r>
        <w:rPr>
          <w:rFonts w:ascii="Trebuchet MS"/>
          <w:spacing w:val="8"/>
          <w:w w:val="105"/>
          <w:sz w:val="12"/>
        </w:rPr>
        <w:t xml:space="preserve"> </w:t>
      </w:r>
      <w:r>
        <w:rPr>
          <w:w w:val="105"/>
        </w:rPr>
        <w:t>the</w:t>
      </w:r>
      <w:r>
        <w:rPr>
          <w:spacing w:val="19"/>
          <w:w w:val="105"/>
        </w:rPr>
        <w:t xml:space="preserve"> </w:t>
      </w:r>
      <w:r>
        <w:rPr>
          <w:w w:val="105"/>
        </w:rPr>
        <w:t>top</w:t>
      </w:r>
      <w:r>
        <w:rPr>
          <w:spacing w:val="21"/>
          <w:w w:val="105"/>
        </w:rPr>
        <w:t xml:space="preserve"> </w:t>
      </w:r>
      <w:r>
        <w:rPr>
          <w:w w:val="105"/>
        </w:rPr>
        <w:t>quartile.</w:t>
      </w:r>
    </w:p>
    <w:p w14:paraId="2225B435" w14:textId="77777777" w:rsidR="00E2709D" w:rsidRDefault="00462487">
      <w:pPr>
        <w:pStyle w:val="BodyText"/>
        <w:tabs>
          <w:tab w:val="left" w:pos="968"/>
        </w:tabs>
        <w:spacing w:line="237" w:lineRule="auto"/>
        <w:ind w:left="227" w:right="529"/>
        <w:jc w:val="both"/>
      </w:pPr>
      <w:r>
        <w:rPr>
          <w:rFonts w:ascii="Trebuchet MS"/>
          <w:sz w:val="12"/>
        </w:rPr>
        <w:t>641</w:t>
      </w:r>
      <w:r>
        <w:rPr>
          <w:rFonts w:ascii="Trebuchet MS"/>
          <w:sz w:val="12"/>
        </w:rPr>
        <w:tab/>
      </w:r>
      <w:r>
        <w:t>From</w:t>
      </w:r>
      <w:r>
        <w:rPr>
          <w:spacing w:val="46"/>
        </w:rPr>
        <w:t xml:space="preserve"> </w:t>
      </w:r>
      <w:r>
        <w:t>day</w:t>
      </w:r>
      <w:r>
        <w:rPr>
          <w:spacing w:val="47"/>
        </w:rPr>
        <w:t xml:space="preserve"> </w:t>
      </w:r>
      <w:r>
        <w:t>2</w:t>
      </w:r>
      <w:r>
        <w:rPr>
          <w:spacing w:val="46"/>
        </w:rPr>
        <w:t xml:space="preserve"> </w:t>
      </w:r>
      <w:r>
        <w:t>to</w:t>
      </w:r>
      <w:r>
        <w:rPr>
          <w:spacing w:val="47"/>
        </w:rPr>
        <w:t xml:space="preserve"> </w:t>
      </w:r>
      <w:r>
        <w:t>5.5,</w:t>
      </w:r>
      <w:r>
        <w:rPr>
          <w:spacing w:val="49"/>
        </w:rPr>
        <w:t xml:space="preserve"> </w:t>
      </w:r>
      <w:r>
        <w:t>BW</w:t>
      </w:r>
      <w:r>
        <w:rPr>
          <w:spacing w:val="47"/>
        </w:rPr>
        <w:t xml:space="preserve"> </w:t>
      </w:r>
      <w:r>
        <w:t>and</w:t>
      </w:r>
      <w:r>
        <w:rPr>
          <w:spacing w:val="46"/>
        </w:rPr>
        <w:t xml:space="preserve"> </w:t>
      </w:r>
      <w:r>
        <w:t>MW</w:t>
      </w:r>
      <w:r>
        <w:rPr>
          <w:spacing w:val="47"/>
        </w:rPr>
        <w:t xml:space="preserve"> </w:t>
      </w:r>
      <w:r>
        <w:t>stand</w:t>
      </w:r>
      <w:r>
        <w:rPr>
          <w:spacing w:val="47"/>
        </w:rPr>
        <w:t xml:space="preserve"> </w:t>
      </w:r>
      <w:r>
        <w:t>out</w:t>
      </w:r>
      <w:r>
        <w:rPr>
          <w:spacing w:val="46"/>
        </w:rPr>
        <w:t xml:space="preserve"> </w:t>
      </w:r>
      <w:r>
        <w:t>as</w:t>
      </w:r>
      <w:r>
        <w:rPr>
          <w:spacing w:val="47"/>
        </w:rPr>
        <w:t xml:space="preserve"> </w:t>
      </w:r>
      <w:r>
        <w:t>the</w:t>
      </w:r>
      <w:r>
        <w:rPr>
          <w:spacing w:val="47"/>
        </w:rPr>
        <w:t xml:space="preserve"> </w:t>
      </w:r>
      <w:r>
        <w:t>top-performing</w:t>
      </w:r>
      <w:r>
        <w:rPr>
          <w:spacing w:val="46"/>
        </w:rPr>
        <w:t xml:space="preserve"> </w:t>
      </w:r>
      <w:r>
        <w:t>com-</w:t>
      </w:r>
      <w:r>
        <w:rPr>
          <w:spacing w:val="-52"/>
        </w:rPr>
        <w:t xml:space="preserve"> </w:t>
      </w:r>
      <w:r>
        <w:rPr>
          <w:rFonts w:ascii="Trebuchet MS"/>
          <w:sz w:val="12"/>
        </w:rPr>
        <w:t xml:space="preserve">642    </w:t>
      </w:r>
      <w:r>
        <w:rPr>
          <w:rFonts w:ascii="Trebuchet MS"/>
          <w:spacing w:val="1"/>
          <w:sz w:val="12"/>
        </w:rPr>
        <w:t xml:space="preserve"> </w:t>
      </w:r>
      <w:proofErr w:type="spellStart"/>
      <w:r>
        <w:t>binations</w:t>
      </w:r>
      <w:proofErr w:type="spellEnd"/>
      <w:r>
        <w:t>,</w:t>
      </w:r>
      <w:r>
        <w:rPr>
          <w:spacing w:val="54"/>
        </w:rPr>
        <w:t xml:space="preserve"> </w:t>
      </w:r>
      <w:r>
        <w:t>with</w:t>
      </w:r>
      <w:r>
        <w:rPr>
          <w:spacing w:val="54"/>
        </w:rPr>
        <w:t xml:space="preserve"> </w:t>
      </w:r>
      <w:r>
        <w:t>a</w:t>
      </w:r>
      <w:r>
        <w:rPr>
          <w:spacing w:val="54"/>
        </w:rPr>
        <w:t xml:space="preserve"> </w:t>
      </w:r>
      <w:r>
        <w:t>comparable</w:t>
      </w:r>
      <w:r>
        <w:rPr>
          <w:spacing w:val="55"/>
        </w:rPr>
        <w:t xml:space="preserve"> </w:t>
      </w:r>
      <w:r>
        <w:t>skill</w:t>
      </w:r>
      <w:r>
        <w:rPr>
          <w:spacing w:val="54"/>
        </w:rPr>
        <w:t xml:space="preserve"> </w:t>
      </w:r>
      <w:r>
        <w:t>that</w:t>
      </w:r>
      <w:r>
        <w:rPr>
          <w:spacing w:val="54"/>
        </w:rPr>
        <w:t xml:space="preserve"> </w:t>
      </w:r>
      <w:r>
        <w:t>surpass</w:t>
      </w:r>
      <w:r>
        <w:rPr>
          <w:spacing w:val="54"/>
        </w:rPr>
        <w:t xml:space="preserve"> </w:t>
      </w:r>
      <w:r>
        <w:t>the</w:t>
      </w:r>
      <w:r>
        <w:rPr>
          <w:spacing w:val="55"/>
        </w:rPr>
        <w:t xml:space="preserve"> </w:t>
      </w:r>
      <w:r>
        <w:t>baseline</w:t>
      </w:r>
      <w:r>
        <w:rPr>
          <w:spacing w:val="54"/>
        </w:rPr>
        <w:t xml:space="preserve"> </w:t>
      </w:r>
      <w:r>
        <w:t>by</w:t>
      </w:r>
      <w:r>
        <w:rPr>
          <w:spacing w:val="54"/>
        </w:rPr>
        <w:t xml:space="preserve"> </w:t>
      </w:r>
      <w:r>
        <w:t>1%.   Both</w:t>
      </w:r>
      <w:r>
        <w:rPr>
          <w:spacing w:val="1"/>
        </w:rPr>
        <w:t xml:space="preserve"> </w:t>
      </w:r>
      <w:r>
        <w:rPr>
          <w:rFonts w:ascii="Trebuchet MS"/>
          <w:sz w:val="12"/>
        </w:rPr>
        <w:t xml:space="preserve">643  </w:t>
      </w:r>
      <w:r>
        <w:rPr>
          <w:rFonts w:ascii="Trebuchet MS"/>
          <w:spacing w:val="1"/>
          <w:sz w:val="12"/>
        </w:rPr>
        <w:t xml:space="preserve"> </w:t>
      </w:r>
      <w:r>
        <w:t>approaches operate optimally without the need for persistence, with the prob-</w:t>
      </w:r>
      <w:r>
        <w:rPr>
          <w:spacing w:val="1"/>
        </w:rPr>
        <w:t xml:space="preserve"> </w:t>
      </w:r>
      <w:r>
        <w:rPr>
          <w:rFonts w:ascii="Trebuchet MS"/>
          <w:sz w:val="12"/>
        </w:rPr>
        <w:t>644</w:t>
      </w:r>
      <w:r>
        <w:rPr>
          <w:rFonts w:ascii="Trebuchet MS"/>
          <w:spacing w:val="33"/>
          <w:sz w:val="12"/>
        </w:rPr>
        <w:t xml:space="preserve"> </w:t>
      </w:r>
      <w:r>
        <w:t>ability</w:t>
      </w:r>
      <w:r>
        <w:rPr>
          <w:spacing w:val="34"/>
        </w:rPr>
        <w:t xml:space="preserve"> </w:t>
      </w:r>
      <w:r>
        <w:t>threshold</w:t>
      </w:r>
      <w:r>
        <w:rPr>
          <w:spacing w:val="34"/>
        </w:rPr>
        <w:t xml:space="preserve"> </w:t>
      </w:r>
      <w:r>
        <w:t>hovering</w:t>
      </w:r>
      <w:r>
        <w:rPr>
          <w:spacing w:val="33"/>
        </w:rPr>
        <w:t xml:space="preserve"> </w:t>
      </w:r>
      <w:r>
        <w:t>around</w:t>
      </w:r>
      <w:r>
        <w:rPr>
          <w:spacing w:val="34"/>
        </w:rPr>
        <w:t xml:space="preserve"> </w:t>
      </w:r>
      <w:r>
        <w:t>50%</w:t>
      </w:r>
      <w:r>
        <w:rPr>
          <w:spacing w:val="34"/>
        </w:rPr>
        <w:t xml:space="preserve"> </w:t>
      </w:r>
      <w:r>
        <w:t>(refer</w:t>
      </w:r>
      <w:r>
        <w:rPr>
          <w:spacing w:val="35"/>
        </w:rPr>
        <w:t xml:space="preserve"> </w:t>
      </w:r>
      <w:r>
        <w:t>to</w:t>
      </w:r>
      <w:r>
        <w:rPr>
          <w:spacing w:val="33"/>
        </w:rPr>
        <w:t xml:space="preserve"> </w:t>
      </w:r>
      <w:r>
        <w:t>Figure</w:t>
      </w:r>
      <w:r>
        <w:rPr>
          <w:spacing w:val="33"/>
        </w:rPr>
        <w:t xml:space="preserve"> </w:t>
      </w:r>
      <w:hyperlink w:anchor="_bookmark26" w:history="1">
        <w:r>
          <w:t>10</w:t>
        </w:r>
      </w:hyperlink>
      <w:r>
        <w:rPr>
          <w:spacing w:val="34"/>
        </w:rPr>
        <w:t xml:space="preserve"> </w:t>
      </w:r>
      <w:r>
        <w:t>for</w:t>
      </w:r>
      <w:r>
        <w:rPr>
          <w:spacing w:val="34"/>
        </w:rPr>
        <w:t xml:space="preserve"> </w:t>
      </w:r>
      <w:r>
        <w:t>a</w:t>
      </w:r>
      <w:r>
        <w:rPr>
          <w:spacing w:val="33"/>
        </w:rPr>
        <w:t xml:space="preserve"> </w:t>
      </w:r>
      <w:r>
        <w:t>sense</w:t>
      </w:r>
      <w:r>
        <w:rPr>
          <w:spacing w:val="35"/>
        </w:rPr>
        <w:t xml:space="preserve"> </w:t>
      </w:r>
      <w:r>
        <w:t>of</w:t>
      </w:r>
      <w:r>
        <w:rPr>
          <w:spacing w:val="34"/>
        </w:rPr>
        <w:t xml:space="preserve"> </w:t>
      </w:r>
      <w:r>
        <w:t>the</w:t>
      </w:r>
      <w:r>
        <w:rPr>
          <w:spacing w:val="-52"/>
        </w:rPr>
        <w:t xml:space="preserve"> </w:t>
      </w:r>
      <w:r>
        <w:rPr>
          <w:rFonts w:ascii="Trebuchet MS"/>
          <w:sz w:val="12"/>
        </w:rPr>
        <w:t xml:space="preserve">645  </w:t>
      </w:r>
      <w:r>
        <w:rPr>
          <w:rFonts w:ascii="Trebuchet MS"/>
          <w:spacing w:val="1"/>
          <w:sz w:val="12"/>
        </w:rPr>
        <w:t xml:space="preserve"> </w:t>
      </w:r>
      <w:r>
        <w:t>uncertainty</w:t>
      </w:r>
      <w:r>
        <w:rPr>
          <w:spacing w:val="54"/>
        </w:rPr>
        <w:t xml:space="preserve"> </w:t>
      </w:r>
      <w:r>
        <w:t>in</w:t>
      </w:r>
      <w:r>
        <w:rPr>
          <w:spacing w:val="54"/>
        </w:rPr>
        <w:t xml:space="preserve"> </w:t>
      </w:r>
      <w:r>
        <w:t>defining</w:t>
      </w:r>
      <w:r>
        <w:rPr>
          <w:spacing w:val="54"/>
        </w:rPr>
        <w:t xml:space="preserve"> </w:t>
      </w:r>
      <w:r>
        <w:t>the</w:t>
      </w:r>
      <w:r>
        <w:rPr>
          <w:spacing w:val="55"/>
        </w:rPr>
        <w:t xml:space="preserve"> </w:t>
      </w:r>
      <w:r>
        <w:t>probability</w:t>
      </w:r>
      <w:r>
        <w:rPr>
          <w:spacing w:val="54"/>
        </w:rPr>
        <w:t xml:space="preserve"> </w:t>
      </w:r>
      <w:r>
        <w:t>threshold).</w:t>
      </w:r>
      <w:r>
        <w:rPr>
          <w:spacing w:val="54"/>
        </w:rPr>
        <w:t xml:space="preserve"> </w:t>
      </w:r>
      <w:r>
        <w:t>Compared</w:t>
      </w:r>
      <w:r>
        <w:rPr>
          <w:spacing w:val="54"/>
        </w:rPr>
        <w:t xml:space="preserve"> </w:t>
      </w:r>
      <w:r>
        <w:t>with</w:t>
      </w:r>
      <w:r>
        <w:rPr>
          <w:spacing w:val="55"/>
        </w:rPr>
        <w:t xml:space="preserve"> </w:t>
      </w:r>
      <w:r>
        <w:t>the</w:t>
      </w:r>
      <w:r>
        <w:rPr>
          <w:spacing w:val="54"/>
        </w:rPr>
        <w:t xml:space="preserve"> </w:t>
      </w:r>
      <w:r>
        <w:t>pre-</w:t>
      </w:r>
      <w:r>
        <w:rPr>
          <w:spacing w:val="-52"/>
        </w:rPr>
        <w:t xml:space="preserve"> </w:t>
      </w:r>
      <w:r>
        <w:rPr>
          <w:rFonts w:ascii="Trebuchet MS"/>
          <w:sz w:val="12"/>
        </w:rPr>
        <w:t>646</w:t>
      </w:r>
      <w:r>
        <w:rPr>
          <w:rFonts w:ascii="Trebuchet MS"/>
          <w:spacing w:val="45"/>
          <w:sz w:val="12"/>
        </w:rPr>
        <w:t xml:space="preserve"> </w:t>
      </w:r>
      <w:r>
        <w:t>ceding</w:t>
      </w:r>
      <w:r>
        <w:rPr>
          <w:spacing w:val="33"/>
        </w:rPr>
        <w:t xml:space="preserve"> </w:t>
      </w:r>
      <w:r>
        <w:t>lead</w:t>
      </w:r>
      <w:r>
        <w:rPr>
          <w:spacing w:val="34"/>
        </w:rPr>
        <w:t xml:space="preserve"> </w:t>
      </w:r>
      <w:r>
        <w:t>time</w:t>
      </w:r>
      <w:r>
        <w:rPr>
          <w:spacing w:val="34"/>
        </w:rPr>
        <w:t xml:space="preserve"> </w:t>
      </w:r>
      <w:r>
        <w:t>range,</w:t>
      </w:r>
      <w:r>
        <w:rPr>
          <w:spacing w:val="35"/>
        </w:rPr>
        <w:t xml:space="preserve"> </w:t>
      </w:r>
      <w:r>
        <w:t>there</w:t>
      </w:r>
      <w:r>
        <w:rPr>
          <w:spacing w:val="34"/>
        </w:rPr>
        <w:t xml:space="preserve"> </w:t>
      </w:r>
      <w:r>
        <w:t>is</w:t>
      </w:r>
      <w:r>
        <w:rPr>
          <w:spacing w:val="34"/>
        </w:rPr>
        <w:t xml:space="preserve"> </w:t>
      </w:r>
      <w:r>
        <w:t>an</w:t>
      </w:r>
      <w:r>
        <w:rPr>
          <w:spacing w:val="35"/>
        </w:rPr>
        <w:t xml:space="preserve"> </w:t>
      </w:r>
      <w:r>
        <w:t>evident</w:t>
      </w:r>
      <w:r>
        <w:rPr>
          <w:spacing w:val="34"/>
        </w:rPr>
        <w:t xml:space="preserve"> </w:t>
      </w:r>
      <w:r>
        <w:t>decline</w:t>
      </w:r>
      <w:r>
        <w:rPr>
          <w:spacing w:val="35"/>
        </w:rPr>
        <w:t xml:space="preserve"> </w:t>
      </w:r>
      <w:r>
        <w:t>in</w:t>
      </w:r>
      <w:r>
        <w:rPr>
          <w:spacing w:val="34"/>
        </w:rPr>
        <w:t xml:space="preserve"> </w:t>
      </w:r>
      <w:r>
        <w:t>skill</w:t>
      </w:r>
      <w:r>
        <w:rPr>
          <w:spacing w:val="34"/>
        </w:rPr>
        <w:t xml:space="preserve"> </w:t>
      </w:r>
      <w:r>
        <w:t>by</w:t>
      </w:r>
      <w:r>
        <w:rPr>
          <w:spacing w:val="35"/>
        </w:rPr>
        <w:t xml:space="preserve"> </w:t>
      </w:r>
      <w:r>
        <w:t>approximately</w:t>
      </w:r>
      <w:r>
        <w:rPr>
          <w:spacing w:val="-52"/>
        </w:rPr>
        <w:t xml:space="preserve"> </w:t>
      </w:r>
      <w:r>
        <w:rPr>
          <w:rFonts w:ascii="Trebuchet MS"/>
          <w:sz w:val="12"/>
        </w:rPr>
        <w:t>647</w:t>
      </w:r>
      <w:r>
        <w:rPr>
          <w:rFonts w:ascii="Trebuchet MS"/>
          <w:spacing w:val="19"/>
          <w:sz w:val="12"/>
        </w:rPr>
        <w:t xml:space="preserve"> </w:t>
      </w:r>
      <w:r>
        <w:t>20%.</w:t>
      </w:r>
    </w:p>
    <w:p w14:paraId="1B7F104D" w14:textId="77777777" w:rsidR="00E2709D" w:rsidRDefault="00462487">
      <w:pPr>
        <w:pStyle w:val="BodyText"/>
        <w:tabs>
          <w:tab w:val="left" w:pos="968"/>
        </w:tabs>
        <w:spacing w:line="281" w:lineRule="exact"/>
        <w:ind w:left="227"/>
        <w:jc w:val="both"/>
      </w:pPr>
      <w:r>
        <w:rPr>
          <w:rFonts w:ascii="Trebuchet MS"/>
          <w:sz w:val="12"/>
        </w:rPr>
        <w:t>648</w:t>
      </w:r>
      <w:r>
        <w:rPr>
          <w:rFonts w:ascii="Trebuchet MS"/>
          <w:sz w:val="12"/>
        </w:rPr>
        <w:tab/>
      </w:r>
      <w:r>
        <w:t>In</w:t>
      </w:r>
      <w:r>
        <w:rPr>
          <w:spacing w:val="14"/>
        </w:rPr>
        <w:t xml:space="preserve"> </w:t>
      </w:r>
      <w:r>
        <w:t>the</w:t>
      </w:r>
      <w:r>
        <w:rPr>
          <w:spacing w:val="15"/>
        </w:rPr>
        <w:t xml:space="preserve"> </w:t>
      </w:r>
      <w:r>
        <w:t>third</w:t>
      </w:r>
      <w:r>
        <w:rPr>
          <w:spacing w:val="15"/>
        </w:rPr>
        <w:t xml:space="preserve"> </w:t>
      </w:r>
      <w:r>
        <w:t>lead</w:t>
      </w:r>
      <w:r>
        <w:rPr>
          <w:spacing w:val="15"/>
        </w:rPr>
        <w:t xml:space="preserve"> </w:t>
      </w:r>
      <w:r>
        <w:t>time</w:t>
      </w:r>
      <w:r>
        <w:rPr>
          <w:spacing w:val="15"/>
        </w:rPr>
        <w:t xml:space="preserve"> </w:t>
      </w:r>
      <w:r>
        <w:t>range,</w:t>
      </w:r>
      <w:r>
        <w:rPr>
          <w:spacing w:val="19"/>
        </w:rPr>
        <w:t xml:space="preserve"> </w:t>
      </w:r>
      <w:r>
        <w:t>from</w:t>
      </w:r>
      <w:r>
        <w:rPr>
          <w:spacing w:val="14"/>
        </w:rPr>
        <w:t xml:space="preserve"> </w:t>
      </w:r>
      <w:r>
        <w:t>5.5</w:t>
      </w:r>
      <w:r>
        <w:rPr>
          <w:spacing w:val="15"/>
        </w:rPr>
        <w:t xml:space="preserve"> </w:t>
      </w:r>
      <w:r>
        <w:t>to</w:t>
      </w:r>
      <w:r>
        <w:rPr>
          <w:spacing w:val="15"/>
        </w:rPr>
        <w:t xml:space="preserve"> </w:t>
      </w:r>
      <w:r>
        <w:t>7</w:t>
      </w:r>
      <w:r>
        <w:rPr>
          <w:spacing w:val="15"/>
        </w:rPr>
        <w:t xml:space="preserve"> </w:t>
      </w:r>
      <w:r>
        <w:t>days,</w:t>
      </w:r>
      <w:r>
        <w:rPr>
          <w:spacing w:val="19"/>
        </w:rPr>
        <w:t xml:space="preserve"> </w:t>
      </w:r>
      <w:r>
        <w:t>none</w:t>
      </w:r>
      <w:r>
        <w:rPr>
          <w:spacing w:val="15"/>
        </w:rPr>
        <w:t xml:space="preserve"> </w:t>
      </w:r>
      <w:r>
        <w:t>of</w:t>
      </w:r>
      <w:r>
        <w:rPr>
          <w:spacing w:val="14"/>
        </w:rPr>
        <w:t xml:space="preserve"> </w:t>
      </w:r>
      <w:r>
        <w:t>the</w:t>
      </w:r>
      <w:r>
        <w:rPr>
          <w:spacing w:val="15"/>
        </w:rPr>
        <w:t xml:space="preserve"> </w:t>
      </w:r>
      <w:r>
        <w:t>combinations</w:t>
      </w:r>
    </w:p>
    <w:p w14:paraId="74A1128A" w14:textId="77777777" w:rsidR="00E2709D" w:rsidRDefault="00462487">
      <w:pPr>
        <w:pStyle w:val="BodyText"/>
        <w:spacing w:line="237" w:lineRule="auto"/>
        <w:ind w:left="227" w:right="528"/>
        <w:jc w:val="both"/>
      </w:pPr>
      <w:r>
        <w:rPr>
          <w:rFonts w:ascii="Trebuchet MS"/>
          <w:sz w:val="12"/>
        </w:rPr>
        <w:t>649</w:t>
      </w:r>
      <w:r>
        <w:rPr>
          <w:rFonts w:ascii="Trebuchet MS"/>
          <w:spacing w:val="37"/>
          <w:sz w:val="12"/>
        </w:rPr>
        <w:t xml:space="preserve"> </w:t>
      </w:r>
      <w:r>
        <w:t>outperform</w:t>
      </w:r>
      <w:r>
        <w:rPr>
          <w:spacing w:val="54"/>
        </w:rPr>
        <w:t xml:space="preserve"> </w:t>
      </w:r>
      <w:r>
        <w:t>the</w:t>
      </w:r>
      <w:r>
        <w:rPr>
          <w:spacing w:val="54"/>
        </w:rPr>
        <w:t xml:space="preserve"> </w:t>
      </w:r>
      <w:r>
        <w:t>baseline,</w:t>
      </w:r>
      <w:r>
        <w:rPr>
          <w:spacing w:val="54"/>
        </w:rPr>
        <w:t xml:space="preserve"> </w:t>
      </w:r>
      <w:r>
        <w:t>despite</w:t>
      </w:r>
      <w:r>
        <w:rPr>
          <w:spacing w:val="55"/>
        </w:rPr>
        <w:t xml:space="preserve"> </w:t>
      </w:r>
      <w:r>
        <w:t>three</w:t>
      </w:r>
      <w:r>
        <w:rPr>
          <w:spacing w:val="54"/>
        </w:rPr>
        <w:t xml:space="preserve"> </w:t>
      </w:r>
      <w:r>
        <w:t>of</w:t>
      </w:r>
      <w:r>
        <w:rPr>
          <w:spacing w:val="54"/>
        </w:rPr>
        <w:t xml:space="preserve"> </w:t>
      </w:r>
      <w:r>
        <w:t>them</w:t>
      </w:r>
      <w:r>
        <w:rPr>
          <w:spacing w:val="54"/>
        </w:rPr>
        <w:t xml:space="preserve"> </w:t>
      </w:r>
      <w:r>
        <w:t>(1D+1P,</w:t>
      </w:r>
      <w:r>
        <w:rPr>
          <w:spacing w:val="55"/>
        </w:rPr>
        <w:t xml:space="preserve"> </w:t>
      </w:r>
      <w:r>
        <w:t>MW</w:t>
      </w:r>
      <w:r>
        <w:rPr>
          <w:spacing w:val="54"/>
        </w:rPr>
        <w:t xml:space="preserve"> </w:t>
      </w:r>
      <w:r>
        <w:t>and</w:t>
      </w:r>
      <w:r>
        <w:rPr>
          <w:spacing w:val="54"/>
        </w:rPr>
        <w:t xml:space="preserve"> </w:t>
      </w:r>
      <w:r>
        <w:t>BW)</w:t>
      </w:r>
      <w:r>
        <w:rPr>
          <w:spacing w:val="54"/>
        </w:rPr>
        <w:t xml:space="preserve"> </w:t>
      </w:r>
      <w:r>
        <w:t>at-</w:t>
      </w:r>
      <w:r>
        <w:rPr>
          <w:spacing w:val="-52"/>
        </w:rPr>
        <w:t xml:space="preserve"> </w:t>
      </w:r>
      <w:r>
        <w:rPr>
          <w:rFonts w:ascii="Trebuchet MS"/>
          <w:sz w:val="12"/>
        </w:rPr>
        <w:t>650</w:t>
      </w:r>
      <w:r>
        <w:rPr>
          <w:rFonts w:ascii="Trebuchet MS"/>
          <w:spacing w:val="34"/>
          <w:sz w:val="12"/>
        </w:rPr>
        <w:t xml:space="preserve"> </w:t>
      </w:r>
      <w:proofErr w:type="spellStart"/>
      <w:r>
        <w:t>taining</w:t>
      </w:r>
      <w:proofErr w:type="spellEnd"/>
      <w:r>
        <w:rPr>
          <w:spacing w:val="34"/>
        </w:rPr>
        <w:t xml:space="preserve"> </w:t>
      </w:r>
      <w:r>
        <w:t>very</w:t>
      </w:r>
      <w:r>
        <w:rPr>
          <w:spacing w:val="34"/>
        </w:rPr>
        <w:t xml:space="preserve"> </w:t>
      </w:r>
      <w:r>
        <w:t>similar</w:t>
      </w:r>
      <w:r>
        <w:rPr>
          <w:spacing w:val="34"/>
        </w:rPr>
        <w:t xml:space="preserve"> </w:t>
      </w:r>
      <w:r>
        <w:t>skill.</w:t>
      </w:r>
      <w:r>
        <w:rPr>
          <w:spacing w:val="74"/>
        </w:rPr>
        <w:t xml:space="preserve"> </w:t>
      </w:r>
      <w:r>
        <w:t>None</w:t>
      </w:r>
      <w:r>
        <w:rPr>
          <w:spacing w:val="34"/>
        </w:rPr>
        <w:t xml:space="preserve"> </w:t>
      </w:r>
      <w:r>
        <w:t>of</w:t>
      </w:r>
      <w:r>
        <w:rPr>
          <w:spacing w:val="35"/>
        </w:rPr>
        <w:t xml:space="preserve"> </w:t>
      </w:r>
      <w:r>
        <w:t>these</w:t>
      </w:r>
      <w:r>
        <w:rPr>
          <w:spacing w:val="35"/>
        </w:rPr>
        <w:t xml:space="preserve"> </w:t>
      </w:r>
      <w:r>
        <w:t>three</w:t>
      </w:r>
      <w:r>
        <w:rPr>
          <w:spacing w:val="34"/>
        </w:rPr>
        <w:t xml:space="preserve"> </w:t>
      </w:r>
      <w:r>
        <w:t>methods</w:t>
      </w:r>
      <w:r>
        <w:rPr>
          <w:spacing w:val="35"/>
        </w:rPr>
        <w:t xml:space="preserve"> </w:t>
      </w:r>
      <w:r>
        <w:t>necessitated</w:t>
      </w:r>
      <w:r>
        <w:rPr>
          <w:spacing w:val="34"/>
        </w:rPr>
        <w:t xml:space="preserve"> </w:t>
      </w:r>
      <w:r>
        <w:t>the</w:t>
      </w:r>
      <w:r>
        <w:rPr>
          <w:spacing w:val="34"/>
        </w:rPr>
        <w:t xml:space="preserve"> </w:t>
      </w:r>
      <w:r>
        <w:t>use</w:t>
      </w:r>
      <w:r>
        <w:rPr>
          <w:spacing w:val="-52"/>
        </w:rPr>
        <w:t xml:space="preserve"> </w:t>
      </w:r>
      <w:r>
        <w:rPr>
          <w:rFonts w:ascii="Trebuchet MS"/>
          <w:sz w:val="12"/>
        </w:rPr>
        <w:t>651</w:t>
      </w:r>
      <w:r>
        <w:rPr>
          <w:rFonts w:ascii="Trebuchet MS"/>
          <w:spacing w:val="33"/>
          <w:sz w:val="12"/>
        </w:rPr>
        <w:t xml:space="preserve"> </w:t>
      </w:r>
      <w:r>
        <w:t>of</w:t>
      </w:r>
      <w:r>
        <w:rPr>
          <w:spacing w:val="36"/>
        </w:rPr>
        <w:t xml:space="preserve"> </w:t>
      </w:r>
      <w:r>
        <w:t>persistence,</w:t>
      </w:r>
      <w:r>
        <w:rPr>
          <w:spacing w:val="38"/>
        </w:rPr>
        <w:t xml:space="preserve"> </w:t>
      </w:r>
      <w:r>
        <w:t>and</w:t>
      </w:r>
      <w:r>
        <w:rPr>
          <w:spacing w:val="36"/>
        </w:rPr>
        <w:t xml:space="preserve"> </w:t>
      </w:r>
      <w:r>
        <w:t>the</w:t>
      </w:r>
      <w:r>
        <w:rPr>
          <w:spacing w:val="36"/>
        </w:rPr>
        <w:t xml:space="preserve"> </w:t>
      </w:r>
      <w:r>
        <w:t>associated</w:t>
      </w:r>
      <w:r>
        <w:rPr>
          <w:spacing w:val="37"/>
        </w:rPr>
        <w:t xml:space="preserve"> </w:t>
      </w:r>
      <w:r>
        <w:t>probability</w:t>
      </w:r>
      <w:r>
        <w:rPr>
          <w:spacing w:val="36"/>
        </w:rPr>
        <w:t xml:space="preserve"> </w:t>
      </w:r>
      <w:r>
        <w:t>thresholds</w:t>
      </w:r>
      <w:r>
        <w:rPr>
          <w:spacing w:val="36"/>
        </w:rPr>
        <w:t xml:space="preserve"> </w:t>
      </w:r>
      <w:r>
        <w:t>were</w:t>
      </w:r>
      <w:r>
        <w:rPr>
          <w:spacing w:val="36"/>
        </w:rPr>
        <w:t xml:space="preserve"> </w:t>
      </w:r>
      <w:r>
        <w:t>slightly</w:t>
      </w:r>
      <w:r>
        <w:rPr>
          <w:spacing w:val="36"/>
        </w:rPr>
        <w:t xml:space="preserve"> </w:t>
      </w:r>
      <w:r>
        <w:t>lower</w:t>
      </w:r>
      <w:r>
        <w:rPr>
          <w:spacing w:val="-52"/>
        </w:rPr>
        <w:t xml:space="preserve"> </w:t>
      </w:r>
      <w:r>
        <w:rPr>
          <w:rFonts w:ascii="Trebuchet MS"/>
          <w:sz w:val="12"/>
        </w:rPr>
        <w:t>652</w:t>
      </w:r>
      <w:r>
        <w:rPr>
          <w:rFonts w:ascii="Trebuchet MS"/>
          <w:spacing w:val="40"/>
          <w:sz w:val="12"/>
        </w:rPr>
        <w:t xml:space="preserve"> </w:t>
      </w:r>
      <w:r>
        <w:t>than</w:t>
      </w:r>
      <w:r>
        <w:rPr>
          <w:spacing w:val="29"/>
        </w:rPr>
        <w:t xml:space="preserve"> </w:t>
      </w:r>
      <w:r>
        <w:t>those</w:t>
      </w:r>
      <w:r>
        <w:rPr>
          <w:spacing w:val="29"/>
        </w:rPr>
        <w:t xml:space="preserve"> </w:t>
      </w:r>
      <w:r>
        <w:t>in</w:t>
      </w:r>
      <w:r>
        <w:rPr>
          <w:spacing w:val="29"/>
        </w:rPr>
        <w:t xml:space="preserve"> </w:t>
      </w:r>
      <w:r>
        <w:t>the</w:t>
      </w:r>
      <w:r>
        <w:rPr>
          <w:spacing w:val="29"/>
        </w:rPr>
        <w:t xml:space="preserve"> </w:t>
      </w:r>
      <w:r>
        <w:t>preceding</w:t>
      </w:r>
      <w:r>
        <w:rPr>
          <w:spacing w:val="29"/>
        </w:rPr>
        <w:t xml:space="preserve"> </w:t>
      </w:r>
      <w:r>
        <w:t>lead</w:t>
      </w:r>
      <w:r>
        <w:rPr>
          <w:spacing w:val="29"/>
        </w:rPr>
        <w:t xml:space="preserve"> </w:t>
      </w:r>
      <w:r>
        <w:t>time</w:t>
      </w:r>
      <w:r>
        <w:rPr>
          <w:spacing w:val="29"/>
        </w:rPr>
        <w:t xml:space="preserve"> </w:t>
      </w:r>
      <w:r>
        <w:t>range</w:t>
      </w:r>
      <w:r>
        <w:rPr>
          <w:spacing w:val="29"/>
        </w:rPr>
        <w:t xml:space="preserve"> </w:t>
      </w:r>
      <w:r>
        <w:t>(around</w:t>
      </w:r>
      <w:r>
        <w:rPr>
          <w:spacing w:val="29"/>
        </w:rPr>
        <w:t xml:space="preserve"> </w:t>
      </w:r>
      <w:r>
        <w:t>40%).</w:t>
      </w:r>
      <w:r>
        <w:rPr>
          <w:spacing w:val="59"/>
        </w:rPr>
        <w:t xml:space="preserve"> </w:t>
      </w:r>
      <w:r>
        <w:t>When</w:t>
      </w:r>
      <w:r>
        <w:rPr>
          <w:spacing w:val="30"/>
        </w:rPr>
        <w:t xml:space="preserve"> </w:t>
      </w:r>
      <w:r>
        <w:t>compared</w:t>
      </w:r>
      <w:r>
        <w:rPr>
          <w:spacing w:val="-52"/>
        </w:rPr>
        <w:t xml:space="preserve"> </w:t>
      </w:r>
      <w:r>
        <w:rPr>
          <w:rFonts w:ascii="Trebuchet MS"/>
          <w:sz w:val="12"/>
        </w:rPr>
        <w:t>653</w:t>
      </w:r>
      <w:r>
        <w:rPr>
          <w:rFonts w:ascii="Trebuchet MS"/>
          <w:spacing w:val="1"/>
          <w:sz w:val="12"/>
        </w:rPr>
        <w:t xml:space="preserve"> </w:t>
      </w:r>
      <w:r>
        <w:t>with</w:t>
      </w:r>
      <w:r>
        <w:rPr>
          <w:spacing w:val="54"/>
        </w:rPr>
        <w:t xml:space="preserve"> </w:t>
      </w:r>
      <w:r>
        <w:t>the</w:t>
      </w:r>
      <w:r>
        <w:rPr>
          <w:spacing w:val="54"/>
        </w:rPr>
        <w:t xml:space="preserve"> </w:t>
      </w:r>
      <w:r>
        <w:t>prior</w:t>
      </w:r>
      <w:r>
        <w:rPr>
          <w:spacing w:val="54"/>
        </w:rPr>
        <w:t xml:space="preserve"> </w:t>
      </w:r>
      <w:r>
        <w:t>lead</w:t>
      </w:r>
      <w:r>
        <w:rPr>
          <w:spacing w:val="55"/>
        </w:rPr>
        <w:t xml:space="preserve"> </w:t>
      </w:r>
      <w:r>
        <w:t>time</w:t>
      </w:r>
      <w:r>
        <w:rPr>
          <w:spacing w:val="54"/>
        </w:rPr>
        <w:t xml:space="preserve"> </w:t>
      </w:r>
      <w:r>
        <w:t>range,</w:t>
      </w:r>
      <w:r>
        <w:rPr>
          <w:spacing w:val="54"/>
        </w:rPr>
        <w:t xml:space="preserve"> </w:t>
      </w:r>
      <w:r>
        <w:t>there</w:t>
      </w:r>
      <w:r>
        <w:rPr>
          <w:spacing w:val="54"/>
        </w:rPr>
        <w:t xml:space="preserve"> </w:t>
      </w:r>
      <w:r>
        <w:t>is</w:t>
      </w:r>
      <w:r>
        <w:rPr>
          <w:spacing w:val="55"/>
        </w:rPr>
        <w:t xml:space="preserve"> </w:t>
      </w:r>
      <w:r>
        <w:t>a</w:t>
      </w:r>
      <w:r>
        <w:rPr>
          <w:spacing w:val="54"/>
        </w:rPr>
        <w:t xml:space="preserve"> </w:t>
      </w:r>
      <w:r>
        <w:t>decrease</w:t>
      </w:r>
      <w:r>
        <w:rPr>
          <w:spacing w:val="54"/>
        </w:rPr>
        <w:t xml:space="preserve"> </w:t>
      </w:r>
      <w:r>
        <w:t>in</w:t>
      </w:r>
      <w:r>
        <w:rPr>
          <w:spacing w:val="54"/>
        </w:rPr>
        <w:t xml:space="preserve"> </w:t>
      </w:r>
      <w:r>
        <w:t>skill</w:t>
      </w:r>
      <w:r>
        <w:rPr>
          <w:spacing w:val="55"/>
        </w:rPr>
        <w:t xml:space="preserve"> </w:t>
      </w:r>
      <w:r>
        <w:t>of</w:t>
      </w:r>
      <w:r>
        <w:rPr>
          <w:spacing w:val="54"/>
        </w:rPr>
        <w:t xml:space="preserve"> </w:t>
      </w:r>
      <w:r>
        <w:t>around</w:t>
      </w:r>
      <w:r>
        <w:rPr>
          <w:spacing w:val="54"/>
        </w:rPr>
        <w:t xml:space="preserve"> </w:t>
      </w:r>
      <w:r>
        <w:t>30%</w:t>
      </w:r>
      <w:r>
        <w:rPr>
          <w:spacing w:val="-52"/>
        </w:rPr>
        <w:t xml:space="preserve"> </w:t>
      </w:r>
      <w:r>
        <w:rPr>
          <w:rFonts w:ascii="Trebuchet MS"/>
          <w:sz w:val="12"/>
        </w:rPr>
        <w:t>654</w:t>
      </w:r>
      <w:r>
        <w:rPr>
          <w:rFonts w:ascii="Trebuchet MS"/>
          <w:spacing w:val="22"/>
          <w:sz w:val="12"/>
        </w:rPr>
        <w:t xml:space="preserve"> </w:t>
      </w:r>
      <w:r>
        <w:t>(45%</w:t>
      </w:r>
      <w:r>
        <w:rPr>
          <w:spacing w:val="24"/>
        </w:rPr>
        <w:t xml:space="preserve"> </w:t>
      </w:r>
      <w:r>
        <w:t>when</w:t>
      </w:r>
      <w:r>
        <w:rPr>
          <w:spacing w:val="24"/>
        </w:rPr>
        <w:t xml:space="preserve"> </w:t>
      </w:r>
      <w:r>
        <w:t>compared</w:t>
      </w:r>
      <w:r>
        <w:rPr>
          <w:spacing w:val="25"/>
        </w:rPr>
        <w:t xml:space="preserve"> </w:t>
      </w:r>
      <w:r>
        <w:t>to</w:t>
      </w:r>
      <w:r>
        <w:rPr>
          <w:spacing w:val="24"/>
        </w:rPr>
        <w:t xml:space="preserve"> </w:t>
      </w:r>
      <w:r>
        <w:t>the</w:t>
      </w:r>
      <w:r>
        <w:rPr>
          <w:spacing w:val="24"/>
        </w:rPr>
        <w:t xml:space="preserve"> </w:t>
      </w:r>
      <w:proofErr w:type="spellStart"/>
      <w:r>
        <w:t>the</w:t>
      </w:r>
      <w:proofErr w:type="spellEnd"/>
      <w:r>
        <w:rPr>
          <w:spacing w:val="25"/>
        </w:rPr>
        <w:t xml:space="preserve"> </w:t>
      </w:r>
      <w:r>
        <w:t>first</w:t>
      </w:r>
      <w:r>
        <w:rPr>
          <w:spacing w:val="25"/>
        </w:rPr>
        <w:t xml:space="preserve"> </w:t>
      </w:r>
      <w:r>
        <w:t>range).</w:t>
      </w:r>
    </w:p>
    <w:p w14:paraId="62513DA7" w14:textId="211F49C6" w:rsidR="00E2709D" w:rsidRDefault="00462487">
      <w:pPr>
        <w:pStyle w:val="BodyText"/>
        <w:tabs>
          <w:tab w:val="left" w:pos="968"/>
        </w:tabs>
        <w:spacing w:line="237" w:lineRule="auto"/>
        <w:ind w:left="227" w:right="529"/>
        <w:jc w:val="both"/>
        <w:rPr>
          <w:ins w:id="340" w:author="Pechlivanidis Ilias" w:date="2024-02-10T13:06:00Z"/>
          <w:w w:val="105"/>
        </w:rPr>
      </w:pPr>
      <w:r>
        <w:rPr>
          <w:rFonts w:ascii="Trebuchet MS" w:hAnsi="Trebuchet MS"/>
          <w:w w:val="105"/>
          <w:sz w:val="12"/>
        </w:rPr>
        <w:t>655</w:t>
      </w:r>
      <w:r>
        <w:rPr>
          <w:rFonts w:ascii="Trebuchet MS" w:hAnsi="Trebuchet MS"/>
          <w:w w:val="105"/>
          <w:sz w:val="12"/>
        </w:rPr>
        <w:tab/>
      </w:r>
      <w:r>
        <w:rPr>
          <w:w w:val="105"/>
        </w:rPr>
        <w:t>In</w:t>
      </w:r>
      <w:r>
        <w:rPr>
          <w:spacing w:val="-6"/>
          <w:w w:val="105"/>
        </w:rPr>
        <w:t xml:space="preserve"> </w:t>
      </w:r>
      <w:r>
        <w:rPr>
          <w:w w:val="105"/>
        </w:rPr>
        <w:t>the</w:t>
      </w:r>
      <w:r>
        <w:rPr>
          <w:spacing w:val="-4"/>
          <w:w w:val="105"/>
        </w:rPr>
        <w:t xml:space="preserve"> </w:t>
      </w:r>
      <w:r>
        <w:rPr>
          <w:w w:val="105"/>
        </w:rPr>
        <w:t>longest</w:t>
      </w:r>
      <w:r>
        <w:rPr>
          <w:spacing w:val="-5"/>
          <w:w w:val="105"/>
        </w:rPr>
        <w:t xml:space="preserve"> </w:t>
      </w:r>
      <w:r>
        <w:rPr>
          <w:w w:val="105"/>
        </w:rPr>
        <w:t>lead</w:t>
      </w:r>
      <w:r>
        <w:rPr>
          <w:spacing w:val="-5"/>
          <w:w w:val="105"/>
        </w:rPr>
        <w:t xml:space="preserve"> </w:t>
      </w:r>
      <w:r>
        <w:rPr>
          <w:w w:val="105"/>
        </w:rPr>
        <w:t>time</w:t>
      </w:r>
      <w:r>
        <w:rPr>
          <w:spacing w:val="-5"/>
          <w:w w:val="105"/>
        </w:rPr>
        <w:t xml:space="preserve"> </w:t>
      </w:r>
      <w:r>
        <w:rPr>
          <w:w w:val="105"/>
        </w:rPr>
        <w:t>range,</w:t>
      </w:r>
      <w:r>
        <w:rPr>
          <w:spacing w:val="-3"/>
          <w:w w:val="105"/>
        </w:rPr>
        <w:t xml:space="preserve"> </w:t>
      </w:r>
      <w:r>
        <w:rPr>
          <w:w w:val="105"/>
        </w:rPr>
        <w:t>BW</w:t>
      </w:r>
      <w:r>
        <w:rPr>
          <w:spacing w:val="-5"/>
          <w:w w:val="105"/>
        </w:rPr>
        <w:t xml:space="preserve"> </w:t>
      </w:r>
      <w:r>
        <w:rPr>
          <w:w w:val="105"/>
        </w:rPr>
        <w:t>emerges</w:t>
      </w:r>
      <w:r>
        <w:rPr>
          <w:spacing w:val="-5"/>
          <w:w w:val="105"/>
        </w:rPr>
        <w:t xml:space="preserve"> </w:t>
      </w:r>
      <w:r>
        <w:rPr>
          <w:w w:val="105"/>
        </w:rPr>
        <w:t>as</w:t>
      </w:r>
      <w:r>
        <w:rPr>
          <w:spacing w:val="-5"/>
          <w:w w:val="105"/>
        </w:rPr>
        <w:t xml:space="preserve"> </w:t>
      </w:r>
      <w:r>
        <w:rPr>
          <w:w w:val="105"/>
        </w:rPr>
        <w:t>the</w:t>
      </w:r>
      <w:r>
        <w:rPr>
          <w:spacing w:val="-5"/>
          <w:w w:val="105"/>
        </w:rPr>
        <w:t xml:space="preserve"> </w:t>
      </w:r>
      <w:r>
        <w:rPr>
          <w:w w:val="105"/>
        </w:rPr>
        <w:t>best-performing</w:t>
      </w:r>
      <w:r>
        <w:rPr>
          <w:spacing w:val="-5"/>
          <w:w w:val="105"/>
        </w:rPr>
        <w:t xml:space="preserve"> </w:t>
      </w:r>
      <w:r>
        <w:rPr>
          <w:w w:val="105"/>
        </w:rPr>
        <w:t>com-</w:t>
      </w:r>
      <w:r>
        <w:rPr>
          <w:spacing w:val="-54"/>
          <w:w w:val="105"/>
        </w:rPr>
        <w:t xml:space="preserve"> </w:t>
      </w:r>
      <w:proofErr w:type="gramStart"/>
      <w:r>
        <w:rPr>
          <w:rFonts w:ascii="Trebuchet MS" w:hAnsi="Trebuchet MS"/>
          <w:w w:val="105"/>
          <w:sz w:val="12"/>
        </w:rPr>
        <w:t xml:space="preserve">656 </w:t>
      </w:r>
      <w:r>
        <w:rPr>
          <w:rFonts w:ascii="Trebuchet MS" w:hAnsi="Trebuchet MS"/>
          <w:spacing w:val="1"/>
          <w:w w:val="105"/>
          <w:sz w:val="12"/>
        </w:rPr>
        <w:t xml:space="preserve"> </w:t>
      </w:r>
      <w:r>
        <w:rPr>
          <w:w w:val="105"/>
        </w:rPr>
        <w:t>bination</w:t>
      </w:r>
      <w:proofErr w:type="gramEnd"/>
      <w:r>
        <w:rPr>
          <w:w w:val="105"/>
        </w:rPr>
        <w:t xml:space="preserve">,  with  a  skill  on  par  with  the  baseline. </w:t>
      </w:r>
      <w:r>
        <w:rPr>
          <w:spacing w:val="1"/>
          <w:w w:val="105"/>
        </w:rPr>
        <w:t xml:space="preserve"> </w:t>
      </w:r>
      <w:proofErr w:type="gramStart"/>
      <w:r>
        <w:rPr>
          <w:w w:val="105"/>
        </w:rPr>
        <w:t>MW,  while</w:t>
      </w:r>
      <w:proofErr w:type="gramEnd"/>
      <w:r>
        <w:rPr>
          <w:w w:val="105"/>
        </w:rPr>
        <w:t xml:space="preserve">  slightly  less</w:t>
      </w:r>
      <w:r>
        <w:rPr>
          <w:spacing w:val="-55"/>
          <w:w w:val="105"/>
        </w:rPr>
        <w:t xml:space="preserve"> </w:t>
      </w:r>
      <w:r>
        <w:rPr>
          <w:rFonts w:ascii="Trebuchet MS" w:hAnsi="Trebuchet MS"/>
          <w:w w:val="105"/>
          <w:sz w:val="12"/>
        </w:rPr>
        <w:t xml:space="preserve">657    </w:t>
      </w:r>
      <w:r>
        <w:rPr>
          <w:w w:val="105"/>
        </w:rPr>
        <w:t>proficient, shows similar skill</w:t>
      </w:r>
      <w:del w:id="341" w:author="Pechlivanidis Ilias" w:date="2024-02-10T13:06:00Z">
        <w:r w:rsidDel="00C62B43">
          <w:rPr>
            <w:w w:val="105"/>
          </w:rPr>
          <w:delText xml:space="preserve">. </w:delText>
        </w:r>
      </w:del>
      <w:ins w:id="342" w:author="Pechlivanidis Ilias" w:date="2024-02-10T13:06:00Z">
        <w:r w:rsidR="00C62B43">
          <w:rPr>
            <w:w w:val="105"/>
          </w:rPr>
          <w:t xml:space="preserve">; </w:t>
        </w:r>
      </w:ins>
      <w:del w:id="343" w:author="Pechlivanidis Ilias" w:date="2024-02-10T13:06:00Z">
        <w:r w:rsidDel="00C62B43">
          <w:rPr>
            <w:w w:val="105"/>
          </w:rPr>
          <w:delText>However</w:delText>
        </w:r>
      </w:del>
      <w:ins w:id="344" w:author="Pechlivanidis Ilias" w:date="2024-02-10T13:06:00Z">
        <w:r w:rsidR="00C62B43">
          <w:rPr>
            <w:w w:val="105"/>
          </w:rPr>
          <w:t>however</w:t>
        </w:r>
      </w:ins>
      <w:r>
        <w:rPr>
          <w:w w:val="105"/>
        </w:rPr>
        <w:t>, their optimized criteria differ. MW</w:t>
      </w:r>
      <w:r>
        <w:rPr>
          <w:spacing w:val="1"/>
          <w:w w:val="105"/>
        </w:rPr>
        <w:t xml:space="preserve"> </w:t>
      </w:r>
      <w:r>
        <w:rPr>
          <w:rFonts w:ascii="Trebuchet MS" w:hAnsi="Trebuchet MS"/>
          <w:sz w:val="12"/>
        </w:rPr>
        <w:t xml:space="preserve">658    </w:t>
      </w:r>
      <w:r>
        <w:rPr>
          <w:rFonts w:ascii="Trebuchet MS" w:hAnsi="Trebuchet MS"/>
          <w:spacing w:val="1"/>
          <w:sz w:val="12"/>
        </w:rPr>
        <w:t xml:space="preserve"> </w:t>
      </w:r>
      <w:r>
        <w:t>requires a persistence of 2/2 and a relatively low probability threshold (0.175)</w:t>
      </w:r>
      <w:r>
        <w:rPr>
          <w:spacing w:val="1"/>
        </w:rPr>
        <w:t xml:space="preserve"> </w:t>
      </w:r>
      <w:r>
        <w:rPr>
          <w:rFonts w:ascii="Trebuchet MS" w:hAnsi="Trebuchet MS"/>
          <w:w w:val="105"/>
          <w:sz w:val="12"/>
        </w:rPr>
        <w:t>659</w:t>
      </w:r>
      <w:r>
        <w:rPr>
          <w:rFonts w:ascii="Trebuchet MS" w:hAnsi="Trebuchet MS"/>
          <w:spacing w:val="1"/>
          <w:w w:val="105"/>
          <w:sz w:val="12"/>
        </w:rPr>
        <w:t xml:space="preserve"> </w:t>
      </w:r>
      <w:r>
        <w:rPr>
          <w:w w:val="105"/>
        </w:rPr>
        <w:t>— precisely the same criteria optimized for the baseline. This results are not</w:t>
      </w:r>
      <w:r>
        <w:rPr>
          <w:spacing w:val="-54"/>
          <w:w w:val="105"/>
        </w:rPr>
        <w:t xml:space="preserve"> </w:t>
      </w:r>
      <w:proofErr w:type="gramStart"/>
      <w:r>
        <w:rPr>
          <w:rFonts w:ascii="Trebuchet MS" w:hAnsi="Trebuchet MS"/>
          <w:w w:val="105"/>
          <w:sz w:val="12"/>
        </w:rPr>
        <w:t xml:space="preserve">660 </w:t>
      </w:r>
      <w:r>
        <w:rPr>
          <w:rFonts w:ascii="Trebuchet MS" w:hAnsi="Trebuchet MS"/>
          <w:spacing w:val="38"/>
          <w:w w:val="105"/>
          <w:sz w:val="12"/>
        </w:rPr>
        <w:t xml:space="preserve"> </w:t>
      </w:r>
      <w:r>
        <w:rPr>
          <w:w w:val="105"/>
        </w:rPr>
        <w:t>surprising</w:t>
      </w:r>
      <w:proofErr w:type="gramEnd"/>
      <w:r>
        <w:rPr>
          <w:w w:val="105"/>
        </w:rPr>
        <w:t>, as at this lead time range MW and ENS are practically the same,</w:t>
      </w:r>
      <w:r>
        <w:rPr>
          <w:spacing w:val="1"/>
          <w:w w:val="105"/>
        </w:rPr>
        <w:t xml:space="preserve"> </w:t>
      </w:r>
      <w:r>
        <w:rPr>
          <w:rFonts w:ascii="Trebuchet MS" w:hAnsi="Trebuchet MS"/>
          <w:w w:val="105"/>
          <w:sz w:val="12"/>
        </w:rPr>
        <w:t>661</w:t>
      </w:r>
      <w:r>
        <w:rPr>
          <w:rFonts w:ascii="Trebuchet MS" w:hAnsi="Trebuchet MS"/>
          <w:spacing w:val="29"/>
          <w:w w:val="105"/>
          <w:sz w:val="12"/>
        </w:rPr>
        <w:t xml:space="preserve"> </w:t>
      </w:r>
      <w:r>
        <w:rPr>
          <w:w w:val="105"/>
        </w:rPr>
        <w:t>since</w:t>
      </w:r>
      <w:r>
        <w:rPr>
          <w:spacing w:val="24"/>
          <w:w w:val="105"/>
        </w:rPr>
        <w:t xml:space="preserve"> </w:t>
      </w:r>
      <w:r>
        <w:rPr>
          <w:w w:val="105"/>
        </w:rPr>
        <w:t>the</w:t>
      </w:r>
      <w:r>
        <w:rPr>
          <w:spacing w:val="25"/>
          <w:w w:val="105"/>
        </w:rPr>
        <w:t xml:space="preserve"> </w:t>
      </w:r>
      <w:r>
        <w:rPr>
          <w:w w:val="105"/>
        </w:rPr>
        <w:t>weight</w:t>
      </w:r>
      <w:r>
        <w:rPr>
          <w:spacing w:val="25"/>
          <w:w w:val="105"/>
        </w:rPr>
        <w:t xml:space="preserve"> </w:t>
      </w:r>
      <w:r>
        <w:rPr>
          <w:w w:val="105"/>
        </w:rPr>
        <w:t>of</w:t>
      </w:r>
      <w:r>
        <w:rPr>
          <w:spacing w:val="25"/>
          <w:w w:val="105"/>
        </w:rPr>
        <w:t xml:space="preserve"> </w:t>
      </w:r>
      <w:r>
        <w:rPr>
          <w:w w:val="105"/>
        </w:rPr>
        <w:t>HRES</w:t>
      </w:r>
      <w:r>
        <w:rPr>
          <w:spacing w:val="24"/>
          <w:w w:val="105"/>
        </w:rPr>
        <w:t xml:space="preserve"> </w:t>
      </w:r>
      <w:r>
        <w:rPr>
          <w:w w:val="105"/>
        </w:rPr>
        <w:t>in</w:t>
      </w:r>
      <w:r>
        <w:rPr>
          <w:spacing w:val="25"/>
          <w:w w:val="105"/>
        </w:rPr>
        <w:t xml:space="preserve"> </w:t>
      </w:r>
      <w:r>
        <w:rPr>
          <w:w w:val="105"/>
        </w:rPr>
        <w:t>the</w:t>
      </w:r>
      <w:r>
        <w:rPr>
          <w:spacing w:val="25"/>
          <w:w w:val="105"/>
        </w:rPr>
        <w:t xml:space="preserve"> </w:t>
      </w:r>
      <w:r>
        <w:rPr>
          <w:w w:val="105"/>
        </w:rPr>
        <w:t>grand</w:t>
      </w:r>
      <w:r>
        <w:rPr>
          <w:spacing w:val="25"/>
          <w:w w:val="105"/>
        </w:rPr>
        <w:t xml:space="preserve"> </w:t>
      </w:r>
      <w:r>
        <w:rPr>
          <w:w w:val="105"/>
        </w:rPr>
        <w:t>ensemble</w:t>
      </w:r>
      <w:r>
        <w:rPr>
          <w:spacing w:val="24"/>
          <w:w w:val="105"/>
        </w:rPr>
        <w:t xml:space="preserve"> </w:t>
      </w:r>
      <w:r>
        <w:rPr>
          <w:w w:val="105"/>
        </w:rPr>
        <w:t>is</w:t>
      </w:r>
      <w:r>
        <w:rPr>
          <w:spacing w:val="25"/>
          <w:w w:val="105"/>
        </w:rPr>
        <w:t xml:space="preserve"> </w:t>
      </w:r>
      <w:r>
        <w:rPr>
          <w:w w:val="105"/>
        </w:rPr>
        <w:t>negligible.</w:t>
      </w:r>
      <w:r>
        <w:rPr>
          <w:spacing w:val="15"/>
          <w:w w:val="105"/>
        </w:rPr>
        <w:t xml:space="preserve"> </w:t>
      </w:r>
      <w:r>
        <w:rPr>
          <w:w w:val="105"/>
        </w:rPr>
        <w:t>In</w:t>
      </w:r>
      <w:r>
        <w:rPr>
          <w:spacing w:val="25"/>
          <w:w w:val="105"/>
        </w:rPr>
        <w:t xml:space="preserve"> </w:t>
      </w:r>
      <w:r>
        <w:rPr>
          <w:w w:val="105"/>
        </w:rPr>
        <w:t>contrast,</w:t>
      </w:r>
      <w:r>
        <w:rPr>
          <w:spacing w:val="-55"/>
          <w:w w:val="105"/>
        </w:rPr>
        <w:t xml:space="preserve"> </w:t>
      </w:r>
      <w:r>
        <w:rPr>
          <w:rFonts w:ascii="Trebuchet MS" w:hAnsi="Trebuchet MS"/>
          <w:w w:val="105"/>
          <w:sz w:val="12"/>
        </w:rPr>
        <w:t xml:space="preserve">662  </w:t>
      </w:r>
      <w:r>
        <w:rPr>
          <w:rFonts w:ascii="Trebuchet MS" w:hAnsi="Trebuchet MS"/>
          <w:spacing w:val="1"/>
          <w:w w:val="105"/>
          <w:sz w:val="12"/>
        </w:rPr>
        <w:t xml:space="preserve"> </w:t>
      </w:r>
      <w:r>
        <w:rPr>
          <w:w w:val="105"/>
        </w:rPr>
        <w:t>BW does not require persistence, and its probability threshold (30%) aligns</w:t>
      </w:r>
      <w:r>
        <w:rPr>
          <w:spacing w:val="1"/>
          <w:w w:val="105"/>
        </w:rPr>
        <w:t xml:space="preserve"> </w:t>
      </w:r>
      <w:r>
        <w:rPr>
          <w:rFonts w:ascii="Trebuchet MS" w:hAnsi="Trebuchet MS"/>
          <w:w w:val="105"/>
          <w:sz w:val="12"/>
        </w:rPr>
        <w:t>663</w:t>
      </w:r>
      <w:r>
        <w:rPr>
          <w:rFonts w:ascii="Trebuchet MS" w:hAnsi="Trebuchet MS"/>
          <w:spacing w:val="24"/>
          <w:w w:val="105"/>
          <w:sz w:val="12"/>
        </w:rPr>
        <w:t xml:space="preserve"> </w:t>
      </w:r>
      <w:r>
        <w:rPr>
          <w:w w:val="105"/>
        </w:rPr>
        <w:t>with</w:t>
      </w:r>
      <w:r>
        <w:rPr>
          <w:spacing w:val="10"/>
          <w:w w:val="105"/>
        </w:rPr>
        <w:t xml:space="preserve"> </w:t>
      </w:r>
      <w:r>
        <w:rPr>
          <w:w w:val="105"/>
        </w:rPr>
        <w:t>the</w:t>
      </w:r>
      <w:r>
        <w:rPr>
          <w:spacing w:val="12"/>
          <w:w w:val="105"/>
        </w:rPr>
        <w:t xml:space="preserve"> </w:t>
      </w:r>
      <w:r>
        <w:rPr>
          <w:w w:val="105"/>
        </w:rPr>
        <w:t>decreasing</w:t>
      </w:r>
      <w:r>
        <w:rPr>
          <w:spacing w:val="12"/>
          <w:w w:val="105"/>
        </w:rPr>
        <w:t xml:space="preserve"> </w:t>
      </w:r>
      <w:r>
        <w:rPr>
          <w:w w:val="105"/>
        </w:rPr>
        <w:t>trend</w:t>
      </w:r>
      <w:r>
        <w:rPr>
          <w:spacing w:val="11"/>
          <w:w w:val="105"/>
        </w:rPr>
        <w:t xml:space="preserve"> </w:t>
      </w:r>
      <w:r>
        <w:rPr>
          <w:w w:val="105"/>
        </w:rPr>
        <w:t>observed</w:t>
      </w:r>
      <w:r>
        <w:rPr>
          <w:spacing w:val="11"/>
          <w:w w:val="105"/>
        </w:rPr>
        <w:t xml:space="preserve"> </w:t>
      </w:r>
      <w:r>
        <w:rPr>
          <w:w w:val="105"/>
        </w:rPr>
        <w:t>in</w:t>
      </w:r>
      <w:r>
        <w:rPr>
          <w:spacing w:val="12"/>
          <w:w w:val="105"/>
        </w:rPr>
        <w:t xml:space="preserve"> </w:t>
      </w:r>
      <w:r>
        <w:rPr>
          <w:w w:val="105"/>
        </w:rPr>
        <w:t>previous</w:t>
      </w:r>
      <w:r>
        <w:rPr>
          <w:spacing w:val="11"/>
          <w:w w:val="105"/>
        </w:rPr>
        <w:t xml:space="preserve"> </w:t>
      </w:r>
      <w:r>
        <w:rPr>
          <w:w w:val="105"/>
        </w:rPr>
        <w:t>lead</w:t>
      </w:r>
      <w:r>
        <w:rPr>
          <w:spacing w:val="11"/>
          <w:w w:val="105"/>
        </w:rPr>
        <w:t xml:space="preserve"> </w:t>
      </w:r>
      <w:r>
        <w:rPr>
          <w:w w:val="105"/>
        </w:rPr>
        <w:t>time</w:t>
      </w:r>
      <w:r>
        <w:rPr>
          <w:spacing w:val="11"/>
          <w:w w:val="105"/>
        </w:rPr>
        <w:t xml:space="preserve"> </w:t>
      </w:r>
      <w:r>
        <w:rPr>
          <w:w w:val="105"/>
        </w:rPr>
        <w:t>ranges.</w:t>
      </w:r>
    </w:p>
    <w:p w14:paraId="485E0154" w14:textId="5965C988" w:rsidR="00C62B43" w:rsidRDefault="00C62B43">
      <w:pPr>
        <w:pStyle w:val="BodyText"/>
        <w:tabs>
          <w:tab w:val="left" w:pos="968"/>
        </w:tabs>
        <w:spacing w:line="237" w:lineRule="auto"/>
        <w:ind w:left="227" w:right="529"/>
        <w:jc w:val="both"/>
        <w:rPr>
          <w:ins w:id="345" w:author="Pechlivanidis Ilias" w:date="2024-02-10T13:06:00Z"/>
        </w:rPr>
      </w:pPr>
    </w:p>
    <w:p w14:paraId="30F15454" w14:textId="38F539C1" w:rsidR="00C62B43" w:rsidRDefault="00C62B43">
      <w:pPr>
        <w:pStyle w:val="BodyText"/>
        <w:tabs>
          <w:tab w:val="left" w:pos="968"/>
        </w:tabs>
        <w:spacing w:line="237" w:lineRule="auto"/>
        <w:ind w:left="227" w:right="529"/>
        <w:jc w:val="both"/>
      </w:pPr>
      <w:ins w:id="346" w:author="Pechlivanidis Ilias" w:date="2024-02-10T13:06:00Z">
        <w:r w:rsidRPr="00C62B43">
          <w:rPr>
            <w:highlight w:val="yellow"/>
            <w:rPrChange w:id="347" w:author="Pechlivanidis Ilias" w:date="2024-02-10T13:06:00Z">
              <w:rPr/>
            </w:rPrChange>
          </w:rPr>
          <w:t>A NEW SUB-SUBSECTION IS NEEDED HER</w:t>
        </w:r>
      </w:ins>
      <w:ins w:id="348" w:author="Pechlivanidis Ilias" w:date="2024-02-10T13:07:00Z">
        <w:r>
          <w:rPr>
            <w:highlight w:val="yellow"/>
          </w:rPr>
          <w:t>E TO MAKE IT EARIER TO READERS TO FOLLOW</w:t>
        </w:r>
      </w:ins>
    </w:p>
    <w:p w14:paraId="61B723E1" w14:textId="77777777" w:rsidR="00E2709D" w:rsidRDefault="00462487">
      <w:pPr>
        <w:pStyle w:val="BodyText"/>
        <w:tabs>
          <w:tab w:val="left" w:pos="968"/>
        </w:tabs>
        <w:spacing w:line="279" w:lineRule="exact"/>
        <w:ind w:left="227"/>
        <w:jc w:val="both"/>
      </w:pPr>
      <w:r>
        <w:rPr>
          <w:rFonts w:ascii="Trebuchet MS"/>
          <w:w w:val="105"/>
          <w:sz w:val="12"/>
        </w:rPr>
        <w:t>664</w:t>
      </w:r>
      <w:r>
        <w:rPr>
          <w:rFonts w:ascii="Trebuchet MS"/>
          <w:w w:val="105"/>
          <w:sz w:val="12"/>
        </w:rPr>
        <w:tab/>
      </w:r>
      <w:r>
        <w:rPr>
          <w:w w:val="105"/>
        </w:rPr>
        <w:t>The</w:t>
      </w:r>
      <w:r>
        <w:rPr>
          <w:spacing w:val="44"/>
          <w:w w:val="105"/>
        </w:rPr>
        <w:t xml:space="preserve"> </w:t>
      </w:r>
      <w:r>
        <w:rPr>
          <w:w w:val="105"/>
        </w:rPr>
        <w:t>maps</w:t>
      </w:r>
      <w:r>
        <w:rPr>
          <w:spacing w:val="45"/>
          <w:w w:val="105"/>
        </w:rPr>
        <w:t xml:space="preserve"> </w:t>
      </w:r>
      <w:r>
        <w:rPr>
          <w:w w:val="105"/>
        </w:rPr>
        <w:t>in</w:t>
      </w:r>
      <w:r>
        <w:rPr>
          <w:spacing w:val="45"/>
          <w:w w:val="105"/>
        </w:rPr>
        <w:t xml:space="preserve"> </w:t>
      </w:r>
      <w:r>
        <w:rPr>
          <w:w w:val="105"/>
        </w:rPr>
        <w:t>Figure</w:t>
      </w:r>
      <w:r>
        <w:rPr>
          <w:spacing w:val="45"/>
          <w:w w:val="105"/>
        </w:rPr>
        <w:t xml:space="preserve"> </w:t>
      </w:r>
      <w:hyperlink w:anchor="_bookmark28" w:history="1">
        <w:r>
          <w:rPr>
            <w:w w:val="105"/>
          </w:rPr>
          <w:t>11</w:t>
        </w:r>
      </w:hyperlink>
      <w:r>
        <w:rPr>
          <w:spacing w:val="45"/>
          <w:w w:val="105"/>
        </w:rPr>
        <w:t xml:space="preserve"> </w:t>
      </w:r>
      <w:r>
        <w:rPr>
          <w:w w:val="105"/>
        </w:rPr>
        <w:t>illustrate</w:t>
      </w:r>
      <w:r>
        <w:rPr>
          <w:spacing w:val="45"/>
          <w:w w:val="105"/>
        </w:rPr>
        <w:t xml:space="preserve"> </w:t>
      </w:r>
      <w:r>
        <w:rPr>
          <w:w w:val="105"/>
        </w:rPr>
        <w:t>the</w:t>
      </w:r>
      <w:r>
        <w:rPr>
          <w:spacing w:val="44"/>
          <w:w w:val="105"/>
        </w:rPr>
        <w:t xml:space="preserve"> </w:t>
      </w:r>
      <w:r>
        <w:rPr>
          <w:w w:val="105"/>
        </w:rPr>
        <w:t>skill</w:t>
      </w:r>
      <w:r>
        <w:rPr>
          <w:spacing w:val="45"/>
          <w:w w:val="105"/>
        </w:rPr>
        <w:t xml:space="preserve"> </w:t>
      </w:r>
      <w:r>
        <w:rPr>
          <w:w w:val="105"/>
        </w:rPr>
        <w:t>metrics</w:t>
      </w:r>
      <w:r>
        <w:rPr>
          <w:spacing w:val="45"/>
          <w:w w:val="105"/>
        </w:rPr>
        <w:t xml:space="preserve"> </w:t>
      </w:r>
      <w:r>
        <w:rPr>
          <w:w w:val="105"/>
        </w:rPr>
        <w:t>associated</w:t>
      </w:r>
      <w:r>
        <w:rPr>
          <w:spacing w:val="45"/>
          <w:w w:val="105"/>
        </w:rPr>
        <w:t xml:space="preserve"> </w:t>
      </w:r>
      <w:r>
        <w:rPr>
          <w:w w:val="105"/>
        </w:rPr>
        <w:t>with</w:t>
      </w:r>
      <w:r>
        <w:rPr>
          <w:spacing w:val="45"/>
          <w:w w:val="105"/>
        </w:rPr>
        <w:t xml:space="preserve"> </w:t>
      </w:r>
      <w:r>
        <w:rPr>
          <w:w w:val="105"/>
        </w:rPr>
        <w:t>the</w:t>
      </w:r>
    </w:p>
    <w:p w14:paraId="49E86460" w14:textId="77777777" w:rsidR="00E2709D" w:rsidRDefault="00462487">
      <w:pPr>
        <w:pStyle w:val="BodyText"/>
        <w:spacing w:line="237" w:lineRule="auto"/>
        <w:ind w:left="227" w:right="528"/>
        <w:jc w:val="both"/>
      </w:pPr>
      <w:r>
        <w:rPr>
          <w:rFonts w:ascii="Trebuchet MS"/>
          <w:sz w:val="12"/>
        </w:rPr>
        <w:t xml:space="preserve">665   </w:t>
      </w:r>
      <w:r>
        <w:rPr>
          <w:rFonts w:ascii="Trebuchet MS"/>
          <w:spacing w:val="1"/>
          <w:sz w:val="12"/>
        </w:rPr>
        <w:t xml:space="preserve"> </w:t>
      </w:r>
      <w:r>
        <w:t>optimal</w:t>
      </w:r>
      <w:r>
        <w:rPr>
          <w:spacing w:val="54"/>
        </w:rPr>
        <w:t xml:space="preserve"> </w:t>
      </w:r>
      <w:r>
        <w:t>notification</w:t>
      </w:r>
      <w:r>
        <w:rPr>
          <w:spacing w:val="54"/>
        </w:rPr>
        <w:t xml:space="preserve"> </w:t>
      </w:r>
      <w:r>
        <w:t>criteria,</w:t>
      </w:r>
      <w:r>
        <w:rPr>
          <w:spacing w:val="54"/>
        </w:rPr>
        <w:t xml:space="preserve"> </w:t>
      </w:r>
      <w:r>
        <w:t>i.e.,</w:t>
      </w:r>
      <w:r>
        <w:rPr>
          <w:spacing w:val="55"/>
        </w:rPr>
        <w:t xml:space="preserve"> </w:t>
      </w:r>
      <w:r>
        <w:t>the</w:t>
      </w:r>
      <w:r>
        <w:rPr>
          <w:spacing w:val="54"/>
        </w:rPr>
        <w:t xml:space="preserve"> </w:t>
      </w:r>
      <w:r>
        <w:t>BW</w:t>
      </w:r>
      <w:r>
        <w:rPr>
          <w:spacing w:val="54"/>
        </w:rPr>
        <w:t xml:space="preserve"> </w:t>
      </w:r>
      <w:r>
        <w:t>combination</w:t>
      </w:r>
      <w:r>
        <w:rPr>
          <w:spacing w:val="54"/>
        </w:rPr>
        <w:t xml:space="preserve"> </w:t>
      </w:r>
      <w:r>
        <w:t>with</w:t>
      </w:r>
      <w:r>
        <w:rPr>
          <w:spacing w:val="55"/>
        </w:rPr>
        <w:t xml:space="preserve"> </w:t>
      </w:r>
      <w:r>
        <w:t>no</w:t>
      </w:r>
      <w:r>
        <w:rPr>
          <w:spacing w:val="54"/>
        </w:rPr>
        <w:t xml:space="preserve"> </w:t>
      </w:r>
      <w:r>
        <w:t>persistence</w:t>
      </w:r>
      <w:r>
        <w:rPr>
          <w:spacing w:val="1"/>
        </w:rPr>
        <w:t xml:space="preserve"> </w:t>
      </w:r>
      <w:r>
        <w:rPr>
          <w:rFonts w:ascii="Trebuchet MS"/>
          <w:sz w:val="12"/>
        </w:rPr>
        <w:t>666</w:t>
      </w:r>
      <w:r>
        <w:rPr>
          <w:rFonts w:ascii="Trebuchet MS"/>
          <w:spacing w:val="41"/>
          <w:sz w:val="12"/>
        </w:rPr>
        <w:t xml:space="preserve"> </w:t>
      </w:r>
      <w:r>
        <w:t>and</w:t>
      </w:r>
      <w:r>
        <w:rPr>
          <w:spacing w:val="49"/>
        </w:rPr>
        <w:t xml:space="preserve"> </w:t>
      </w:r>
      <w:r>
        <w:t>a</w:t>
      </w:r>
      <w:r>
        <w:rPr>
          <w:spacing w:val="49"/>
        </w:rPr>
        <w:t xml:space="preserve"> </w:t>
      </w:r>
      <w:r>
        <w:t>probability</w:t>
      </w:r>
      <w:r>
        <w:rPr>
          <w:spacing w:val="50"/>
        </w:rPr>
        <w:t xml:space="preserve"> </w:t>
      </w:r>
      <w:r>
        <w:t>threshold</w:t>
      </w:r>
      <w:r>
        <w:rPr>
          <w:spacing w:val="49"/>
        </w:rPr>
        <w:t xml:space="preserve"> </w:t>
      </w:r>
      <w:r>
        <w:t>of</w:t>
      </w:r>
      <w:r>
        <w:rPr>
          <w:spacing w:val="49"/>
        </w:rPr>
        <w:t xml:space="preserve"> </w:t>
      </w:r>
      <w:r>
        <w:t xml:space="preserve">52.5%.  </w:t>
      </w:r>
      <w:r>
        <w:rPr>
          <w:spacing w:val="5"/>
        </w:rPr>
        <w:t xml:space="preserve"> </w:t>
      </w:r>
      <w:r>
        <w:t>The</w:t>
      </w:r>
      <w:r>
        <w:rPr>
          <w:spacing w:val="49"/>
        </w:rPr>
        <w:t xml:space="preserve"> </w:t>
      </w:r>
      <w:r>
        <w:t>metrics</w:t>
      </w:r>
      <w:r>
        <w:rPr>
          <w:spacing w:val="49"/>
        </w:rPr>
        <w:t xml:space="preserve"> </w:t>
      </w:r>
      <w:r>
        <w:t>represent</w:t>
      </w:r>
      <w:r>
        <w:rPr>
          <w:spacing w:val="50"/>
        </w:rPr>
        <w:t xml:space="preserve"> </w:t>
      </w:r>
      <w:r>
        <w:t>only</w:t>
      </w:r>
      <w:r>
        <w:rPr>
          <w:spacing w:val="49"/>
        </w:rPr>
        <w:t xml:space="preserve"> </w:t>
      </w:r>
      <w:r>
        <w:t>the</w:t>
      </w:r>
      <w:r>
        <w:rPr>
          <w:spacing w:val="49"/>
        </w:rPr>
        <w:t xml:space="preserve"> </w:t>
      </w:r>
      <w:r>
        <w:t>lead</w:t>
      </w:r>
      <w:r>
        <w:rPr>
          <w:spacing w:val="-52"/>
        </w:rPr>
        <w:t xml:space="preserve"> </w:t>
      </w:r>
      <w:r>
        <w:rPr>
          <w:rFonts w:ascii="Trebuchet MS"/>
          <w:sz w:val="12"/>
        </w:rPr>
        <w:t>667</w:t>
      </w:r>
      <w:r>
        <w:rPr>
          <w:rFonts w:ascii="Trebuchet MS"/>
          <w:spacing w:val="22"/>
          <w:sz w:val="12"/>
        </w:rPr>
        <w:t xml:space="preserve"> </w:t>
      </w:r>
      <w:r>
        <w:t>time</w:t>
      </w:r>
      <w:r>
        <w:rPr>
          <w:spacing w:val="45"/>
        </w:rPr>
        <w:t xml:space="preserve"> </w:t>
      </w:r>
      <w:r>
        <w:t>range</w:t>
      </w:r>
      <w:r>
        <w:rPr>
          <w:spacing w:val="46"/>
        </w:rPr>
        <w:t xml:space="preserve"> </w:t>
      </w:r>
      <w:r>
        <w:t>from</w:t>
      </w:r>
      <w:r>
        <w:rPr>
          <w:spacing w:val="47"/>
        </w:rPr>
        <w:t xml:space="preserve"> </w:t>
      </w:r>
      <w:r>
        <w:t>2</w:t>
      </w:r>
      <w:r>
        <w:rPr>
          <w:spacing w:val="45"/>
        </w:rPr>
        <w:t xml:space="preserve"> </w:t>
      </w:r>
      <w:r>
        <w:t>to</w:t>
      </w:r>
      <w:r>
        <w:rPr>
          <w:spacing w:val="46"/>
        </w:rPr>
        <w:t xml:space="preserve"> </w:t>
      </w:r>
      <w:r>
        <w:t>5.5</w:t>
      </w:r>
      <w:r>
        <w:rPr>
          <w:spacing w:val="46"/>
        </w:rPr>
        <w:t xml:space="preserve"> </w:t>
      </w:r>
      <w:r>
        <w:t>days,</w:t>
      </w:r>
      <w:r>
        <w:rPr>
          <w:spacing w:val="52"/>
        </w:rPr>
        <w:t xml:space="preserve"> </w:t>
      </w:r>
      <w:r>
        <w:t>which</w:t>
      </w:r>
      <w:r>
        <w:rPr>
          <w:spacing w:val="45"/>
        </w:rPr>
        <w:t xml:space="preserve"> </w:t>
      </w:r>
      <w:r>
        <w:t>corresponds</w:t>
      </w:r>
      <w:r>
        <w:rPr>
          <w:spacing w:val="46"/>
        </w:rPr>
        <w:t xml:space="preserve"> </w:t>
      </w:r>
      <w:r>
        <w:t>to</w:t>
      </w:r>
      <w:r>
        <w:rPr>
          <w:spacing w:val="46"/>
        </w:rPr>
        <w:t xml:space="preserve"> </w:t>
      </w:r>
      <w:r>
        <w:t>the</w:t>
      </w:r>
      <w:r>
        <w:rPr>
          <w:spacing w:val="46"/>
        </w:rPr>
        <w:t xml:space="preserve"> </w:t>
      </w:r>
      <w:r>
        <w:t>period</w:t>
      </w:r>
      <w:r>
        <w:rPr>
          <w:spacing w:val="45"/>
        </w:rPr>
        <w:t xml:space="preserve"> </w:t>
      </w:r>
      <w:r>
        <w:t>when</w:t>
      </w:r>
      <w:r>
        <w:rPr>
          <w:spacing w:val="46"/>
        </w:rPr>
        <w:t xml:space="preserve"> </w:t>
      </w:r>
      <w:r>
        <w:t>the</w:t>
      </w:r>
      <w:r>
        <w:rPr>
          <w:spacing w:val="-52"/>
        </w:rPr>
        <w:t xml:space="preserve"> </w:t>
      </w:r>
      <w:r>
        <w:rPr>
          <w:rFonts w:ascii="Trebuchet MS"/>
          <w:sz w:val="12"/>
        </w:rPr>
        <w:t>668</w:t>
      </w:r>
      <w:r>
        <w:rPr>
          <w:rFonts w:ascii="Trebuchet MS"/>
          <w:spacing w:val="23"/>
          <w:sz w:val="12"/>
        </w:rPr>
        <w:t xml:space="preserve"> </w:t>
      </w:r>
      <w:r>
        <w:t>majority</w:t>
      </w:r>
      <w:r>
        <w:rPr>
          <w:spacing w:val="24"/>
        </w:rPr>
        <w:t xml:space="preserve"> </w:t>
      </w:r>
      <w:r>
        <w:t>of</w:t>
      </w:r>
      <w:r>
        <w:rPr>
          <w:spacing w:val="25"/>
        </w:rPr>
        <w:t xml:space="preserve"> </w:t>
      </w:r>
      <w:r>
        <w:t>the</w:t>
      </w:r>
      <w:r>
        <w:rPr>
          <w:spacing w:val="25"/>
        </w:rPr>
        <w:t xml:space="preserve"> </w:t>
      </w:r>
      <w:r>
        <w:t>notifications</w:t>
      </w:r>
      <w:r>
        <w:rPr>
          <w:spacing w:val="24"/>
        </w:rPr>
        <w:t xml:space="preserve"> </w:t>
      </w:r>
      <w:r>
        <w:t>are</w:t>
      </w:r>
      <w:r>
        <w:rPr>
          <w:spacing w:val="25"/>
        </w:rPr>
        <w:t xml:space="preserve"> </w:t>
      </w:r>
      <w:r>
        <w:t>issued.</w:t>
      </w:r>
    </w:p>
    <w:p w14:paraId="735F9774" w14:textId="77777777" w:rsidR="00E2709D" w:rsidRDefault="00462487">
      <w:pPr>
        <w:pStyle w:val="BodyText"/>
        <w:tabs>
          <w:tab w:val="left" w:pos="968"/>
        </w:tabs>
        <w:spacing w:line="237" w:lineRule="auto"/>
        <w:ind w:left="227" w:right="529"/>
        <w:jc w:val="both"/>
      </w:pPr>
      <w:r>
        <w:rPr>
          <w:rFonts w:ascii="Trebuchet MS"/>
          <w:sz w:val="12"/>
        </w:rPr>
        <w:t>669</w:t>
      </w:r>
      <w:r>
        <w:rPr>
          <w:rFonts w:ascii="Trebuchet MS"/>
          <w:sz w:val="12"/>
        </w:rPr>
        <w:tab/>
      </w:r>
      <w:r>
        <w:t>A</w:t>
      </w:r>
      <w:r>
        <w:rPr>
          <w:spacing w:val="28"/>
        </w:rPr>
        <w:t xml:space="preserve"> </w:t>
      </w:r>
      <w:r>
        <w:t>pronounced</w:t>
      </w:r>
      <w:r>
        <w:rPr>
          <w:spacing w:val="28"/>
        </w:rPr>
        <w:t xml:space="preserve"> </w:t>
      </w:r>
      <w:r>
        <w:t>contrast</w:t>
      </w:r>
      <w:r>
        <w:rPr>
          <w:spacing w:val="29"/>
        </w:rPr>
        <w:t xml:space="preserve"> </w:t>
      </w:r>
      <w:r>
        <w:t>is</w:t>
      </w:r>
      <w:r>
        <w:rPr>
          <w:spacing w:val="28"/>
        </w:rPr>
        <w:t xml:space="preserve"> </w:t>
      </w:r>
      <w:r>
        <w:t>evident</w:t>
      </w:r>
      <w:r>
        <w:rPr>
          <w:spacing w:val="28"/>
        </w:rPr>
        <w:t xml:space="preserve"> </w:t>
      </w:r>
      <w:r>
        <w:t>in</w:t>
      </w:r>
      <w:r>
        <w:rPr>
          <w:spacing w:val="29"/>
        </w:rPr>
        <w:t xml:space="preserve"> </w:t>
      </w:r>
      <w:r>
        <w:t>the</w:t>
      </w:r>
      <w:r>
        <w:rPr>
          <w:spacing w:val="28"/>
        </w:rPr>
        <w:t xml:space="preserve"> </w:t>
      </w:r>
      <w:r>
        <w:t>maps,</w:t>
      </w:r>
      <w:r>
        <w:rPr>
          <w:spacing w:val="31"/>
        </w:rPr>
        <w:t xml:space="preserve"> </w:t>
      </w:r>
      <w:r>
        <w:t>attributable</w:t>
      </w:r>
      <w:r>
        <w:rPr>
          <w:spacing w:val="28"/>
        </w:rPr>
        <w:t xml:space="preserve"> </w:t>
      </w:r>
      <w:r>
        <w:t>to</w:t>
      </w:r>
      <w:r>
        <w:rPr>
          <w:spacing w:val="29"/>
        </w:rPr>
        <w:t xml:space="preserve"> </w:t>
      </w:r>
      <w:r>
        <w:t>the</w:t>
      </w:r>
      <w:r>
        <w:rPr>
          <w:spacing w:val="28"/>
        </w:rPr>
        <w:t xml:space="preserve"> </w:t>
      </w:r>
      <w:r>
        <w:t>limited</w:t>
      </w:r>
      <w:r>
        <w:rPr>
          <w:spacing w:val="-52"/>
        </w:rPr>
        <w:t xml:space="preserve"> </w:t>
      </w:r>
      <w:r>
        <w:rPr>
          <w:rFonts w:ascii="Trebuchet MS"/>
          <w:sz w:val="12"/>
        </w:rPr>
        <w:t xml:space="preserve">670       </w:t>
      </w:r>
      <w:r>
        <w:t>number of events in most stations,</w:t>
      </w:r>
      <w:r>
        <w:rPr>
          <w:spacing w:val="54"/>
        </w:rPr>
        <w:t xml:space="preserve"> </w:t>
      </w:r>
      <w:r>
        <w:t>resulting in skill metrics primarily yielding</w:t>
      </w:r>
      <w:r>
        <w:rPr>
          <w:spacing w:val="1"/>
        </w:rPr>
        <w:t xml:space="preserve"> </w:t>
      </w:r>
      <w:r>
        <w:rPr>
          <w:rFonts w:ascii="Trebuchet MS"/>
          <w:sz w:val="12"/>
        </w:rPr>
        <w:t>671</w:t>
      </w:r>
      <w:r>
        <w:rPr>
          <w:rFonts w:ascii="Trebuchet MS"/>
          <w:spacing w:val="22"/>
          <w:sz w:val="12"/>
        </w:rPr>
        <w:t xml:space="preserve"> </w:t>
      </w:r>
      <w:r>
        <w:t>values</w:t>
      </w:r>
      <w:r>
        <w:rPr>
          <w:spacing w:val="38"/>
        </w:rPr>
        <w:t xml:space="preserve"> </w:t>
      </w:r>
      <w:r>
        <w:t>of</w:t>
      </w:r>
      <w:r>
        <w:rPr>
          <w:spacing w:val="39"/>
        </w:rPr>
        <w:t xml:space="preserve"> </w:t>
      </w:r>
      <w:r>
        <w:t>either</w:t>
      </w:r>
      <w:r>
        <w:rPr>
          <w:spacing w:val="38"/>
        </w:rPr>
        <w:t xml:space="preserve"> </w:t>
      </w:r>
      <w:r>
        <w:t>1</w:t>
      </w:r>
      <w:r>
        <w:rPr>
          <w:spacing w:val="39"/>
        </w:rPr>
        <w:t xml:space="preserve"> </w:t>
      </w:r>
      <w:r>
        <w:t>or</w:t>
      </w:r>
      <w:r>
        <w:rPr>
          <w:spacing w:val="38"/>
        </w:rPr>
        <w:t xml:space="preserve"> </w:t>
      </w:r>
      <w:r>
        <w:t>0</w:t>
      </w:r>
      <w:del w:id="349" w:author="Pechlivanidis Ilias" w:date="2024-02-10T13:06:00Z">
        <w:r w:rsidDel="00C62B43">
          <w:rPr>
            <w:spacing w:val="39"/>
          </w:rPr>
          <w:delText xml:space="preserve"> </w:delText>
        </w:r>
      </w:del>
      <w:r>
        <w:t>.</w:t>
      </w:r>
      <w:r>
        <w:rPr>
          <w:spacing w:val="95"/>
        </w:rPr>
        <w:t xml:space="preserve"> </w:t>
      </w:r>
      <w:r>
        <w:t>In</w:t>
      </w:r>
      <w:r>
        <w:rPr>
          <w:spacing w:val="38"/>
        </w:rPr>
        <w:t xml:space="preserve"> </w:t>
      </w:r>
      <w:r>
        <w:t>terms</w:t>
      </w:r>
      <w:r>
        <w:rPr>
          <w:spacing w:val="39"/>
        </w:rPr>
        <w:t xml:space="preserve"> </w:t>
      </w:r>
      <w:r>
        <w:t>of</w:t>
      </w:r>
      <w:r>
        <w:rPr>
          <w:spacing w:val="38"/>
        </w:rPr>
        <w:t xml:space="preserve"> </w:t>
      </w:r>
      <w:r>
        <w:t>f-score,</w:t>
      </w:r>
      <w:r>
        <w:rPr>
          <w:spacing w:val="43"/>
        </w:rPr>
        <w:t xml:space="preserve"> </w:t>
      </w:r>
      <w:r>
        <w:t>there</w:t>
      </w:r>
      <w:r>
        <w:rPr>
          <w:spacing w:val="38"/>
        </w:rPr>
        <w:t xml:space="preserve"> </w:t>
      </w:r>
      <w:r>
        <w:t>is</w:t>
      </w:r>
      <w:r>
        <w:rPr>
          <w:spacing w:val="40"/>
        </w:rPr>
        <w:t xml:space="preserve"> </w:t>
      </w:r>
      <w:r>
        <w:t>a</w:t>
      </w:r>
      <w:r>
        <w:rPr>
          <w:spacing w:val="39"/>
        </w:rPr>
        <w:t xml:space="preserve"> </w:t>
      </w:r>
      <w:r>
        <w:t>clustering</w:t>
      </w:r>
      <w:r>
        <w:rPr>
          <w:spacing w:val="38"/>
        </w:rPr>
        <w:t xml:space="preserve"> </w:t>
      </w:r>
      <w:r>
        <w:t>of</w:t>
      </w:r>
      <w:r>
        <w:rPr>
          <w:spacing w:val="39"/>
        </w:rPr>
        <w:t xml:space="preserve"> </w:t>
      </w:r>
      <w:r>
        <w:t>under-</w:t>
      </w:r>
      <w:r>
        <w:rPr>
          <w:spacing w:val="-52"/>
        </w:rPr>
        <w:t xml:space="preserve"> </w:t>
      </w:r>
      <w:r>
        <w:rPr>
          <w:rFonts w:ascii="Trebuchet MS"/>
          <w:sz w:val="12"/>
        </w:rPr>
        <w:t>672</w:t>
      </w:r>
      <w:r>
        <w:rPr>
          <w:rFonts w:ascii="Trebuchet MS"/>
          <w:spacing w:val="69"/>
          <w:sz w:val="12"/>
        </w:rPr>
        <w:t xml:space="preserve"> </w:t>
      </w:r>
      <w:r>
        <w:lastRenderedPageBreak/>
        <w:t>performing</w:t>
      </w:r>
      <w:r>
        <w:rPr>
          <w:spacing w:val="50"/>
        </w:rPr>
        <w:t xml:space="preserve"> </w:t>
      </w:r>
      <w:r>
        <w:t>points</w:t>
      </w:r>
      <w:r>
        <w:rPr>
          <w:spacing w:val="50"/>
        </w:rPr>
        <w:t xml:space="preserve"> </w:t>
      </w:r>
      <w:r>
        <w:t>in</w:t>
      </w:r>
      <w:r>
        <w:rPr>
          <w:spacing w:val="50"/>
        </w:rPr>
        <w:t xml:space="preserve"> </w:t>
      </w:r>
      <w:r>
        <w:t>central</w:t>
      </w:r>
      <w:r>
        <w:rPr>
          <w:spacing w:val="50"/>
        </w:rPr>
        <w:t xml:space="preserve"> </w:t>
      </w:r>
      <w:r>
        <w:t>Europe</w:t>
      </w:r>
      <w:r>
        <w:rPr>
          <w:spacing w:val="51"/>
        </w:rPr>
        <w:t xml:space="preserve"> </w:t>
      </w:r>
      <w:r>
        <w:t>(notably</w:t>
      </w:r>
      <w:r>
        <w:rPr>
          <w:spacing w:val="50"/>
        </w:rPr>
        <w:t xml:space="preserve"> </w:t>
      </w:r>
      <w:r>
        <w:t>the</w:t>
      </w:r>
      <w:r>
        <w:rPr>
          <w:spacing w:val="50"/>
        </w:rPr>
        <w:t xml:space="preserve"> </w:t>
      </w:r>
      <w:r>
        <w:t>Alps)</w:t>
      </w:r>
      <w:r>
        <w:rPr>
          <w:spacing w:val="49"/>
        </w:rPr>
        <w:t xml:space="preserve"> </w:t>
      </w:r>
      <w:r>
        <w:t>and</w:t>
      </w:r>
      <w:r>
        <w:rPr>
          <w:spacing w:val="50"/>
        </w:rPr>
        <w:t xml:space="preserve"> </w:t>
      </w:r>
      <w:r>
        <w:t>central</w:t>
      </w:r>
      <w:r>
        <w:rPr>
          <w:spacing w:val="51"/>
        </w:rPr>
        <w:t xml:space="preserve"> </w:t>
      </w:r>
      <w:r>
        <w:t>France.</w:t>
      </w:r>
      <w:r>
        <w:rPr>
          <w:spacing w:val="-52"/>
        </w:rPr>
        <w:t xml:space="preserve"> </w:t>
      </w:r>
      <w:r>
        <w:rPr>
          <w:rFonts w:ascii="Trebuchet MS"/>
          <w:sz w:val="12"/>
        </w:rPr>
        <w:t>673</w:t>
      </w:r>
      <w:r>
        <w:rPr>
          <w:rFonts w:ascii="Trebuchet MS"/>
          <w:spacing w:val="5"/>
          <w:sz w:val="12"/>
        </w:rPr>
        <w:t xml:space="preserve"> </w:t>
      </w:r>
      <w:r>
        <w:t>The</w:t>
      </w:r>
      <w:r>
        <w:rPr>
          <w:spacing w:val="29"/>
        </w:rPr>
        <w:t xml:space="preserve"> </w:t>
      </w:r>
      <w:r>
        <w:t>breakdown</w:t>
      </w:r>
      <w:r>
        <w:rPr>
          <w:spacing w:val="30"/>
        </w:rPr>
        <w:t xml:space="preserve"> </w:t>
      </w:r>
      <w:r>
        <w:t>into</w:t>
      </w:r>
      <w:r>
        <w:rPr>
          <w:spacing w:val="29"/>
        </w:rPr>
        <w:t xml:space="preserve"> </w:t>
      </w:r>
      <w:r>
        <w:t>recall</w:t>
      </w:r>
      <w:r>
        <w:rPr>
          <w:spacing w:val="30"/>
        </w:rPr>
        <w:t xml:space="preserve"> </w:t>
      </w:r>
      <w:r>
        <w:t>and</w:t>
      </w:r>
      <w:r>
        <w:rPr>
          <w:spacing w:val="30"/>
        </w:rPr>
        <w:t xml:space="preserve"> </w:t>
      </w:r>
      <w:r>
        <w:t>precision</w:t>
      </w:r>
      <w:r>
        <w:rPr>
          <w:spacing w:val="29"/>
        </w:rPr>
        <w:t xml:space="preserve"> </w:t>
      </w:r>
      <w:r>
        <w:t>reveals</w:t>
      </w:r>
      <w:r>
        <w:rPr>
          <w:spacing w:val="30"/>
        </w:rPr>
        <w:t xml:space="preserve"> </w:t>
      </w:r>
      <w:r>
        <w:t>that</w:t>
      </w:r>
      <w:r>
        <w:rPr>
          <w:spacing w:val="29"/>
        </w:rPr>
        <w:t xml:space="preserve"> </w:t>
      </w:r>
      <w:r>
        <w:t>the</w:t>
      </w:r>
      <w:r>
        <w:rPr>
          <w:spacing w:val="30"/>
        </w:rPr>
        <w:t xml:space="preserve"> </w:t>
      </w:r>
      <w:r>
        <w:t>predominant</w:t>
      </w:r>
      <w:r>
        <w:rPr>
          <w:spacing w:val="30"/>
        </w:rPr>
        <w:t xml:space="preserve"> </w:t>
      </w:r>
      <w:r>
        <w:t>cause</w:t>
      </w:r>
    </w:p>
    <w:p w14:paraId="35424284" w14:textId="77777777" w:rsidR="00E2709D" w:rsidRDefault="00E2709D">
      <w:pPr>
        <w:spacing w:line="237" w:lineRule="auto"/>
        <w:jc w:val="both"/>
        <w:sectPr w:rsidR="00E2709D">
          <w:pgSz w:w="12240" w:h="15840"/>
          <w:pgMar w:top="1500" w:right="1720" w:bottom="1960" w:left="1600" w:header="0" w:footer="1777" w:gutter="0"/>
          <w:cols w:space="720"/>
        </w:sectPr>
      </w:pPr>
    </w:p>
    <w:p w14:paraId="49FE81B8" w14:textId="77777777" w:rsidR="00E2709D" w:rsidRDefault="00E2709D">
      <w:pPr>
        <w:pStyle w:val="BodyText"/>
        <w:rPr>
          <w:sz w:val="20"/>
        </w:rPr>
      </w:pPr>
    </w:p>
    <w:p w14:paraId="43C3396C" w14:textId="77777777" w:rsidR="00E2709D" w:rsidRDefault="00E2709D">
      <w:pPr>
        <w:pStyle w:val="BodyText"/>
        <w:rPr>
          <w:sz w:val="20"/>
        </w:rPr>
      </w:pPr>
    </w:p>
    <w:p w14:paraId="337ECC50" w14:textId="77777777" w:rsidR="00E2709D" w:rsidRDefault="00E2709D">
      <w:pPr>
        <w:pStyle w:val="BodyText"/>
        <w:rPr>
          <w:sz w:val="20"/>
        </w:rPr>
      </w:pPr>
    </w:p>
    <w:p w14:paraId="2270D801" w14:textId="77777777" w:rsidR="00E2709D" w:rsidRDefault="00E2709D">
      <w:pPr>
        <w:pStyle w:val="BodyText"/>
        <w:rPr>
          <w:sz w:val="20"/>
        </w:rPr>
      </w:pPr>
    </w:p>
    <w:p w14:paraId="5E1B6804" w14:textId="77777777" w:rsidR="00E2709D" w:rsidRDefault="00E2709D">
      <w:pPr>
        <w:pStyle w:val="BodyText"/>
        <w:rPr>
          <w:sz w:val="20"/>
        </w:rPr>
      </w:pPr>
    </w:p>
    <w:p w14:paraId="5C72507F" w14:textId="77777777" w:rsidR="00E2709D" w:rsidRDefault="00E2709D">
      <w:pPr>
        <w:pStyle w:val="BodyText"/>
        <w:rPr>
          <w:sz w:val="20"/>
        </w:rPr>
      </w:pPr>
    </w:p>
    <w:p w14:paraId="2886F952" w14:textId="77777777" w:rsidR="00E2709D" w:rsidRDefault="00E2709D">
      <w:pPr>
        <w:pStyle w:val="BodyText"/>
        <w:rPr>
          <w:sz w:val="20"/>
        </w:rPr>
      </w:pPr>
    </w:p>
    <w:p w14:paraId="5D1788D1" w14:textId="77777777" w:rsidR="00E2709D" w:rsidRDefault="00E2709D">
      <w:pPr>
        <w:pStyle w:val="BodyText"/>
        <w:rPr>
          <w:sz w:val="20"/>
        </w:rPr>
      </w:pPr>
    </w:p>
    <w:p w14:paraId="6AE8A572" w14:textId="77777777" w:rsidR="00E2709D" w:rsidRDefault="00E2709D">
      <w:pPr>
        <w:pStyle w:val="BodyText"/>
        <w:rPr>
          <w:sz w:val="20"/>
        </w:rPr>
      </w:pPr>
    </w:p>
    <w:p w14:paraId="7A1FF95A" w14:textId="77777777" w:rsidR="00E2709D" w:rsidRDefault="00E2709D">
      <w:pPr>
        <w:pStyle w:val="BodyText"/>
        <w:spacing w:before="7"/>
        <w:rPr>
          <w:sz w:val="25"/>
        </w:rPr>
      </w:pPr>
    </w:p>
    <w:p w14:paraId="37ADE41D" w14:textId="77777777" w:rsidR="00E2709D" w:rsidRDefault="00E2709D">
      <w:pPr>
        <w:rPr>
          <w:sz w:val="25"/>
        </w:rPr>
        <w:sectPr w:rsidR="00E2709D">
          <w:pgSz w:w="12240" w:h="15840"/>
          <w:pgMar w:top="1500" w:right="1720" w:bottom="1960" w:left="1600" w:header="0" w:footer="1777" w:gutter="0"/>
          <w:cols w:space="720"/>
        </w:sectPr>
      </w:pPr>
    </w:p>
    <w:p w14:paraId="2514EE19" w14:textId="77777777" w:rsidR="00E2709D" w:rsidRDefault="00462487">
      <w:pPr>
        <w:spacing w:before="101"/>
        <w:ind w:left="3038" w:right="2363"/>
        <w:jc w:val="center"/>
        <w:rPr>
          <w:rFonts w:ascii="Verdana"/>
          <w:sz w:val="12"/>
        </w:rPr>
      </w:pPr>
      <w:r>
        <w:rPr>
          <w:noProof/>
        </w:rPr>
        <w:drawing>
          <wp:anchor distT="0" distB="0" distL="0" distR="0" simplePos="0" relativeHeight="15780352" behindDoc="0" locked="0" layoutInCell="1" allowOverlap="1" wp14:anchorId="6DF8F78E" wp14:editId="033DEF9C">
            <wp:simplePos x="0" y="0"/>
            <wp:positionH relativeFrom="page">
              <wp:posOffset>1450874</wp:posOffset>
            </wp:positionH>
            <wp:positionV relativeFrom="paragraph">
              <wp:posOffset>185525</wp:posOffset>
            </wp:positionV>
            <wp:extent cx="3182342" cy="2776718"/>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9" cstate="print"/>
                    <a:stretch>
                      <a:fillRect/>
                    </a:stretch>
                  </pic:blipFill>
                  <pic:spPr>
                    <a:xfrm>
                      <a:off x="0" y="0"/>
                      <a:ext cx="3182342" cy="2776718"/>
                    </a:xfrm>
                    <a:prstGeom prst="rect">
                      <a:avLst/>
                    </a:prstGeom>
                  </pic:spPr>
                </pic:pic>
              </a:graphicData>
            </a:graphic>
          </wp:anchor>
        </w:drawing>
      </w:r>
      <w:bookmarkStart w:id="350" w:name="_bookmark28"/>
      <w:bookmarkEnd w:id="350"/>
      <w:r>
        <w:rPr>
          <w:rFonts w:ascii="Verdana"/>
          <w:i/>
          <w:w w:val="105"/>
          <w:position w:val="3"/>
          <w:sz w:val="13"/>
        </w:rPr>
        <w:t>f</w:t>
      </w:r>
      <w:r>
        <w:rPr>
          <w:rFonts w:ascii="Verdana"/>
          <w:w w:val="105"/>
          <w:sz w:val="12"/>
        </w:rPr>
        <w:t>0.8</w:t>
      </w:r>
    </w:p>
    <w:p w14:paraId="2EFF0C73" w14:textId="77777777" w:rsidR="00E2709D" w:rsidRDefault="00462487">
      <w:pPr>
        <w:spacing w:before="65"/>
        <w:ind w:left="1132" w:right="1530"/>
        <w:jc w:val="center"/>
        <w:rPr>
          <w:rFonts w:ascii="Verdana"/>
          <w:sz w:val="17"/>
        </w:rPr>
      </w:pPr>
      <w:r>
        <w:br w:type="column"/>
      </w:r>
      <w:r>
        <w:rPr>
          <w:rFonts w:ascii="Verdana"/>
          <w:w w:val="105"/>
          <w:sz w:val="17"/>
        </w:rPr>
        <w:t>recall</w:t>
      </w:r>
    </w:p>
    <w:p w14:paraId="098D69AD" w14:textId="77777777" w:rsidR="00E2709D" w:rsidRDefault="00462487">
      <w:pPr>
        <w:pStyle w:val="BodyText"/>
        <w:ind w:left="200"/>
        <w:rPr>
          <w:rFonts w:ascii="Verdana"/>
          <w:sz w:val="20"/>
        </w:rPr>
      </w:pPr>
      <w:r>
        <w:rPr>
          <w:rFonts w:ascii="Verdana"/>
          <w:noProof/>
          <w:sz w:val="20"/>
        </w:rPr>
        <w:drawing>
          <wp:inline distT="0" distB="0" distL="0" distR="0" wp14:anchorId="7A1DF23C" wp14:editId="69E2DB56">
            <wp:extent cx="1511686" cy="1319212"/>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0" cstate="print"/>
                    <a:stretch>
                      <a:fillRect/>
                    </a:stretch>
                  </pic:blipFill>
                  <pic:spPr>
                    <a:xfrm>
                      <a:off x="0" y="0"/>
                      <a:ext cx="1511686" cy="1319212"/>
                    </a:xfrm>
                    <a:prstGeom prst="rect">
                      <a:avLst/>
                    </a:prstGeom>
                  </pic:spPr>
                </pic:pic>
              </a:graphicData>
            </a:graphic>
          </wp:inline>
        </w:drawing>
      </w:r>
    </w:p>
    <w:p w14:paraId="111BD9C8" w14:textId="77777777" w:rsidR="00E2709D" w:rsidRDefault="00462487">
      <w:pPr>
        <w:spacing w:before="9"/>
        <w:ind w:left="974" w:right="1370"/>
        <w:jc w:val="center"/>
        <w:rPr>
          <w:rFonts w:ascii="Verdana"/>
          <w:sz w:val="17"/>
        </w:rPr>
      </w:pPr>
      <w:r>
        <w:rPr>
          <w:rFonts w:ascii="Verdana"/>
          <w:w w:val="105"/>
          <w:sz w:val="17"/>
        </w:rPr>
        <w:t>precision</w:t>
      </w:r>
    </w:p>
    <w:p w14:paraId="747E8F84" w14:textId="77777777" w:rsidR="00E2709D" w:rsidRDefault="00E2709D">
      <w:pPr>
        <w:jc w:val="center"/>
        <w:rPr>
          <w:rFonts w:ascii="Verdana"/>
          <w:sz w:val="17"/>
        </w:rPr>
        <w:sectPr w:rsidR="00E2709D">
          <w:type w:val="continuous"/>
          <w:pgSz w:w="12240" w:h="15840"/>
          <w:pgMar w:top="1500" w:right="1720" w:bottom="280" w:left="1600" w:header="720" w:footer="720" w:gutter="0"/>
          <w:cols w:num="2" w:space="720" w:equalWidth="0">
            <w:col w:w="5697" w:space="40"/>
            <w:col w:w="3183"/>
          </w:cols>
        </w:sectPr>
      </w:pPr>
    </w:p>
    <w:p w14:paraId="3654AE32" w14:textId="77777777" w:rsidR="00E2709D" w:rsidRDefault="00462487">
      <w:pPr>
        <w:pStyle w:val="BodyText"/>
        <w:ind w:left="5937"/>
        <w:rPr>
          <w:rFonts w:ascii="Verdana"/>
          <w:sz w:val="20"/>
        </w:rPr>
      </w:pPr>
      <w:r>
        <w:rPr>
          <w:rFonts w:ascii="Verdana"/>
          <w:noProof/>
          <w:sz w:val="20"/>
        </w:rPr>
        <w:drawing>
          <wp:inline distT="0" distB="0" distL="0" distR="0" wp14:anchorId="3F05669B" wp14:editId="4D3E2585">
            <wp:extent cx="1517143" cy="1323975"/>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21" cstate="print"/>
                    <a:stretch>
                      <a:fillRect/>
                    </a:stretch>
                  </pic:blipFill>
                  <pic:spPr>
                    <a:xfrm>
                      <a:off x="0" y="0"/>
                      <a:ext cx="1517143" cy="1323975"/>
                    </a:xfrm>
                    <a:prstGeom prst="rect">
                      <a:avLst/>
                    </a:prstGeom>
                  </pic:spPr>
                </pic:pic>
              </a:graphicData>
            </a:graphic>
          </wp:inline>
        </w:drawing>
      </w:r>
    </w:p>
    <w:p w14:paraId="69AB75B9" w14:textId="77777777" w:rsidR="00E2709D" w:rsidRDefault="00E2709D">
      <w:pPr>
        <w:rPr>
          <w:rFonts w:ascii="Verdana"/>
          <w:sz w:val="20"/>
        </w:rPr>
        <w:sectPr w:rsidR="00E2709D">
          <w:type w:val="continuous"/>
          <w:pgSz w:w="12240" w:h="15840"/>
          <w:pgMar w:top="1500" w:right="1720" w:bottom="280" w:left="1600" w:header="720" w:footer="720" w:gutter="0"/>
          <w:cols w:space="720"/>
        </w:sectPr>
      </w:pPr>
    </w:p>
    <w:p w14:paraId="71D037EF" w14:textId="77777777" w:rsidR="00E2709D" w:rsidRDefault="00E2709D">
      <w:pPr>
        <w:pStyle w:val="BodyText"/>
        <w:rPr>
          <w:rFonts w:ascii="Verdana"/>
          <w:sz w:val="20"/>
        </w:rPr>
      </w:pPr>
    </w:p>
    <w:p w14:paraId="5BFEC415" w14:textId="77777777" w:rsidR="00E2709D" w:rsidRDefault="00E2709D">
      <w:pPr>
        <w:pStyle w:val="BodyText"/>
        <w:rPr>
          <w:rFonts w:ascii="Verdana"/>
          <w:sz w:val="11"/>
        </w:rPr>
      </w:pPr>
    </w:p>
    <w:p w14:paraId="57B547FF" w14:textId="607BED7C" w:rsidR="00E2709D" w:rsidRDefault="00285D5B">
      <w:pPr>
        <w:pStyle w:val="BodyText"/>
        <w:spacing w:line="72" w:lineRule="exact"/>
        <w:ind w:left="2327"/>
        <w:rPr>
          <w:rFonts w:ascii="Verdana"/>
          <w:sz w:val="7"/>
        </w:rPr>
      </w:pPr>
      <w:r>
        <w:rPr>
          <w:rFonts w:ascii="Verdana"/>
          <w:noProof/>
          <w:sz w:val="7"/>
        </w:rPr>
        <mc:AlternateContent>
          <mc:Choice Requires="wpg">
            <w:drawing>
              <wp:inline distT="0" distB="0" distL="0" distR="0" wp14:anchorId="643237A8" wp14:editId="0903590D">
                <wp:extent cx="1781810" cy="46355"/>
                <wp:effectExtent l="0" t="1905" r="1270" b="0"/>
                <wp:docPr id="607"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1810" cy="46355"/>
                          <a:chOff x="0" y="0"/>
                          <a:chExt cx="2806" cy="73"/>
                        </a:xfrm>
                      </wpg:grpSpPr>
                      <wps:wsp>
                        <wps:cNvPr id="608" name="Rectangle 613"/>
                        <wps:cNvSpPr>
                          <a:spLocks noChangeArrowheads="1"/>
                        </wps:cNvSpPr>
                        <wps:spPr bwMode="auto">
                          <a:xfrm>
                            <a:off x="0" y="0"/>
                            <a:ext cx="281" cy="73"/>
                          </a:xfrm>
                          <a:prstGeom prst="rect">
                            <a:avLst/>
                          </a:prstGeom>
                          <a:solidFill>
                            <a:srgbClr val="D269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12"/>
                        <wps:cNvSpPr>
                          <a:spLocks noChangeArrowheads="1"/>
                        </wps:cNvSpPr>
                        <wps:spPr bwMode="auto">
                          <a:xfrm>
                            <a:off x="280" y="0"/>
                            <a:ext cx="281" cy="73"/>
                          </a:xfrm>
                          <a:prstGeom prst="rect">
                            <a:avLst/>
                          </a:prstGeom>
                          <a:solidFill>
                            <a:srgbClr val="BDD7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11"/>
                        <wps:cNvSpPr>
                          <a:spLocks noChangeArrowheads="1"/>
                        </wps:cNvSpPr>
                        <wps:spPr bwMode="auto">
                          <a:xfrm>
                            <a:off x="561" y="0"/>
                            <a:ext cx="281" cy="73"/>
                          </a:xfrm>
                          <a:prstGeom prst="rect">
                            <a:avLst/>
                          </a:prstGeom>
                          <a:solidFill>
                            <a:srgbClr val="A4C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610"/>
                        <wps:cNvSpPr>
                          <a:spLocks noChangeArrowheads="1"/>
                        </wps:cNvSpPr>
                        <wps:spPr bwMode="auto">
                          <a:xfrm>
                            <a:off x="841" y="0"/>
                            <a:ext cx="281" cy="73"/>
                          </a:xfrm>
                          <a:prstGeom prst="rect">
                            <a:avLst/>
                          </a:prstGeom>
                          <a:solidFill>
                            <a:srgbClr val="86BC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609"/>
                        <wps:cNvSpPr>
                          <a:spLocks noChangeArrowheads="1"/>
                        </wps:cNvSpPr>
                        <wps:spPr bwMode="auto">
                          <a:xfrm>
                            <a:off x="1122" y="0"/>
                            <a:ext cx="281" cy="73"/>
                          </a:xfrm>
                          <a:prstGeom prst="rect">
                            <a:avLst/>
                          </a:prstGeom>
                          <a:solidFill>
                            <a:srgbClr val="67A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08"/>
                        <wps:cNvSpPr>
                          <a:spLocks noChangeArrowheads="1"/>
                        </wps:cNvSpPr>
                        <wps:spPr bwMode="auto">
                          <a:xfrm>
                            <a:off x="1402" y="0"/>
                            <a:ext cx="281" cy="73"/>
                          </a:xfrm>
                          <a:prstGeom prst="rect">
                            <a:avLst/>
                          </a:prstGeom>
                          <a:solidFill>
                            <a:srgbClr val="4F9B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07"/>
                        <wps:cNvSpPr>
                          <a:spLocks noChangeArrowheads="1"/>
                        </wps:cNvSpPr>
                        <wps:spPr bwMode="auto">
                          <a:xfrm>
                            <a:off x="1683" y="0"/>
                            <a:ext cx="281" cy="73"/>
                          </a:xfrm>
                          <a:prstGeom prst="rect">
                            <a:avLst/>
                          </a:prstGeom>
                          <a:solidFill>
                            <a:srgbClr val="3888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06"/>
                        <wps:cNvSpPr>
                          <a:spLocks noChangeArrowheads="1"/>
                        </wps:cNvSpPr>
                        <wps:spPr bwMode="auto">
                          <a:xfrm>
                            <a:off x="1963" y="0"/>
                            <a:ext cx="281" cy="73"/>
                          </a:xfrm>
                          <a:prstGeom prst="rect">
                            <a:avLst/>
                          </a:prstGeom>
                          <a:solidFill>
                            <a:srgbClr val="2373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05"/>
                        <wps:cNvSpPr>
                          <a:spLocks noChangeArrowheads="1"/>
                        </wps:cNvSpPr>
                        <wps:spPr bwMode="auto">
                          <a:xfrm>
                            <a:off x="2244" y="0"/>
                            <a:ext cx="281" cy="73"/>
                          </a:xfrm>
                          <a:prstGeom prst="rect">
                            <a:avLst/>
                          </a:prstGeom>
                          <a:solidFill>
                            <a:srgbClr val="135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04"/>
                        <wps:cNvSpPr>
                          <a:spLocks noChangeArrowheads="1"/>
                        </wps:cNvSpPr>
                        <wps:spPr bwMode="auto">
                          <a:xfrm>
                            <a:off x="2524" y="0"/>
                            <a:ext cx="281" cy="73"/>
                          </a:xfrm>
                          <a:prstGeom prst="rect">
                            <a:avLst/>
                          </a:prstGeom>
                          <a:solidFill>
                            <a:srgbClr val="0748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EB55D7F" id="Group 603" o:spid="_x0000_s1026" style="width:140.3pt;height:3.65pt;mso-position-horizontal-relative:char;mso-position-vertical-relative:line" coordsize="28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">
                <v:rect id="Rectangle 613" o:spid="_x0000_s1027" style="position:absolute;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" fillcolor="#d2691d" stroked="f"/>
                <v:rect id="Rectangle 612" o:spid="_x0000_s1028" style="position:absolute;left:280;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" fillcolor="#bdd7ec" stroked="f"/>
                <v:rect id="Rectangle 611" o:spid="_x0000_s1029" style="position:absolute;left:561;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" fillcolor="#a4cce3" stroked="f"/>
                <v:rect id="Rectangle 610" o:spid="_x0000_s1030" style="position:absolute;left:841;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" fillcolor="#86bcdb" stroked="f"/>
                <v:rect id="Rectangle 609" o:spid="_x0000_s1031" style="position:absolute;left:1122;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" fillcolor="#67abd4" stroked="f"/>
                <v:rect id="Rectangle 608" o:spid="_x0000_s1032" style="position:absolute;left:1402;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" fillcolor="#4f9bcb" stroked="f"/>
                <v:rect id="Rectangle 607" o:spid="_x0000_s1033" style="position:absolute;left:1683;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" fillcolor="#3888c1" stroked="f"/>
                <v:rect id="Rectangle 606" o:spid="_x0000_s1034" style="position:absolute;left:1963;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" fillcolor="#2373b6" stroked="f"/>
                <v:rect id="Rectangle 605" o:spid="_x0000_s1035" style="position:absolute;left:2244;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" fillcolor="#135fa7" stroked="f"/>
                <v:rect id="Rectangle 604" o:spid="_x0000_s1036" style="position:absolute;left:2524;width:281;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" fillcolor="#074890" stroked="f"/>
                <w10:anchorlock/>
              </v:group>
            </w:pict>
          </mc:Fallback>
        </mc:AlternateContent>
      </w:r>
    </w:p>
    <w:p w14:paraId="6097F0D4" w14:textId="77777777" w:rsidR="00E2709D" w:rsidRDefault="00462487">
      <w:pPr>
        <w:tabs>
          <w:tab w:val="left" w:pos="2771"/>
          <w:tab w:val="left" w:pos="3332"/>
          <w:tab w:val="left" w:pos="3893"/>
          <w:tab w:val="left" w:pos="4454"/>
          <w:tab w:val="left" w:pos="5015"/>
        </w:tabs>
        <w:spacing w:before="5"/>
        <w:ind w:left="2280"/>
        <w:jc w:val="center"/>
        <w:rPr>
          <w:rFonts w:ascii="Verdana"/>
          <w:sz w:val="14"/>
        </w:rPr>
      </w:pPr>
      <w:r>
        <w:rPr>
          <w:rFonts w:ascii="Verdana"/>
          <w:sz w:val="14"/>
        </w:rPr>
        <w:t>0</w:t>
      </w:r>
      <w:r>
        <w:rPr>
          <w:rFonts w:ascii="Verdana"/>
          <w:sz w:val="14"/>
        </w:rPr>
        <w:tab/>
        <w:t>0.2</w:t>
      </w:r>
      <w:r>
        <w:rPr>
          <w:rFonts w:ascii="Verdana"/>
          <w:sz w:val="14"/>
        </w:rPr>
        <w:tab/>
        <w:t>0.4</w:t>
      </w:r>
      <w:r>
        <w:rPr>
          <w:rFonts w:ascii="Verdana"/>
          <w:sz w:val="14"/>
        </w:rPr>
        <w:tab/>
        <w:t>0.6</w:t>
      </w:r>
      <w:r>
        <w:rPr>
          <w:rFonts w:ascii="Verdana"/>
          <w:sz w:val="14"/>
        </w:rPr>
        <w:tab/>
        <w:t>0.8</w:t>
      </w:r>
      <w:r>
        <w:rPr>
          <w:rFonts w:ascii="Verdana"/>
          <w:sz w:val="14"/>
        </w:rPr>
        <w:tab/>
      </w:r>
      <w:r>
        <w:rPr>
          <w:rFonts w:ascii="Verdana"/>
          <w:spacing w:val="-1"/>
          <w:sz w:val="14"/>
        </w:rPr>
        <w:t>1.0</w:t>
      </w:r>
    </w:p>
    <w:p w14:paraId="3FFEE422" w14:textId="77777777" w:rsidR="00E2709D" w:rsidRDefault="00462487">
      <w:pPr>
        <w:spacing w:before="10"/>
        <w:ind w:left="2210"/>
        <w:jc w:val="center"/>
        <w:rPr>
          <w:rFonts w:ascii="Verdana"/>
          <w:sz w:val="14"/>
        </w:rPr>
      </w:pPr>
      <w:r>
        <w:rPr>
          <w:rFonts w:ascii="Verdana"/>
          <w:sz w:val="14"/>
        </w:rPr>
        <w:t>skill</w:t>
      </w:r>
      <w:r>
        <w:rPr>
          <w:rFonts w:ascii="Verdana"/>
          <w:spacing w:val="-9"/>
          <w:sz w:val="14"/>
        </w:rPr>
        <w:t xml:space="preserve"> </w:t>
      </w:r>
      <w:r>
        <w:rPr>
          <w:rFonts w:ascii="Verdana"/>
          <w:sz w:val="14"/>
        </w:rPr>
        <w:t>(-)</w:t>
      </w:r>
    </w:p>
    <w:p w14:paraId="3082D481" w14:textId="77777777" w:rsidR="00E2709D" w:rsidRDefault="00462487">
      <w:pPr>
        <w:spacing w:before="49"/>
        <w:ind w:left="397"/>
        <w:rPr>
          <w:rFonts w:ascii="Verdana"/>
          <w:sz w:val="14"/>
        </w:rPr>
      </w:pPr>
      <w:r>
        <w:br w:type="column"/>
      </w:r>
      <w:r>
        <w:rPr>
          <w:rFonts w:ascii="Verdana"/>
          <w:sz w:val="14"/>
        </w:rPr>
        <w:t>-0.5</w:t>
      </w:r>
      <w:r>
        <w:rPr>
          <w:rFonts w:ascii="Verdana"/>
          <w:spacing w:val="28"/>
          <w:sz w:val="14"/>
        </w:rPr>
        <w:t xml:space="preserve"> </w:t>
      </w:r>
      <w:r>
        <w:rPr>
          <w:rFonts w:ascii="Verdana"/>
          <w:position w:val="9"/>
          <w:sz w:val="14"/>
        </w:rPr>
        <w:t>0</w:t>
      </w:r>
    </w:p>
    <w:p w14:paraId="261F1EC6" w14:textId="3CD3275A" w:rsidR="00E2709D" w:rsidRDefault="00285D5B">
      <w:pPr>
        <w:spacing w:before="71"/>
        <w:ind w:left="282"/>
        <w:rPr>
          <w:rFonts w:ascii="Verdana"/>
          <w:sz w:val="14"/>
        </w:rPr>
      </w:pPr>
      <w:r>
        <w:rPr>
          <w:noProof/>
        </w:rPr>
        <mc:AlternateContent>
          <mc:Choice Requires="wpg">
            <w:drawing>
              <wp:anchor distT="0" distB="0" distL="114300" distR="114300" simplePos="0" relativeHeight="484980224" behindDoc="1" locked="0" layoutInCell="1" allowOverlap="1" wp14:anchorId="64CDAF77" wp14:editId="12E380DC">
                <wp:simplePos x="0" y="0"/>
                <wp:positionH relativeFrom="page">
                  <wp:posOffset>4654550</wp:posOffset>
                </wp:positionH>
                <wp:positionV relativeFrom="paragraph">
                  <wp:posOffset>-40005</wp:posOffset>
                </wp:positionV>
                <wp:extent cx="492760" cy="374015"/>
                <wp:effectExtent l="0" t="0" r="0" b="0"/>
                <wp:wrapNone/>
                <wp:docPr id="600"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760" cy="374015"/>
                          <a:chOff x="7330" y="-63"/>
                          <a:chExt cx="776" cy="589"/>
                        </a:xfrm>
                      </wpg:grpSpPr>
                      <pic:pic xmlns:pic="http://schemas.openxmlformats.org/drawingml/2006/picture">
                        <pic:nvPicPr>
                          <pic:cNvPr id="601" name="Picture 6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12" y="43"/>
                            <a:ext cx="216"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2" name="Freeform 601"/>
                        <wps:cNvSpPr>
                          <a:spLocks/>
                        </wps:cNvSpPr>
                        <wps:spPr bwMode="auto">
                          <a:xfrm>
                            <a:off x="7353" y="-45"/>
                            <a:ext cx="730" cy="256"/>
                          </a:xfrm>
                          <a:custGeom>
                            <a:avLst/>
                            <a:gdLst>
                              <a:gd name="T0" fmla="+- 0 8083 7353"/>
                              <a:gd name="T1" fmla="*/ T0 w 730"/>
                              <a:gd name="T2" fmla="+- 0 211 -44"/>
                              <a:gd name="T3" fmla="*/ 211 h 256"/>
                              <a:gd name="T4" fmla="+- 0 8054 7353"/>
                              <a:gd name="T5" fmla="*/ T4 w 730"/>
                              <a:gd name="T6" fmla="+- 0 151 -44"/>
                              <a:gd name="T7" fmla="*/ 151 h 256"/>
                              <a:gd name="T8" fmla="+- 0 8016 7353"/>
                              <a:gd name="T9" fmla="*/ T8 w 730"/>
                              <a:gd name="T10" fmla="+- 0 96 -44"/>
                              <a:gd name="T11" fmla="*/ 96 h 256"/>
                              <a:gd name="T12" fmla="+- 0 7969 7353"/>
                              <a:gd name="T13" fmla="*/ T12 w 730"/>
                              <a:gd name="T14" fmla="+- 0 48 -44"/>
                              <a:gd name="T15" fmla="*/ 48 h 256"/>
                              <a:gd name="T16" fmla="+- 0 7914 7353"/>
                              <a:gd name="T17" fmla="*/ T16 w 730"/>
                              <a:gd name="T18" fmla="+- 0 9 -44"/>
                              <a:gd name="T19" fmla="*/ 9 h 256"/>
                              <a:gd name="T20" fmla="+- 0 7854 7353"/>
                              <a:gd name="T21" fmla="*/ T20 w 730"/>
                              <a:gd name="T22" fmla="+- 0 -19 -44"/>
                              <a:gd name="T23" fmla="*/ -19 h 256"/>
                              <a:gd name="T24" fmla="+- 0 7789 7353"/>
                              <a:gd name="T25" fmla="*/ T24 w 730"/>
                              <a:gd name="T26" fmla="+- 0 -37 -44"/>
                              <a:gd name="T27" fmla="*/ -37 h 256"/>
                              <a:gd name="T28" fmla="+- 0 7723 7353"/>
                              <a:gd name="T29" fmla="*/ T28 w 730"/>
                              <a:gd name="T30" fmla="+- 0 -44 -44"/>
                              <a:gd name="T31" fmla="*/ -44 h 256"/>
                              <a:gd name="T32" fmla="+- 0 7713 7353"/>
                              <a:gd name="T33" fmla="*/ T32 w 730"/>
                              <a:gd name="T34" fmla="+- 0 -44 -44"/>
                              <a:gd name="T35" fmla="*/ -44 h 256"/>
                              <a:gd name="T36" fmla="+- 0 7646 7353"/>
                              <a:gd name="T37" fmla="*/ T36 w 730"/>
                              <a:gd name="T38" fmla="+- 0 -37 -44"/>
                              <a:gd name="T39" fmla="*/ -37 h 256"/>
                              <a:gd name="T40" fmla="+- 0 7582 7353"/>
                              <a:gd name="T41" fmla="*/ T40 w 730"/>
                              <a:gd name="T42" fmla="+- 0 -19 -44"/>
                              <a:gd name="T43" fmla="*/ -19 h 256"/>
                              <a:gd name="T44" fmla="+- 0 7522 7353"/>
                              <a:gd name="T45" fmla="*/ T44 w 730"/>
                              <a:gd name="T46" fmla="+- 0 9 -44"/>
                              <a:gd name="T47" fmla="*/ 9 h 256"/>
                              <a:gd name="T48" fmla="+- 0 7467 7353"/>
                              <a:gd name="T49" fmla="*/ T48 w 730"/>
                              <a:gd name="T50" fmla="+- 0 48 -44"/>
                              <a:gd name="T51" fmla="*/ 48 h 256"/>
                              <a:gd name="T52" fmla="+- 0 7420 7353"/>
                              <a:gd name="T53" fmla="*/ T52 w 730"/>
                              <a:gd name="T54" fmla="+- 0 96 -44"/>
                              <a:gd name="T55" fmla="*/ 96 h 256"/>
                              <a:gd name="T56" fmla="+- 0 7381 7353"/>
                              <a:gd name="T57" fmla="*/ T56 w 730"/>
                              <a:gd name="T58" fmla="+- 0 151 -44"/>
                              <a:gd name="T59" fmla="*/ 151 h 256"/>
                              <a:gd name="T60" fmla="+- 0 7357 7353"/>
                              <a:gd name="T61" fmla="*/ T60 w 730"/>
                              <a:gd name="T62" fmla="+- 0 202 -44"/>
                              <a:gd name="T63" fmla="*/ 202 h 256"/>
                              <a:gd name="T64" fmla="+- 0 7353 7353"/>
                              <a:gd name="T65" fmla="*/ T64 w 730"/>
                              <a:gd name="T66" fmla="+- 0 211 -44"/>
                              <a:gd name="T67" fmla="*/ 211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0" h="256">
                                <a:moveTo>
                                  <a:pt x="730" y="255"/>
                                </a:moveTo>
                                <a:lnTo>
                                  <a:pt x="701" y="195"/>
                                </a:lnTo>
                                <a:lnTo>
                                  <a:pt x="663" y="140"/>
                                </a:lnTo>
                                <a:lnTo>
                                  <a:pt x="616" y="92"/>
                                </a:lnTo>
                                <a:lnTo>
                                  <a:pt x="561" y="53"/>
                                </a:lnTo>
                                <a:lnTo>
                                  <a:pt x="501" y="25"/>
                                </a:lnTo>
                                <a:lnTo>
                                  <a:pt x="436" y="7"/>
                                </a:lnTo>
                                <a:lnTo>
                                  <a:pt x="370" y="0"/>
                                </a:lnTo>
                                <a:lnTo>
                                  <a:pt x="360" y="0"/>
                                </a:lnTo>
                                <a:lnTo>
                                  <a:pt x="293" y="7"/>
                                </a:lnTo>
                                <a:lnTo>
                                  <a:pt x="229" y="25"/>
                                </a:lnTo>
                                <a:lnTo>
                                  <a:pt x="169" y="53"/>
                                </a:lnTo>
                                <a:lnTo>
                                  <a:pt x="114" y="92"/>
                                </a:lnTo>
                                <a:lnTo>
                                  <a:pt x="67" y="140"/>
                                </a:lnTo>
                                <a:lnTo>
                                  <a:pt x="28" y="195"/>
                                </a:lnTo>
                                <a:lnTo>
                                  <a:pt x="4" y="246"/>
                                </a:lnTo>
                                <a:lnTo>
                                  <a:pt x="0" y="255"/>
                                </a:lnTo>
                              </a:path>
                            </a:pathLst>
                          </a:custGeom>
                          <a:noFill/>
                          <a:ln w="2476">
                            <a:solidFill>
                              <a:srgbClr val="69696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AutoShape 600"/>
                        <wps:cNvSpPr>
                          <a:spLocks/>
                        </wps:cNvSpPr>
                        <wps:spPr bwMode="auto">
                          <a:xfrm>
                            <a:off x="7353" y="211"/>
                            <a:ext cx="730" cy="133"/>
                          </a:xfrm>
                          <a:custGeom>
                            <a:avLst/>
                            <a:gdLst>
                              <a:gd name="T0" fmla="+- 0 7718 7353"/>
                              <a:gd name="T1" fmla="*/ T0 w 730"/>
                              <a:gd name="T2" fmla="+- 0 344 211"/>
                              <a:gd name="T3" fmla="*/ 344 h 133"/>
                              <a:gd name="T4" fmla="+- 0 8083 7353"/>
                              <a:gd name="T5" fmla="*/ T4 w 730"/>
                              <a:gd name="T6" fmla="+- 0 211 211"/>
                              <a:gd name="T7" fmla="*/ 211 h 133"/>
                              <a:gd name="T8" fmla="+- 0 7718 7353"/>
                              <a:gd name="T9" fmla="*/ T8 w 730"/>
                              <a:gd name="T10" fmla="+- 0 344 211"/>
                              <a:gd name="T11" fmla="*/ 344 h 133"/>
                              <a:gd name="T12" fmla="+- 0 7353 7353"/>
                              <a:gd name="T13" fmla="*/ T12 w 730"/>
                              <a:gd name="T14" fmla="+- 0 211 211"/>
                              <a:gd name="T15" fmla="*/ 211 h 133"/>
                            </a:gdLst>
                            <a:ahLst/>
                            <a:cxnLst>
                              <a:cxn ang="0">
                                <a:pos x="T1" y="T3"/>
                              </a:cxn>
                              <a:cxn ang="0">
                                <a:pos x="T5" y="T7"/>
                              </a:cxn>
                              <a:cxn ang="0">
                                <a:pos x="T9" y="T11"/>
                              </a:cxn>
                              <a:cxn ang="0">
                                <a:pos x="T13" y="T15"/>
                              </a:cxn>
                            </a:cxnLst>
                            <a:rect l="0" t="0" r="r" b="b"/>
                            <a:pathLst>
                              <a:path w="730" h="133">
                                <a:moveTo>
                                  <a:pt x="365" y="133"/>
                                </a:moveTo>
                                <a:lnTo>
                                  <a:pt x="730" y="0"/>
                                </a:lnTo>
                                <a:moveTo>
                                  <a:pt x="365" y="133"/>
                                </a:moveTo>
                                <a:lnTo>
                                  <a:pt x="0" y="0"/>
                                </a:lnTo>
                              </a:path>
                            </a:pathLst>
                          </a:custGeom>
                          <a:noFill/>
                          <a:ln w="1238">
                            <a:solidFill>
                              <a:srgbClr val="69696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AutoShape 599"/>
                        <wps:cNvSpPr>
                          <a:spLocks/>
                        </wps:cNvSpPr>
                        <wps:spPr bwMode="auto">
                          <a:xfrm>
                            <a:off x="7335" y="-64"/>
                            <a:ext cx="766" cy="282"/>
                          </a:xfrm>
                          <a:custGeom>
                            <a:avLst/>
                            <a:gdLst>
                              <a:gd name="T0" fmla="+- 0 8064 7335"/>
                              <a:gd name="T1" fmla="*/ T0 w 766"/>
                              <a:gd name="T2" fmla="+- 0 218 -63"/>
                              <a:gd name="T3" fmla="*/ 218 h 282"/>
                              <a:gd name="T4" fmla="+- 0 8101 7335"/>
                              <a:gd name="T5" fmla="*/ T4 w 766"/>
                              <a:gd name="T6" fmla="+- 0 205 -63"/>
                              <a:gd name="T7" fmla="*/ 205 h 282"/>
                              <a:gd name="T8" fmla="+- 0 7929 7335"/>
                              <a:gd name="T9" fmla="*/ T8 w 766"/>
                              <a:gd name="T10" fmla="+- 0 42 -63"/>
                              <a:gd name="T11" fmla="*/ 42 h 282"/>
                              <a:gd name="T12" fmla="+- 0 7952 7335"/>
                              <a:gd name="T13" fmla="*/ T12 w 766"/>
                              <a:gd name="T14" fmla="+- 0 10 -63"/>
                              <a:gd name="T15" fmla="*/ 10 h 282"/>
                              <a:gd name="T16" fmla="+- 0 7718 7335"/>
                              <a:gd name="T17" fmla="*/ T16 w 766"/>
                              <a:gd name="T18" fmla="+- 0 -25 -63"/>
                              <a:gd name="T19" fmla="*/ -25 h 282"/>
                              <a:gd name="T20" fmla="+- 0 7718 7335"/>
                              <a:gd name="T21" fmla="*/ T20 w 766"/>
                              <a:gd name="T22" fmla="+- 0 -63 -63"/>
                              <a:gd name="T23" fmla="*/ -63 h 282"/>
                              <a:gd name="T24" fmla="+- 0 7506 7335"/>
                              <a:gd name="T25" fmla="*/ T24 w 766"/>
                              <a:gd name="T26" fmla="+- 0 42 -63"/>
                              <a:gd name="T27" fmla="*/ 42 h 282"/>
                              <a:gd name="T28" fmla="+- 0 7484 7335"/>
                              <a:gd name="T29" fmla="*/ T28 w 766"/>
                              <a:gd name="T30" fmla="+- 0 10 -63"/>
                              <a:gd name="T31" fmla="*/ 10 h 282"/>
                              <a:gd name="T32" fmla="+- 0 7371 7335"/>
                              <a:gd name="T33" fmla="*/ T32 w 766"/>
                              <a:gd name="T34" fmla="+- 0 218 -63"/>
                              <a:gd name="T35" fmla="*/ 218 h 282"/>
                              <a:gd name="T36" fmla="+- 0 7335 7335"/>
                              <a:gd name="T37" fmla="*/ T36 w 766"/>
                              <a:gd name="T38" fmla="+- 0 205 -63"/>
                              <a:gd name="T39" fmla="*/ 205 h 2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6" h="282">
                                <a:moveTo>
                                  <a:pt x="729" y="281"/>
                                </a:moveTo>
                                <a:lnTo>
                                  <a:pt x="766" y="268"/>
                                </a:lnTo>
                                <a:moveTo>
                                  <a:pt x="594" y="105"/>
                                </a:moveTo>
                                <a:lnTo>
                                  <a:pt x="617" y="73"/>
                                </a:lnTo>
                                <a:moveTo>
                                  <a:pt x="383" y="38"/>
                                </a:moveTo>
                                <a:lnTo>
                                  <a:pt x="383" y="0"/>
                                </a:lnTo>
                                <a:moveTo>
                                  <a:pt x="171" y="105"/>
                                </a:moveTo>
                                <a:lnTo>
                                  <a:pt x="149" y="73"/>
                                </a:lnTo>
                                <a:moveTo>
                                  <a:pt x="36" y="281"/>
                                </a:moveTo>
                                <a:lnTo>
                                  <a:pt x="0" y="268"/>
                                </a:lnTo>
                              </a:path>
                            </a:pathLst>
                          </a:custGeom>
                          <a:noFill/>
                          <a:ln w="6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AutoShape 598"/>
                        <wps:cNvSpPr>
                          <a:spLocks/>
                        </wps:cNvSpPr>
                        <wps:spPr bwMode="auto">
                          <a:xfrm>
                            <a:off x="7397" y="388"/>
                            <a:ext cx="98" cy="107"/>
                          </a:xfrm>
                          <a:custGeom>
                            <a:avLst/>
                            <a:gdLst>
                              <a:gd name="T0" fmla="+- 0 7454 7397"/>
                              <a:gd name="T1" fmla="*/ T0 w 98"/>
                              <a:gd name="T2" fmla="+- 0 388 388"/>
                              <a:gd name="T3" fmla="*/ 388 h 107"/>
                              <a:gd name="T4" fmla="+- 0 7438 7397"/>
                              <a:gd name="T5" fmla="*/ T4 w 98"/>
                              <a:gd name="T6" fmla="+- 0 388 388"/>
                              <a:gd name="T7" fmla="*/ 388 h 107"/>
                              <a:gd name="T8" fmla="+- 0 7397 7397"/>
                              <a:gd name="T9" fmla="*/ T8 w 98"/>
                              <a:gd name="T10" fmla="+- 0 495 388"/>
                              <a:gd name="T11" fmla="*/ 495 h 107"/>
                              <a:gd name="T12" fmla="+- 0 7495 7397"/>
                              <a:gd name="T13" fmla="*/ T12 w 98"/>
                              <a:gd name="T14" fmla="+- 0 495 388"/>
                              <a:gd name="T15" fmla="*/ 495 h 107"/>
                              <a:gd name="T16" fmla="+- 0 7490 7397"/>
                              <a:gd name="T17" fmla="*/ T16 w 98"/>
                              <a:gd name="T18" fmla="+- 0 483 388"/>
                              <a:gd name="T19" fmla="*/ 483 h 107"/>
                              <a:gd name="T20" fmla="+- 0 7417 7397"/>
                              <a:gd name="T21" fmla="*/ T20 w 98"/>
                              <a:gd name="T22" fmla="+- 0 483 388"/>
                              <a:gd name="T23" fmla="*/ 483 h 107"/>
                              <a:gd name="T24" fmla="+- 0 7446 7397"/>
                              <a:gd name="T25" fmla="*/ T24 w 98"/>
                              <a:gd name="T26" fmla="+- 0 402 388"/>
                              <a:gd name="T27" fmla="*/ 402 h 107"/>
                              <a:gd name="T28" fmla="+- 0 7460 7397"/>
                              <a:gd name="T29" fmla="*/ T28 w 98"/>
                              <a:gd name="T30" fmla="+- 0 402 388"/>
                              <a:gd name="T31" fmla="*/ 402 h 107"/>
                              <a:gd name="T32" fmla="+- 0 7454 7397"/>
                              <a:gd name="T33" fmla="*/ T32 w 98"/>
                              <a:gd name="T34" fmla="+- 0 388 388"/>
                              <a:gd name="T35" fmla="*/ 388 h 107"/>
                              <a:gd name="T36" fmla="+- 0 7460 7397"/>
                              <a:gd name="T37" fmla="*/ T36 w 98"/>
                              <a:gd name="T38" fmla="+- 0 402 388"/>
                              <a:gd name="T39" fmla="*/ 402 h 107"/>
                              <a:gd name="T40" fmla="+- 0 7446 7397"/>
                              <a:gd name="T41" fmla="*/ T40 w 98"/>
                              <a:gd name="T42" fmla="+- 0 402 388"/>
                              <a:gd name="T43" fmla="*/ 402 h 107"/>
                              <a:gd name="T44" fmla="+- 0 7475 7397"/>
                              <a:gd name="T45" fmla="*/ T44 w 98"/>
                              <a:gd name="T46" fmla="+- 0 483 388"/>
                              <a:gd name="T47" fmla="*/ 483 h 107"/>
                              <a:gd name="T48" fmla="+- 0 7490 7397"/>
                              <a:gd name="T49" fmla="*/ T48 w 98"/>
                              <a:gd name="T50" fmla="+- 0 483 388"/>
                              <a:gd name="T51" fmla="*/ 483 h 107"/>
                              <a:gd name="T52" fmla="+- 0 7460 7397"/>
                              <a:gd name="T53" fmla="*/ T52 w 98"/>
                              <a:gd name="T54" fmla="+- 0 402 388"/>
                              <a:gd name="T55" fmla="*/ 402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8" h="107">
                                <a:moveTo>
                                  <a:pt x="57" y="0"/>
                                </a:moveTo>
                                <a:lnTo>
                                  <a:pt x="41" y="0"/>
                                </a:lnTo>
                                <a:lnTo>
                                  <a:pt x="0" y="107"/>
                                </a:lnTo>
                                <a:lnTo>
                                  <a:pt x="98" y="107"/>
                                </a:lnTo>
                                <a:lnTo>
                                  <a:pt x="93" y="95"/>
                                </a:lnTo>
                                <a:lnTo>
                                  <a:pt x="20" y="95"/>
                                </a:lnTo>
                                <a:lnTo>
                                  <a:pt x="49" y="14"/>
                                </a:lnTo>
                                <a:lnTo>
                                  <a:pt x="63" y="14"/>
                                </a:lnTo>
                                <a:lnTo>
                                  <a:pt x="57" y="0"/>
                                </a:lnTo>
                                <a:close/>
                                <a:moveTo>
                                  <a:pt x="63" y="14"/>
                                </a:moveTo>
                                <a:lnTo>
                                  <a:pt x="49" y="14"/>
                                </a:lnTo>
                                <a:lnTo>
                                  <a:pt x="78" y="95"/>
                                </a:lnTo>
                                <a:lnTo>
                                  <a:pt x="93" y="95"/>
                                </a:lnTo>
                                <a:lnTo>
                                  <a:pt x="63"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Text Box 597"/>
                        <wps:cNvSpPr txBox="1">
                          <a:spLocks noChangeArrowheads="1"/>
                        </wps:cNvSpPr>
                        <wps:spPr bwMode="auto">
                          <a:xfrm>
                            <a:off x="7330" y="-64"/>
                            <a:ext cx="776"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36568" w14:textId="77777777" w:rsidR="00E749F9" w:rsidRDefault="00E749F9">
                              <w:pPr>
                                <w:rPr>
                                  <w:sz w:val="14"/>
                                </w:rPr>
                              </w:pPr>
                            </w:p>
                            <w:p w14:paraId="1D762019" w14:textId="77777777" w:rsidR="00E749F9" w:rsidRDefault="00E749F9">
                              <w:pPr>
                                <w:spacing w:before="2"/>
                                <w:rPr>
                                  <w:sz w:val="20"/>
                                </w:rPr>
                              </w:pPr>
                            </w:p>
                            <w:p w14:paraId="57BA2656" w14:textId="77777777" w:rsidR="00E749F9" w:rsidRDefault="00E749F9">
                              <w:pPr>
                                <w:ind w:left="166"/>
                                <w:rPr>
                                  <w:rFonts w:ascii="Verdana"/>
                                  <w:sz w:val="14"/>
                                </w:rPr>
                              </w:pPr>
                              <w:r>
                                <w:rPr>
                                  <w:rFonts w:ascii="Verdana"/>
                                  <w:spacing w:val="-1"/>
                                  <w:w w:val="94"/>
                                  <w:sz w:val="14"/>
                                </w:rPr>
                                <w:t xml:space="preserve"> </w:t>
                              </w:r>
                              <w:r>
                                <w:rPr>
                                  <w:rFonts w:ascii="Verdana"/>
                                  <w:sz w:val="14"/>
                                </w:rPr>
                                <w:t>skill</w:t>
                              </w:r>
                              <w:r>
                                <w:rPr>
                                  <w:rFonts w:ascii="Verdana"/>
                                  <w:spacing w:val="-12"/>
                                  <w:sz w:val="14"/>
                                </w:rPr>
                                <w:t xml:space="preserve"> </w:t>
                              </w:r>
                              <w:r>
                                <w:rPr>
                                  <w:rFonts w:ascii="Verdana"/>
                                  <w:sz w:val="1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DAF77" id="Group 596" o:spid="_x0000_s1194" style="position:absolute;left:0;text-align:left;margin-left:366.5pt;margin-top:-3.15pt;width:38.8pt;height:29.45pt;z-index:-18336256;mso-position-horizontal-relative:page" coordorigin="7330,-63" coordsize="776,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">
                <v:shape id="Picture 602" o:spid="_x0000_s1195" type="#_x0000_t75" style="position:absolute;left:7712;top:43;width:216;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">
                  <v:imagedata r:id="rId23" o:title=""/>
                </v:shape>
                <v:shape id="Freeform 601" o:spid="_x0000_s1196" style="position:absolute;left:7353;top:-45;width:730;height:256;visibility:visible;mso-wrap-style:square;v-text-anchor:top" coordsize="73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" path="m730,255l701,195,663,140,616,92,561,53,501,25,436,7,370,,360,,293,7,229,25,169,53,114,92,67,140,28,195,4,246,,255e" filled="f" strokecolor="#696969" strokeweight=".06878mm">
                  <v:path arrowok="t" o:connecttype="custom" o:connectlocs="730,211;701,151;663,96;616,48;561,9;501,-19;436,-37;370,-44;360,-44;293,-37;229,-19;169,9;114,48;67,96;28,151;4,202;0,211" o:connectangles="0,0,0,0,0,0,0,0,0,0,0,0,0,0,0,0,0"/>
                </v:shape>
                <v:shape id="AutoShape 600" o:spid="_x0000_s1197" style="position:absolute;left:7353;top:211;width:730;height:133;visibility:visible;mso-wrap-style:square;v-text-anchor:top" coordsize="7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" path="m365,133l730,m365,133l,e" filled="f" strokecolor="#696969" strokeweight=".03439mm">
                  <v:path arrowok="t" o:connecttype="custom" o:connectlocs="365,344;730,211;365,344;0,211" o:connectangles="0,0,0,0"/>
                </v:shape>
                <v:shape id="AutoShape 599" o:spid="_x0000_s1198" style="position:absolute;left:7335;top:-64;width:766;height:282;visibility:visible;mso-wrap-style:square;v-text-anchor:top" coordsize="76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" path="m729,281r37,-13m594,105l617,73m383,38l383,m171,105l149,73m36,281l,268e" filled="f" strokeweight=".17197mm">
                  <v:path arrowok="t" o:connecttype="custom" o:connectlocs="729,218;766,205;594,42;617,10;383,-25;383,-63;171,42;149,10;36,218;0,205" o:connectangles="0,0,0,0,0,0,0,0,0,0"/>
                </v:shape>
                <v:shape id="AutoShape 598" o:spid="_x0000_s1199" style="position:absolute;left:7397;top:388;width:98;height:107;visibility:visible;mso-wrap-style:square;v-text-anchor:top" coordsize="9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" path="m57,l41,,,107r98,l93,95r-73,l49,14r14,l57,xm63,14r-14,l78,95r15,l63,14xe" fillcolor="black" stroked="f">
                  <v:path arrowok="t" o:connecttype="custom" o:connectlocs="57,388;41,388;0,495;98,495;93,483;20,483;49,402;63,402;57,388;63,402;49,402;78,483;93,483;63,402" o:connectangles="0,0,0,0,0,0,0,0,0,0,0,0,0,0"/>
                </v:shape>
                <v:shape id="Text Box 597" o:spid="_x0000_s1200" type="#_x0000_t202" style="position:absolute;left:7330;top:-64;width:776;height: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3EA36568" w14:textId="77777777" w:rsidR="00E749F9" w:rsidRDefault="00E749F9">
                        <w:pPr>
                          <w:rPr>
                            <w:sz w:val="14"/>
                          </w:rPr>
                        </w:pPr>
                      </w:p>
                      <w:p w14:paraId="1D762019" w14:textId="77777777" w:rsidR="00E749F9" w:rsidRDefault="00E749F9">
                        <w:pPr>
                          <w:spacing w:before="2"/>
                          <w:rPr>
                            <w:sz w:val="20"/>
                          </w:rPr>
                        </w:pPr>
                      </w:p>
                      <w:p w14:paraId="57BA2656" w14:textId="77777777" w:rsidR="00E749F9" w:rsidRDefault="00E749F9">
                        <w:pPr>
                          <w:ind w:left="166"/>
                          <w:rPr>
                            <w:rFonts w:ascii="Verdana"/>
                            <w:sz w:val="14"/>
                          </w:rPr>
                        </w:pPr>
                        <w:r>
                          <w:rPr>
                            <w:rFonts w:ascii="Verdana"/>
                            <w:spacing w:val="-1"/>
                            <w:w w:val="94"/>
                            <w:sz w:val="14"/>
                          </w:rPr>
                          <w:t xml:space="preserve"> </w:t>
                        </w:r>
                        <w:r>
                          <w:rPr>
                            <w:rFonts w:ascii="Verdana"/>
                            <w:sz w:val="14"/>
                          </w:rPr>
                          <w:t>skill</w:t>
                        </w:r>
                        <w:r>
                          <w:rPr>
                            <w:rFonts w:ascii="Verdana"/>
                            <w:spacing w:val="-12"/>
                            <w:sz w:val="14"/>
                          </w:rPr>
                          <w:t xml:space="preserve"> </w:t>
                        </w:r>
                        <w:r>
                          <w:rPr>
                            <w:rFonts w:ascii="Verdana"/>
                            <w:sz w:val="14"/>
                          </w:rPr>
                          <w:t>(-)</w:t>
                        </w:r>
                      </w:p>
                    </w:txbxContent>
                  </v:textbox>
                </v:shape>
                <w10:wrap anchorx="page"/>
              </v:group>
            </w:pict>
          </mc:Fallback>
        </mc:AlternateContent>
      </w:r>
      <w:r w:rsidR="00462487">
        <w:rPr>
          <w:rFonts w:ascii="Verdana"/>
          <w:sz w:val="14"/>
        </w:rPr>
        <w:t>-1</w:t>
      </w:r>
    </w:p>
    <w:p w14:paraId="12EC5777" w14:textId="77777777" w:rsidR="00E2709D" w:rsidRDefault="00462487">
      <w:pPr>
        <w:pStyle w:val="BodyText"/>
        <w:spacing w:before="5"/>
        <w:rPr>
          <w:rFonts w:ascii="Verdana"/>
          <w:sz w:val="11"/>
        </w:rPr>
      </w:pPr>
      <w:r>
        <w:br w:type="column"/>
      </w:r>
    </w:p>
    <w:p w14:paraId="0FE4394A" w14:textId="77777777" w:rsidR="00E2709D" w:rsidRDefault="00462487">
      <w:pPr>
        <w:spacing w:before="1"/>
        <w:ind w:left="86"/>
        <w:rPr>
          <w:rFonts w:ascii="Verdana"/>
          <w:sz w:val="14"/>
        </w:rPr>
      </w:pPr>
      <w:r>
        <w:rPr>
          <w:rFonts w:ascii="Verdana"/>
          <w:sz w:val="14"/>
        </w:rPr>
        <w:t>0.5</w:t>
      </w:r>
    </w:p>
    <w:p w14:paraId="4176832E" w14:textId="77777777" w:rsidR="00E2709D" w:rsidRDefault="00462487">
      <w:pPr>
        <w:spacing w:before="70"/>
        <w:ind w:left="341"/>
        <w:rPr>
          <w:rFonts w:ascii="Verdana"/>
          <w:sz w:val="14"/>
        </w:rPr>
      </w:pPr>
      <w:r>
        <w:rPr>
          <w:rFonts w:ascii="Verdana"/>
          <w:w w:val="104"/>
          <w:sz w:val="14"/>
        </w:rPr>
        <w:t>1</w:t>
      </w:r>
    </w:p>
    <w:p w14:paraId="7A93577F" w14:textId="77777777" w:rsidR="00E2709D" w:rsidRDefault="00E2709D">
      <w:pPr>
        <w:rPr>
          <w:rFonts w:ascii="Verdana"/>
          <w:sz w:val="14"/>
        </w:rPr>
        <w:sectPr w:rsidR="00E2709D">
          <w:type w:val="continuous"/>
          <w:pgSz w:w="12240" w:h="15840"/>
          <w:pgMar w:top="1500" w:right="1720" w:bottom="280" w:left="1600" w:header="720" w:footer="720" w:gutter="0"/>
          <w:cols w:num="3" w:space="720" w:equalWidth="0">
            <w:col w:w="5249" w:space="40"/>
            <w:col w:w="876" w:space="39"/>
            <w:col w:w="2716"/>
          </w:cols>
        </w:sectPr>
      </w:pPr>
    </w:p>
    <w:p w14:paraId="01909089" w14:textId="77777777" w:rsidR="00E2709D" w:rsidRDefault="00E2709D">
      <w:pPr>
        <w:pStyle w:val="BodyText"/>
        <w:spacing w:before="5"/>
        <w:rPr>
          <w:rFonts w:ascii="Verdana"/>
          <w:sz w:val="18"/>
        </w:rPr>
      </w:pPr>
    </w:p>
    <w:p w14:paraId="220592BE" w14:textId="77777777" w:rsidR="00E2709D" w:rsidRDefault="00462487">
      <w:pPr>
        <w:spacing w:before="63" w:line="235" w:lineRule="auto"/>
        <w:ind w:left="617" w:right="529"/>
        <w:jc w:val="both"/>
        <w:rPr>
          <w:sz w:val="20"/>
        </w:rPr>
      </w:pPr>
      <w:r>
        <w:rPr>
          <w:w w:val="105"/>
          <w:sz w:val="20"/>
        </w:rPr>
        <w:t>Figure</w:t>
      </w:r>
      <w:r>
        <w:rPr>
          <w:spacing w:val="33"/>
          <w:w w:val="105"/>
          <w:sz w:val="20"/>
        </w:rPr>
        <w:t xml:space="preserve"> </w:t>
      </w:r>
      <w:r>
        <w:rPr>
          <w:w w:val="105"/>
          <w:sz w:val="20"/>
        </w:rPr>
        <w:t>11:</w:t>
      </w:r>
      <w:r>
        <w:rPr>
          <w:spacing w:val="17"/>
          <w:w w:val="105"/>
          <w:sz w:val="20"/>
        </w:rPr>
        <w:t xml:space="preserve"> </w:t>
      </w:r>
      <w:r>
        <w:rPr>
          <w:w w:val="105"/>
          <w:sz w:val="20"/>
        </w:rPr>
        <w:t>Skill</w:t>
      </w:r>
      <w:r>
        <w:rPr>
          <w:spacing w:val="34"/>
          <w:w w:val="105"/>
          <w:sz w:val="20"/>
        </w:rPr>
        <w:t xml:space="preserve"> </w:t>
      </w:r>
      <w:r>
        <w:rPr>
          <w:w w:val="105"/>
          <w:sz w:val="20"/>
        </w:rPr>
        <w:t>maps</w:t>
      </w:r>
      <w:r>
        <w:rPr>
          <w:spacing w:val="33"/>
          <w:w w:val="105"/>
          <w:sz w:val="20"/>
        </w:rPr>
        <w:t xml:space="preserve"> </w:t>
      </w:r>
      <w:r>
        <w:rPr>
          <w:w w:val="105"/>
          <w:sz w:val="20"/>
        </w:rPr>
        <w:t>for</w:t>
      </w:r>
      <w:r>
        <w:rPr>
          <w:spacing w:val="34"/>
          <w:w w:val="105"/>
          <w:sz w:val="20"/>
        </w:rPr>
        <w:t xml:space="preserve"> </w:t>
      </w:r>
      <w:r>
        <w:rPr>
          <w:w w:val="105"/>
          <w:sz w:val="20"/>
        </w:rPr>
        <w:t>the</w:t>
      </w:r>
      <w:r>
        <w:rPr>
          <w:spacing w:val="34"/>
          <w:w w:val="105"/>
          <w:sz w:val="20"/>
        </w:rPr>
        <w:t xml:space="preserve"> </w:t>
      </w:r>
      <w:r>
        <w:rPr>
          <w:w w:val="105"/>
          <w:sz w:val="20"/>
        </w:rPr>
        <w:t>optimized</w:t>
      </w:r>
      <w:r>
        <w:rPr>
          <w:spacing w:val="32"/>
          <w:w w:val="105"/>
          <w:sz w:val="20"/>
        </w:rPr>
        <w:t xml:space="preserve"> </w:t>
      </w:r>
      <w:r>
        <w:rPr>
          <w:w w:val="105"/>
          <w:sz w:val="20"/>
        </w:rPr>
        <w:t>notification</w:t>
      </w:r>
      <w:r>
        <w:rPr>
          <w:spacing w:val="34"/>
          <w:w w:val="105"/>
          <w:sz w:val="20"/>
        </w:rPr>
        <w:t xml:space="preserve"> </w:t>
      </w:r>
      <w:r>
        <w:rPr>
          <w:w w:val="105"/>
          <w:sz w:val="20"/>
        </w:rPr>
        <w:t>criteria</w:t>
      </w:r>
      <w:r>
        <w:rPr>
          <w:spacing w:val="32"/>
          <w:w w:val="105"/>
          <w:sz w:val="20"/>
        </w:rPr>
        <w:t xml:space="preserve"> </w:t>
      </w:r>
      <w:r>
        <w:rPr>
          <w:w w:val="105"/>
          <w:sz w:val="20"/>
        </w:rPr>
        <w:t>(BW,</w:t>
      </w:r>
      <w:r>
        <w:rPr>
          <w:spacing w:val="34"/>
          <w:w w:val="105"/>
          <w:sz w:val="20"/>
        </w:rPr>
        <w:t xml:space="preserve"> </w:t>
      </w:r>
      <w:r>
        <w:rPr>
          <w:w w:val="105"/>
          <w:sz w:val="20"/>
        </w:rPr>
        <w:t>52.5%</w:t>
      </w:r>
      <w:r>
        <w:rPr>
          <w:spacing w:val="32"/>
          <w:w w:val="105"/>
          <w:sz w:val="20"/>
        </w:rPr>
        <w:t xml:space="preserve"> </w:t>
      </w:r>
      <w:r>
        <w:rPr>
          <w:w w:val="105"/>
          <w:sz w:val="20"/>
        </w:rPr>
        <w:t>probability</w:t>
      </w:r>
      <w:r>
        <w:rPr>
          <w:spacing w:val="34"/>
          <w:w w:val="105"/>
          <w:sz w:val="20"/>
        </w:rPr>
        <w:t xml:space="preserve"> </w:t>
      </w:r>
      <w:r>
        <w:rPr>
          <w:w w:val="105"/>
          <w:sz w:val="20"/>
        </w:rPr>
        <w:t>and</w:t>
      </w:r>
      <w:r>
        <w:rPr>
          <w:spacing w:val="-46"/>
          <w:w w:val="105"/>
          <w:sz w:val="20"/>
        </w:rPr>
        <w:t xml:space="preserve"> </w:t>
      </w:r>
      <w:r>
        <w:rPr>
          <w:w w:val="105"/>
          <w:sz w:val="20"/>
        </w:rPr>
        <w:t>no</w:t>
      </w:r>
      <w:r>
        <w:rPr>
          <w:spacing w:val="19"/>
          <w:w w:val="105"/>
          <w:sz w:val="20"/>
        </w:rPr>
        <w:t xml:space="preserve"> </w:t>
      </w:r>
      <w:r>
        <w:rPr>
          <w:w w:val="105"/>
          <w:sz w:val="20"/>
        </w:rPr>
        <w:t>persistence)</w:t>
      </w:r>
      <w:r>
        <w:rPr>
          <w:spacing w:val="19"/>
          <w:w w:val="105"/>
          <w:sz w:val="20"/>
        </w:rPr>
        <w:t xml:space="preserve"> </w:t>
      </w:r>
      <w:r>
        <w:rPr>
          <w:w w:val="105"/>
          <w:sz w:val="20"/>
        </w:rPr>
        <w:t>at</w:t>
      </w:r>
      <w:r>
        <w:rPr>
          <w:spacing w:val="19"/>
          <w:w w:val="105"/>
          <w:sz w:val="20"/>
        </w:rPr>
        <w:t xml:space="preserve"> </w:t>
      </w:r>
      <w:r>
        <w:rPr>
          <w:w w:val="105"/>
          <w:sz w:val="20"/>
        </w:rPr>
        <w:t>the</w:t>
      </w:r>
      <w:r>
        <w:rPr>
          <w:spacing w:val="19"/>
          <w:w w:val="105"/>
          <w:sz w:val="20"/>
        </w:rPr>
        <w:t xml:space="preserve"> </w:t>
      </w:r>
      <w:r>
        <w:rPr>
          <w:w w:val="105"/>
          <w:sz w:val="20"/>
        </w:rPr>
        <w:t>lead</w:t>
      </w:r>
      <w:r>
        <w:rPr>
          <w:spacing w:val="19"/>
          <w:w w:val="105"/>
          <w:sz w:val="20"/>
        </w:rPr>
        <w:t xml:space="preserve"> </w:t>
      </w:r>
      <w:r>
        <w:rPr>
          <w:w w:val="105"/>
          <w:sz w:val="20"/>
        </w:rPr>
        <w:t>time</w:t>
      </w:r>
      <w:r>
        <w:rPr>
          <w:spacing w:val="19"/>
          <w:w w:val="105"/>
          <w:sz w:val="20"/>
        </w:rPr>
        <w:t xml:space="preserve"> </w:t>
      </w:r>
      <w:r>
        <w:rPr>
          <w:w w:val="105"/>
          <w:sz w:val="20"/>
        </w:rPr>
        <w:t>range</w:t>
      </w:r>
      <w:r>
        <w:rPr>
          <w:spacing w:val="19"/>
          <w:w w:val="105"/>
          <w:sz w:val="20"/>
        </w:rPr>
        <w:t xml:space="preserve"> </w:t>
      </w:r>
      <w:r>
        <w:rPr>
          <w:w w:val="105"/>
          <w:sz w:val="20"/>
        </w:rPr>
        <w:t>from</w:t>
      </w:r>
      <w:r>
        <w:rPr>
          <w:spacing w:val="19"/>
          <w:w w:val="105"/>
          <w:sz w:val="20"/>
        </w:rPr>
        <w:t xml:space="preserve"> </w:t>
      </w:r>
      <w:r>
        <w:rPr>
          <w:w w:val="105"/>
          <w:sz w:val="20"/>
        </w:rPr>
        <w:t>2</w:t>
      </w:r>
      <w:r>
        <w:rPr>
          <w:spacing w:val="19"/>
          <w:w w:val="105"/>
          <w:sz w:val="20"/>
        </w:rPr>
        <w:t xml:space="preserve"> </w:t>
      </w:r>
      <w:r>
        <w:rPr>
          <w:w w:val="105"/>
          <w:sz w:val="20"/>
        </w:rPr>
        <w:t>to</w:t>
      </w:r>
      <w:r>
        <w:rPr>
          <w:spacing w:val="19"/>
          <w:w w:val="105"/>
          <w:sz w:val="20"/>
        </w:rPr>
        <w:t xml:space="preserve"> </w:t>
      </w:r>
      <w:r>
        <w:rPr>
          <w:w w:val="105"/>
          <w:sz w:val="20"/>
        </w:rPr>
        <w:t>5.5</w:t>
      </w:r>
      <w:r>
        <w:rPr>
          <w:spacing w:val="19"/>
          <w:w w:val="105"/>
          <w:sz w:val="20"/>
        </w:rPr>
        <w:t xml:space="preserve"> </w:t>
      </w:r>
      <w:r>
        <w:rPr>
          <w:w w:val="105"/>
          <w:sz w:val="20"/>
        </w:rPr>
        <w:t>days.  The</w:t>
      </w:r>
      <w:r>
        <w:rPr>
          <w:spacing w:val="19"/>
          <w:w w:val="105"/>
          <w:sz w:val="20"/>
        </w:rPr>
        <w:t xml:space="preserve"> </w:t>
      </w:r>
      <w:r>
        <w:rPr>
          <w:w w:val="105"/>
          <w:sz w:val="20"/>
        </w:rPr>
        <w:t>main</w:t>
      </w:r>
      <w:r>
        <w:rPr>
          <w:spacing w:val="19"/>
          <w:w w:val="105"/>
          <w:sz w:val="20"/>
        </w:rPr>
        <w:t xml:space="preserve"> </w:t>
      </w:r>
      <w:r>
        <w:rPr>
          <w:w w:val="105"/>
          <w:sz w:val="20"/>
        </w:rPr>
        <w:t>plot</w:t>
      </w:r>
      <w:r>
        <w:rPr>
          <w:spacing w:val="19"/>
          <w:w w:val="105"/>
          <w:sz w:val="20"/>
        </w:rPr>
        <w:t xml:space="preserve"> </w:t>
      </w:r>
      <w:r>
        <w:rPr>
          <w:w w:val="105"/>
          <w:sz w:val="20"/>
        </w:rPr>
        <w:t>shows</w:t>
      </w:r>
      <w:r>
        <w:rPr>
          <w:spacing w:val="19"/>
          <w:w w:val="105"/>
          <w:sz w:val="20"/>
        </w:rPr>
        <w:t xml:space="preserve"> </w:t>
      </w:r>
      <w:r>
        <w:rPr>
          <w:w w:val="105"/>
          <w:sz w:val="20"/>
        </w:rPr>
        <w:t>the</w:t>
      </w:r>
      <w:r>
        <w:rPr>
          <w:spacing w:val="19"/>
          <w:w w:val="105"/>
          <w:sz w:val="20"/>
        </w:rPr>
        <w:t xml:space="preserve"> </w:t>
      </w:r>
      <w:r>
        <w:rPr>
          <w:w w:val="105"/>
          <w:sz w:val="20"/>
        </w:rPr>
        <w:t>skill</w:t>
      </w:r>
      <w:r>
        <w:rPr>
          <w:spacing w:val="-45"/>
          <w:w w:val="105"/>
          <w:sz w:val="20"/>
        </w:rPr>
        <w:t xml:space="preserve"> </w:t>
      </w:r>
      <w:r>
        <w:rPr>
          <w:w w:val="105"/>
          <w:sz w:val="20"/>
        </w:rPr>
        <w:t>in</w:t>
      </w:r>
      <w:r>
        <w:rPr>
          <w:spacing w:val="34"/>
          <w:w w:val="105"/>
          <w:sz w:val="20"/>
        </w:rPr>
        <w:t xml:space="preserve"> </w:t>
      </w:r>
      <w:r>
        <w:rPr>
          <w:w w:val="105"/>
          <w:sz w:val="20"/>
        </w:rPr>
        <w:t>terms</w:t>
      </w:r>
      <w:r>
        <w:rPr>
          <w:spacing w:val="34"/>
          <w:w w:val="105"/>
          <w:sz w:val="20"/>
        </w:rPr>
        <w:t xml:space="preserve"> </w:t>
      </w:r>
      <w:r>
        <w:rPr>
          <w:w w:val="105"/>
          <w:sz w:val="20"/>
        </w:rPr>
        <w:t>of</w:t>
      </w:r>
      <w:r>
        <w:rPr>
          <w:spacing w:val="34"/>
          <w:w w:val="105"/>
          <w:sz w:val="20"/>
        </w:rPr>
        <w:t xml:space="preserve"> </w:t>
      </w:r>
      <w:r>
        <w:rPr>
          <w:i/>
          <w:w w:val="105"/>
          <w:sz w:val="20"/>
        </w:rPr>
        <w:t>f</w:t>
      </w:r>
      <w:r>
        <w:rPr>
          <w:rFonts w:ascii="Roboto"/>
          <w:w w:val="105"/>
          <w:sz w:val="20"/>
          <w:vertAlign w:val="subscript"/>
        </w:rPr>
        <w:t>0</w:t>
      </w:r>
      <w:r>
        <w:rPr>
          <w:i/>
          <w:w w:val="105"/>
          <w:sz w:val="20"/>
          <w:vertAlign w:val="subscript"/>
        </w:rPr>
        <w:t>.</w:t>
      </w:r>
      <w:r>
        <w:rPr>
          <w:rFonts w:ascii="Roboto"/>
          <w:w w:val="105"/>
          <w:sz w:val="20"/>
          <w:vertAlign w:val="subscript"/>
        </w:rPr>
        <w:t>8</w:t>
      </w:r>
      <w:r>
        <w:rPr>
          <w:rFonts w:ascii="Roboto"/>
          <w:spacing w:val="40"/>
          <w:w w:val="105"/>
          <w:sz w:val="20"/>
        </w:rPr>
        <w:t xml:space="preserve"> </w:t>
      </w:r>
      <w:r>
        <w:rPr>
          <w:w w:val="105"/>
          <w:sz w:val="20"/>
        </w:rPr>
        <w:t>(the</w:t>
      </w:r>
      <w:r>
        <w:rPr>
          <w:spacing w:val="34"/>
          <w:w w:val="105"/>
          <w:sz w:val="20"/>
        </w:rPr>
        <w:t xml:space="preserve"> </w:t>
      </w:r>
      <w:r>
        <w:rPr>
          <w:w w:val="105"/>
          <w:sz w:val="20"/>
        </w:rPr>
        <w:t>target</w:t>
      </w:r>
      <w:r>
        <w:rPr>
          <w:spacing w:val="35"/>
          <w:w w:val="105"/>
          <w:sz w:val="20"/>
        </w:rPr>
        <w:t xml:space="preserve"> </w:t>
      </w:r>
      <w:r>
        <w:rPr>
          <w:w w:val="105"/>
          <w:sz w:val="20"/>
        </w:rPr>
        <w:t>metric);</w:t>
      </w:r>
      <w:r>
        <w:rPr>
          <w:spacing w:val="40"/>
          <w:w w:val="105"/>
          <w:sz w:val="20"/>
        </w:rPr>
        <w:t xml:space="preserve"> </w:t>
      </w:r>
      <w:r>
        <w:rPr>
          <w:w w:val="105"/>
          <w:sz w:val="20"/>
        </w:rPr>
        <w:t>in</w:t>
      </w:r>
      <w:r>
        <w:rPr>
          <w:spacing w:val="35"/>
          <w:w w:val="105"/>
          <w:sz w:val="20"/>
        </w:rPr>
        <w:t xml:space="preserve"> </w:t>
      </w:r>
      <w:r>
        <w:rPr>
          <w:w w:val="105"/>
          <w:sz w:val="20"/>
        </w:rPr>
        <w:t>this</w:t>
      </w:r>
      <w:r>
        <w:rPr>
          <w:spacing w:val="34"/>
          <w:w w:val="105"/>
          <w:sz w:val="20"/>
        </w:rPr>
        <w:t xml:space="preserve"> </w:t>
      </w:r>
      <w:r>
        <w:rPr>
          <w:w w:val="105"/>
          <w:sz w:val="20"/>
        </w:rPr>
        <w:t>plot,</w:t>
      </w:r>
      <w:r>
        <w:rPr>
          <w:spacing w:val="38"/>
          <w:w w:val="105"/>
          <w:sz w:val="20"/>
        </w:rPr>
        <w:t xml:space="preserve"> </w:t>
      </w:r>
      <w:r>
        <w:rPr>
          <w:w w:val="105"/>
          <w:sz w:val="20"/>
        </w:rPr>
        <w:t>gray</w:t>
      </w:r>
      <w:r>
        <w:rPr>
          <w:spacing w:val="34"/>
          <w:w w:val="105"/>
          <w:sz w:val="20"/>
        </w:rPr>
        <w:t xml:space="preserve"> </w:t>
      </w:r>
      <w:r>
        <w:rPr>
          <w:w w:val="105"/>
          <w:sz w:val="20"/>
        </w:rPr>
        <w:t>dots</w:t>
      </w:r>
      <w:r>
        <w:rPr>
          <w:spacing w:val="35"/>
          <w:w w:val="105"/>
          <w:sz w:val="20"/>
        </w:rPr>
        <w:t xml:space="preserve"> </w:t>
      </w:r>
      <w:r>
        <w:rPr>
          <w:w w:val="105"/>
          <w:sz w:val="20"/>
        </w:rPr>
        <w:t>are</w:t>
      </w:r>
      <w:r>
        <w:rPr>
          <w:spacing w:val="34"/>
          <w:w w:val="105"/>
          <w:sz w:val="20"/>
        </w:rPr>
        <w:t xml:space="preserve"> </w:t>
      </w:r>
      <w:r>
        <w:rPr>
          <w:w w:val="105"/>
          <w:sz w:val="20"/>
        </w:rPr>
        <w:t>stations</w:t>
      </w:r>
      <w:r>
        <w:rPr>
          <w:spacing w:val="33"/>
          <w:w w:val="105"/>
          <w:sz w:val="20"/>
        </w:rPr>
        <w:t xml:space="preserve"> </w:t>
      </w:r>
      <w:r>
        <w:rPr>
          <w:w w:val="105"/>
          <w:sz w:val="20"/>
        </w:rPr>
        <w:t>for</w:t>
      </w:r>
      <w:r>
        <w:rPr>
          <w:spacing w:val="35"/>
          <w:w w:val="105"/>
          <w:sz w:val="20"/>
        </w:rPr>
        <w:t xml:space="preserve"> </w:t>
      </w:r>
      <w:r>
        <w:rPr>
          <w:w w:val="105"/>
          <w:sz w:val="20"/>
        </w:rPr>
        <w:t>which</w:t>
      </w:r>
      <w:r>
        <w:rPr>
          <w:spacing w:val="34"/>
          <w:w w:val="105"/>
          <w:sz w:val="20"/>
        </w:rPr>
        <w:t xml:space="preserve"> </w:t>
      </w:r>
      <w:r>
        <w:rPr>
          <w:w w:val="105"/>
          <w:sz w:val="20"/>
        </w:rPr>
        <w:t>the</w:t>
      </w:r>
      <w:r>
        <w:rPr>
          <w:spacing w:val="35"/>
          <w:w w:val="105"/>
          <w:sz w:val="20"/>
        </w:rPr>
        <w:t xml:space="preserve"> </w:t>
      </w:r>
      <w:r>
        <w:rPr>
          <w:w w:val="105"/>
          <w:sz w:val="20"/>
        </w:rPr>
        <w:t>f-</w:t>
      </w:r>
      <w:r>
        <w:rPr>
          <w:spacing w:val="-45"/>
          <w:w w:val="105"/>
          <w:sz w:val="20"/>
        </w:rPr>
        <w:t xml:space="preserve"> </w:t>
      </w:r>
      <w:r>
        <w:rPr>
          <w:w w:val="105"/>
          <w:sz w:val="20"/>
        </w:rPr>
        <w:t>score cannot be computed due to all instances of hits, misses and false alarms being null.</w:t>
      </w:r>
      <w:r>
        <w:rPr>
          <w:spacing w:val="1"/>
          <w:w w:val="105"/>
          <w:sz w:val="20"/>
        </w:rPr>
        <w:t xml:space="preserve"> </w:t>
      </w:r>
      <w:r>
        <w:rPr>
          <w:w w:val="105"/>
          <w:sz w:val="20"/>
        </w:rPr>
        <w:t>The</w:t>
      </w:r>
      <w:r>
        <w:rPr>
          <w:spacing w:val="20"/>
          <w:w w:val="105"/>
          <w:sz w:val="20"/>
        </w:rPr>
        <w:t xml:space="preserve"> </w:t>
      </w:r>
      <w:r>
        <w:rPr>
          <w:w w:val="105"/>
          <w:sz w:val="20"/>
        </w:rPr>
        <w:t>smaller</w:t>
      </w:r>
      <w:r>
        <w:rPr>
          <w:spacing w:val="21"/>
          <w:w w:val="105"/>
          <w:sz w:val="20"/>
        </w:rPr>
        <w:t xml:space="preserve"> </w:t>
      </w:r>
      <w:r>
        <w:rPr>
          <w:w w:val="105"/>
          <w:sz w:val="20"/>
        </w:rPr>
        <w:t>plots</w:t>
      </w:r>
      <w:r>
        <w:rPr>
          <w:spacing w:val="20"/>
          <w:w w:val="105"/>
          <w:sz w:val="20"/>
        </w:rPr>
        <w:t xml:space="preserve"> </w:t>
      </w:r>
      <w:r>
        <w:rPr>
          <w:w w:val="105"/>
          <w:sz w:val="20"/>
        </w:rPr>
        <w:t>show</w:t>
      </w:r>
      <w:r>
        <w:rPr>
          <w:spacing w:val="20"/>
          <w:w w:val="105"/>
          <w:sz w:val="20"/>
        </w:rPr>
        <w:t xml:space="preserve"> </w:t>
      </w:r>
      <w:r>
        <w:rPr>
          <w:w w:val="105"/>
          <w:sz w:val="20"/>
        </w:rPr>
        <w:t>precision</w:t>
      </w:r>
      <w:r>
        <w:rPr>
          <w:spacing w:val="21"/>
          <w:w w:val="105"/>
          <w:sz w:val="20"/>
        </w:rPr>
        <w:t xml:space="preserve"> </w:t>
      </w:r>
      <w:r>
        <w:rPr>
          <w:w w:val="105"/>
          <w:sz w:val="20"/>
        </w:rPr>
        <w:t>and</w:t>
      </w:r>
      <w:r>
        <w:rPr>
          <w:spacing w:val="20"/>
          <w:w w:val="105"/>
          <w:sz w:val="20"/>
        </w:rPr>
        <w:t xml:space="preserve"> </w:t>
      </w:r>
      <w:r>
        <w:rPr>
          <w:w w:val="105"/>
          <w:sz w:val="20"/>
        </w:rPr>
        <w:t>recall,</w:t>
      </w:r>
      <w:r>
        <w:rPr>
          <w:spacing w:val="23"/>
          <w:w w:val="105"/>
          <w:sz w:val="20"/>
        </w:rPr>
        <w:t xml:space="preserve"> </w:t>
      </w:r>
      <w:r>
        <w:rPr>
          <w:w w:val="105"/>
          <w:sz w:val="20"/>
        </w:rPr>
        <w:t>the</w:t>
      </w:r>
      <w:r>
        <w:rPr>
          <w:spacing w:val="21"/>
          <w:w w:val="105"/>
          <w:sz w:val="20"/>
        </w:rPr>
        <w:t xml:space="preserve"> </w:t>
      </w:r>
      <w:r>
        <w:rPr>
          <w:w w:val="105"/>
          <w:sz w:val="20"/>
        </w:rPr>
        <w:t>components</w:t>
      </w:r>
      <w:r>
        <w:rPr>
          <w:spacing w:val="21"/>
          <w:w w:val="105"/>
          <w:sz w:val="20"/>
        </w:rPr>
        <w:t xml:space="preserve"> </w:t>
      </w:r>
      <w:r>
        <w:rPr>
          <w:w w:val="105"/>
          <w:sz w:val="20"/>
        </w:rPr>
        <w:t>of</w:t>
      </w:r>
      <w:r>
        <w:rPr>
          <w:spacing w:val="20"/>
          <w:w w:val="105"/>
          <w:sz w:val="20"/>
        </w:rPr>
        <w:t xml:space="preserve"> </w:t>
      </w:r>
      <w:r>
        <w:rPr>
          <w:w w:val="105"/>
          <w:sz w:val="20"/>
        </w:rPr>
        <w:t>the</w:t>
      </w:r>
      <w:r>
        <w:rPr>
          <w:spacing w:val="21"/>
          <w:w w:val="105"/>
          <w:sz w:val="20"/>
        </w:rPr>
        <w:t xml:space="preserve"> </w:t>
      </w:r>
      <w:r>
        <w:rPr>
          <w:w w:val="105"/>
          <w:sz w:val="20"/>
        </w:rPr>
        <w:t>f-score;</w:t>
      </w:r>
      <w:r>
        <w:rPr>
          <w:spacing w:val="26"/>
          <w:w w:val="105"/>
          <w:sz w:val="20"/>
        </w:rPr>
        <w:t xml:space="preserve"> </w:t>
      </w:r>
      <w:r>
        <w:rPr>
          <w:w w:val="105"/>
          <w:sz w:val="20"/>
        </w:rPr>
        <w:t>for</w:t>
      </w:r>
      <w:r>
        <w:rPr>
          <w:spacing w:val="20"/>
          <w:w w:val="105"/>
          <w:sz w:val="20"/>
        </w:rPr>
        <w:t xml:space="preserve"> </w:t>
      </w:r>
      <w:r>
        <w:rPr>
          <w:w w:val="105"/>
          <w:sz w:val="20"/>
        </w:rPr>
        <w:t>the</w:t>
      </w:r>
      <w:r>
        <w:rPr>
          <w:spacing w:val="21"/>
          <w:w w:val="105"/>
          <w:sz w:val="20"/>
        </w:rPr>
        <w:t xml:space="preserve"> </w:t>
      </w:r>
      <w:r>
        <w:rPr>
          <w:w w:val="105"/>
          <w:sz w:val="20"/>
        </w:rPr>
        <w:t>sake</w:t>
      </w:r>
      <w:r>
        <w:rPr>
          <w:spacing w:val="-45"/>
          <w:w w:val="105"/>
          <w:sz w:val="20"/>
        </w:rPr>
        <w:t xml:space="preserve"> </w:t>
      </w:r>
      <w:r>
        <w:rPr>
          <w:w w:val="105"/>
          <w:sz w:val="20"/>
        </w:rPr>
        <w:t>of</w:t>
      </w:r>
      <w:r>
        <w:rPr>
          <w:spacing w:val="18"/>
          <w:w w:val="105"/>
          <w:sz w:val="20"/>
        </w:rPr>
        <w:t xml:space="preserve"> </w:t>
      </w:r>
      <w:r>
        <w:rPr>
          <w:w w:val="105"/>
          <w:sz w:val="20"/>
        </w:rPr>
        <w:t>visibility,</w:t>
      </w:r>
      <w:r>
        <w:rPr>
          <w:spacing w:val="20"/>
          <w:w w:val="105"/>
          <w:sz w:val="20"/>
        </w:rPr>
        <w:t xml:space="preserve"> </w:t>
      </w:r>
      <w:r>
        <w:rPr>
          <w:w w:val="105"/>
          <w:sz w:val="20"/>
        </w:rPr>
        <w:t>it</w:t>
      </w:r>
      <w:r>
        <w:rPr>
          <w:spacing w:val="18"/>
          <w:w w:val="105"/>
          <w:sz w:val="20"/>
        </w:rPr>
        <w:t xml:space="preserve"> </w:t>
      </w:r>
      <w:r>
        <w:rPr>
          <w:w w:val="105"/>
          <w:sz w:val="20"/>
        </w:rPr>
        <w:t>only</w:t>
      </w:r>
      <w:r>
        <w:rPr>
          <w:spacing w:val="19"/>
          <w:w w:val="105"/>
          <w:sz w:val="20"/>
        </w:rPr>
        <w:t xml:space="preserve"> </w:t>
      </w:r>
      <w:r>
        <w:rPr>
          <w:w w:val="105"/>
          <w:sz w:val="20"/>
        </w:rPr>
        <w:t>shows</w:t>
      </w:r>
      <w:r>
        <w:rPr>
          <w:spacing w:val="18"/>
          <w:w w:val="105"/>
          <w:sz w:val="20"/>
        </w:rPr>
        <w:t xml:space="preserve"> </w:t>
      </w:r>
      <w:r>
        <w:rPr>
          <w:w w:val="105"/>
          <w:sz w:val="20"/>
        </w:rPr>
        <w:t>the</w:t>
      </w:r>
      <w:r>
        <w:rPr>
          <w:spacing w:val="19"/>
          <w:w w:val="105"/>
          <w:sz w:val="20"/>
        </w:rPr>
        <w:t xml:space="preserve"> </w:t>
      </w:r>
      <w:r>
        <w:rPr>
          <w:w w:val="105"/>
          <w:sz w:val="20"/>
        </w:rPr>
        <w:t>stations</w:t>
      </w:r>
      <w:r>
        <w:rPr>
          <w:spacing w:val="18"/>
          <w:w w:val="105"/>
          <w:sz w:val="20"/>
        </w:rPr>
        <w:t xml:space="preserve"> </w:t>
      </w:r>
      <w:r>
        <w:rPr>
          <w:w w:val="105"/>
          <w:sz w:val="20"/>
        </w:rPr>
        <w:t>for</w:t>
      </w:r>
      <w:r>
        <w:rPr>
          <w:spacing w:val="19"/>
          <w:w w:val="105"/>
          <w:sz w:val="20"/>
        </w:rPr>
        <w:t xml:space="preserve"> </w:t>
      </w:r>
      <w:r>
        <w:rPr>
          <w:w w:val="105"/>
          <w:sz w:val="20"/>
        </w:rPr>
        <w:t>which</w:t>
      </w:r>
      <w:r>
        <w:rPr>
          <w:spacing w:val="18"/>
          <w:w w:val="105"/>
          <w:sz w:val="20"/>
        </w:rPr>
        <w:t xml:space="preserve"> </w:t>
      </w:r>
      <w:r>
        <w:rPr>
          <w:w w:val="105"/>
          <w:sz w:val="20"/>
        </w:rPr>
        <w:t>the</w:t>
      </w:r>
      <w:r>
        <w:rPr>
          <w:spacing w:val="19"/>
          <w:w w:val="105"/>
          <w:sz w:val="20"/>
        </w:rPr>
        <w:t xml:space="preserve"> </w:t>
      </w:r>
      <w:r>
        <w:rPr>
          <w:w w:val="105"/>
          <w:sz w:val="20"/>
        </w:rPr>
        <w:t>specific</w:t>
      </w:r>
      <w:r>
        <w:rPr>
          <w:spacing w:val="19"/>
          <w:w w:val="105"/>
          <w:sz w:val="20"/>
        </w:rPr>
        <w:t xml:space="preserve"> </w:t>
      </w:r>
      <w:r>
        <w:rPr>
          <w:w w:val="105"/>
          <w:sz w:val="20"/>
        </w:rPr>
        <w:t>metric</w:t>
      </w:r>
      <w:r>
        <w:rPr>
          <w:spacing w:val="18"/>
          <w:w w:val="105"/>
          <w:sz w:val="20"/>
        </w:rPr>
        <w:t xml:space="preserve"> </w:t>
      </w:r>
      <w:r>
        <w:rPr>
          <w:w w:val="105"/>
          <w:sz w:val="20"/>
        </w:rPr>
        <w:t>can</w:t>
      </w:r>
      <w:r>
        <w:rPr>
          <w:spacing w:val="19"/>
          <w:w w:val="105"/>
          <w:sz w:val="20"/>
        </w:rPr>
        <w:t xml:space="preserve"> </w:t>
      </w:r>
      <w:r>
        <w:rPr>
          <w:w w:val="105"/>
          <w:sz w:val="20"/>
        </w:rPr>
        <w:t>be</w:t>
      </w:r>
      <w:r>
        <w:rPr>
          <w:spacing w:val="18"/>
          <w:w w:val="105"/>
          <w:sz w:val="20"/>
        </w:rPr>
        <w:t xml:space="preserve"> </w:t>
      </w:r>
      <w:r>
        <w:rPr>
          <w:w w:val="105"/>
          <w:sz w:val="20"/>
        </w:rPr>
        <w:t>computed.</w:t>
      </w:r>
      <w:r>
        <w:rPr>
          <w:spacing w:val="46"/>
          <w:w w:val="105"/>
          <w:sz w:val="20"/>
        </w:rPr>
        <w:t xml:space="preserve"> </w:t>
      </w:r>
      <w:r>
        <w:rPr>
          <w:w w:val="105"/>
          <w:sz w:val="20"/>
        </w:rPr>
        <w:t>In</w:t>
      </w:r>
      <w:r>
        <w:rPr>
          <w:spacing w:val="-45"/>
          <w:w w:val="105"/>
          <w:sz w:val="20"/>
        </w:rPr>
        <w:t xml:space="preserve"> </w:t>
      </w:r>
      <w:r>
        <w:rPr>
          <w:w w:val="105"/>
          <w:sz w:val="20"/>
        </w:rPr>
        <w:t>all the plots the direction of the arrows shows the difference in that metric between the</w:t>
      </w:r>
      <w:r>
        <w:rPr>
          <w:spacing w:val="1"/>
          <w:w w:val="105"/>
          <w:sz w:val="20"/>
        </w:rPr>
        <w:t xml:space="preserve"> </w:t>
      </w:r>
      <w:r>
        <w:rPr>
          <w:w w:val="105"/>
          <w:sz w:val="20"/>
        </w:rPr>
        <w:t>optimized criteria and the current criteria; positive values imply gains and negative values</w:t>
      </w:r>
      <w:r>
        <w:rPr>
          <w:spacing w:val="1"/>
          <w:w w:val="105"/>
          <w:sz w:val="20"/>
        </w:rPr>
        <w:t xml:space="preserve"> </w:t>
      </w:r>
      <w:r>
        <w:rPr>
          <w:w w:val="105"/>
          <w:sz w:val="20"/>
        </w:rPr>
        <w:t>losses</w:t>
      </w:r>
      <w:r>
        <w:rPr>
          <w:spacing w:val="18"/>
          <w:w w:val="105"/>
          <w:sz w:val="20"/>
        </w:rPr>
        <w:t xml:space="preserve"> </w:t>
      </w:r>
      <w:r>
        <w:rPr>
          <w:w w:val="105"/>
          <w:sz w:val="20"/>
        </w:rPr>
        <w:t>in</w:t>
      </w:r>
      <w:r>
        <w:rPr>
          <w:spacing w:val="19"/>
          <w:w w:val="105"/>
          <w:sz w:val="20"/>
        </w:rPr>
        <w:t xml:space="preserve"> </w:t>
      </w:r>
      <w:r>
        <w:rPr>
          <w:w w:val="105"/>
          <w:sz w:val="20"/>
        </w:rPr>
        <w:t>skill.</w:t>
      </w:r>
    </w:p>
    <w:p w14:paraId="4ADB34A0" w14:textId="77777777" w:rsidR="00E2709D" w:rsidRDefault="00E2709D">
      <w:pPr>
        <w:spacing w:line="235" w:lineRule="auto"/>
        <w:jc w:val="both"/>
        <w:rPr>
          <w:sz w:val="20"/>
        </w:rPr>
        <w:sectPr w:rsidR="00E2709D">
          <w:type w:val="continuous"/>
          <w:pgSz w:w="12240" w:h="15840"/>
          <w:pgMar w:top="1500" w:right="1720" w:bottom="280" w:left="1600" w:header="720" w:footer="720" w:gutter="0"/>
          <w:cols w:space="720"/>
        </w:sectPr>
      </w:pPr>
    </w:p>
    <w:p w14:paraId="567ECCE8" w14:textId="77777777" w:rsidR="00E2709D" w:rsidRDefault="00E2709D">
      <w:pPr>
        <w:pStyle w:val="BodyText"/>
        <w:rPr>
          <w:sz w:val="20"/>
        </w:rPr>
      </w:pPr>
    </w:p>
    <w:p w14:paraId="5987BC4B" w14:textId="77777777" w:rsidR="00E2709D" w:rsidRDefault="00E2709D">
      <w:pPr>
        <w:pStyle w:val="BodyText"/>
        <w:rPr>
          <w:sz w:val="20"/>
        </w:rPr>
      </w:pPr>
    </w:p>
    <w:p w14:paraId="474F652F" w14:textId="77777777" w:rsidR="00E2709D" w:rsidRDefault="00E2709D">
      <w:pPr>
        <w:pStyle w:val="BodyText"/>
        <w:rPr>
          <w:sz w:val="20"/>
        </w:rPr>
      </w:pPr>
    </w:p>
    <w:p w14:paraId="4BE9910B" w14:textId="77777777" w:rsidR="00E2709D" w:rsidRDefault="00E2709D">
      <w:pPr>
        <w:pStyle w:val="BodyText"/>
        <w:spacing w:before="2"/>
        <w:rPr>
          <w:sz w:val="20"/>
        </w:rPr>
      </w:pPr>
    </w:p>
    <w:p w14:paraId="5A6E2C16" w14:textId="77777777" w:rsidR="00E2709D" w:rsidRDefault="00E2709D">
      <w:pPr>
        <w:rPr>
          <w:sz w:val="20"/>
        </w:rPr>
        <w:sectPr w:rsidR="00E2709D">
          <w:pgSz w:w="12240" w:h="15840"/>
          <w:pgMar w:top="1500" w:right="1720" w:bottom="1960" w:left="1600" w:header="0" w:footer="1777" w:gutter="0"/>
          <w:cols w:space="720"/>
        </w:sectPr>
      </w:pPr>
    </w:p>
    <w:p w14:paraId="4F9E20B5" w14:textId="77777777" w:rsidR="00E2709D" w:rsidRDefault="00E2709D">
      <w:pPr>
        <w:pStyle w:val="BodyText"/>
        <w:rPr>
          <w:sz w:val="10"/>
        </w:rPr>
      </w:pPr>
    </w:p>
    <w:p w14:paraId="00599BFF" w14:textId="77777777" w:rsidR="00E2709D" w:rsidRDefault="00E2709D">
      <w:pPr>
        <w:pStyle w:val="BodyText"/>
        <w:spacing w:before="8"/>
        <w:rPr>
          <w:sz w:val="8"/>
        </w:rPr>
      </w:pPr>
    </w:p>
    <w:p w14:paraId="08C229C1" w14:textId="77777777" w:rsidR="00E2709D" w:rsidRDefault="00462487">
      <w:pPr>
        <w:jc w:val="right"/>
        <w:rPr>
          <w:rFonts w:ascii="Verdana"/>
          <w:sz w:val="11"/>
        </w:rPr>
      </w:pPr>
      <w:bookmarkStart w:id="351" w:name="_bookmark29"/>
      <w:bookmarkEnd w:id="351"/>
      <w:r>
        <w:rPr>
          <w:rFonts w:ascii="Verdana"/>
          <w:sz w:val="11"/>
        </w:rPr>
        <w:t>1.0</w:t>
      </w:r>
    </w:p>
    <w:p w14:paraId="1BC899B9" w14:textId="77777777" w:rsidR="00E2709D" w:rsidRDefault="00E2709D">
      <w:pPr>
        <w:pStyle w:val="BodyText"/>
        <w:rPr>
          <w:rFonts w:ascii="Verdana"/>
          <w:sz w:val="10"/>
        </w:rPr>
      </w:pPr>
    </w:p>
    <w:p w14:paraId="79BE106E" w14:textId="77777777" w:rsidR="00E2709D" w:rsidRDefault="00E2709D">
      <w:pPr>
        <w:pStyle w:val="BodyText"/>
        <w:spacing w:before="7"/>
        <w:rPr>
          <w:rFonts w:ascii="Verdana"/>
          <w:sz w:val="9"/>
        </w:rPr>
      </w:pPr>
    </w:p>
    <w:p w14:paraId="0B8952CC" w14:textId="77777777" w:rsidR="00E2709D" w:rsidRDefault="00462487">
      <w:pPr>
        <w:jc w:val="right"/>
        <w:rPr>
          <w:rFonts w:ascii="Verdana"/>
          <w:sz w:val="11"/>
        </w:rPr>
      </w:pPr>
      <w:r>
        <w:rPr>
          <w:rFonts w:ascii="Verdana"/>
          <w:sz w:val="11"/>
        </w:rPr>
        <w:t>0.8</w:t>
      </w:r>
    </w:p>
    <w:p w14:paraId="2E3A1D86" w14:textId="77777777" w:rsidR="00E2709D" w:rsidRDefault="00E2709D">
      <w:pPr>
        <w:pStyle w:val="BodyText"/>
        <w:rPr>
          <w:rFonts w:ascii="Verdana"/>
          <w:sz w:val="10"/>
        </w:rPr>
      </w:pPr>
    </w:p>
    <w:p w14:paraId="068B671D" w14:textId="77777777" w:rsidR="00E2709D" w:rsidRDefault="00E2709D">
      <w:pPr>
        <w:pStyle w:val="BodyText"/>
        <w:spacing w:before="7"/>
        <w:rPr>
          <w:rFonts w:ascii="Verdana"/>
          <w:sz w:val="9"/>
        </w:rPr>
      </w:pPr>
    </w:p>
    <w:p w14:paraId="2CFF7750" w14:textId="70D72856" w:rsidR="00E2709D" w:rsidRDefault="00285D5B">
      <w:pPr>
        <w:jc w:val="right"/>
        <w:rPr>
          <w:rFonts w:ascii="Verdana"/>
          <w:sz w:val="11"/>
        </w:rPr>
      </w:pPr>
      <w:r>
        <w:rPr>
          <w:noProof/>
        </w:rPr>
        <mc:AlternateContent>
          <mc:Choice Requires="wps">
            <w:drawing>
              <wp:anchor distT="0" distB="0" distL="114300" distR="114300" simplePos="0" relativeHeight="15787008" behindDoc="0" locked="0" layoutInCell="1" allowOverlap="1" wp14:anchorId="41D15567" wp14:editId="78D3CFC8">
                <wp:simplePos x="0" y="0"/>
                <wp:positionH relativeFrom="page">
                  <wp:posOffset>1435100</wp:posOffset>
                </wp:positionH>
                <wp:positionV relativeFrom="paragraph">
                  <wp:posOffset>7620</wp:posOffset>
                </wp:positionV>
                <wp:extent cx="106045" cy="307340"/>
                <wp:effectExtent l="0" t="0" r="0" b="0"/>
                <wp:wrapNone/>
                <wp:docPr id="599"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EE549" w14:textId="77777777" w:rsidR="00E749F9" w:rsidRDefault="00E749F9">
                            <w:pPr>
                              <w:spacing w:line="145" w:lineRule="exact"/>
                              <w:ind w:left="20"/>
                              <w:rPr>
                                <w:rFonts w:ascii="Verdana"/>
                                <w:sz w:val="12"/>
                              </w:rPr>
                            </w:pPr>
                            <w:r>
                              <w:rPr>
                                <w:rFonts w:ascii="Verdana"/>
                                <w:sz w:val="12"/>
                              </w:rPr>
                              <w:t>skill</w:t>
                            </w:r>
                            <w:r>
                              <w:rPr>
                                <w:rFonts w:ascii="Verdana"/>
                                <w:spacing w:val="3"/>
                                <w:sz w:val="12"/>
                              </w:rPr>
                              <w:t xml:space="preserve"> </w:t>
                            </w:r>
                            <w:r>
                              <w:rPr>
                                <w:rFonts w:ascii="Verdana"/>
                                <w:sz w:val="12"/>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15567" id="Text Box 595" o:spid="_x0000_s1201" type="#_x0000_t202" style="position:absolute;left:0;text-align:left;margin-left:113pt;margin-top:.6pt;width:8.35pt;height:24.2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" filled="f" stroked="f">
                <v:textbox style="layout-flow:vertical;mso-layout-flow-alt:bottom-to-top" inset="0,0,0,0">
                  <w:txbxContent>
                    <w:p w14:paraId="72EEE549" w14:textId="77777777" w:rsidR="00E749F9" w:rsidRDefault="00E749F9">
                      <w:pPr>
                        <w:spacing w:line="145" w:lineRule="exact"/>
                        <w:ind w:left="20"/>
                        <w:rPr>
                          <w:rFonts w:ascii="Verdana"/>
                          <w:sz w:val="12"/>
                        </w:rPr>
                      </w:pPr>
                      <w:r>
                        <w:rPr>
                          <w:rFonts w:ascii="Verdana"/>
                          <w:sz w:val="12"/>
                        </w:rPr>
                        <w:t>skill</w:t>
                      </w:r>
                      <w:r>
                        <w:rPr>
                          <w:rFonts w:ascii="Verdana"/>
                          <w:spacing w:val="3"/>
                          <w:sz w:val="12"/>
                        </w:rPr>
                        <w:t xml:space="preserve"> </w:t>
                      </w:r>
                      <w:r>
                        <w:rPr>
                          <w:rFonts w:ascii="Verdana"/>
                          <w:sz w:val="12"/>
                        </w:rPr>
                        <w:t>(-)</w:t>
                      </w:r>
                    </w:p>
                  </w:txbxContent>
                </v:textbox>
                <w10:wrap anchorx="page"/>
              </v:shape>
            </w:pict>
          </mc:Fallback>
        </mc:AlternateContent>
      </w:r>
      <w:r w:rsidR="00462487">
        <w:rPr>
          <w:rFonts w:ascii="Verdana"/>
          <w:sz w:val="11"/>
        </w:rPr>
        <w:t>0.6</w:t>
      </w:r>
    </w:p>
    <w:p w14:paraId="5F90FF3E" w14:textId="77777777" w:rsidR="00E2709D" w:rsidRDefault="00462487">
      <w:pPr>
        <w:spacing w:before="75"/>
        <w:ind w:right="38"/>
        <w:jc w:val="right"/>
        <w:rPr>
          <w:rFonts w:ascii="Verdana"/>
          <w:sz w:val="13"/>
        </w:rPr>
      </w:pPr>
      <w:r>
        <w:br w:type="column"/>
      </w:r>
      <w:r>
        <w:rPr>
          <w:rFonts w:ascii="Verdana"/>
          <w:w w:val="105"/>
          <w:sz w:val="13"/>
        </w:rPr>
        <w:t>f0.8</w:t>
      </w:r>
    </w:p>
    <w:p w14:paraId="589CDCCA" w14:textId="77777777" w:rsidR="00E2709D" w:rsidRDefault="00462487">
      <w:pPr>
        <w:spacing w:before="75"/>
        <w:ind w:right="38"/>
        <w:jc w:val="right"/>
        <w:rPr>
          <w:rFonts w:ascii="Verdana"/>
          <w:sz w:val="13"/>
        </w:rPr>
      </w:pPr>
      <w:r>
        <w:br w:type="column"/>
      </w:r>
      <w:r>
        <w:rPr>
          <w:rFonts w:ascii="Verdana"/>
          <w:w w:val="110"/>
          <w:sz w:val="13"/>
        </w:rPr>
        <w:t>recall</w:t>
      </w:r>
    </w:p>
    <w:p w14:paraId="14CF2779" w14:textId="77777777" w:rsidR="00E2709D" w:rsidRDefault="00462487">
      <w:pPr>
        <w:spacing w:before="75"/>
        <w:ind w:left="841"/>
        <w:rPr>
          <w:rFonts w:ascii="Verdana"/>
          <w:sz w:val="13"/>
        </w:rPr>
      </w:pPr>
      <w:r>
        <w:br w:type="column"/>
      </w:r>
      <w:r>
        <w:rPr>
          <w:rFonts w:ascii="Verdana"/>
          <w:w w:val="110"/>
          <w:sz w:val="13"/>
        </w:rPr>
        <w:t>precision</w:t>
      </w:r>
    </w:p>
    <w:p w14:paraId="6A2A0A9F" w14:textId="77777777" w:rsidR="00E2709D" w:rsidRDefault="00462487">
      <w:pPr>
        <w:pStyle w:val="BodyText"/>
        <w:rPr>
          <w:rFonts w:ascii="Verdana"/>
          <w:sz w:val="10"/>
        </w:rPr>
      </w:pPr>
      <w:r>
        <w:br w:type="column"/>
      </w:r>
    </w:p>
    <w:p w14:paraId="69E66268" w14:textId="5EC79018" w:rsidR="00E2709D" w:rsidRDefault="00285D5B">
      <w:pPr>
        <w:spacing w:before="88" w:line="297" w:lineRule="auto"/>
        <w:ind w:left="841" w:right="638"/>
        <w:rPr>
          <w:rFonts w:ascii="Verdana"/>
          <w:sz w:val="11"/>
        </w:rPr>
      </w:pPr>
      <w:r>
        <w:rPr>
          <w:noProof/>
        </w:rPr>
        <mc:AlternateContent>
          <mc:Choice Requires="wpg">
            <w:drawing>
              <wp:anchor distT="0" distB="0" distL="114300" distR="114300" simplePos="0" relativeHeight="15783424" behindDoc="0" locked="0" layoutInCell="1" allowOverlap="1" wp14:anchorId="16C61CD9" wp14:editId="52854C29">
                <wp:simplePos x="0" y="0"/>
                <wp:positionH relativeFrom="page">
                  <wp:posOffset>4517390</wp:posOffset>
                </wp:positionH>
                <wp:positionV relativeFrom="paragraph">
                  <wp:posOffset>84455</wp:posOffset>
                </wp:positionV>
                <wp:extent cx="1203325" cy="1249045"/>
                <wp:effectExtent l="0" t="0" r="0" b="0"/>
                <wp:wrapNone/>
                <wp:docPr id="525"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1249045"/>
                          <a:chOff x="7114" y="133"/>
                          <a:chExt cx="1895" cy="1967"/>
                        </a:xfrm>
                      </wpg:grpSpPr>
                      <wps:wsp>
                        <wps:cNvPr id="526" name="Freeform 594"/>
                        <wps:cNvSpPr>
                          <a:spLocks/>
                        </wps:cNvSpPr>
                        <wps:spPr bwMode="auto">
                          <a:xfrm>
                            <a:off x="7144" y="173"/>
                            <a:ext cx="1860" cy="713"/>
                          </a:xfrm>
                          <a:custGeom>
                            <a:avLst/>
                            <a:gdLst>
                              <a:gd name="T0" fmla="+- 0 7144 7144"/>
                              <a:gd name="T1" fmla="*/ T0 w 1860"/>
                              <a:gd name="T2" fmla="+- 0 886 173"/>
                              <a:gd name="T3" fmla="*/ 886 h 713"/>
                              <a:gd name="T4" fmla="+- 0 7242 7144"/>
                              <a:gd name="T5" fmla="*/ T4 w 1860"/>
                              <a:gd name="T6" fmla="+- 0 860 173"/>
                              <a:gd name="T7" fmla="*/ 860 h 713"/>
                              <a:gd name="T8" fmla="+- 0 7345 7144"/>
                              <a:gd name="T9" fmla="*/ T8 w 1860"/>
                              <a:gd name="T10" fmla="+- 0 878 173"/>
                              <a:gd name="T11" fmla="*/ 878 h 713"/>
                              <a:gd name="T12" fmla="+- 0 7463 7144"/>
                              <a:gd name="T13" fmla="*/ T12 w 1860"/>
                              <a:gd name="T14" fmla="+- 0 878 173"/>
                              <a:gd name="T15" fmla="*/ 878 h 713"/>
                              <a:gd name="T16" fmla="+- 0 7547 7144"/>
                              <a:gd name="T17" fmla="*/ T16 w 1860"/>
                              <a:gd name="T18" fmla="+- 0 883 173"/>
                              <a:gd name="T19" fmla="*/ 883 h 713"/>
                              <a:gd name="T20" fmla="+- 0 7665 7144"/>
                              <a:gd name="T21" fmla="*/ T20 w 1860"/>
                              <a:gd name="T22" fmla="+- 0 886 173"/>
                              <a:gd name="T23" fmla="*/ 886 h 713"/>
                              <a:gd name="T24" fmla="+- 0 7813 7144"/>
                              <a:gd name="T25" fmla="*/ T24 w 1860"/>
                              <a:gd name="T26" fmla="+- 0 862 173"/>
                              <a:gd name="T27" fmla="*/ 862 h 713"/>
                              <a:gd name="T28" fmla="+- 0 7911 7144"/>
                              <a:gd name="T29" fmla="*/ T28 w 1860"/>
                              <a:gd name="T30" fmla="+- 0 847 173"/>
                              <a:gd name="T31" fmla="*/ 847 h 713"/>
                              <a:gd name="T32" fmla="+- 0 8015 7144"/>
                              <a:gd name="T33" fmla="*/ T32 w 1860"/>
                              <a:gd name="T34" fmla="+- 0 827 173"/>
                              <a:gd name="T35" fmla="*/ 827 h 713"/>
                              <a:gd name="T36" fmla="+- 0 8133 7144"/>
                              <a:gd name="T37" fmla="*/ T36 w 1860"/>
                              <a:gd name="T38" fmla="+- 0 701 173"/>
                              <a:gd name="T39" fmla="*/ 701 h 713"/>
                              <a:gd name="T40" fmla="+- 0 8216 7144"/>
                              <a:gd name="T41" fmla="*/ T40 w 1860"/>
                              <a:gd name="T42" fmla="+- 0 521 173"/>
                              <a:gd name="T43" fmla="*/ 521 h 713"/>
                              <a:gd name="T44" fmla="+- 0 8334 7144"/>
                              <a:gd name="T45" fmla="*/ T44 w 1860"/>
                              <a:gd name="T46" fmla="+- 0 418 173"/>
                              <a:gd name="T47" fmla="*/ 418 h 713"/>
                              <a:gd name="T48" fmla="+- 0 8482 7144"/>
                              <a:gd name="T49" fmla="*/ T48 w 1860"/>
                              <a:gd name="T50" fmla="+- 0 421 173"/>
                              <a:gd name="T51" fmla="*/ 421 h 713"/>
                              <a:gd name="T52" fmla="+- 0 8580 7144"/>
                              <a:gd name="T53" fmla="*/ T52 w 1860"/>
                              <a:gd name="T54" fmla="+- 0 416 173"/>
                              <a:gd name="T55" fmla="*/ 416 h 713"/>
                              <a:gd name="T56" fmla="+- 0 8684 7144"/>
                              <a:gd name="T57" fmla="*/ T56 w 1860"/>
                              <a:gd name="T58" fmla="+- 0 392 173"/>
                              <a:gd name="T59" fmla="*/ 392 h 713"/>
                              <a:gd name="T60" fmla="+- 0 8802 7144"/>
                              <a:gd name="T61" fmla="*/ T60 w 1860"/>
                              <a:gd name="T62" fmla="+- 0 173 173"/>
                              <a:gd name="T63" fmla="*/ 173 h 713"/>
                              <a:gd name="T64" fmla="+- 0 8885 7144"/>
                              <a:gd name="T65" fmla="*/ T64 w 1860"/>
                              <a:gd name="T66" fmla="+- 0 173 173"/>
                              <a:gd name="T67" fmla="*/ 173 h 713"/>
                              <a:gd name="T68" fmla="+- 0 9003 7144"/>
                              <a:gd name="T69" fmla="*/ T68 w 1860"/>
                              <a:gd name="T70" fmla="+- 0 173 173"/>
                              <a:gd name="T71" fmla="*/ 17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713">
                                <a:moveTo>
                                  <a:pt x="0" y="713"/>
                                </a:moveTo>
                                <a:lnTo>
                                  <a:pt x="98" y="687"/>
                                </a:lnTo>
                                <a:lnTo>
                                  <a:pt x="201" y="705"/>
                                </a:lnTo>
                                <a:lnTo>
                                  <a:pt x="319" y="705"/>
                                </a:lnTo>
                                <a:lnTo>
                                  <a:pt x="403" y="710"/>
                                </a:lnTo>
                                <a:lnTo>
                                  <a:pt x="521" y="713"/>
                                </a:lnTo>
                                <a:lnTo>
                                  <a:pt x="669" y="689"/>
                                </a:lnTo>
                                <a:lnTo>
                                  <a:pt x="767" y="674"/>
                                </a:lnTo>
                                <a:lnTo>
                                  <a:pt x="871" y="654"/>
                                </a:lnTo>
                                <a:lnTo>
                                  <a:pt x="989" y="528"/>
                                </a:lnTo>
                                <a:lnTo>
                                  <a:pt x="1072" y="348"/>
                                </a:lnTo>
                                <a:lnTo>
                                  <a:pt x="1190" y="245"/>
                                </a:lnTo>
                                <a:lnTo>
                                  <a:pt x="1338" y="248"/>
                                </a:lnTo>
                                <a:lnTo>
                                  <a:pt x="1436" y="243"/>
                                </a:lnTo>
                                <a:lnTo>
                                  <a:pt x="1540" y="219"/>
                                </a:lnTo>
                                <a:lnTo>
                                  <a:pt x="1658" y="0"/>
                                </a:lnTo>
                                <a:lnTo>
                                  <a:pt x="1741" y="0"/>
                                </a:lnTo>
                                <a:lnTo>
                                  <a:pt x="1859"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593"/>
                        <wps:cNvSpPr>
                          <a:spLocks/>
                        </wps:cNvSpPr>
                        <wps:spPr bwMode="auto">
                          <a:xfrm>
                            <a:off x="7144" y="173"/>
                            <a:ext cx="1860" cy="685"/>
                          </a:xfrm>
                          <a:custGeom>
                            <a:avLst/>
                            <a:gdLst>
                              <a:gd name="T0" fmla="+- 0 7144 7144"/>
                              <a:gd name="T1" fmla="*/ T0 w 1860"/>
                              <a:gd name="T2" fmla="+- 0 858 173"/>
                              <a:gd name="T3" fmla="*/ 858 h 685"/>
                              <a:gd name="T4" fmla="+- 0 7242 7144"/>
                              <a:gd name="T5" fmla="*/ T4 w 1860"/>
                              <a:gd name="T6" fmla="+- 0 842 173"/>
                              <a:gd name="T7" fmla="*/ 842 h 685"/>
                              <a:gd name="T8" fmla="+- 0 7345 7144"/>
                              <a:gd name="T9" fmla="*/ T8 w 1860"/>
                              <a:gd name="T10" fmla="+- 0 849 173"/>
                              <a:gd name="T11" fmla="*/ 849 h 685"/>
                              <a:gd name="T12" fmla="+- 0 7463 7144"/>
                              <a:gd name="T13" fmla="*/ T12 w 1860"/>
                              <a:gd name="T14" fmla="+- 0 842 173"/>
                              <a:gd name="T15" fmla="*/ 842 h 685"/>
                              <a:gd name="T16" fmla="+- 0 7547 7144"/>
                              <a:gd name="T17" fmla="*/ T16 w 1860"/>
                              <a:gd name="T18" fmla="+- 0 837 173"/>
                              <a:gd name="T19" fmla="*/ 837 h 685"/>
                              <a:gd name="T20" fmla="+- 0 7665 7144"/>
                              <a:gd name="T21" fmla="*/ T20 w 1860"/>
                              <a:gd name="T22" fmla="+- 0 827 173"/>
                              <a:gd name="T23" fmla="*/ 827 h 685"/>
                              <a:gd name="T24" fmla="+- 0 7813 7144"/>
                              <a:gd name="T25" fmla="*/ T24 w 1860"/>
                              <a:gd name="T26" fmla="+- 0 784 173"/>
                              <a:gd name="T27" fmla="*/ 784 h 685"/>
                              <a:gd name="T28" fmla="+- 0 7911 7144"/>
                              <a:gd name="T29" fmla="*/ T28 w 1860"/>
                              <a:gd name="T30" fmla="+- 0 769 173"/>
                              <a:gd name="T31" fmla="*/ 769 h 685"/>
                              <a:gd name="T32" fmla="+- 0 8015 7144"/>
                              <a:gd name="T33" fmla="*/ T32 w 1860"/>
                              <a:gd name="T34" fmla="+- 0 738 173"/>
                              <a:gd name="T35" fmla="*/ 738 h 685"/>
                              <a:gd name="T36" fmla="+- 0 8133 7144"/>
                              <a:gd name="T37" fmla="*/ T36 w 1860"/>
                              <a:gd name="T38" fmla="+- 0 635 173"/>
                              <a:gd name="T39" fmla="*/ 635 h 685"/>
                              <a:gd name="T40" fmla="+- 0 8216 7144"/>
                              <a:gd name="T41" fmla="*/ T40 w 1860"/>
                              <a:gd name="T42" fmla="+- 0 506 173"/>
                              <a:gd name="T43" fmla="*/ 506 h 685"/>
                              <a:gd name="T44" fmla="+- 0 8334 7144"/>
                              <a:gd name="T45" fmla="*/ T44 w 1860"/>
                              <a:gd name="T46" fmla="+- 0 371 173"/>
                              <a:gd name="T47" fmla="*/ 371 h 685"/>
                              <a:gd name="T48" fmla="+- 0 8482 7144"/>
                              <a:gd name="T49" fmla="*/ T48 w 1860"/>
                              <a:gd name="T50" fmla="+- 0 375 173"/>
                              <a:gd name="T51" fmla="*/ 375 h 685"/>
                              <a:gd name="T52" fmla="+- 0 8580 7144"/>
                              <a:gd name="T53" fmla="*/ T52 w 1860"/>
                              <a:gd name="T54" fmla="+- 0 331 173"/>
                              <a:gd name="T55" fmla="*/ 331 h 685"/>
                              <a:gd name="T56" fmla="+- 0 8684 7144"/>
                              <a:gd name="T57" fmla="*/ T56 w 1860"/>
                              <a:gd name="T58" fmla="+- 0 374 173"/>
                              <a:gd name="T59" fmla="*/ 374 h 685"/>
                              <a:gd name="T60" fmla="+- 0 8802 7144"/>
                              <a:gd name="T61" fmla="*/ T60 w 1860"/>
                              <a:gd name="T62" fmla="+- 0 258 173"/>
                              <a:gd name="T63" fmla="*/ 258 h 685"/>
                              <a:gd name="T64" fmla="+- 0 8885 7144"/>
                              <a:gd name="T65" fmla="*/ T64 w 1860"/>
                              <a:gd name="T66" fmla="+- 0 173 173"/>
                              <a:gd name="T67" fmla="*/ 173 h 685"/>
                              <a:gd name="T68" fmla="+- 0 9003 7144"/>
                              <a:gd name="T69" fmla="*/ T68 w 1860"/>
                              <a:gd name="T70" fmla="+- 0 173 173"/>
                              <a:gd name="T71" fmla="*/ 173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685">
                                <a:moveTo>
                                  <a:pt x="0" y="685"/>
                                </a:moveTo>
                                <a:lnTo>
                                  <a:pt x="98" y="669"/>
                                </a:lnTo>
                                <a:lnTo>
                                  <a:pt x="201" y="676"/>
                                </a:lnTo>
                                <a:lnTo>
                                  <a:pt x="319" y="669"/>
                                </a:lnTo>
                                <a:lnTo>
                                  <a:pt x="403" y="664"/>
                                </a:lnTo>
                                <a:lnTo>
                                  <a:pt x="521" y="654"/>
                                </a:lnTo>
                                <a:lnTo>
                                  <a:pt x="669" y="611"/>
                                </a:lnTo>
                                <a:lnTo>
                                  <a:pt x="767" y="596"/>
                                </a:lnTo>
                                <a:lnTo>
                                  <a:pt x="871" y="565"/>
                                </a:lnTo>
                                <a:lnTo>
                                  <a:pt x="989" y="462"/>
                                </a:lnTo>
                                <a:lnTo>
                                  <a:pt x="1072" y="333"/>
                                </a:lnTo>
                                <a:lnTo>
                                  <a:pt x="1190" y="198"/>
                                </a:lnTo>
                                <a:lnTo>
                                  <a:pt x="1338" y="202"/>
                                </a:lnTo>
                                <a:lnTo>
                                  <a:pt x="1436" y="158"/>
                                </a:lnTo>
                                <a:lnTo>
                                  <a:pt x="1540" y="201"/>
                                </a:lnTo>
                                <a:lnTo>
                                  <a:pt x="1658" y="85"/>
                                </a:lnTo>
                                <a:lnTo>
                                  <a:pt x="1741" y="0"/>
                                </a:lnTo>
                                <a:lnTo>
                                  <a:pt x="1859"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592"/>
                        <wps:cNvSpPr>
                          <a:spLocks/>
                        </wps:cNvSpPr>
                        <wps:spPr bwMode="auto">
                          <a:xfrm>
                            <a:off x="7113" y="916"/>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Line 591"/>
                        <wps:cNvCnPr>
                          <a:cxnSpLocks noChangeShapeType="1"/>
                        </wps:cNvCnPr>
                        <wps:spPr bwMode="auto">
                          <a:xfrm>
                            <a:off x="7144" y="916"/>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0" name="Freeform 590"/>
                        <wps:cNvSpPr>
                          <a:spLocks/>
                        </wps:cNvSpPr>
                        <wps:spPr bwMode="auto">
                          <a:xfrm>
                            <a:off x="7113" y="544"/>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Line 589"/>
                        <wps:cNvCnPr>
                          <a:cxnSpLocks noChangeShapeType="1"/>
                        </wps:cNvCnPr>
                        <wps:spPr bwMode="auto">
                          <a:xfrm>
                            <a:off x="7144" y="545"/>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2" name="Freeform 588"/>
                        <wps:cNvSpPr>
                          <a:spLocks/>
                        </wps:cNvSpPr>
                        <wps:spPr bwMode="auto">
                          <a:xfrm>
                            <a:off x="7113" y="173"/>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Line 587"/>
                        <wps:cNvCnPr>
                          <a:cxnSpLocks noChangeShapeType="1"/>
                        </wps:cNvCnPr>
                        <wps:spPr bwMode="auto">
                          <a:xfrm>
                            <a:off x="7144" y="173"/>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4" name="Freeform 586"/>
                        <wps:cNvSpPr>
                          <a:spLocks/>
                        </wps:cNvSpPr>
                        <wps:spPr bwMode="auto">
                          <a:xfrm>
                            <a:off x="7546"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Line 585"/>
                        <wps:cNvCnPr>
                          <a:cxnSpLocks noChangeShapeType="1"/>
                        </wps:cNvCnPr>
                        <wps:spPr bwMode="auto">
                          <a:xfrm>
                            <a:off x="7547"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6" name="Line 584"/>
                        <wps:cNvCnPr>
                          <a:cxnSpLocks noChangeShapeType="1"/>
                        </wps:cNvCnPr>
                        <wps:spPr bwMode="auto">
                          <a:xfrm>
                            <a:off x="7547" y="2068"/>
                            <a:ext cx="0" cy="0"/>
                          </a:xfrm>
                          <a:prstGeom prst="line">
                            <a:avLst/>
                          </a:prstGeom>
                          <a:noFill/>
                          <a:ln w="276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37" name="Freeform 583"/>
                        <wps:cNvSpPr>
                          <a:spLocks/>
                        </wps:cNvSpPr>
                        <wps:spPr bwMode="auto">
                          <a:xfrm>
                            <a:off x="7144" y="173"/>
                            <a:ext cx="1860" cy="596"/>
                          </a:xfrm>
                          <a:custGeom>
                            <a:avLst/>
                            <a:gdLst>
                              <a:gd name="T0" fmla="+- 0 7144 7144"/>
                              <a:gd name="T1" fmla="*/ T0 w 1860"/>
                              <a:gd name="T2" fmla="+- 0 769 173"/>
                              <a:gd name="T3" fmla="*/ 769 h 596"/>
                              <a:gd name="T4" fmla="+- 0 7242 7144"/>
                              <a:gd name="T5" fmla="*/ T4 w 1860"/>
                              <a:gd name="T6" fmla="+- 0 756 173"/>
                              <a:gd name="T7" fmla="*/ 756 h 596"/>
                              <a:gd name="T8" fmla="+- 0 7345 7144"/>
                              <a:gd name="T9" fmla="*/ T8 w 1860"/>
                              <a:gd name="T10" fmla="+- 0 761 173"/>
                              <a:gd name="T11" fmla="*/ 761 h 596"/>
                              <a:gd name="T12" fmla="+- 0 7463 7144"/>
                              <a:gd name="T13" fmla="*/ T12 w 1860"/>
                              <a:gd name="T14" fmla="+- 0 752 173"/>
                              <a:gd name="T15" fmla="*/ 752 h 596"/>
                              <a:gd name="T16" fmla="+- 0 7547 7144"/>
                              <a:gd name="T17" fmla="*/ T16 w 1860"/>
                              <a:gd name="T18" fmla="+- 0 731 173"/>
                              <a:gd name="T19" fmla="*/ 731 h 596"/>
                              <a:gd name="T20" fmla="+- 0 7665 7144"/>
                              <a:gd name="T21" fmla="*/ T20 w 1860"/>
                              <a:gd name="T22" fmla="+- 0 731 173"/>
                              <a:gd name="T23" fmla="*/ 731 h 596"/>
                              <a:gd name="T24" fmla="+- 0 7813 7144"/>
                              <a:gd name="T25" fmla="*/ T24 w 1860"/>
                              <a:gd name="T26" fmla="+- 0 708 173"/>
                              <a:gd name="T27" fmla="*/ 708 h 596"/>
                              <a:gd name="T28" fmla="+- 0 7911 7144"/>
                              <a:gd name="T29" fmla="*/ T28 w 1860"/>
                              <a:gd name="T30" fmla="+- 0 674 173"/>
                              <a:gd name="T31" fmla="*/ 674 h 596"/>
                              <a:gd name="T32" fmla="+- 0 8015 7144"/>
                              <a:gd name="T33" fmla="*/ T32 w 1860"/>
                              <a:gd name="T34" fmla="+- 0 636 173"/>
                              <a:gd name="T35" fmla="*/ 636 h 596"/>
                              <a:gd name="T36" fmla="+- 0 8133 7144"/>
                              <a:gd name="T37" fmla="*/ T36 w 1860"/>
                              <a:gd name="T38" fmla="+- 0 536 173"/>
                              <a:gd name="T39" fmla="*/ 536 h 596"/>
                              <a:gd name="T40" fmla="+- 0 8216 7144"/>
                              <a:gd name="T41" fmla="*/ T40 w 1860"/>
                              <a:gd name="T42" fmla="+- 0 423 173"/>
                              <a:gd name="T43" fmla="*/ 423 h 596"/>
                              <a:gd name="T44" fmla="+- 0 8334 7144"/>
                              <a:gd name="T45" fmla="*/ T44 w 1860"/>
                              <a:gd name="T46" fmla="+- 0 323 173"/>
                              <a:gd name="T47" fmla="*/ 323 h 596"/>
                              <a:gd name="T48" fmla="+- 0 8482 7144"/>
                              <a:gd name="T49" fmla="*/ T48 w 1860"/>
                              <a:gd name="T50" fmla="+- 0 318 173"/>
                              <a:gd name="T51" fmla="*/ 318 h 596"/>
                              <a:gd name="T52" fmla="+- 0 8580 7144"/>
                              <a:gd name="T53" fmla="*/ T52 w 1860"/>
                              <a:gd name="T54" fmla="+- 0 342 173"/>
                              <a:gd name="T55" fmla="*/ 342 h 596"/>
                              <a:gd name="T56" fmla="+- 0 8684 7144"/>
                              <a:gd name="T57" fmla="*/ T56 w 1860"/>
                              <a:gd name="T58" fmla="+- 0 374 173"/>
                              <a:gd name="T59" fmla="*/ 374 h 596"/>
                              <a:gd name="T60" fmla="+- 0 8802 7144"/>
                              <a:gd name="T61" fmla="*/ T60 w 1860"/>
                              <a:gd name="T62" fmla="+- 0 258 173"/>
                              <a:gd name="T63" fmla="*/ 258 h 596"/>
                              <a:gd name="T64" fmla="+- 0 8885 7144"/>
                              <a:gd name="T65" fmla="*/ T64 w 1860"/>
                              <a:gd name="T66" fmla="+- 0 173 173"/>
                              <a:gd name="T67" fmla="*/ 173 h 596"/>
                              <a:gd name="T68" fmla="+- 0 9003 7144"/>
                              <a:gd name="T69" fmla="*/ T68 w 1860"/>
                              <a:gd name="T70" fmla="+- 0 173 173"/>
                              <a:gd name="T71" fmla="*/ 173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596">
                                <a:moveTo>
                                  <a:pt x="0" y="596"/>
                                </a:moveTo>
                                <a:lnTo>
                                  <a:pt x="98" y="583"/>
                                </a:lnTo>
                                <a:lnTo>
                                  <a:pt x="201" y="588"/>
                                </a:lnTo>
                                <a:lnTo>
                                  <a:pt x="319" y="579"/>
                                </a:lnTo>
                                <a:lnTo>
                                  <a:pt x="403" y="558"/>
                                </a:lnTo>
                                <a:lnTo>
                                  <a:pt x="521" y="558"/>
                                </a:lnTo>
                                <a:lnTo>
                                  <a:pt x="669" y="535"/>
                                </a:lnTo>
                                <a:lnTo>
                                  <a:pt x="767" y="501"/>
                                </a:lnTo>
                                <a:lnTo>
                                  <a:pt x="871" y="463"/>
                                </a:lnTo>
                                <a:lnTo>
                                  <a:pt x="989" y="363"/>
                                </a:lnTo>
                                <a:lnTo>
                                  <a:pt x="1072" y="250"/>
                                </a:lnTo>
                                <a:lnTo>
                                  <a:pt x="1190" y="150"/>
                                </a:lnTo>
                                <a:lnTo>
                                  <a:pt x="1338" y="145"/>
                                </a:lnTo>
                                <a:lnTo>
                                  <a:pt x="1436" y="169"/>
                                </a:lnTo>
                                <a:lnTo>
                                  <a:pt x="1540" y="201"/>
                                </a:lnTo>
                                <a:lnTo>
                                  <a:pt x="1658" y="85"/>
                                </a:lnTo>
                                <a:lnTo>
                                  <a:pt x="1741" y="0"/>
                                </a:lnTo>
                                <a:lnTo>
                                  <a:pt x="1859"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582"/>
                        <wps:cNvSpPr>
                          <a:spLocks/>
                        </wps:cNvSpPr>
                        <wps:spPr bwMode="auto">
                          <a:xfrm>
                            <a:off x="7345" y="2068"/>
                            <a:ext cx="2" cy="31"/>
                          </a:xfrm>
                          <a:custGeom>
                            <a:avLst/>
                            <a:gdLst>
                              <a:gd name="T0" fmla="+- 0 2068 2068"/>
                              <a:gd name="T1" fmla="*/ 2068 h 31"/>
                              <a:gd name="T2" fmla="+- 0 2099 2068"/>
                              <a:gd name="T3" fmla="*/ 2099 h 31"/>
                            </a:gdLst>
                            <a:ahLst/>
                            <a:cxnLst>
                              <a:cxn ang="0">
                                <a:pos x="0" y="T1"/>
                              </a:cxn>
                              <a:cxn ang="0">
                                <a:pos x="0" y="T3"/>
                              </a:cxn>
                            </a:cxnLst>
                            <a:rect l="0" t="0" r="r" b="b"/>
                            <a:pathLst>
                              <a:path h="31">
                                <a:moveTo>
                                  <a:pt x="0" y="0"/>
                                </a:moveTo>
                                <a:lnTo>
                                  <a:pt x="0"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Line 581"/>
                        <wps:cNvCnPr>
                          <a:cxnSpLocks noChangeShapeType="1"/>
                        </wps:cNvCnPr>
                        <wps:spPr bwMode="auto">
                          <a:xfrm>
                            <a:off x="7345" y="2068"/>
                            <a:ext cx="0" cy="31"/>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0" name="Freeform 580"/>
                        <wps:cNvSpPr>
                          <a:spLocks/>
                        </wps:cNvSpPr>
                        <wps:spPr bwMode="auto">
                          <a:xfrm>
                            <a:off x="714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Line 579"/>
                        <wps:cNvCnPr>
                          <a:cxnSpLocks noChangeShapeType="1"/>
                        </wps:cNvCnPr>
                        <wps:spPr bwMode="auto">
                          <a:xfrm>
                            <a:off x="7144"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2" name="Freeform 578"/>
                        <wps:cNvSpPr>
                          <a:spLocks/>
                        </wps:cNvSpPr>
                        <wps:spPr bwMode="auto">
                          <a:xfrm>
                            <a:off x="7197"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Line 577"/>
                        <wps:cNvCnPr>
                          <a:cxnSpLocks noChangeShapeType="1"/>
                        </wps:cNvCnPr>
                        <wps:spPr bwMode="auto">
                          <a:xfrm>
                            <a:off x="7197"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Freeform 576"/>
                        <wps:cNvSpPr>
                          <a:spLocks/>
                        </wps:cNvSpPr>
                        <wps:spPr bwMode="auto">
                          <a:xfrm>
                            <a:off x="7241"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Line 575"/>
                        <wps:cNvCnPr>
                          <a:cxnSpLocks noChangeShapeType="1"/>
                        </wps:cNvCnPr>
                        <wps:spPr bwMode="auto">
                          <a:xfrm>
                            <a:off x="7242"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6" name="Freeform 574"/>
                        <wps:cNvSpPr>
                          <a:spLocks/>
                        </wps:cNvSpPr>
                        <wps:spPr bwMode="auto">
                          <a:xfrm>
                            <a:off x="7280"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Line 573"/>
                        <wps:cNvCnPr>
                          <a:cxnSpLocks noChangeShapeType="1"/>
                        </wps:cNvCnPr>
                        <wps:spPr bwMode="auto">
                          <a:xfrm>
                            <a:off x="7281"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8" name="Freeform 572"/>
                        <wps:cNvSpPr>
                          <a:spLocks/>
                        </wps:cNvSpPr>
                        <wps:spPr bwMode="auto">
                          <a:xfrm>
                            <a:off x="731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Line 571"/>
                        <wps:cNvCnPr>
                          <a:cxnSpLocks noChangeShapeType="1"/>
                        </wps:cNvCnPr>
                        <wps:spPr bwMode="auto">
                          <a:xfrm>
                            <a:off x="731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Freeform 570"/>
                        <wps:cNvSpPr>
                          <a:spLocks/>
                        </wps:cNvSpPr>
                        <wps:spPr bwMode="auto">
                          <a:xfrm>
                            <a:off x="7113" y="2031"/>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Line 569"/>
                        <wps:cNvCnPr>
                          <a:cxnSpLocks noChangeShapeType="1"/>
                        </wps:cNvCnPr>
                        <wps:spPr bwMode="auto">
                          <a:xfrm>
                            <a:off x="7144" y="2031"/>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2" name="Freeform 568"/>
                        <wps:cNvSpPr>
                          <a:spLocks/>
                        </wps:cNvSpPr>
                        <wps:spPr bwMode="auto">
                          <a:xfrm>
                            <a:off x="7113" y="1659"/>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Line 567"/>
                        <wps:cNvCnPr>
                          <a:cxnSpLocks noChangeShapeType="1"/>
                        </wps:cNvCnPr>
                        <wps:spPr bwMode="auto">
                          <a:xfrm>
                            <a:off x="7144" y="1660"/>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Freeform 566"/>
                        <wps:cNvSpPr>
                          <a:spLocks/>
                        </wps:cNvSpPr>
                        <wps:spPr bwMode="auto">
                          <a:xfrm>
                            <a:off x="7113" y="1288"/>
                            <a:ext cx="31" cy="2"/>
                          </a:xfrm>
                          <a:custGeom>
                            <a:avLst/>
                            <a:gdLst>
                              <a:gd name="T0" fmla="+- 0 7144 7114"/>
                              <a:gd name="T1" fmla="*/ T0 w 31"/>
                              <a:gd name="T2" fmla="+- 0 7114 7114"/>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Line 565"/>
                        <wps:cNvCnPr>
                          <a:cxnSpLocks noChangeShapeType="1"/>
                        </wps:cNvCnPr>
                        <wps:spPr bwMode="auto">
                          <a:xfrm>
                            <a:off x="7144" y="128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6" name="Line 564"/>
                        <wps:cNvCnPr>
                          <a:cxnSpLocks noChangeShapeType="1"/>
                        </wps:cNvCnPr>
                        <wps:spPr bwMode="auto">
                          <a:xfrm>
                            <a:off x="7144" y="206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7" name="Freeform 563"/>
                        <wps:cNvSpPr>
                          <a:spLocks/>
                        </wps:cNvSpPr>
                        <wps:spPr bwMode="auto">
                          <a:xfrm>
                            <a:off x="900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Line 562"/>
                        <wps:cNvCnPr>
                          <a:cxnSpLocks noChangeShapeType="1"/>
                        </wps:cNvCnPr>
                        <wps:spPr bwMode="auto">
                          <a:xfrm>
                            <a:off x="9003"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9" name="Line 561"/>
                        <wps:cNvCnPr>
                          <a:cxnSpLocks noChangeShapeType="1"/>
                        </wps:cNvCnPr>
                        <wps:spPr bwMode="auto">
                          <a:xfrm>
                            <a:off x="9003" y="206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0" name="Freeform 560"/>
                        <wps:cNvSpPr>
                          <a:spLocks/>
                        </wps:cNvSpPr>
                        <wps:spPr bwMode="auto">
                          <a:xfrm>
                            <a:off x="8014" y="2068"/>
                            <a:ext cx="2" cy="31"/>
                          </a:xfrm>
                          <a:custGeom>
                            <a:avLst/>
                            <a:gdLst>
                              <a:gd name="T0" fmla="+- 0 2068 2068"/>
                              <a:gd name="T1" fmla="*/ 2068 h 31"/>
                              <a:gd name="T2" fmla="+- 0 2099 2068"/>
                              <a:gd name="T3" fmla="*/ 2099 h 31"/>
                            </a:gdLst>
                            <a:ahLst/>
                            <a:cxnLst>
                              <a:cxn ang="0">
                                <a:pos x="0" y="T1"/>
                              </a:cxn>
                              <a:cxn ang="0">
                                <a:pos x="0" y="T3"/>
                              </a:cxn>
                            </a:cxnLst>
                            <a:rect l="0" t="0" r="r" b="b"/>
                            <a:pathLst>
                              <a:path h="31">
                                <a:moveTo>
                                  <a:pt x="0" y="0"/>
                                </a:moveTo>
                                <a:lnTo>
                                  <a:pt x="0"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Line 559"/>
                        <wps:cNvCnPr>
                          <a:cxnSpLocks noChangeShapeType="1"/>
                        </wps:cNvCnPr>
                        <wps:spPr bwMode="auto">
                          <a:xfrm>
                            <a:off x="8015" y="2068"/>
                            <a:ext cx="0" cy="31"/>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2" name="Freeform 558"/>
                        <wps:cNvSpPr>
                          <a:spLocks/>
                        </wps:cNvSpPr>
                        <wps:spPr bwMode="auto">
                          <a:xfrm>
                            <a:off x="7748"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Line 557"/>
                        <wps:cNvCnPr>
                          <a:cxnSpLocks noChangeShapeType="1"/>
                        </wps:cNvCnPr>
                        <wps:spPr bwMode="auto">
                          <a:xfrm>
                            <a:off x="7748"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Freeform 556"/>
                        <wps:cNvSpPr>
                          <a:spLocks/>
                        </wps:cNvSpPr>
                        <wps:spPr bwMode="auto">
                          <a:xfrm>
                            <a:off x="781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Line 555"/>
                        <wps:cNvCnPr>
                          <a:cxnSpLocks noChangeShapeType="1"/>
                        </wps:cNvCnPr>
                        <wps:spPr bwMode="auto">
                          <a:xfrm>
                            <a:off x="7813"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 name="Freeform 554"/>
                        <wps:cNvSpPr>
                          <a:spLocks/>
                        </wps:cNvSpPr>
                        <wps:spPr bwMode="auto">
                          <a:xfrm>
                            <a:off x="7866"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Line 553"/>
                        <wps:cNvCnPr>
                          <a:cxnSpLocks noChangeShapeType="1"/>
                        </wps:cNvCnPr>
                        <wps:spPr bwMode="auto">
                          <a:xfrm>
                            <a:off x="7866"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 name="Freeform 552"/>
                        <wps:cNvSpPr>
                          <a:spLocks/>
                        </wps:cNvSpPr>
                        <wps:spPr bwMode="auto">
                          <a:xfrm>
                            <a:off x="7911"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Line 551"/>
                        <wps:cNvCnPr>
                          <a:cxnSpLocks noChangeShapeType="1"/>
                        </wps:cNvCnPr>
                        <wps:spPr bwMode="auto">
                          <a:xfrm>
                            <a:off x="7911"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Freeform 550"/>
                        <wps:cNvSpPr>
                          <a:spLocks/>
                        </wps:cNvSpPr>
                        <wps:spPr bwMode="auto">
                          <a:xfrm>
                            <a:off x="7949"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Line 549"/>
                        <wps:cNvCnPr>
                          <a:cxnSpLocks noChangeShapeType="1"/>
                        </wps:cNvCnPr>
                        <wps:spPr bwMode="auto">
                          <a:xfrm>
                            <a:off x="7950"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 name="Freeform 548"/>
                        <wps:cNvSpPr>
                          <a:spLocks/>
                        </wps:cNvSpPr>
                        <wps:spPr bwMode="auto">
                          <a:xfrm>
                            <a:off x="798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Line 547"/>
                        <wps:cNvCnPr>
                          <a:cxnSpLocks noChangeShapeType="1"/>
                        </wps:cNvCnPr>
                        <wps:spPr bwMode="auto">
                          <a:xfrm>
                            <a:off x="7984"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 name="Freeform 546"/>
                        <wps:cNvSpPr>
                          <a:spLocks/>
                        </wps:cNvSpPr>
                        <wps:spPr bwMode="auto">
                          <a:xfrm>
                            <a:off x="8683" y="2068"/>
                            <a:ext cx="2" cy="31"/>
                          </a:xfrm>
                          <a:custGeom>
                            <a:avLst/>
                            <a:gdLst>
                              <a:gd name="T0" fmla="+- 0 2068 2068"/>
                              <a:gd name="T1" fmla="*/ 2068 h 31"/>
                              <a:gd name="T2" fmla="+- 0 2099 2068"/>
                              <a:gd name="T3" fmla="*/ 2099 h 31"/>
                            </a:gdLst>
                            <a:ahLst/>
                            <a:cxnLst>
                              <a:cxn ang="0">
                                <a:pos x="0" y="T1"/>
                              </a:cxn>
                              <a:cxn ang="0">
                                <a:pos x="0" y="T3"/>
                              </a:cxn>
                            </a:cxnLst>
                            <a:rect l="0" t="0" r="r" b="b"/>
                            <a:pathLst>
                              <a:path h="31">
                                <a:moveTo>
                                  <a:pt x="0" y="0"/>
                                </a:moveTo>
                                <a:lnTo>
                                  <a:pt x="0" y="3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Line 545"/>
                        <wps:cNvCnPr>
                          <a:cxnSpLocks noChangeShapeType="1"/>
                        </wps:cNvCnPr>
                        <wps:spPr bwMode="auto">
                          <a:xfrm>
                            <a:off x="8684" y="2068"/>
                            <a:ext cx="0" cy="31"/>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 name="Freeform 544"/>
                        <wps:cNvSpPr>
                          <a:spLocks/>
                        </wps:cNvSpPr>
                        <wps:spPr bwMode="auto">
                          <a:xfrm>
                            <a:off x="8417"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Line 543"/>
                        <wps:cNvCnPr>
                          <a:cxnSpLocks noChangeShapeType="1"/>
                        </wps:cNvCnPr>
                        <wps:spPr bwMode="auto">
                          <a:xfrm>
                            <a:off x="8418"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 name="Freeform 542"/>
                        <wps:cNvSpPr>
                          <a:spLocks/>
                        </wps:cNvSpPr>
                        <wps:spPr bwMode="auto">
                          <a:xfrm>
                            <a:off x="8482"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Line 541"/>
                        <wps:cNvCnPr>
                          <a:cxnSpLocks noChangeShapeType="1"/>
                        </wps:cNvCnPr>
                        <wps:spPr bwMode="auto">
                          <a:xfrm>
                            <a:off x="8482"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 name="Freeform 540"/>
                        <wps:cNvSpPr>
                          <a:spLocks/>
                        </wps:cNvSpPr>
                        <wps:spPr bwMode="auto">
                          <a:xfrm>
                            <a:off x="8535"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Line 539"/>
                        <wps:cNvCnPr>
                          <a:cxnSpLocks noChangeShapeType="1"/>
                        </wps:cNvCnPr>
                        <wps:spPr bwMode="auto">
                          <a:xfrm>
                            <a:off x="853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 name="Freeform 538"/>
                        <wps:cNvSpPr>
                          <a:spLocks/>
                        </wps:cNvSpPr>
                        <wps:spPr bwMode="auto">
                          <a:xfrm>
                            <a:off x="8580"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Line 537"/>
                        <wps:cNvCnPr>
                          <a:cxnSpLocks noChangeShapeType="1"/>
                        </wps:cNvCnPr>
                        <wps:spPr bwMode="auto">
                          <a:xfrm>
                            <a:off x="8580"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 name="Freeform 536"/>
                        <wps:cNvSpPr>
                          <a:spLocks/>
                        </wps:cNvSpPr>
                        <wps:spPr bwMode="auto">
                          <a:xfrm>
                            <a:off x="8619"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Line 535"/>
                        <wps:cNvCnPr>
                          <a:cxnSpLocks noChangeShapeType="1"/>
                        </wps:cNvCnPr>
                        <wps:spPr bwMode="auto">
                          <a:xfrm>
                            <a:off x="8619"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Freeform 534"/>
                        <wps:cNvSpPr>
                          <a:spLocks/>
                        </wps:cNvSpPr>
                        <wps:spPr bwMode="auto">
                          <a:xfrm>
                            <a:off x="865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Line 533"/>
                        <wps:cNvCnPr>
                          <a:cxnSpLocks noChangeShapeType="1"/>
                        </wps:cNvCnPr>
                        <wps:spPr bwMode="auto">
                          <a:xfrm>
                            <a:off x="8653"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 name="Freeform 532"/>
                        <wps:cNvSpPr>
                          <a:spLocks/>
                        </wps:cNvSpPr>
                        <wps:spPr bwMode="auto">
                          <a:xfrm>
                            <a:off x="7664"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Line 531"/>
                        <wps:cNvCnPr>
                          <a:cxnSpLocks noChangeShapeType="1"/>
                        </wps:cNvCnPr>
                        <wps:spPr bwMode="auto">
                          <a:xfrm>
                            <a:off x="766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 name="Freeform 530"/>
                        <wps:cNvSpPr>
                          <a:spLocks/>
                        </wps:cNvSpPr>
                        <wps:spPr bwMode="auto">
                          <a:xfrm>
                            <a:off x="8216"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Line 529"/>
                        <wps:cNvCnPr>
                          <a:cxnSpLocks noChangeShapeType="1"/>
                        </wps:cNvCnPr>
                        <wps:spPr bwMode="auto">
                          <a:xfrm>
                            <a:off x="8216"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Freeform 528"/>
                        <wps:cNvSpPr>
                          <a:spLocks/>
                        </wps:cNvSpPr>
                        <wps:spPr bwMode="auto">
                          <a:xfrm>
                            <a:off x="8333"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Line 527"/>
                        <wps:cNvCnPr>
                          <a:cxnSpLocks noChangeShapeType="1"/>
                        </wps:cNvCnPr>
                        <wps:spPr bwMode="auto">
                          <a:xfrm>
                            <a:off x="8334"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Freeform 526"/>
                        <wps:cNvSpPr>
                          <a:spLocks/>
                        </wps:cNvSpPr>
                        <wps:spPr bwMode="auto">
                          <a:xfrm>
                            <a:off x="8885" y="2068"/>
                            <a:ext cx="2" cy="18"/>
                          </a:xfrm>
                          <a:custGeom>
                            <a:avLst/>
                            <a:gdLst>
                              <a:gd name="T0" fmla="+- 0 2068 2068"/>
                              <a:gd name="T1" fmla="*/ 2068 h 18"/>
                              <a:gd name="T2" fmla="+- 0 2086 2068"/>
                              <a:gd name="T3" fmla="*/ 2086 h 18"/>
                            </a:gdLst>
                            <a:ahLst/>
                            <a:cxnLst>
                              <a:cxn ang="0">
                                <a:pos x="0" y="T1"/>
                              </a:cxn>
                              <a:cxn ang="0">
                                <a:pos x="0" y="T3"/>
                              </a:cxn>
                            </a:cxnLst>
                            <a:rect l="0" t="0" r="r" b="b"/>
                            <a:pathLst>
                              <a:path h="18">
                                <a:moveTo>
                                  <a:pt x="0" y="0"/>
                                </a:moveTo>
                                <a:lnTo>
                                  <a:pt x="0"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Line 525"/>
                        <wps:cNvCnPr>
                          <a:cxnSpLocks noChangeShapeType="1"/>
                        </wps:cNvCnPr>
                        <wps:spPr bwMode="auto">
                          <a:xfrm>
                            <a:off x="8885" y="2068"/>
                            <a:ext cx="0" cy="18"/>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 name="AutoShape 524"/>
                        <wps:cNvSpPr>
                          <a:spLocks/>
                        </wps:cNvSpPr>
                        <wps:spPr bwMode="auto">
                          <a:xfrm>
                            <a:off x="7144" y="136"/>
                            <a:ext cx="1860" cy="1933"/>
                          </a:xfrm>
                          <a:custGeom>
                            <a:avLst/>
                            <a:gdLst>
                              <a:gd name="T0" fmla="+- 0 7144 7144"/>
                              <a:gd name="T1" fmla="*/ T0 w 1860"/>
                              <a:gd name="T2" fmla="+- 0 2068 136"/>
                              <a:gd name="T3" fmla="*/ 2068 h 1933"/>
                              <a:gd name="T4" fmla="+- 0 9003 7144"/>
                              <a:gd name="T5" fmla="*/ T4 w 1860"/>
                              <a:gd name="T6" fmla="+- 0 2068 136"/>
                              <a:gd name="T7" fmla="*/ 2068 h 1933"/>
                              <a:gd name="T8" fmla="+- 0 7144 7144"/>
                              <a:gd name="T9" fmla="*/ T8 w 1860"/>
                              <a:gd name="T10" fmla="+- 0 136 136"/>
                              <a:gd name="T11" fmla="*/ 136 h 1933"/>
                              <a:gd name="T12" fmla="+- 0 9003 7144"/>
                              <a:gd name="T13" fmla="*/ T12 w 1860"/>
                              <a:gd name="T14" fmla="+- 0 136 136"/>
                              <a:gd name="T15" fmla="*/ 136 h 1933"/>
                            </a:gdLst>
                            <a:ahLst/>
                            <a:cxnLst>
                              <a:cxn ang="0">
                                <a:pos x="T1" y="T3"/>
                              </a:cxn>
                              <a:cxn ang="0">
                                <a:pos x="T5" y="T7"/>
                              </a:cxn>
                              <a:cxn ang="0">
                                <a:pos x="T9" y="T11"/>
                              </a:cxn>
                              <a:cxn ang="0">
                                <a:pos x="T13" y="T15"/>
                              </a:cxn>
                            </a:cxnLst>
                            <a:rect l="0" t="0" r="r" b="b"/>
                            <a:pathLst>
                              <a:path w="1860" h="1933">
                                <a:moveTo>
                                  <a:pt x="0" y="1932"/>
                                </a:moveTo>
                                <a:lnTo>
                                  <a:pt x="1859" y="1932"/>
                                </a:lnTo>
                                <a:moveTo>
                                  <a:pt x="0" y="0"/>
                                </a:moveTo>
                                <a:lnTo>
                                  <a:pt x="1859" y="0"/>
                                </a:lnTo>
                              </a:path>
                            </a:pathLst>
                          </a:custGeom>
                          <a:noFill/>
                          <a:ln w="4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523"/>
                        <wps:cNvSpPr>
                          <a:spLocks/>
                        </wps:cNvSpPr>
                        <wps:spPr bwMode="auto">
                          <a:xfrm>
                            <a:off x="7144" y="173"/>
                            <a:ext cx="1860" cy="582"/>
                          </a:xfrm>
                          <a:custGeom>
                            <a:avLst/>
                            <a:gdLst>
                              <a:gd name="T0" fmla="+- 0 7144 7144"/>
                              <a:gd name="T1" fmla="*/ T0 w 1860"/>
                              <a:gd name="T2" fmla="+- 0 749 173"/>
                              <a:gd name="T3" fmla="*/ 749 h 582"/>
                              <a:gd name="T4" fmla="+- 0 7242 7144"/>
                              <a:gd name="T5" fmla="*/ T4 w 1860"/>
                              <a:gd name="T6" fmla="+- 0 740 173"/>
                              <a:gd name="T7" fmla="*/ 740 h 582"/>
                              <a:gd name="T8" fmla="+- 0 7345 7144"/>
                              <a:gd name="T9" fmla="*/ T8 w 1860"/>
                              <a:gd name="T10" fmla="+- 0 749 173"/>
                              <a:gd name="T11" fmla="*/ 749 h 582"/>
                              <a:gd name="T12" fmla="+- 0 7463 7144"/>
                              <a:gd name="T13" fmla="*/ T12 w 1860"/>
                              <a:gd name="T14" fmla="+- 0 748 173"/>
                              <a:gd name="T15" fmla="*/ 748 h 582"/>
                              <a:gd name="T16" fmla="+- 0 7547 7144"/>
                              <a:gd name="T17" fmla="*/ T16 w 1860"/>
                              <a:gd name="T18" fmla="+- 0 745 173"/>
                              <a:gd name="T19" fmla="*/ 745 h 582"/>
                              <a:gd name="T20" fmla="+- 0 7665 7144"/>
                              <a:gd name="T21" fmla="*/ T20 w 1860"/>
                              <a:gd name="T22" fmla="+- 0 755 173"/>
                              <a:gd name="T23" fmla="*/ 755 h 582"/>
                              <a:gd name="T24" fmla="+- 0 7813 7144"/>
                              <a:gd name="T25" fmla="*/ T24 w 1860"/>
                              <a:gd name="T26" fmla="+- 0 745 173"/>
                              <a:gd name="T27" fmla="*/ 745 h 582"/>
                              <a:gd name="T28" fmla="+- 0 7911 7144"/>
                              <a:gd name="T29" fmla="*/ T28 w 1860"/>
                              <a:gd name="T30" fmla="+- 0 724 173"/>
                              <a:gd name="T31" fmla="*/ 724 h 582"/>
                              <a:gd name="T32" fmla="+- 0 8015 7144"/>
                              <a:gd name="T33" fmla="*/ T32 w 1860"/>
                              <a:gd name="T34" fmla="+- 0 721 173"/>
                              <a:gd name="T35" fmla="*/ 721 h 582"/>
                              <a:gd name="T36" fmla="+- 0 8133 7144"/>
                              <a:gd name="T37" fmla="*/ T36 w 1860"/>
                              <a:gd name="T38" fmla="+- 0 635 173"/>
                              <a:gd name="T39" fmla="*/ 635 h 582"/>
                              <a:gd name="T40" fmla="+- 0 8216 7144"/>
                              <a:gd name="T41" fmla="*/ T40 w 1860"/>
                              <a:gd name="T42" fmla="+- 0 483 173"/>
                              <a:gd name="T43" fmla="*/ 483 h 582"/>
                              <a:gd name="T44" fmla="+- 0 8334 7144"/>
                              <a:gd name="T45" fmla="*/ T44 w 1860"/>
                              <a:gd name="T46" fmla="+- 0 394 173"/>
                              <a:gd name="T47" fmla="*/ 394 h 582"/>
                              <a:gd name="T48" fmla="+- 0 8482 7144"/>
                              <a:gd name="T49" fmla="*/ T48 w 1860"/>
                              <a:gd name="T50" fmla="+- 0 380 173"/>
                              <a:gd name="T51" fmla="*/ 380 h 582"/>
                              <a:gd name="T52" fmla="+- 0 8580 7144"/>
                              <a:gd name="T53" fmla="*/ T52 w 1860"/>
                              <a:gd name="T54" fmla="+- 0 338 173"/>
                              <a:gd name="T55" fmla="*/ 338 h 582"/>
                              <a:gd name="T56" fmla="+- 0 8684 7144"/>
                              <a:gd name="T57" fmla="*/ T56 w 1860"/>
                              <a:gd name="T58" fmla="+- 0 374 173"/>
                              <a:gd name="T59" fmla="*/ 374 h 582"/>
                              <a:gd name="T60" fmla="+- 0 8802 7144"/>
                              <a:gd name="T61" fmla="*/ T60 w 1860"/>
                              <a:gd name="T62" fmla="+- 0 258 173"/>
                              <a:gd name="T63" fmla="*/ 258 h 582"/>
                              <a:gd name="T64" fmla="+- 0 8885 7144"/>
                              <a:gd name="T65" fmla="*/ T64 w 1860"/>
                              <a:gd name="T66" fmla="+- 0 173 173"/>
                              <a:gd name="T67" fmla="*/ 173 h 582"/>
                              <a:gd name="T68" fmla="+- 0 9003 7144"/>
                              <a:gd name="T69" fmla="*/ T68 w 1860"/>
                              <a:gd name="T70" fmla="+- 0 173 173"/>
                              <a:gd name="T71" fmla="*/ 173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582">
                                <a:moveTo>
                                  <a:pt x="0" y="576"/>
                                </a:moveTo>
                                <a:lnTo>
                                  <a:pt x="98" y="567"/>
                                </a:lnTo>
                                <a:lnTo>
                                  <a:pt x="201" y="576"/>
                                </a:lnTo>
                                <a:lnTo>
                                  <a:pt x="319" y="575"/>
                                </a:lnTo>
                                <a:lnTo>
                                  <a:pt x="403" y="572"/>
                                </a:lnTo>
                                <a:lnTo>
                                  <a:pt x="521" y="582"/>
                                </a:lnTo>
                                <a:lnTo>
                                  <a:pt x="669" y="572"/>
                                </a:lnTo>
                                <a:lnTo>
                                  <a:pt x="767" y="551"/>
                                </a:lnTo>
                                <a:lnTo>
                                  <a:pt x="871" y="548"/>
                                </a:lnTo>
                                <a:lnTo>
                                  <a:pt x="989" y="462"/>
                                </a:lnTo>
                                <a:lnTo>
                                  <a:pt x="1072" y="310"/>
                                </a:lnTo>
                                <a:lnTo>
                                  <a:pt x="1190" y="221"/>
                                </a:lnTo>
                                <a:lnTo>
                                  <a:pt x="1338" y="207"/>
                                </a:lnTo>
                                <a:lnTo>
                                  <a:pt x="1436" y="165"/>
                                </a:lnTo>
                                <a:lnTo>
                                  <a:pt x="1540" y="201"/>
                                </a:lnTo>
                                <a:lnTo>
                                  <a:pt x="1658" y="85"/>
                                </a:lnTo>
                                <a:lnTo>
                                  <a:pt x="1741" y="0"/>
                                </a:lnTo>
                                <a:lnTo>
                                  <a:pt x="1859"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22"/>
                        <wps:cNvSpPr>
                          <a:spLocks/>
                        </wps:cNvSpPr>
                        <wps:spPr bwMode="auto">
                          <a:xfrm>
                            <a:off x="7144" y="173"/>
                            <a:ext cx="1860" cy="580"/>
                          </a:xfrm>
                          <a:custGeom>
                            <a:avLst/>
                            <a:gdLst>
                              <a:gd name="T0" fmla="+- 0 7144 7144"/>
                              <a:gd name="T1" fmla="*/ T0 w 1860"/>
                              <a:gd name="T2" fmla="+- 0 753 173"/>
                              <a:gd name="T3" fmla="*/ 753 h 580"/>
                              <a:gd name="T4" fmla="+- 0 7242 7144"/>
                              <a:gd name="T5" fmla="*/ T4 w 1860"/>
                              <a:gd name="T6" fmla="+- 0 741 173"/>
                              <a:gd name="T7" fmla="*/ 741 h 580"/>
                              <a:gd name="T8" fmla="+- 0 7345 7144"/>
                              <a:gd name="T9" fmla="*/ T8 w 1860"/>
                              <a:gd name="T10" fmla="+- 0 742 173"/>
                              <a:gd name="T11" fmla="*/ 742 h 580"/>
                              <a:gd name="T12" fmla="+- 0 7463 7144"/>
                              <a:gd name="T13" fmla="*/ T12 w 1860"/>
                              <a:gd name="T14" fmla="+- 0 742 173"/>
                              <a:gd name="T15" fmla="*/ 742 h 580"/>
                              <a:gd name="T16" fmla="+- 0 7547 7144"/>
                              <a:gd name="T17" fmla="*/ T16 w 1860"/>
                              <a:gd name="T18" fmla="+- 0 731 173"/>
                              <a:gd name="T19" fmla="*/ 731 h 580"/>
                              <a:gd name="T20" fmla="+- 0 7665 7144"/>
                              <a:gd name="T21" fmla="*/ T20 w 1860"/>
                              <a:gd name="T22" fmla="+- 0 741 173"/>
                              <a:gd name="T23" fmla="*/ 741 h 580"/>
                              <a:gd name="T24" fmla="+- 0 7813 7144"/>
                              <a:gd name="T25" fmla="*/ T24 w 1860"/>
                              <a:gd name="T26" fmla="+- 0 743 173"/>
                              <a:gd name="T27" fmla="*/ 743 h 580"/>
                              <a:gd name="T28" fmla="+- 0 7911 7144"/>
                              <a:gd name="T29" fmla="*/ T28 w 1860"/>
                              <a:gd name="T30" fmla="+- 0 721 173"/>
                              <a:gd name="T31" fmla="*/ 721 h 580"/>
                              <a:gd name="T32" fmla="+- 0 8015 7144"/>
                              <a:gd name="T33" fmla="*/ T32 w 1860"/>
                              <a:gd name="T34" fmla="+- 0 702 173"/>
                              <a:gd name="T35" fmla="*/ 702 h 580"/>
                              <a:gd name="T36" fmla="+- 0 8133 7144"/>
                              <a:gd name="T37" fmla="*/ T36 w 1860"/>
                              <a:gd name="T38" fmla="+- 0 614 173"/>
                              <a:gd name="T39" fmla="*/ 614 h 580"/>
                              <a:gd name="T40" fmla="+- 0 8216 7144"/>
                              <a:gd name="T41" fmla="*/ T40 w 1860"/>
                              <a:gd name="T42" fmla="+- 0 511 173"/>
                              <a:gd name="T43" fmla="*/ 511 h 580"/>
                              <a:gd name="T44" fmla="+- 0 8334 7144"/>
                              <a:gd name="T45" fmla="*/ T44 w 1860"/>
                              <a:gd name="T46" fmla="+- 0 407 173"/>
                              <a:gd name="T47" fmla="*/ 407 h 580"/>
                              <a:gd name="T48" fmla="+- 0 8482 7144"/>
                              <a:gd name="T49" fmla="*/ T48 w 1860"/>
                              <a:gd name="T50" fmla="+- 0 380 173"/>
                              <a:gd name="T51" fmla="*/ 380 h 580"/>
                              <a:gd name="T52" fmla="+- 0 8580 7144"/>
                              <a:gd name="T53" fmla="*/ T52 w 1860"/>
                              <a:gd name="T54" fmla="+- 0 338 173"/>
                              <a:gd name="T55" fmla="*/ 338 h 580"/>
                              <a:gd name="T56" fmla="+- 0 8684 7144"/>
                              <a:gd name="T57" fmla="*/ T56 w 1860"/>
                              <a:gd name="T58" fmla="+- 0 374 173"/>
                              <a:gd name="T59" fmla="*/ 374 h 580"/>
                              <a:gd name="T60" fmla="+- 0 8802 7144"/>
                              <a:gd name="T61" fmla="*/ T60 w 1860"/>
                              <a:gd name="T62" fmla="+- 0 258 173"/>
                              <a:gd name="T63" fmla="*/ 258 h 580"/>
                              <a:gd name="T64" fmla="+- 0 8885 7144"/>
                              <a:gd name="T65" fmla="*/ T64 w 1860"/>
                              <a:gd name="T66" fmla="+- 0 173 173"/>
                              <a:gd name="T67" fmla="*/ 173 h 580"/>
                              <a:gd name="T68" fmla="+- 0 9003 7144"/>
                              <a:gd name="T69" fmla="*/ T68 w 1860"/>
                              <a:gd name="T70" fmla="+- 0 173 173"/>
                              <a:gd name="T71" fmla="*/ 173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580">
                                <a:moveTo>
                                  <a:pt x="0" y="580"/>
                                </a:moveTo>
                                <a:lnTo>
                                  <a:pt x="98" y="568"/>
                                </a:lnTo>
                                <a:lnTo>
                                  <a:pt x="201" y="569"/>
                                </a:lnTo>
                                <a:lnTo>
                                  <a:pt x="319" y="569"/>
                                </a:lnTo>
                                <a:lnTo>
                                  <a:pt x="403" y="558"/>
                                </a:lnTo>
                                <a:lnTo>
                                  <a:pt x="521" y="568"/>
                                </a:lnTo>
                                <a:lnTo>
                                  <a:pt x="669" y="570"/>
                                </a:lnTo>
                                <a:lnTo>
                                  <a:pt x="767" y="548"/>
                                </a:lnTo>
                                <a:lnTo>
                                  <a:pt x="871" y="529"/>
                                </a:lnTo>
                                <a:lnTo>
                                  <a:pt x="989" y="441"/>
                                </a:lnTo>
                                <a:lnTo>
                                  <a:pt x="1072" y="338"/>
                                </a:lnTo>
                                <a:lnTo>
                                  <a:pt x="1190" y="234"/>
                                </a:lnTo>
                                <a:lnTo>
                                  <a:pt x="1338" y="207"/>
                                </a:lnTo>
                                <a:lnTo>
                                  <a:pt x="1436" y="165"/>
                                </a:lnTo>
                                <a:lnTo>
                                  <a:pt x="1540" y="201"/>
                                </a:lnTo>
                                <a:lnTo>
                                  <a:pt x="1658" y="85"/>
                                </a:lnTo>
                                <a:lnTo>
                                  <a:pt x="1741" y="0"/>
                                </a:lnTo>
                                <a:lnTo>
                                  <a:pt x="1859"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4C53F" id="Group 521" o:spid="_x0000_s1026" style="position:absolute;margin-left:355.7pt;margin-top:6.65pt;width:94.75pt;height:98.35pt;z-index:15783424;mso-position-horizontal-relative:page" coordorigin="7114,133" coordsize="1895,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">
                <v:shape id="Freeform 594" o:spid="_x0000_s1027" style="position:absolute;left:7144;top:173;width:1860;height:713;visibility:visible;mso-wrap-style:square;v-text-anchor:top" coordsize="186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" path="m,713l98,687r103,18l319,705r84,5l521,713,669,689r98,-15l871,654,989,528r83,-180l1190,245r148,3l1436,243r104,-24l1658,r83,l1859,e" filled="f" strokeweight=".18444mm">
                  <v:path arrowok="t" o:connecttype="custom" o:connectlocs="0,886;98,860;201,878;319,878;403,883;521,886;669,862;767,847;871,827;989,701;1072,521;1190,418;1338,421;1436,416;1540,392;1658,173;1741,173;1859,173" o:connectangles="0,0,0,0,0,0,0,0,0,0,0,0,0,0,0,0,0,0"/>
                </v:shape>
                <v:shape id="Freeform 593" o:spid="_x0000_s1028" style="position:absolute;left:7144;top:173;width:1860;height:685;visibility:visible;mso-wrap-style:square;v-text-anchor:top" coordsize="186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" path="m,685l98,669r103,7l319,669r84,-5l521,654,669,611r98,-15l871,565,989,462r83,-129l1190,198r148,4l1436,158r104,43l1658,85,1741,r118,e" filled="f" strokecolor="#c34001" strokeweight=".18444mm">
                  <v:path arrowok="t" o:connecttype="custom" o:connectlocs="0,858;98,842;201,849;319,842;403,837;521,827;669,784;767,769;871,738;989,635;1072,506;1190,371;1338,375;1436,331;1540,374;1658,258;1741,173;1859,173" o:connectangles="0,0,0,0,0,0,0,0,0,0,0,0,0,0,0,0,0,0"/>
                </v:shape>
                <v:shape id="Freeform 592" o:spid="_x0000_s1029" style="position:absolute;left:7113;top:91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" path="m30,l,e" fillcolor="black" stroked="f">
                  <v:path arrowok="t" o:connecttype="custom" o:connectlocs="30,0;0,0" o:connectangles="0,0"/>
                </v:shape>
                <v:line id="Line 591" o:spid="_x0000_s1030" style="position:absolute;visibility:visible;mso-wrap-style:square" from="7144,916" to="7144,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" strokeweight=".123mm"/>
                <v:shape id="Freeform 590" o:spid="_x0000_s1031" style="position:absolute;left:7113;top:544;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" path="m30,l,e" fillcolor="black" stroked="f">
                  <v:path arrowok="t" o:connecttype="custom" o:connectlocs="30,0;0,0" o:connectangles="0,0"/>
                </v:shape>
                <v:line id="Line 589" o:spid="_x0000_s1032" style="position:absolute;visibility:visible;mso-wrap-style:square" from="7144,545" to="714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" strokeweight=".123mm"/>
                <v:shape id="Freeform 588" o:spid="_x0000_s1033" style="position:absolute;left:7113;top:17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" path="m30,l,e" fillcolor="black" stroked="f">
                  <v:path arrowok="t" o:connecttype="custom" o:connectlocs="30,0;0,0" o:connectangles="0,0"/>
                </v:shape>
                <v:line id="Line 587" o:spid="_x0000_s1034" style="position:absolute;visibility:visible;mso-wrap-style:square" from="7144,173" to="714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" strokeweight=".123mm"/>
                <v:shape id="Freeform 586" o:spid="_x0000_s1035" style="position:absolute;left:7546;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" path="m,l,18e" fillcolor="black" stroked="f">
                  <v:path arrowok="t" o:connecttype="custom" o:connectlocs="0,2068;0,2086" o:connectangles="0,0"/>
                </v:shape>
                <v:line id="Line 585" o:spid="_x0000_s1036" style="position:absolute;visibility:visible;mso-wrap-style:square" from="7547,2068" to="7547,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" strokeweight=".09222mm"/>
                <v:line id="Line 584" o:spid="_x0000_s1037" style="position:absolute;visibility:visible;mso-wrap-style:square" from="7547,2068" to="7547,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" strokeweight=".07686mm">
                  <v:stroke dashstyle="1 1"/>
                </v:line>
                <v:shape id="Freeform 583" o:spid="_x0000_s1038" style="position:absolute;left:7144;top:173;width:1860;height:596;visibility:visible;mso-wrap-style:square;v-text-anchor:top" coordsize="186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" path="m,596l98,583r103,5l319,579r84,-21l521,558,669,535r98,-34l871,463,989,363r83,-113l1190,150r148,-5l1436,169r104,32l1658,85,1741,r118,e" filled="f" strokecolor="#fcc28c" strokeweight=".18444mm">
                  <v:path arrowok="t" o:connecttype="custom" o:connectlocs="0,769;98,756;201,761;319,752;403,731;521,731;669,708;767,674;871,636;989,536;1072,423;1190,323;1338,318;1436,342;1540,374;1658,258;1741,173;1859,173" o:connectangles="0,0,0,0,0,0,0,0,0,0,0,0,0,0,0,0,0,0"/>
                </v:shape>
                <v:shape id="Freeform 582" o:spid="_x0000_s1039" style="position:absolute;left:7345;top:2068;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" path="m,l,31e" fillcolor="black" stroked="f">
                  <v:path arrowok="t" o:connecttype="custom" o:connectlocs="0,2068;0,2099" o:connectangles="0,0"/>
                </v:shape>
                <v:line id="Line 581" o:spid="_x0000_s1040" style="position:absolute;visibility:visible;mso-wrap-style:square" from="7345,2068" to="7345,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" strokeweight=".123mm"/>
                <v:shape id="Freeform 580" o:spid="_x0000_s1041" style="position:absolute;left:714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" path="m,l,18e" fillcolor="black" stroked="f">
                  <v:path arrowok="t" o:connecttype="custom" o:connectlocs="0,2068;0,2086" o:connectangles="0,0"/>
                </v:shape>
                <v:line id="Line 579" o:spid="_x0000_s1042" style="position:absolute;visibility:visible;mso-wrap-style:square" from="7144,2068" to="714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" strokeweight=".09222mm"/>
                <v:shape id="Freeform 578" o:spid="_x0000_s1043" style="position:absolute;left:7197;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" path="m,l,18e" fillcolor="black" stroked="f">
                  <v:path arrowok="t" o:connecttype="custom" o:connectlocs="0,2068;0,2086" o:connectangles="0,0"/>
                </v:shape>
                <v:line id="Line 577" o:spid="_x0000_s1044" style="position:absolute;visibility:visible;mso-wrap-style:square" from="7197,2068" to="7197,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" strokeweight=".09222mm"/>
                <v:shape id="Freeform 576" o:spid="_x0000_s1045" style="position:absolute;left:7241;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" path="m,l,18e" fillcolor="black" stroked="f">
                  <v:path arrowok="t" o:connecttype="custom" o:connectlocs="0,2068;0,2086" o:connectangles="0,0"/>
                </v:shape>
                <v:line id="Line 575" o:spid="_x0000_s1046" style="position:absolute;visibility:visible;mso-wrap-style:square" from="7242,2068" to="7242,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" strokeweight=".09222mm"/>
                <v:shape id="Freeform 574" o:spid="_x0000_s1047" style="position:absolute;left:7280;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" path="m,l,18e" fillcolor="black" stroked="f">
                  <v:path arrowok="t" o:connecttype="custom" o:connectlocs="0,2068;0,2086" o:connectangles="0,0"/>
                </v:shape>
                <v:line id="Line 573" o:spid="_x0000_s1048" style="position:absolute;visibility:visible;mso-wrap-style:square" from="7281,2068" to="7281,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" strokeweight=".09222mm"/>
                <v:shape id="Freeform 572" o:spid="_x0000_s1049" style="position:absolute;left:731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" path="m,l,18e" fillcolor="black" stroked="f">
                  <v:path arrowok="t" o:connecttype="custom" o:connectlocs="0,2068;0,2086" o:connectangles="0,0"/>
                </v:shape>
                <v:line id="Line 571" o:spid="_x0000_s1050" style="position:absolute;visibility:visible;mso-wrap-style:square" from="7315,2068" to="731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" strokeweight=".09222mm"/>
                <v:shape id="Freeform 570" o:spid="_x0000_s1051" style="position:absolute;left:7113;top:2031;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" path="m30,l,e" fillcolor="black" stroked="f">
                  <v:path arrowok="t" o:connecttype="custom" o:connectlocs="30,0;0,0" o:connectangles="0,0"/>
                </v:shape>
                <v:line id="Line 569" o:spid="_x0000_s1052" style="position:absolute;visibility:visible;mso-wrap-style:square" from="7144,2031" to="7144,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" strokeweight=".123mm"/>
                <v:shape id="Freeform 568" o:spid="_x0000_s1053" style="position:absolute;left:7113;top:165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" path="m30,l,e" fillcolor="black" stroked="f">
                  <v:path arrowok="t" o:connecttype="custom" o:connectlocs="30,0;0,0" o:connectangles="0,0"/>
                </v:shape>
                <v:line id="Line 567" o:spid="_x0000_s1054" style="position:absolute;visibility:visible;mso-wrap-style:square" from="7144,1660" to="7144,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" strokeweight=".123mm"/>
                <v:shape id="Freeform 566" o:spid="_x0000_s1055" style="position:absolute;left:7113;top:1288;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" path="m30,l,e" fillcolor="black" stroked="f">
                  <v:path arrowok="t" o:connecttype="custom" o:connectlocs="30,0;0,0" o:connectangles="0,0"/>
                </v:shape>
                <v:line id="Line 565" o:spid="_x0000_s1056" style="position:absolute;visibility:visible;mso-wrap-style:square" from="7144,1288" to="7144,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" strokeweight=".123mm"/>
                <v:line id="Line 564" o:spid="_x0000_s1057" style="position:absolute;visibility:visible;mso-wrap-style:square" from="7144,2068" to="7144,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" strokeweight=".123mm"/>
                <v:shape id="Freeform 563" o:spid="_x0000_s1058" style="position:absolute;left:900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" path="m,l,18e" fillcolor="black" stroked="f">
                  <v:path arrowok="t" o:connecttype="custom" o:connectlocs="0,2068;0,2086" o:connectangles="0,0"/>
                </v:shape>
                <v:line id="Line 562" o:spid="_x0000_s1059" style="position:absolute;visibility:visible;mso-wrap-style:square" from="9003,2068" to="9003,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" strokeweight=".09222mm"/>
                <v:line id="Line 561" o:spid="_x0000_s1060" style="position:absolute;visibility:visible;mso-wrap-style:square" from="9003,2068" to="9003,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" strokeweight=".123mm"/>
                <v:shape id="Freeform 560" o:spid="_x0000_s1061" style="position:absolute;left:8014;top:2068;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" path="m,l,31e" fillcolor="black" stroked="f">
                  <v:path arrowok="t" o:connecttype="custom" o:connectlocs="0,2068;0,2099" o:connectangles="0,0"/>
                </v:shape>
                <v:line id="Line 559" o:spid="_x0000_s1062" style="position:absolute;visibility:visible;mso-wrap-style:square" from="8015,2068" to="8015,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" strokeweight=".123mm"/>
                <v:shape id="Freeform 558" o:spid="_x0000_s1063" style="position:absolute;left:7748;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" path="m,l,18e" fillcolor="black" stroked="f">
                  <v:path arrowok="t" o:connecttype="custom" o:connectlocs="0,2068;0,2086" o:connectangles="0,0"/>
                </v:shape>
                <v:line id="Line 557" o:spid="_x0000_s1064" style="position:absolute;visibility:visible;mso-wrap-style:square" from="7748,2068" to="7748,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" strokeweight=".09222mm"/>
                <v:shape id="Freeform 556" o:spid="_x0000_s1065" style="position:absolute;left:781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" path="m,l,18e" fillcolor="black" stroked="f">
                  <v:path arrowok="t" o:connecttype="custom" o:connectlocs="0,2068;0,2086" o:connectangles="0,0"/>
                </v:shape>
                <v:line id="Line 555" o:spid="_x0000_s1066" style="position:absolute;visibility:visible;mso-wrap-style:square" from="7813,2068" to="7813,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" strokeweight=".09222mm"/>
                <v:shape id="Freeform 554" o:spid="_x0000_s1067" style="position:absolute;left:7866;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" path="m,l,18e" fillcolor="black" stroked="f">
                  <v:path arrowok="t" o:connecttype="custom" o:connectlocs="0,2068;0,2086" o:connectangles="0,0"/>
                </v:shape>
                <v:line id="Line 553" o:spid="_x0000_s1068" style="position:absolute;visibility:visible;mso-wrap-style:square" from="7866,2068" to="7866,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" strokeweight=".09222mm"/>
                <v:shape id="Freeform 552" o:spid="_x0000_s1069" style="position:absolute;left:7911;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" path="m,l,18e" fillcolor="black" stroked="f">
                  <v:path arrowok="t" o:connecttype="custom" o:connectlocs="0,2068;0,2086" o:connectangles="0,0"/>
                </v:shape>
                <v:line id="Line 551" o:spid="_x0000_s1070" style="position:absolute;visibility:visible;mso-wrap-style:square" from="7911,2068" to="7911,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" strokeweight=".09222mm"/>
                <v:shape id="Freeform 550" o:spid="_x0000_s1071" style="position:absolute;left:7949;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" path="m,l,18e" fillcolor="black" stroked="f">
                  <v:path arrowok="t" o:connecttype="custom" o:connectlocs="0,2068;0,2086" o:connectangles="0,0"/>
                </v:shape>
                <v:line id="Line 549" o:spid="_x0000_s1072" style="position:absolute;visibility:visible;mso-wrap-style:square" from="7950,2068" to="7950,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" strokeweight=".09222mm"/>
                <v:shape id="Freeform 548" o:spid="_x0000_s1073" style="position:absolute;left:798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" path="m,l,18e" fillcolor="black" stroked="f">
                  <v:path arrowok="t" o:connecttype="custom" o:connectlocs="0,2068;0,2086" o:connectangles="0,0"/>
                </v:shape>
                <v:line id="Line 547" o:spid="_x0000_s1074" style="position:absolute;visibility:visible;mso-wrap-style:square" from="7984,2068" to="798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" strokeweight=".09222mm"/>
                <v:shape id="Freeform 546" o:spid="_x0000_s1075" style="position:absolute;left:8683;top:2068;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" path="m,l,31e" fillcolor="black" stroked="f">
                  <v:path arrowok="t" o:connecttype="custom" o:connectlocs="0,2068;0,2099" o:connectangles="0,0"/>
                </v:shape>
                <v:line id="Line 545" o:spid="_x0000_s1076" style="position:absolute;visibility:visible;mso-wrap-style:square" from="8684,2068" to="8684,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" strokeweight=".123mm"/>
                <v:shape id="Freeform 544" o:spid="_x0000_s1077" style="position:absolute;left:8417;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" path="m,l,18e" fillcolor="black" stroked="f">
                  <v:path arrowok="t" o:connecttype="custom" o:connectlocs="0,2068;0,2086" o:connectangles="0,0"/>
                </v:shape>
                <v:line id="Line 543" o:spid="_x0000_s1078" style="position:absolute;visibility:visible;mso-wrap-style:square" from="8418,2068" to="8418,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" strokeweight=".09222mm"/>
                <v:shape id="Freeform 542" o:spid="_x0000_s1079" style="position:absolute;left:8482;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" path="m,l,18e" fillcolor="black" stroked="f">
                  <v:path arrowok="t" o:connecttype="custom" o:connectlocs="0,2068;0,2086" o:connectangles="0,0"/>
                </v:shape>
                <v:line id="Line 541" o:spid="_x0000_s1080" style="position:absolute;visibility:visible;mso-wrap-style:square" from="8482,2068" to="8482,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" strokeweight=".09222mm"/>
                <v:shape id="Freeform 540" o:spid="_x0000_s1081" style="position:absolute;left:8535;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" path="m,l,18e" fillcolor="black" stroked="f">
                  <v:path arrowok="t" o:connecttype="custom" o:connectlocs="0,2068;0,2086" o:connectangles="0,0"/>
                </v:shape>
                <v:line id="Line 539" o:spid="_x0000_s1082" style="position:absolute;visibility:visible;mso-wrap-style:square" from="8535,2068" to="853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" strokeweight=".09222mm"/>
                <v:shape id="Freeform 538" o:spid="_x0000_s1083" style="position:absolute;left:8580;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" path="m,l,18e" fillcolor="black" stroked="f">
                  <v:path arrowok="t" o:connecttype="custom" o:connectlocs="0,2068;0,2086" o:connectangles="0,0"/>
                </v:shape>
                <v:line id="Line 537" o:spid="_x0000_s1084" style="position:absolute;visibility:visible;mso-wrap-style:square" from="8580,2068" to="8580,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" strokeweight=".09222mm"/>
                <v:shape id="Freeform 536" o:spid="_x0000_s1085" style="position:absolute;left:8619;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" path="m,l,18e" fillcolor="black" stroked="f">
                  <v:path arrowok="t" o:connecttype="custom" o:connectlocs="0,2068;0,2086" o:connectangles="0,0"/>
                </v:shape>
                <v:line id="Line 535" o:spid="_x0000_s1086" style="position:absolute;visibility:visible;mso-wrap-style:square" from="8619,2068" to="8619,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" strokeweight=".09222mm"/>
                <v:shape id="Freeform 534" o:spid="_x0000_s1087" style="position:absolute;left:865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" path="m,l,18e" fillcolor="black" stroked="f">
                  <v:path arrowok="t" o:connecttype="custom" o:connectlocs="0,2068;0,2086" o:connectangles="0,0"/>
                </v:shape>
                <v:line id="Line 533" o:spid="_x0000_s1088" style="position:absolute;visibility:visible;mso-wrap-style:square" from="8653,2068" to="8653,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" strokeweight=".09222mm"/>
                <v:shape id="Freeform 532" o:spid="_x0000_s1089" style="position:absolute;left:7664;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" path="m,l,18e" fillcolor="black" stroked="f">
                  <v:path arrowok="t" o:connecttype="custom" o:connectlocs="0,2068;0,2086" o:connectangles="0,0"/>
                </v:shape>
                <v:line id="Line 531" o:spid="_x0000_s1090" style="position:absolute;visibility:visible;mso-wrap-style:square" from="7665,2068" to="766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" strokeweight=".09222mm"/>
                <v:shape id="Freeform 530" o:spid="_x0000_s1091" style="position:absolute;left:8216;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" path="m,l,18e" fillcolor="black" stroked="f">
                  <v:path arrowok="t" o:connecttype="custom" o:connectlocs="0,2068;0,2086" o:connectangles="0,0"/>
                </v:shape>
                <v:line id="Line 529" o:spid="_x0000_s1092" style="position:absolute;visibility:visible;mso-wrap-style:square" from="8216,2068" to="8216,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" strokeweight=".09222mm"/>
                <v:shape id="Freeform 528" o:spid="_x0000_s1093" style="position:absolute;left:8333;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" path="m,l,18e" fillcolor="black" stroked="f">
                  <v:path arrowok="t" o:connecttype="custom" o:connectlocs="0,2068;0,2086" o:connectangles="0,0"/>
                </v:shape>
                <v:line id="Line 527" o:spid="_x0000_s1094" style="position:absolute;visibility:visible;mso-wrap-style:square" from="8334,2068" to="833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" strokeweight=".09222mm"/>
                <v:shape id="Freeform 526" o:spid="_x0000_s1095" style="position:absolute;left:8885;top:2068;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" path="m,l,18e" fillcolor="black" stroked="f">
                  <v:path arrowok="t" o:connecttype="custom" o:connectlocs="0,2068;0,2086" o:connectangles="0,0"/>
                </v:shape>
                <v:line id="Line 525" o:spid="_x0000_s1096" style="position:absolute;visibility:visible;mso-wrap-style:square" from="8885,2068" to="8885,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" strokeweight=".09222mm"/>
                <v:shape id="AutoShape 524" o:spid="_x0000_s1097" style="position:absolute;left:7144;top:136;width:1860;height:1933;visibility:visible;mso-wrap-style:square;v-text-anchor:top" coordsize="1860,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" path="m,1932r1859,m,l1859,e" filled="f" strokeweight=".123mm">
                  <v:path arrowok="t" o:connecttype="custom" o:connectlocs="0,2068;1859,2068;0,136;1859,136" o:connectangles="0,0,0,0"/>
                </v:shape>
                <v:shape id="Freeform 523" o:spid="_x0000_s1098" style="position:absolute;left:7144;top:173;width:1860;height:582;visibility:visible;mso-wrap-style:square;v-text-anchor:top" coordsize="186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" path="m,576r98,-9l201,576r118,-1l403,572r118,10l669,572r98,-21l871,548,989,462r83,-152l1190,221r148,-14l1436,165r104,36l1658,85,1741,r118,e" filled="f" strokecolor="#b6d4e9" strokeweight=".18444mm">
                  <v:path arrowok="t" o:connecttype="custom" o:connectlocs="0,749;98,740;201,749;319,748;403,745;521,755;669,745;767,724;871,721;989,635;1072,483;1190,394;1338,380;1436,338;1540,374;1658,258;1741,173;1859,173" o:connectangles="0,0,0,0,0,0,0,0,0,0,0,0,0,0,0,0,0,0"/>
                </v:shape>
                <v:shape id="Freeform 522" o:spid="_x0000_s1099" style="position:absolute;left:7144;top:173;width:1860;height:580;visibility:visible;mso-wrap-style:square;v-text-anchor:top" coordsize="186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" path="m,580l98,568r103,1l319,569r84,-11l521,568r148,2l767,548,871,529,989,441r83,-103l1190,234r148,-27l1436,165r104,36l1658,85,1741,r118,e" filled="f" strokecolor="#1663aa" strokeweight=".18444mm">
                  <v:path arrowok="t" o:connecttype="custom" o:connectlocs="0,753;98,741;201,742;319,742;403,731;521,741;669,743;767,721;871,702;989,614;1072,511;1190,407;1338,380;1436,338;1540,374;1658,258;1741,173;1859,173" o:connectangles="0,0,0,0,0,0,0,0,0,0,0,0,0,0,0,0,0,0"/>
                </v:shape>
                <w10:wrap anchorx="page"/>
              </v:group>
            </w:pict>
          </mc:Fallback>
        </mc:AlternateContent>
      </w:r>
      <w:r>
        <w:rPr>
          <w:noProof/>
        </w:rPr>
        <mc:AlternateContent>
          <mc:Choice Requires="wps">
            <w:drawing>
              <wp:anchor distT="0" distB="0" distL="114300" distR="114300" simplePos="0" relativeHeight="15784448" behindDoc="0" locked="0" layoutInCell="1" allowOverlap="1" wp14:anchorId="494D6ECC" wp14:editId="3EE3C85E">
                <wp:simplePos x="0" y="0"/>
                <wp:positionH relativeFrom="page">
                  <wp:posOffset>5812790</wp:posOffset>
                </wp:positionH>
                <wp:positionV relativeFrom="paragraph">
                  <wp:posOffset>100965</wp:posOffset>
                </wp:positionV>
                <wp:extent cx="144145" cy="1270"/>
                <wp:effectExtent l="0" t="0" r="0" b="0"/>
                <wp:wrapNone/>
                <wp:docPr id="524" name="Freeform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F7C9D" id="Freeform 520" o:spid="_x0000_s1026" style="position:absolute;margin-left:457.7pt;margin-top:7.95pt;width:11.35pt;height:.1pt;z-index:1578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" path="m,l113,,227,e" filled="f"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4960" behindDoc="0" locked="0" layoutInCell="1" allowOverlap="1" wp14:anchorId="3AA06A44" wp14:editId="15DF38BD">
                <wp:simplePos x="0" y="0"/>
                <wp:positionH relativeFrom="page">
                  <wp:posOffset>5812790</wp:posOffset>
                </wp:positionH>
                <wp:positionV relativeFrom="paragraph">
                  <wp:posOffset>206375</wp:posOffset>
                </wp:positionV>
                <wp:extent cx="144145" cy="1270"/>
                <wp:effectExtent l="0" t="0" r="0" b="0"/>
                <wp:wrapNone/>
                <wp:docPr id="523" name="Freeform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2CB29" id="Freeform 519" o:spid="_x0000_s1026" style="position:absolute;margin-left:457.7pt;margin-top:16.25pt;width:11.35pt;height:.1pt;z-index:1578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" path="m,l113,,227,e" filled="f" strokecolor="#c34001"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5472" behindDoc="0" locked="0" layoutInCell="1" allowOverlap="1" wp14:anchorId="37198A98" wp14:editId="1B245316">
                <wp:simplePos x="0" y="0"/>
                <wp:positionH relativeFrom="page">
                  <wp:posOffset>5812790</wp:posOffset>
                </wp:positionH>
                <wp:positionV relativeFrom="paragraph">
                  <wp:posOffset>311785</wp:posOffset>
                </wp:positionV>
                <wp:extent cx="144145" cy="1270"/>
                <wp:effectExtent l="0" t="0" r="0" b="0"/>
                <wp:wrapNone/>
                <wp:docPr id="522" name="Freeform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DFA53" id="Freeform 518" o:spid="_x0000_s1026" style="position:absolute;margin-left:457.7pt;margin-top:24.55pt;width:11.35pt;height:.1pt;z-index:1578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" path="m,l113,,227,e" filled="f" strokecolor="#fcc28c"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5984" behindDoc="0" locked="0" layoutInCell="1" allowOverlap="1" wp14:anchorId="69E6C587" wp14:editId="7C180417">
                <wp:simplePos x="0" y="0"/>
                <wp:positionH relativeFrom="page">
                  <wp:posOffset>5812790</wp:posOffset>
                </wp:positionH>
                <wp:positionV relativeFrom="paragraph">
                  <wp:posOffset>417830</wp:posOffset>
                </wp:positionV>
                <wp:extent cx="144145" cy="1270"/>
                <wp:effectExtent l="0" t="0" r="0" b="0"/>
                <wp:wrapNone/>
                <wp:docPr id="521" name="Freeform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3FB31" id="Freeform 517" o:spid="_x0000_s1026" style="position:absolute;margin-left:457.7pt;margin-top:32.9pt;width:11.35pt;height:.1pt;z-index:1578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" path="m,l113,,227,e" filled="f" strokecolor="#b6d4e9" strokeweight=".18444mm">
                <v:path arrowok="t" o:connecttype="custom" o:connectlocs="0,0;71755,0;144145,0" o:connectangles="0,0,0"/>
                <w10:wrap anchorx="page"/>
              </v:shape>
            </w:pict>
          </mc:Fallback>
        </mc:AlternateContent>
      </w:r>
      <w:r>
        <w:rPr>
          <w:noProof/>
        </w:rPr>
        <mc:AlternateContent>
          <mc:Choice Requires="wps">
            <w:drawing>
              <wp:anchor distT="0" distB="0" distL="114300" distR="114300" simplePos="0" relativeHeight="15786496" behindDoc="0" locked="0" layoutInCell="1" allowOverlap="1" wp14:anchorId="5534C3DA" wp14:editId="440FCCB5">
                <wp:simplePos x="0" y="0"/>
                <wp:positionH relativeFrom="page">
                  <wp:posOffset>5812790</wp:posOffset>
                </wp:positionH>
                <wp:positionV relativeFrom="paragraph">
                  <wp:posOffset>523240</wp:posOffset>
                </wp:positionV>
                <wp:extent cx="144145" cy="1270"/>
                <wp:effectExtent l="0" t="0" r="0" b="0"/>
                <wp:wrapNone/>
                <wp:docPr id="520" name="Freeform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145" cy="1270"/>
                        </a:xfrm>
                        <a:custGeom>
                          <a:avLst/>
                          <a:gdLst>
                            <a:gd name="T0" fmla="+- 0 9154 9154"/>
                            <a:gd name="T1" fmla="*/ T0 w 227"/>
                            <a:gd name="T2" fmla="+- 0 9267 9154"/>
                            <a:gd name="T3" fmla="*/ T2 w 227"/>
                            <a:gd name="T4" fmla="+- 0 9381 9154"/>
                            <a:gd name="T5" fmla="*/ T4 w 227"/>
                          </a:gdLst>
                          <a:ahLst/>
                          <a:cxnLst>
                            <a:cxn ang="0">
                              <a:pos x="T1" y="0"/>
                            </a:cxn>
                            <a:cxn ang="0">
                              <a:pos x="T3" y="0"/>
                            </a:cxn>
                            <a:cxn ang="0">
                              <a:pos x="T5" y="0"/>
                            </a:cxn>
                          </a:cxnLst>
                          <a:rect l="0" t="0" r="r" b="b"/>
                          <a:pathLst>
                            <a:path w="227">
                              <a:moveTo>
                                <a:pt x="0" y="0"/>
                              </a:moveTo>
                              <a:lnTo>
                                <a:pt x="113" y="0"/>
                              </a:lnTo>
                              <a:lnTo>
                                <a:pt x="227"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FF5BE" id="Freeform 516" o:spid="_x0000_s1026" style="position:absolute;margin-left:457.7pt;margin-top:41.2pt;width:11.35pt;height:.1pt;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" path="m,l113,,227,e" filled="f" strokecolor="#1663aa" strokeweight=".18444mm">
                <v:path arrowok="t" o:connecttype="custom" o:connectlocs="0,0;71755,0;144145,0" o:connectangles="0,0,0"/>
                <w10:wrap anchorx="page"/>
              </v:shape>
            </w:pict>
          </mc:Fallback>
        </mc:AlternateContent>
      </w:r>
      <w:r w:rsidR="00462487">
        <w:rPr>
          <w:rFonts w:ascii="Verdana"/>
          <w:sz w:val="11"/>
        </w:rPr>
        <w:t>current</w:t>
      </w:r>
      <w:r w:rsidR="00462487">
        <w:rPr>
          <w:rFonts w:ascii="Verdana"/>
          <w:spacing w:val="-36"/>
          <w:sz w:val="11"/>
        </w:rPr>
        <w:t xml:space="preserve"> </w:t>
      </w:r>
      <w:r w:rsidR="00462487">
        <w:rPr>
          <w:rFonts w:ascii="Verdana"/>
          <w:w w:val="105"/>
          <w:sz w:val="11"/>
        </w:rPr>
        <w:t>1D+1P</w:t>
      </w:r>
      <w:r w:rsidR="00462487">
        <w:rPr>
          <w:rFonts w:ascii="Verdana"/>
          <w:spacing w:val="-38"/>
          <w:w w:val="105"/>
          <w:sz w:val="11"/>
        </w:rPr>
        <w:t xml:space="preserve"> </w:t>
      </w:r>
      <w:r w:rsidR="00462487">
        <w:rPr>
          <w:rFonts w:ascii="Verdana"/>
          <w:w w:val="105"/>
          <w:sz w:val="11"/>
        </w:rPr>
        <w:t>MM</w:t>
      </w:r>
      <w:r w:rsidR="00462487">
        <w:rPr>
          <w:rFonts w:ascii="Verdana"/>
          <w:spacing w:val="1"/>
          <w:w w:val="105"/>
          <w:sz w:val="11"/>
        </w:rPr>
        <w:t xml:space="preserve"> </w:t>
      </w:r>
      <w:r w:rsidR="00462487">
        <w:rPr>
          <w:rFonts w:ascii="Verdana"/>
          <w:w w:val="105"/>
          <w:sz w:val="11"/>
        </w:rPr>
        <w:t>MW</w:t>
      </w:r>
      <w:r w:rsidR="00462487">
        <w:rPr>
          <w:rFonts w:ascii="Verdana"/>
          <w:spacing w:val="1"/>
          <w:w w:val="105"/>
          <w:sz w:val="11"/>
        </w:rPr>
        <w:t xml:space="preserve"> </w:t>
      </w:r>
      <w:r w:rsidR="00462487">
        <w:rPr>
          <w:rFonts w:ascii="Verdana"/>
          <w:w w:val="105"/>
          <w:sz w:val="11"/>
        </w:rPr>
        <w:t>BW</w:t>
      </w:r>
    </w:p>
    <w:p w14:paraId="465A1828" w14:textId="77777777" w:rsidR="00E2709D" w:rsidRDefault="00E2709D">
      <w:pPr>
        <w:spacing w:line="297" w:lineRule="auto"/>
        <w:rPr>
          <w:rFonts w:ascii="Verdana"/>
          <w:sz w:val="11"/>
        </w:rPr>
        <w:sectPr w:rsidR="00E2709D">
          <w:type w:val="continuous"/>
          <w:pgSz w:w="12240" w:h="15840"/>
          <w:pgMar w:top="1500" w:right="1720" w:bottom="280" w:left="1600" w:header="720" w:footer="720" w:gutter="0"/>
          <w:cols w:num="5" w:space="720" w:equalWidth="0">
            <w:col w:w="1022" w:space="40"/>
            <w:col w:w="1126" w:space="1023"/>
            <w:col w:w="1261" w:space="846"/>
            <w:col w:w="1511" w:space="201"/>
            <w:col w:w="1890"/>
          </w:cols>
        </w:sectPr>
      </w:pPr>
    </w:p>
    <w:p w14:paraId="095D9159" w14:textId="77777777" w:rsidR="00E2709D" w:rsidRDefault="00E2709D">
      <w:pPr>
        <w:pStyle w:val="BodyText"/>
        <w:spacing w:before="4"/>
        <w:rPr>
          <w:rFonts w:ascii="Verdana"/>
          <w:sz w:val="13"/>
        </w:rPr>
      </w:pPr>
    </w:p>
    <w:p w14:paraId="659DBC80" w14:textId="05F57947" w:rsidR="00E2709D" w:rsidRDefault="00285D5B">
      <w:pPr>
        <w:spacing w:before="76"/>
        <w:ind w:left="841"/>
        <w:rPr>
          <w:rFonts w:ascii="Verdana"/>
          <w:sz w:val="11"/>
        </w:rPr>
      </w:pPr>
      <w:r>
        <w:rPr>
          <w:noProof/>
        </w:rPr>
        <mc:AlternateContent>
          <mc:Choice Requires="wpg">
            <w:drawing>
              <wp:anchor distT="0" distB="0" distL="114300" distR="114300" simplePos="0" relativeHeight="15781376" behindDoc="0" locked="0" layoutInCell="1" allowOverlap="1" wp14:anchorId="644A6D0B" wp14:editId="302E9421">
                <wp:simplePos x="0" y="0"/>
                <wp:positionH relativeFrom="page">
                  <wp:posOffset>1684020</wp:posOffset>
                </wp:positionH>
                <wp:positionV relativeFrom="paragraph">
                  <wp:posOffset>-642620</wp:posOffset>
                </wp:positionV>
                <wp:extent cx="1203325" cy="1249045"/>
                <wp:effectExtent l="0" t="0" r="0" b="0"/>
                <wp:wrapNone/>
                <wp:docPr id="446"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1249045"/>
                          <a:chOff x="2652" y="-1012"/>
                          <a:chExt cx="1895" cy="1967"/>
                        </a:xfrm>
                      </wpg:grpSpPr>
                      <wps:wsp>
                        <wps:cNvPr id="447" name="Freeform 515"/>
                        <wps:cNvSpPr>
                          <a:spLocks/>
                        </wps:cNvSpPr>
                        <wps:spPr bwMode="auto">
                          <a:xfrm>
                            <a:off x="2682" y="-972"/>
                            <a:ext cx="1860" cy="974"/>
                          </a:xfrm>
                          <a:custGeom>
                            <a:avLst/>
                            <a:gdLst>
                              <a:gd name="T0" fmla="+- 0 2682 2682"/>
                              <a:gd name="T1" fmla="*/ T0 w 1860"/>
                              <a:gd name="T2" fmla="+- 0 2 -971"/>
                              <a:gd name="T3" fmla="*/ 2 h 974"/>
                              <a:gd name="T4" fmla="+- 0 2780 2682"/>
                              <a:gd name="T5" fmla="*/ T4 w 1860"/>
                              <a:gd name="T6" fmla="+- 0 -24 -971"/>
                              <a:gd name="T7" fmla="*/ -24 h 974"/>
                              <a:gd name="T8" fmla="+- 0 2884 2682"/>
                              <a:gd name="T9" fmla="*/ T8 w 1860"/>
                              <a:gd name="T10" fmla="+- 0 -18 -971"/>
                              <a:gd name="T11" fmla="*/ -18 h 974"/>
                              <a:gd name="T12" fmla="+- 0 3002 2682"/>
                              <a:gd name="T13" fmla="*/ T12 w 1860"/>
                              <a:gd name="T14" fmla="+- 0 -64 -971"/>
                              <a:gd name="T15" fmla="*/ -64 h 974"/>
                              <a:gd name="T16" fmla="+- 0 3085 2682"/>
                              <a:gd name="T17" fmla="*/ T16 w 1860"/>
                              <a:gd name="T18" fmla="+- 0 -75 -971"/>
                              <a:gd name="T19" fmla="*/ -75 h 974"/>
                              <a:gd name="T20" fmla="+- 0 3203 2682"/>
                              <a:gd name="T21" fmla="*/ T20 w 1860"/>
                              <a:gd name="T22" fmla="+- 0 -66 -971"/>
                              <a:gd name="T23" fmla="*/ -66 h 974"/>
                              <a:gd name="T24" fmla="+- 0 3351 2682"/>
                              <a:gd name="T25" fmla="*/ T24 w 1860"/>
                              <a:gd name="T26" fmla="+- 0 -100 -971"/>
                              <a:gd name="T27" fmla="*/ -100 h 974"/>
                              <a:gd name="T28" fmla="+- 0 3449 2682"/>
                              <a:gd name="T29" fmla="*/ T28 w 1860"/>
                              <a:gd name="T30" fmla="+- 0 -135 -971"/>
                              <a:gd name="T31" fmla="*/ -135 h 974"/>
                              <a:gd name="T32" fmla="+- 0 3553 2682"/>
                              <a:gd name="T33" fmla="*/ T32 w 1860"/>
                              <a:gd name="T34" fmla="+- 0 -165 -971"/>
                              <a:gd name="T35" fmla="*/ -165 h 974"/>
                              <a:gd name="T36" fmla="+- 0 3671 2682"/>
                              <a:gd name="T37" fmla="*/ T36 w 1860"/>
                              <a:gd name="T38" fmla="+- 0 -270 -971"/>
                              <a:gd name="T39" fmla="*/ -270 h 974"/>
                              <a:gd name="T40" fmla="+- 0 3754 2682"/>
                              <a:gd name="T41" fmla="*/ T40 w 1860"/>
                              <a:gd name="T42" fmla="+- 0 -431 -971"/>
                              <a:gd name="T43" fmla="*/ -431 h 974"/>
                              <a:gd name="T44" fmla="+- 0 3872 2682"/>
                              <a:gd name="T45" fmla="*/ T44 w 1860"/>
                              <a:gd name="T46" fmla="+- 0 -524 -971"/>
                              <a:gd name="T47" fmla="*/ -524 h 974"/>
                              <a:gd name="T48" fmla="+- 0 4021 2682"/>
                              <a:gd name="T49" fmla="*/ T48 w 1860"/>
                              <a:gd name="T50" fmla="+- 0 -469 -971"/>
                              <a:gd name="T51" fmla="*/ -469 h 974"/>
                              <a:gd name="T52" fmla="+- 0 4118 2682"/>
                              <a:gd name="T53" fmla="*/ T52 w 1860"/>
                              <a:gd name="T54" fmla="+- 0 -465 -971"/>
                              <a:gd name="T55" fmla="*/ -465 h 974"/>
                              <a:gd name="T56" fmla="+- 0 4222 2682"/>
                              <a:gd name="T57" fmla="*/ T56 w 1860"/>
                              <a:gd name="T58" fmla="+- 0 -485 -971"/>
                              <a:gd name="T59" fmla="*/ -485 h 974"/>
                              <a:gd name="T60" fmla="+- 0 4340 2682"/>
                              <a:gd name="T61" fmla="*/ T60 w 1860"/>
                              <a:gd name="T62" fmla="+- 0 -493 -971"/>
                              <a:gd name="T63" fmla="*/ -493 h 974"/>
                              <a:gd name="T64" fmla="+- 0 4424 2682"/>
                              <a:gd name="T65" fmla="*/ T64 w 1860"/>
                              <a:gd name="T66" fmla="+- 0 -688 -971"/>
                              <a:gd name="T67" fmla="*/ -688 h 974"/>
                              <a:gd name="T68" fmla="+- 0 4541 2682"/>
                              <a:gd name="T69" fmla="*/ T68 w 1860"/>
                              <a:gd name="T70" fmla="+- 0 -971 -971"/>
                              <a:gd name="T71" fmla="*/ -971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74">
                                <a:moveTo>
                                  <a:pt x="0" y="973"/>
                                </a:moveTo>
                                <a:lnTo>
                                  <a:pt x="98" y="947"/>
                                </a:lnTo>
                                <a:lnTo>
                                  <a:pt x="202" y="953"/>
                                </a:lnTo>
                                <a:lnTo>
                                  <a:pt x="320" y="907"/>
                                </a:lnTo>
                                <a:lnTo>
                                  <a:pt x="403" y="896"/>
                                </a:lnTo>
                                <a:lnTo>
                                  <a:pt x="521" y="905"/>
                                </a:lnTo>
                                <a:lnTo>
                                  <a:pt x="669" y="871"/>
                                </a:lnTo>
                                <a:lnTo>
                                  <a:pt x="767" y="836"/>
                                </a:lnTo>
                                <a:lnTo>
                                  <a:pt x="871" y="806"/>
                                </a:lnTo>
                                <a:lnTo>
                                  <a:pt x="989" y="701"/>
                                </a:lnTo>
                                <a:lnTo>
                                  <a:pt x="1072" y="540"/>
                                </a:lnTo>
                                <a:lnTo>
                                  <a:pt x="1190" y="447"/>
                                </a:lnTo>
                                <a:lnTo>
                                  <a:pt x="1339" y="502"/>
                                </a:lnTo>
                                <a:lnTo>
                                  <a:pt x="1436" y="506"/>
                                </a:lnTo>
                                <a:lnTo>
                                  <a:pt x="1540" y="486"/>
                                </a:lnTo>
                                <a:lnTo>
                                  <a:pt x="1658" y="478"/>
                                </a:lnTo>
                                <a:lnTo>
                                  <a:pt x="1742" y="283"/>
                                </a:lnTo>
                                <a:lnTo>
                                  <a:pt x="1859"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514"/>
                        <wps:cNvSpPr>
                          <a:spLocks/>
                        </wps:cNvSpPr>
                        <wps:spPr bwMode="auto">
                          <a:xfrm>
                            <a:off x="2682" y="-972"/>
                            <a:ext cx="1860" cy="920"/>
                          </a:xfrm>
                          <a:custGeom>
                            <a:avLst/>
                            <a:gdLst>
                              <a:gd name="T0" fmla="+- 0 2682 2682"/>
                              <a:gd name="T1" fmla="*/ T0 w 1860"/>
                              <a:gd name="T2" fmla="+- 0 -52 -971"/>
                              <a:gd name="T3" fmla="*/ -52 h 920"/>
                              <a:gd name="T4" fmla="+- 0 2780 2682"/>
                              <a:gd name="T5" fmla="*/ T4 w 1860"/>
                              <a:gd name="T6" fmla="+- 0 -72 -971"/>
                              <a:gd name="T7" fmla="*/ -72 h 920"/>
                              <a:gd name="T8" fmla="+- 0 2884 2682"/>
                              <a:gd name="T9" fmla="*/ T8 w 1860"/>
                              <a:gd name="T10" fmla="+- 0 -76 -971"/>
                              <a:gd name="T11" fmla="*/ -76 h 920"/>
                              <a:gd name="T12" fmla="+- 0 3002 2682"/>
                              <a:gd name="T13" fmla="*/ T12 w 1860"/>
                              <a:gd name="T14" fmla="+- 0 -123 -971"/>
                              <a:gd name="T15" fmla="*/ -123 h 920"/>
                              <a:gd name="T16" fmla="+- 0 3085 2682"/>
                              <a:gd name="T17" fmla="*/ T16 w 1860"/>
                              <a:gd name="T18" fmla="+- 0 -142 -971"/>
                              <a:gd name="T19" fmla="*/ -142 h 920"/>
                              <a:gd name="T20" fmla="+- 0 3203 2682"/>
                              <a:gd name="T21" fmla="*/ T20 w 1860"/>
                              <a:gd name="T22" fmla="+- 0 -147 -971"/>
                              <a:gd name="T23" fmla="*/ -147 h 920"/>
                              <a:gd name="T24" fmla="+- 0 3351 2682"/>
                              <a:gd name="T25" fmla="*/ T24 w 1860"/>
                              <a:gd name="T26" fmla="+- 0 -195 -971"/>
                              <a:gd name="T27" fmla="*/ -195 h 920"/>
                              <a:gd name="T28" fmla="+- 0 3449 2682"/>
                              <a:gd name="T29" fmla="*/ T28 w 1860"/>
                              <a:gd name="T30" fmla="+- 0 -225 -971"/>
                              <a:gd name="T31" fmla="*/ -225 h 920"/>
                              <a:gd name="T32" fmla="+- 0 3553 2682"/>
                              <a:gd name="T33" fmla="*/ T32 w 1860"/>
                              <a:gd name="T34" fmla="+- 0 -263 -971"/>
                              <a:gd name="T35" fmla="*/ -263 h 920"/>
                              <a:gd name="T36" fmla="+- 0 3671 2682"/>
                              <a:gd name="T37" fmla="*/ T36 w 1860"/>
                              <a:gd name="T38" fmla="+- 0 -370 -971"/>
                              <a:gd name="T39" fmla="*/ -370 h 920"/>
                              <a:gd name="T40" fmla="+- 0 3754 2682"/>
                              <a:gd name="T41" fmla="*/ T40 w 1860"/>
                              <a:gd name="T42" fmla="+- 0 -512 -971"/>
                              <a:gd name="T43" fmla="*/ -512 h 920"/>
                              <a:gd name="T44" fmla="+- 0 3872 2682"/>
                              <a:gd name="T45" fmla="*/ T44 w 1860"/>
                              <a:gd name="T46" fmla="+- 0 -610 -971"/>
                              <a:gd name="T47" fmla="*/ -610 h 920"/>
                              <a:gd name="T48" fmla="+- 0 4021 2682"/>
                              <a:gd name="T49" fmla="*/ T48 w 1860"/>
                              <a:gd name="T50" fmla="+- 0 -577 -971"/>
                              <a:gd name="T51" fmla="*/ -577 h 920"/>
                              <a:gd name="T52" fmla="+- 0 4118 2682"/>
                              <a:gd name="T53" fmla="*/ T52 w 1860"/>
                              <a:gd name="T54" fmla="+- 0 -551 -971"/>
                              <a:gd name="T55" fmla="*/ -551 h 920"/>
                              <a:gd name="T56" fmla="+- 0 4222 2682"/>
                              <a:gd name="T57" fmla="*/ T56 w 1860"/>
                              <a:gd name="T58" fmla="+- 0 -557 -971"/>
                              <a:gd name="T59" fmla="*/ -557 h 920"/>
                              <a:gd name="T60" fmla="+- 0 4340 2682"/>
                              <a:gd name="T61" fmla="*/ T60 w 1860"/>
                              <a:gd name="T62" fmla="+- 0 -576 -971"/>
                              <a:gd name="T63" fmla="*/ -576 h 920"/>
                              <a:gd name="T64" fmla="+- 0 4424 2682"/>
                              <a:gd name="T65" fmla="*/ T64 w 1860"/>
                              <a:gd name="T66" fmla="+- 0 -845 -971"/>
                              <a:gd name="T67" fmla="*/ -845 h 920"/>
                              <a:gd name="T68" fmla="+- 0 4541 2682"/>
                              <a:gd name="T69" fmla="*/ T68 w 1860"/>
                              <a:gd name="T70" fmla="+- 0 -971 -971"/>
                              <a:gd name="T71" fmla="*/ -971 h 9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20">
                                <a:moveTo>
                                  <a:pt x="0" y="919"/>
                                </a:moveTo>
                                <a:lnTo>
                                  <a:pt x="98" y="899"/>
                                </a:lnTo>
                                <a:lnTo>
                                  <a:pt x="202" y="895"/>
                                </a:lnTo>
                                <a:lnTo>
                                  <a:pt x="320" y="848"/>
                                </a:lnTo>
                                <a:lnTo>
                                  <a:pt x="403" y="829"/>
                                </a:lnTo>
                                <a:lnTo>
                                  <a:pt x="521" y="824"/>
                                </a:lnTo>
                                <a:lnTo>
                                  <a:pt x="669" y="776"/>
                                </a:lnTo>
                                <a:lnTo>
                                  <a:pt x="767" y="746"/>
                                </a:lnTo>
                                <a:lnTo>
                                  <a:pt x="871" y="708"/>
                                </a:lnTo>
                                <a:lnTo>
                                  <a:pt x="989" y="601"/>
                                </a:lnTo>
                                <a:lnTo>
                                  <a:pt x="1072" y="459"/>
                                </a:lnTo>
                                <a:lnTo>
                                  <a:pt x="1190" y="361"/>
                                </a:lnTo>
                                <a:lnTo>
                                  <a:pt x="1339" y="394"/>
                                </a:lnTo>
                                <a:lnTo>
                                  <a:pt x="1436" y="420"/>
                                </a:lnTo>
                                <a:lnTo>
                                  <a:pt x="1540" y="414"/>
                                </a:lnTo>
                                <a:lnTo>
                                  <a:pt x="1658" y="395"/>
                                </a:lnTo>
                                <a:lnTo>
                                  <a:pt x="1742" y="126"/>
                                </a:lnTo>
                                <a:lnTo>
                                  <a:pt x="1859"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513"/>
                        <wps:cNvSpPr>
                          <a:spLocks/>
                        </wps:cNvSpPr>
                        <wps:spPr bwMode="auto">
                          <a:xfrm>
                            <a:off x="2651" y="-229"/>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Line 512"/>
                        <wps:cNvCnPr>
                          <a:cxnSpLocks noChangeShapeType="1"/>
                        </wps:cNvCnPr>
                        <wps:spPr bwMode="auto">
                          <a:xfrm>
                            <a:off x="2682" y="-22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 name="Freeform 511"/>
                        <wps:cNvSpPr>
                          <a:spLocks/>
                        </wps:cNvSpPr>
                        <wps:spPr bwMode="auto">
                          <a:xfrm>
                            <a:off x="2651" y="-600"/>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Line 510"/>
                        <wps:cNvCnPr>
                          <a:cxnSpLocks noChangeShapeType="1"/>
                        </wps:cNvCnPr>
                        <wps:spPr bwMode="auto">
                          <a:xfrm>
                            <a:off x="2682" y="-600"/>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Freeform 509"/>
                        <wps:cNvSpPr>
                          <a:spLocks/>
                        </wps:cNvSpPr>
                        <wps:spPr bwMode="auto">
                          <a:xfrm>
                            <a:off x="2651" y="-972"/>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Line 508"/>
                        <wps:cNvCnPr>
                          <a:cxnSpLocks noChangeShapeType="1"/>
                        </wps:cNvCnPr>
                        <wps:spPr bwMode="auto">
                          <a:xfrm>
                            <a:off x="2682" y="-971"/>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 name="Freeform 507"/>
                        <wps:cNvSpPr>
                          <a:spLocks/>
                        </wps:cNvSpPr>
                        <wps:spPr bwMode="auto">
                          <a:xfrm>
                            <a:off x="308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Line 506"/>
                        <wps:cNvCnPr>
                          <a:cxnSpLocks noChangeShapeType="1"/>
                        </wps:cNvCnPr>
                        <wps:spPr bwMode="auto">
                          <a:xfrm>
                            <a:off x="308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Line 505"/>
                        <wps:cNvCnPr>
                          <a:cxnSpLocks noChangeShapeType="1"/>
                        </wps:cNvCnPr>
                        <wps:spPr bwMode="auto">
                          <a:xfrm>
                            <a:off x="3085" y="924"/>
                            <a:ext cx="0" cy="0"/>
                          </a:xfrm>
                          <a:prstGeom prst="line">
                            <a:avLst/>
                          </a:prstGeom>
                          <a:noFill/>
                          <a:ln w="276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8" name="Freeform 504"/>
                        <wps:cNvSpPr>
                          <a:spLocks/>
                        </wps:cNvSpPr>
                        <wps:spPr bwMode="auto">
                          <a:xfrm>
                            <a:off x="2682" y="-972"/>
                            <a:ext cx="1860" cy="939"/>
                          </a:xfrm>
                          <a:custGeom>
                            <a:avLst/>
                            <a:gdLst>
                              <a:gd name="T0" fmla="+- 0 2682 2682"/>
                              <a:gd name="T1" fmla="*/ T0 w 1860"/>
                              <a:gd name="T2" fmla="+- 0 -33 -971"/>
                              <a:gd name="T3" fmla="*/ -33 h 939"/>
                              <a:gd name="T4" fmla="+- 0 2780 2682"/>
                              <a:gd name="T5" fmla="*/ T4 w 1860"/>
                              <a:gd name="T6" fmla="+- 0 -52 -971"/>
                              <a:gd name="T7" fmla="*/ -52 h 939"/>
                              <a:gd name="T8" fmla="+- 0 2884 2682"/>
                              <a:gd name="T9" fmla="*/ T8 w 1860"/>
                              <a:gd name="T10" fmla="+- 0 -59 -971"/>
                              <a:gd name="T11" fmla="*/ -59 h 939"/>
                              <a:gd name="T12" fmla="+- 0 3002 2682"/>
                              <a:gd name="T13" fmla="*/ T12 w 1860"/>
                              <a:gd name="T14" fmla="+- 0 -120 -971"/>
                              <a:gd name="T15" fmla="*/ -120 h 939"/>
                              <a:gd name="T16" fmla="+- 0 3085 2682"/>
                              <a:gd name="T17" fmla="*/ T16 w 1860"/>
                              <a:gd name="T18" fmla="+- 0 -151 -971"/>
                              <a:gd name="T19" fmla="*/ -151 h 939"/>
                              <a:gd name="T20" fmla="+- 0 3203 2682"/>
                              <a:gd name="T21" fmla="*/ T20 w 1860"/>
                              <a:gd name="T22" fmla="+- 0 -145 -971"/>
                              <a:gd name="T23" fmla="*/ -145 h 939"/>
                              <a:gd name="T24" fmla="+- 0 3351 2682"/>
                              <a:gd name="T25" fmla="*/ T24 w 1860"/>
                              <a:gd name="T26" fmla="+- 0 -183 -971"/>
                              <a:gd name="T27" fmla="*/ -183 h 939"/>
                              <a:gd name="T28" fmla="+- 0 3449 2682"/>
                              <a:gd name="T29" fmla="*/ T28 w 1860"/>
                              <a:gd name="T30" fmla="+- 0 -231 -971"/>
                              <a:gd name="T31" fmla="*/ -231 h 939"/>
                              <a:gd name="T32" fmla="+- 0 3553 2682"/>
                              <a:gd name="T33" fmla="*/ T32 w 1860"/>
                              <a:gd name="T34" fmla="+- 0 -265 -971"/>
                              <a:gd name="T35" fmla="*/ -265 h 939"/>
                              <a:gd name="T36" fmla="+- 0 3671 2682"/>
                              <a:gd name="T37" fmla="*/ T36 w 1860"/>
                              <a:gd name="T38" fmla="+- 0 -359 -971"/>
                              <a:gd name="T39" fmla="*/ -359 h 939"/>
                              <a:gd name="T40" fmla="+- 0 3754 2682"/>
                              <a:gd name="T41" fmla="*/ T40 w 1860"/>
                              <a:gd name="T42" fmla="+- 0 -491 -971"/>
                              <a:gd name="T43" fmla="*/ -491 h 939"/>
                              <a:gd name="T44" fmla="+- 0 3872 2682"/>
                              <a:gd name="T45" fmla="*/ T44 w 1860"/>
                              <a:gd name="T46" fmla="+- 0 -595 -971"/>
                              <a:gd name="T47" fmla="*/ -595 h 939"/>
                              <a:gd name="T48" fmla="+- 0 4021 2682"/>
                              <a:gd name="T49" fmla="*/ T48 w 1860"/>
                              <a:gd name="T50" fmla="+- 0 -575 -971"/>
                              <a:gd name="T51" fmla="*/ -575 h 939"/>
                              <a:gd name="T52" fmla="+- 0 4118 2682"/>
                              <a:gd name="T53" fmla="*/ T52 w 1860"/>
                              <a:gd name="T54" fmla="+- 0 -496 -971"/>
                              <a:gd name="T55" fmla="*/ -496 h 939"/>
                              <a:gd name="T56" fmla="+- 0 4222 2682"/>
                              <a:gd name="T57" fmla="*/ T56 w 1860"/>
                              <a:gd name="T58" fmla="+- 0 -557 -971"/>
                              <a:gd name="T59" fmla="*/ -557 h 939"/>
                              <a:gd name="T60" fmla="+- 0 4340 2682"/>
                              <a:gd name="T61" fmla="*/ T60 w 1860"/>
                              <a:gd name="T62" fmla="+- 0 -576 -971"/>
                              <a:gd name="T63" fmla="*/ -576 h 939"/>
                              <a:gd name="T64" fmla="+- 0 4424 2682"/>
                              <a:gd name="T65" fmla="*/ T64 w 1860"/>
                              <a:gd name="T66" fmla="+- 0 -845 -971"/>
                              <a:gd name="T67" fmla="*/ -845 h 939"/>
                              <a:gd name="T68" fmla="+- 0 4541 2682"/>
                              <a:gd name="T69" fmla="*/ T68 w 1860"/>
                              <a:gd name="T70" fmla="+- 0 -971 -971"/>
                              <a:gd name="T71" fmla="*/ -971 h 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39">
                                <a:moveTo>
                                  <a:pt x="0" y="938"/>
                                </a:moveTo>
                                <a:lnTo>
                                  <a:pt x="98" y="919"/>
                                </a:lnTo>
                                <a:lnTo>
                                  <a:pt x="202" y="912"/>
                                </a:lnTo>
                                <a:lnTo>
                                  <a:pt x="320" y="851"/>
                                </a:lnTo>
                                <a:lnTo>
                                  <a:pt x="403" y="820"/>
                                </a:lnTo>
                                <a:lnTo>
                                  <a:pt x="521" y="826"/>
                                </a:lnTo>
                                <a:lnTo>
                                  <a:pt x="669" y="788"/>
                                </a:lnTo>
                                <a:lnTo>
                                  <a:pt x="767" y="740"/>
                                </a:lnTo>
                                <a:lnTo>
                                  <a:pt x="871" y="706"/>
                                </a:lnTo>
                                <a:lnTo>
                                  <a:pt x="989" y="612"/>
                                </a:lnTo>
                                <a:lnTo>
                                  <a:pt x="1072" y="480"/>
                                </a:lnTo>
                                <a:lnTo>
                                  <a:pt x="1190" y="376"/>
                                </a:lnTo>
                                <a:lnTo>
                                  <a:pt x="1339" y="396"/>
                                </a:lnTo>
                                <a:lnTo>
                                  <a:pt x="1436" y="475"/>
                                </a:lnTo>
                                <a:lnTo>
                                  <a:pt x="1540" y="414"/>
                                </a:lnTo>
                                <a:lnTo>
                                  <a:pt x="1658" y="395"/>
                                </a:lnTo>
                                <a:lnTo>
                                  <a:pt x="1742" y="126"/>
                                </a:lnTo>
                                <a:lnTo>
                                  <a:pt x="1859"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503"/>
                        <wps:cNvSpPr>
                          <a:spLocks/>
                        </wps:cNvSpPr>
                        <wps:spPr bwMode="auto">
                          <a:xfrm>
                            <a:off x="2883"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Line 502"/>
                        <wps:cNvCnPr>
                          <a:cxnSpLocks noChangeShapeType="1"/>
                        </wps:cNvCnPr>
                        <wps:spPr bwMode="auto">
                          <a:xfrm>
                            <a:off x="2884"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 name="Freeform 501"/>
                        <wps:cNvSpPr>
                          <a:spLocks/>
                        </wps:cNvSpPr>
                        <wps:spPr bwMode="auto">
                          <a:xfrm>
                            <a:off x="268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Line 500"/>
                        <wps:cNvCnPr>
                          <a:cxnSpLocks noChangeShapeType="1"/>
                        </wps:cNvCnPr>
                        <wps:spPr bwMode="auto">
                          <a:xfrm>
                            <a:off x="268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 name="Freeform 499"/>
                        <wps:cNvSpPr>
                          <a:spLocks/>
                        </wps:cNvSpPr>
                        <wps:spPr bwMode="auto">
                          <a:xfrm>
                            <a:off x="273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Line 498"/>
                        <wps:cNvCnPr>
                          <a:cxnSpLocks noChangeShapeType="1"/>
                        </wps:cNvCnPr>
                        <wps:spPr bwMode="auto">
                          <a:xfrm>
                            <a:off x="273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 name="Freeform 497"/>
                        <wps:cNvSpPr>
                          <a:spLocks/>
                        </wps:cNvSpPr>
                        <wps:spPr bwMode="auto">
                          <a:xfrm>
                            <a:off x="278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Line 496"/>
                        <wps:cNvCnPr>
                          <a:cxnSpLocks noChangeShapeType="1"/>
                        </wps:cNvCnPr>
                        <wps:spPr bwMode="auto">
                          <a:xfrm>
                            <a:off x="2780"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 name="Freeform 495"/>
                        <wps:cNvSpPr>
                          <a:spLocks/>
                        </wps:cNvSpPr>
                        <wps:spPr bwMode="auto">
                          <a:xfrm>
                            <a:off x="281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Line 494"/>
                        <wps:cNvCnPr>
                          <a:cxnSpLocks noChangeShapeType="1"/>
                        </wps:cNvCnPr>
                        <wps:spPr bwMode="auto">
                          <a:xfrm>
                            <a:off x="281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 name="Freeform 493"/>
                        <wps:cNvSpPr>
                          <a:spLocks/>
                        </wps:cNvSpPr>
                        <wps:spPr bwMode="auto">
                          <a:xfrm>
                            <a:off x="285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Line 492"/>
                        <wps:cNvCnPr>
                          <a:cxnSpLocks noChangeShapeType="1"/>
                        </wps:cNvCnPr>
                        <wps:spPr bwMode="auto">
                          <a:xfrm>
                            <a:off x="285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 name="Freeform 491"/>
                        <wps:cNvSpPr>
                          <a:spLocks/>
                        </wps:cNvSpPr>
                        <wps:spPr bwMode="auto">
                          <a:xfrm>
                            <a:off x="2651" y="886"/>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Line 490"/>
                        <wps:cNvCnPr>
                          <a:cxnSpLocks noChangeShapeType="1"/>
                        </wps:cNvCnPr>
                        <wps:spPr bwMode="auto">
                          <a:xfrm>
                            <a:off x="2682" y="887"/>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 name="Freeform 489"/>
                        <wps:cNvSpPr>
                          <a:spLocks/>
                        </wps:cNvSpPr>
                        <wps:spPr bwMode="auto">
                          <a:xfrm>
                            <a:off x="2651" y="515"/>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Line 488"/>
                        <wps:cNvCnPr>
                          <a:cxnSpLocks noChangeShapeType="1"/>
                        </wps:cNvCnPr>
                        <wps:spPr bwMode="auto">
                          <a:xfrm>
                            <a:off x="2682" y="515"/>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 name="Freeform 487"/>
                        <wps:cNvSpPr>
                          <a:spLocks/>
                        </wps:cNvSpPr>
                        <wps:spPr bwMode="auto">
                          <a:xfrm>
                            <a:off x="2651" y="143"/>
                            <a:ext cx="31" cy="2"/>
                          </a:xfrm>
                          <a:custGeom>
                            <a:avLst/>
                            <a:gdLst>
                              <a:gd name="T0" fmla="+- 0 2682 2652"/>
                              <a:gd name="T1" fmla="*/ T0 w 31"/>
                              <a:gd name="T2" fmla="+- 0 2652 2652"/>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486"/>
                        <wps:cNvCnPr>
                          <a:cxnSpLocks noChangeShapeType="1"/>
                        </wps:cNvCnPr>
                        <wps:spPr bwMode="auto">
                          <a:xfrm>
                            <a:off x="2682" y="14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 name="Line 485"/>
                        <wps:cNvCnPr>
                          <a:cxnSpLocks noChangeShapeType="1"/>
                        </wps:cNvCnPr>
                        <wps:spPr bwMode="auto">
                          <a:xfrm>
                            <a:off x="2682"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8" name="Freeform 484"/>
                        <wps:cNvSpPr>
                          <a:spLocks/>
                        </wps:cNvSpPr>
                        <wps:spPr bwMode="auto">
                          <a:xfrm>
                            <a:off x="454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Line 483"/>
                        <wps:cNvCnPr>
                          <a:cxnSpLocks noChangeShapeType="1"/>
                        </wps:cNvCnPr>
                        <wps:spPr bwMode="auto">
                          <a:xfrm>
                            <a:off x="454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 name="Line 482"/>
                        <wps:cNvCnPr>
                          <a:cxnSpLocks noChangeShapeType="1"/>
                        </wps:cNvCnPr>
                        <wps:spPr bwMode="auto">
                          <a:xfrm>
                            <a:off x="4541"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 name="Freeform 481"/>
                        <wps:cNvSpPr>
                          <a:spLocks/>
                        </wps:cNvSpPr>
                        <wps:spPr bwMode="auto">
                          <a:xfrm>
                            <a:off x="3552"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Line 480"/>
                        <wps:cNvCnPr>
                          <a:cxnSpLocks noChangeShapeType="1"/>
                        </wps:cNvCnPr>
                        <wps:spPr bwMode="auto">
                          <a:xfrm>
                            <a:off x="3553"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Freeform 479"/>
                        <wps:cNvSpPr>
                          <a:spLocks/>
                        </wps:cNvSpPr>
                        <wps:spPr bwMode="auto">
                          <a:xfrm>
                            <a:off x="328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Line 478"/>
                        <wps:cNvCnPr>
                          <a:cxnSpLocks noChangeShapeType="1"/>
                        </wps:cNvCnPr>
                        <wps:spPr bwMode="auto">
                          <a:xfrm>
                            <a:off x="328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5" name="Freeform 477"/>
                        <wps:cNvSpPr>
                          <a:spLocks/>
                        </wps:cNvSpPr>
                        <wps:spPr bwMode="auto">
                          <a:xfrm>
                            <a:off x="335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Line 476"/>
                        <wps:cNvCnPr>
                          <a:cxnSpLocks noChangeShapeType="1"/>
                        </wps:cNvCnPr>
                        <wps:spPr bwMode="auto">
                          <a:xfrm>
                            <a:off x="335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7" name="Freeform 475"/>
                        <wps:cNvSpPr>
                          <a:spLocks/>
                        </wps:cNvSpPr>
                        <wps:spPr bwMode="auto">
                          <a:xfrm>
                            <a:off x="340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Line 474"/>
                        <wps:cNvCnPr>
                          <a:cxnSpLocks noChangeShapeType="1"/>
                        </wps:cNvCnPr>
                        <wps:spPr bwMode="auto">
                          <a:xfrm>
                            <a:off x="340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Freeform 473"/>
                        <wps:cNvSpPr>
                          <a:spLocks/>
                        </wps:cNvSpPr>
                        <wps:spPr bwMode="auto">
                          <a:xfrm>
                            <a:off x="3449"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Line 472"/>
                        <wps:cNvCnPr>
                          <a:cxnSpLocks noChangeShapeType="1"/>
                        </wps:cNvCnPr>
                        <wps:spPr bwMode="auto">
                          <a:xfrm>
                            <a:off x="344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1" name="Freeform 471"/>
                        <wps:cNvSpPr>
                          <a:spLocks/>
                        </wps:cNvSpPr>
                        <wps:spPr bwMode="auto">
                          <a:xfrm>
                            <a:off x="348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Line 470"/>
                        <wps:cNvCnPr>
                          <a:cxnSpLocks noChangeShapeType="1"/>
                        </wps:cNvCnPr>
                        <wps:spPr bwMode="auto">
                          <a:xfrm>
                            <a:off x="3488"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3" name="Freeform 469"/>
                        <wps:cNvSpPr>
                          <a:spLocks/>
                        </wps:cNvSpPr>
                        <wps:spPr bwMode="auto">
                          <a:xfrm>
                            <a:off x="352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Line 468"/>
                        <wps:cNvCnPr>
                          <a:cxnSpLocks noChangeShapeType="1"/>
                        </wps:cNvCnPr>
                        <wps:spPr bwMode="auto">
                          <a:xfrm>
                            <a:off x="352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5" name="Freeform 467"/>
                        <wps:cNvSpPr>
                          <a:spLocks/>
                        </wps:cNvSpPr>
                        <wps:spPr bwMode="auto">
                          <a:xfrm>
                            <a:off x="4222"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Line 466"/>
                        <wps:cNvCnPr>
                          <a:cxnSpLocks noChangeShapeType="1"/>
                        </wps:cNvCnPr>
                        <wps:spPr bwMode="auto">
                          <a:xfrm>
                            <a:off x="4222"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7" name="Freeform 465"/>
                        <wps:cNvSpPr>
                          <a:spLocks/>
                        </wps:cNvSpPr>
                        <wps:spPr bwMode="auto">
                          <a:xfrm>
                            <a:off x="395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Line 464"/>
                        <wps:cNvCnPr>
                          <a:cxnSpLocks noChangeShapeType="1"/>
                        </wps:cNvCnPr>
                        <wps:spPr bwMode="auto">
                          <a:xfrm>
                            <a:off x="3956"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9" name="Freeform 463"/>
                        <wps:cNvSpPr>
                          <a:spLocks/>
                        </wps:cNvSpPr>
                        <wps:spPr bwMode="auto">
                          <a:xfrm>
                            <a:off x="402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Line 462"/>
                        <wps:cNvCnPr>
                          <a:cxnSpLocks noChangeShapeType="1"/>
                        </wps:cNvCnPr>
                        <wps:spPr bwMode="auto">
                          <a:xfrm>
                            <a:off x="402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1" name="Freeform 461"/>
                        <wps:cNvSpPr>
                          <a:spLocks/>
                        </wps:cNvSpPr>
                        <wps:spPr bwMode="auto">
                          <a:xfrm>
                            <a:off x="407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Line 460"/>
                        <wps:cNvCnPr>
                          <a:cxnSpLocks noChangeShapeType="1"/>
                        </wps:cNvCnPr>
                        <wps:spPr bwMode="auto">
                          <a:xfrm>
                            <a:off x="407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3" name="Freeform 459"/>
                        <wps:cNvSpPr>
                          <a:spLocks/>
                        </wps:cNvSpPr>
                        <wps:spPr bwMode="auto">
                          <a:xfrm>
                            <a:off x="411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Line 458"/>
                        <wps:cNvCnPr>
                          <a:cxnSpLocks noChangeShapeType="1"/>
                        </wps:cNvCnPr>
                        <wps:spPr bwMode="auto">
                          <a:xfrm>
                            <a:off x="4118"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5" name="Freeform 457"/>
                        <wps:cNvSpPr>
                          <a:spLocks/>
                        </wps:cNvSpPr>
                        <wps:spPr bwMode="auto">
                          <a:xfrm>
                            <a:off x="4157"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Line 456"/>
                        <wps:cNvCnPr>
                          <a:cxnSpLocks noChangeShapeType="1"/>
                        </wps:cNvCnPr>
                        <wps:spPr bwMode="auto">
                          <a:xfrm>
                            <a:off x="415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7" name="Freeform 455"/>
                        <wps:cNvSpPr>
                          <a:spLocks/>
                        </wps:cNvSpPr>
                        <wps:spPr bwMode="auto">
                          <a:xfrm>
                            <a:off x="419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Line 454"/>
                        <wps:cNvCnPr>
                          <a:cxnSpLocks noChangeShapeType="1"/>
                        </wps:cNvCnPr>
                        <wps:spPr bwMode="auto">
                          <a:xfrm>
                            <a:off x="419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9" name="Freeform 453"/>
                        <wps:cNvSpPr>
                          <a:spLocks/>
                        </wps:cNvSpPr>
                        <wps:spPr bwMode="auto">
                          <a:xfrm>
                            <a:off x="320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Line 452"/>
                        <wps:cNvCnPr>
                          <a:cxnSpLocks noChangeShapeType="1"/>
                        </wps:cNvCnPr>
                        <wps:spPr bwMode="auto">
                          <a:xfrm>
                            <a:off x="320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1" name="Freeform 451"/>
                        <wps:cNvSpPr>
                          <a:spLocks/>
                        </wps:cNvSpPr>
                        <wps:spPr bwMode="auto">
                          <a:xfrm>
                            <a:off x="375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Line 450"/>
                        <wps:cNvCnPr>
                          <a:cxnSpLocks noChangeShapeType="1"/>
                        </wps:cNvCnPr>
                        <wps:spPr bwMode="auto">
                          <a:xfrm>
                            <a:off x="375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3" name="Freeform 449"/>
                        <wps:cNvSpPr>
                          <a:spLocks/>
                        </wps:cNvSpPr>
                        <wps:spPr bwMode="auto">
                          <a:xfrm>
                            <a:off x="387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Line 448"/>
                        <wps:cNvCnPr>
                          <a:cxnSpLocks noChangeShapeType="1"/>
                        </wps:cNvCnPr>
                        <wps:spPr bwMode="auto">
                          <a:xfrm>
                            <a:off x="387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5" name="Freeform 447"/>
                        <wps:cNvSpPr>
                          <a:spLocks/>
                        </wps:cNvSpPr>
                        <wps:spPr bwMode="auto">
                          <a:xfrm>
                            <a:off x="442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Line 446"/>
                        <wps:cNvCnPr>
                          <a:cxnSpLocks noChangeShapeType="1"/>
                        </wps:cNvCnPr>
                        <wps:spPr bwMode="auto">
                          <a:xfrm>
                            <a:off x="442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7" name="AutoShape 445"/>
                        <wps:cNvSpPr>
                          <a:spLocks/>
                        </wps:cNvSpPr>
                        <wps:spPr bwMode="auto">
                          <a:xfrm>
                            <a:off x="2682" y="-1009"/>
                            <a:ext cx="1860" cy="1933"/>
                          </a:xfrm>
                          <a:custGeom>
                            <a:avLst/>
                            <a:gdLst>
                              <a:gd name="T0" fmla="+- 0 2682 2682"/>
                              <a:gd name="T1" fmla="*/ T0 w 1860"/>
                              <a:gd name="T2" fmla="+- 0 924 -1008"/>
                              <a:gd name="T3" fmla="*/ 924 h 1933"/>
                              <a:gd name="T4" fmla="+- 0 4541 2682"/>
                              <a:gd name="T5" fmla="*/ T4 w 1860"/>
                              <a:gd name="T6" fmla="+- 0 924 -1008"/>
                              <a:gd name="T7" fmla="*/ 924 h 1933"/>
                              <a:gd name="T8" fmla="+- 0 2682 2682"/>
                              <a:gd name="T9" fmla="*/ T8 w 1860"/>
                              <a:gd name="T10" fmla="+- 0 -1008 -1008"/>
                              <a:gd name="T11" fmla="*/ -1008 h 1933"/>
                              <a:gd name="T12" fmla="+- 0 4541 2682"/>
                              <a:gd name="T13" fmla="*/ T12 w 1860"/>
                              <a:gd name="T14" fmla="+- 0 -1008 -1008"/>
                              <a:gd name="T15" fmla="*/ -1008 h 1933"/>
                            </a:gdLst>
                            <a:ahLst/>
                            <a:cxnLst>
                              <a:cxn ang="0">
                                <a:pos x="T1" y="T3"/>
                              </a:cxn>
                              <a:cxn ang="0">
                                <a:pos x="T5" y="T7"/>
                              </a:cxn>
                              <a:cxn ang="0">
                                <a:pos x="T9" y="T11"/>
                              </a:cxn>
                              <a:cxn ang="0">
                                <a:pos x="T13" y="T15"/>
                              </a:cxn>
                            </a:cxnLst>
                            <a:rect l="0" t="0" r="r" b="b"/>
                            <a:pathLst>
                              <a:path w="1860" h="1933">
                                <a:moveTo>
                                  <a:pt x="0" y="1932"/>
                                </a:moveTo>
                                <a:lnTo>
                                  <a:pt x="1859" y="1932"/>
                                </a:lnTo>
                                <a:moveTo>
                                  <a:pt x="0" y="0"/>
                                </a:moveTo>
                                <a:lnTo>
                                  <a:pt x="1859" y="0"/>
                                </a:lnTo>
                              </a:path>
                            </a:pathLst>
                          </a:custGeom>
                          <a:noFill/>
                          <a:ln w="4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444"/>
                        <wps:cNvSpPr>
                          <a:spLocks/>
                        </wps:cNvSpPr>
                        <wps:spPr bwMode="auto">
                          <a:xfrm>
                            <a:off x="2682" y="-972"/>
                            <a:ext cx="1860" cy="911"/>
                          </a:xfrm>
                          <a:custGeom>
                            <a:avLst/>
                            <a:gdLst>
                              <a:gd name="T0" fmla="+- 0 2682 2682"/>
                              <a:gd name="T1" fmla="*/ T0 w 1860"/>
                              <a:gd name="T2" fmla="+- 0 -61 -971"/>
                              <a:gd name="T3" fmla="*/ -61 h 911"/>
                              <a:gd name="T4" fmla="+- 0 2780 2682"/>
                              <a:gd name="T5" fmla="*/ T4 w 1860"/>
                              <a:gd name="T6" fmla="+- 0 -87 -971"/>
                              <a:gd name="T7" fmla="*/ -87 h 911"/>
                              <a:gd name="T8" fmla="+- 0 2884 2682"/>
                              <a:gd name="T9" fmla="*/ T8 w 1860"/>
                              <a:gd name="T10" fmla="+- 0 -92 -971"/>
                              <a:gd name="T11" fmla="*/ -92 h 911"/>
                              <a:gd name="T12" fmla="+- 0 3002 2682"/>
                              <a:gd name="T13" fmla="*/ T12 w 1860"/>
                              <a:gd name="T14" fmla="+- 0 -153 -971"/>
                              <a:gd name="T15" fmla="*/ -153 h 911"/>
                              <a:gd name="T16" fmla="+- 0 3085 2682"/>
                              <a:gd name="T17" fmla="*/ T16 w 1860"/>
                              <a:gd name="T18" fmla="+- 0 -180 -971"/>
                              <a:gd name="T19" fmla="*/ -180 h 911"/>
                              <a:gd name="T20" fmla="+- 0 3203 2682"/>
                              <a:gd name="T21" fmla="*/ T20 w 1860"/>
                              <a:gd name="T22" fmla="+- 0 -173 -971"/>
                              <a:gd name="T23" fmla="*/ -173 h 911"/>
                              <a:gd name="T24" fmla="+- 0 3351 2682"/>
                              <a:gd name="T25" fmla="*/ T24 w 1860"/>
                              <a:gd name="T26" fmla="+- 0 -201 -971"/>
                              <a:gd name="T27" fmla="*/ -201 h 911"/>
                              <a:gd name="T28" fmla="+- 0 3449 2682"/>
                              <a:gd name="T29" fmla="*/ T28 w 1860"/>
                              <a:gd name="T30" fmla="+- 0 -239 -971"/>
                              <a:gd name="T31" fmla="*/ -239 h 911"/>
                              <a:gd name="T32" fmla="+- 0 3553 2682"/>
                              <a:gd name="T33" fmla="*/ T32 w 1860"/>
                              <a:gd name="T34" fmla="+- 0 -268 -971"/>
                              <a:gd name="T35" fmla="*/ -268 h 911"/>
                              <a:gd name="T36" fmla="+- 0 3671 2682"/>
                              <a:gd name="T37" fmla="*/ T36 w 1860"/>
                              <a:gd name="T38" fmla="+- 0 -348 -971"/>
                              <a:gd name="T39" fmla="*/ -348 h 911"/>
                              <a:gd name="T40" fmla="+- 0 3754 2682"/>
                              <a:gd name="T41" fmla="*/ T40 w 1860"/>
                              <a:gd name="T42" fmla="+- 0 -492 -971"/>
                              <a:gd name="T43" fmla="*/ -492 h 911"/>
                              <a:gd name="T44" fmla="+- 0 3872 2682"/>
                              <a:gd name="T45" fmla="*/ T44 w 1860"/>
                              <a:gd name="T46" fmla="+- 0 -568 -971"/>
                              <a:gd name="T47" fmla="*/ -568 h 911"/>
                              <a:gd name="T48" fmla="+- 0 4021 2682"/>
                              <a:gd name="T49" fmla="*/ T48 w 1860"/>
                              <a:gd name="T50" fmla="+- 0 -556 -971"/>
                              <a:gd name="T51" fmla="*/ -556 h 911"/>
                              <a:gd name="T52" fmla="+- 0 4118 2682"/>
                              <a:gd name="T53" fmla="*/ T52 w 1860"/>
                              <a:gd name="T54" fmla="+- 0 -514 -971"/>
                              <a:gd name="T55" fmla="*/ -514 h 911"/>
                              <a:gd name="T56" fmla="+- 0 4222 2682"/>
                              <a:gd name="T57" fmla="*/ T56 w 1860"/>
                              <a:gd name="T58" fmla="+- 0 -557 -971"/>
                              <a:gd name="T59" fmla="*/ -557 h 911"/>
                              <a:gd name="T60" fmla="+- 0 4340 2682"/>
                              <a:gd name="T61" fmla="*/ T60 w 1860"/>
                              <a:gd name="T62" fmla="+- 0 -576 -971"/>
                              <a:gd name="T63" fmla="*/ -576 h 911"/>
                              <a:gd name="T64" fmla="+- 0 4424 2682"/>
                              <a:gd name="T65" fmla="*/ T64 w 1860"/>
                              <a:gd name="T66" fmla="+- 0 -845 -971"/>
                              <a:gd name="T67" fmla="*/ -845 h 911"/>
                              <a:gd name="T68" fmla="+- 0 4541 2682"/>
                              <a:gd name="T69" fmla="*/ T68 w 1860"/>
                              <a:gd name="T70" fmla="+- 0 -971 -971"/>
                              <a:gd name="T71" fmla="*/ -971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11">
                                <a:moveTo>
                                  <a:pt x="0" y="910"/>
                                </a:moveTo>
                                <a:lnTo>
                                  <a:pt x="98" y="884"/>
                                </a:lnTo>
                                <a:lnTo>
                                  <a:pt x="202" y="879"/>
                                </a:lnTo>
                                <a:lnTo>
                                  <a:pt x="320" y="818"/>
                                </a:lnTo>
                                <a:lnTo>
                                  <a:pt x="403" y="791"/>
                                </a:lnTo>
                                <a:lnTo>
                                  <a:pt x="521" y="798"/>
                                </a:lnTo>
                                <a:lnTo>
                                  <a:pt x="669" y="770"/>
                                </a:lnTo>
                                <a:lnTo>
                                  <a:pt x="767" y="732"/>
                                </a:lnTo>
                                <a:lnTo>
                                  <a:pt x="871" y="703"/>
                                </a:lnTo>
                                <a:lnTo>
                                  <a:pt x="989" y="623"/>
                                </a:lnTo>
                                <a:lnTo>
                                  <a:pt x="1072" y="479"/>
                                </a:lnTo>
                                <a:lnTo>
                                  <a:pt x="1190" y="403"/>
                                </a:lnTo>
                                <a:lnTo>
                                  <a:pt x="1339" y="415"/>
                                </a:lnTo>
                                <a:lnTo>
                                  <a:pt x="1436" y="457"/>
                                </a:lnTo>
                                <a:lnTo>
                                  <a:pt x="1540" y="414"/>
                                </a:lnTo>
                                <a:lnTo>
                                  <a:pt x="1658" y="395"/>
                                </a:lnTo>
                                <a:lnTo>
                                  <a:pt x="1742" y="126"/>
                                </a:lnTo>
                                <a:lnTo>
                                  <a:pt x="1859"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443"/>
                        <wps:cNvSpPr>
                          <a:spLocks/>
                        </wps:cNvSpPr>
                        <wps:spPr bwMode="auto">
                          <a:xfrm>
                            <a:off x="2682" y="-972"/>
                            <a:ext cx="1860" cy="906"/>
                          </a:xfrm>
                          <a:custGeom>
                            <a:avLst/>
                            <a:gdLst>
                              <a:gd name="T0" fmla="+- 0 2682 2682"/>
                              <a:gd name="T1" fmla="*/ T0 w 1860"/>
                              <a:gd name="T2" fmla="+- 0 -66 -971"/>
                              <a:gd name="T3" fmla="*/ -66 h 906"/>
                              <a:gd name="T4" fmla="+- 0 2780 2682"/>
                              <a:gd name="T5" fmla="*/ T4 w 1860"/>
                              <a:gd name="T6" fmla="+- 0 -94 -971"/>
                              <a:gd name="T7" fmla="*/ -94 h 906"/>
                              <a:gd name="T8" fmla="+- 0 2884 2682"/>
                              <a:gd name="T9" fmla="*/ T8 w 1860"/>
                              <a:gd name="T10" fmla="+- 0 -99 -971"/>
                              <a:gd name="T11" fmla="*/ -99 h 906"/>
                              <a:gd name="T12" fmla="+- 0 3002 2682"/>
                              <a:gd name="T13" fmla="*/ T12 w 1860"/>
                              <a:gd name="T14" fmla="+- 0 -154 -971"/>
                              <a:gd name="T15" fmla="*/ -154 h 906"/>
                              <a:gd name="T16" fmla="+- 0 3085 2682"/>
                              <a:gd name="T17" fmla="*/ T16 w 1860"/>
                              <a:gd name="T18" fmla="+- 0 -183 -971"/>
                              <a:gd name="T19" fmla="*/ -183 h 906"/>
                              <a:gd name="T20" fmla="+- 0 3203 2682"/>
                              <a:gd name="T21" fmla="*/ T20 w 1860"/>
                              <a:gd name="T22" fmla="+- 0 -177 -971"/>
                              <a:gd name="T23" fmla="*/ -177 h 906"/>
                              <a:gd name="T24" fmla="+- 0 3351 2682"/>
                              <a:gd name="T25" fmla="*/ T24 w 1860"/>
                              <a:gd name="T26" fmla="+- 0 -200 -971"/>
                              <a:gd name="T27" fmla="*/ -200 h 906"/>
                              <a:gd name="T28" fmla="+- 0 3449 2682"/>
                              <a:gd name="T29" fmla="*/ T28 w 1860"/>
                              <a:gd name="T30" fmla="+- 0 -237 -971"/>
                              <a:gd name="T31" fmla="*/ -237 h 906"/>
                              <a:gd name="T32" fmla="+- 0 3553 2682"/>
                              <a:gd name="T33" fmla="*/ T32 w 1860"/>
                              <a:gd name="T34" fmla="+- 0 -274 -971"/>
                              <a:gd name="T35" fmla="*/ -274 h 906"/>
                              <a:gd name="T36" fmla="+- 0 3671 2682"/>
                              <a:gd name="T37" fmla="*/ T36 w 1860"/>
                              <a:gd name="T38" fmla="+- 0 -358 -971"/>
                              <a:gd name="T39" fmla="*/ -358 h 906"/>
                              <a:gd name="T40" fmla="+- 0 3754 2682"/>
                              <a:gd name="T41" fmla="*/ T40 w 1860"/>
                              <a:gd name="T42" fmla="+- 0 -478 -971"/>
                              <a:gd name="T43" fmla="*/ -478 h 906"/>
                              <a:gd name="T44" fmla="+- 0 3872 2682"/>
                              <a:gd name="T45" fmla="*/ T44 w 1860"/>
                              <a:gd name="T46" fmla="+- 0 -561 -971"/>
                              <a:gd name="T47" fmla="*/ -561 h 906"/>
                              <a:gd name="T48" fmla="+- 0 4021 2682"/>
                              <a:gd name="T49" fmla="*/ T48 w 1860"/>
                              <a:gd name="T50" fmla="+- 0 -556 -971"/>
                              <a:gd name="T51" fmla="*/ -556 h 906"/>
                              <a:gd name="T52" fmla="+- 0 4118 2682"/>
                              <a:gd name="T53" fmla="*/ T52 w 1860"/>
                              <a:gd name="T54" fmla="+- 0 -514 -971"/>
                              <a:gd name="T55" fmla="*/ -514 h 906"/>
                              <a:gd name="T56" fmla="+- 0 4222 2682"/>
                              <a:gd name="T57" fmla="*/ T56 w 1860"/>
                              <a:gd name="T58" fmla="+- 0 -557 -971"/>
                              <a:gd name="T59" fmla="*/ -557 h 906"/>
                              <a:gd name="T60" fmla="+- 0 4340 2682"/>
                              <a:gd name="T61" fmla="*/ T60 w 1860"/>
                              <a:gd name="T62" fmla="+- 0 -576 -971"/>
                              <a:gd name="T63" fmla="*/ -576 h 906"/>
                              <a:gd name="T64" fmla="+- 0 4424 2682"/>
                              <a:gd name="T65" fmla="*/ T64 w 1860"/>
                              <a:gd name="T66" fmla="+- 0 -845 -971"/>
                              <a:gd name="T67" fmla="*/ -845 h 906"/>
                              <a:gd name="T68" fmla="+- 0 4541 2682"/>
                              <a:gd name="T69" fmla="*/ T68 w 1860"/>
                              <a:gd name="T70" fmla="+- 0 -971 -971"/>
                              <a:gd name="T71" fmla="*/ -971 h 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906">
                                <a:moveTo>
                                  <a:pt x="0" y="905"/>
                                </a:moveTo>
                                <a:lnTo>
                                  <a:pt x="98" y="877"/>
                                </a:lnTo>
                                <a:lnTo>
                                  <a:pt x="202" y="872"/>
                                </a:lnTo>
                                <a:lnTo>
                                  <a:pt x="320" y="817"/>
                                </a:lnTo>
                                <a:lnTo>
                                  <a:pt x="403" y="788"/>
                                </a:lnTo>
                                <a:lnTo>
                                  <a:pt x="521" y="794"/>
                                </a:lnTo>
                                <a:lnTo>
                                  <a:pt x="669" y="771"/>
                                </a:lnTo>
                                <a:lnTo>
                                  <a:pt x="767" y="734"/>
                                </a:lnTo>
                                <a:lnTo>
                                  <a:pt x="871" y="697"/>
                                </a:lnTo>
                                <a:lnTo>
                                  <a:pt x="989" y="613"/>
                                </a:lnTo>
                                <a:lnTo>
                                  <a:pt x="1072" y="493"/>
                                </a:lnTo>
                                <a:lnTo>
                                  <a:pt x="1190" y="410"/>
                                </a:lnTo>
                                <a:lnTo>
                                  <a:pt x="1339" y="415"/>
                                </a:lnTo>
                                <a:lnTo>
                                  <a:pt x="1436" y="457"/>
                                </a:lnTo>
                                <a:lnTo>
                                  <a:pt x="1540" y="414"/>
                                </a:lnTo>
                                <a:lnTo>
                                  <a:pt x="1658" y="395"/>
                                </a:lnTo>
                                <a:lnTo>
                                  <a:pt x="1742" y="126"/>
                                </a:lnTo>
                                <a:lnTo>
                                  <a:pt x="1859"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602A8" id="Group 442" o:spid="_x0000_s1026" style="position:absolute;margin-left:132.6pt;margin-top:-50.6pt;width:94.75pt;height:98.35pt;z-index:15781376;mso-position-horizontal-relative:page" coordorigin="2652,-1012" coordsize="1895,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">
                <v:shape id="Freeform 515" o:spid="_x0000_s1027" style="position:absolute;left:2682;top:-972;width:1860;height:974;visibility:visible;mso-wrap-style:square;v-text-anchor:top" coordsize="1860,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" path="m,973l98,947r104,6l320,907r83,-11l521,905,669,871r98,-35l871,806,989,701r83,-161l1190,447r149,55l1436,506r104,-20l1658,478r84,-195l1859,e" filled="f" strokeweight=".18444mm">
                  <v:path arrowok="t" o:connecttype="custom" o:connectlocs="0,2;98,-24;202,-18;320,-64;403,-75;521,-66;669,-100;767,-135;871,-165;989,-270;1072,-431;1190,-524;1339,-469;1436,-465;1540,-485;1658,-493;1742,-688;1859,-971" o:connectangles="0,0,0,0,0,0,0,0,0,0,0,0,0,0,0,0,0,0"/>
                </v:shape>
                <v:shape id="Freeform 514" o:spid="_x0000_s1028" style="position:absolute;left:2682;top:-972;width:1860;height:920;visibility:visible;mso-wrap-style:square;v-text-anchor:top" coordsize="186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" path="m,919l98,899r104,-4l320,848r83,-19l521,824,669,776r98,-30l871,708,989,601r83,-142l1190,361r149,33l1436,420r104,-6l1658,395r84,-269l1859,e" filled="f" strokecolor="#c34001" strokeweight=".18444mm">
                  <v:path arrowok="t" o:connecttype="custom" o:connectlocs="0,-52;98,-72;202,-76;320,-123;403,-142;521,-147;669,-195;767,-225;871,-263;989,-370;1072,-512;1190,-610;1339,-577;1436,-551;1540,-557;1658,-576;1742,-845;1859,-971" o:connectangles="0,0,0,0,0,0,0,0,0,0,0,0,0,0,0,0,0,0"/>
                </v:shape>
                <v:shape id="Freeform 513" o:spid="_x0000_s1029" style="position:absolute;left:2651;top:-22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" path="m30,l,e" fillcolor="black" stroked="f">
                  <v:path arrowok="t" o:connecttype="custom" o:connectlocs="30,0;0,0" o:connectangles="0,0"/>
                </v:shape>
                <v:line id="Line 512" o:spid="_x0000_s1030" style="position:absolute;visibility:visible;mso-wrap-style:square" from="2682,-228" to="2682,-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" strokeweight=".123mm"/>
                <v:shape id="Freeform 511" o:spid="_x0000_s1031" style="position:absolute;left:2651;top:-6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" path="m30,l,e" fillcolor="black" stroked="f">
                  <v:path arrowok="t" o:connecttype="custom" o:connectlocs="30,0;0,0" o:connectangles="0,0"/>
                </v:shape>
                <v:line id="Line 510" o:spid="_x0000_s1032" style="position:absolute;visibility:visible;mso-wrap-style:square" from="2682,-600" to="2682,-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" strokeweight=".123mm"/>
                <v:shape id="Freeform 509" o:spid="_x0000_s1033" style="position:absolute;left:2651;top:-972;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" path="m30,l,e" fillcolor="black" stroked="f">
                  <v:path arrowok="t" o:connecttype="custom" o:connectlocs="30,0;0,0" o:connectangles="0,0"/>
                </v:shape>
                <v:line id="Line 508" o:spid="_x0000_s1034" style="position:absolute;visibility:visible;mso-wrap-style:square" from="2682,-971" to="268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" strokeweight=".123mm"/>
                <v:shape id="Freeform 507" o:spid="_x0000_s1035" style="position:absolute;left:308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" path="m,l,17e" fillcolor="black" stroked="f">
                  <v:path arrowok="t" o:connecttype="custom" o:connectlocs="0,924;0,941" o:connectangles="0,0"/>
                </v:shape>
                <v:line id="Line 506" o:spid="_x0000_s1036" style="position:absolute;visibility:visible;mso-wrap-style:square" from="3085,924" to="308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" strokeweight=".09222mm"/>
                <v:line id="Line 505" o:spid="_x0000_s1037" style="position:absolute;visibility:visible;mso-wrap-style:square" from="3085,924" to="308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" strokeweight=".07686mm">
                  <v:stroke dashstyle="1 1"/>
                </v:line>
                <v:shape id="Freeform 504" o:spid="_x0000_s1038" style="position:absolute;left:2682;top:-972;width:1860;height:939;visibility:visible;mso-wrap-style:square;v-text-anchor:top" coordsize="1860,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" path="m,938l98,919r104,-7l320,851r83,-31l521,826,669,788r98,-48l871,706,989,612r83,-132l1190,376r149,20l1436,475r104,-61l1658,395r84,-269l1859,e" filled="f" strokecolor="#fcc28c" strokeweight=".18444mm">
                  <v:path arrowok="t" o:connecttype="custom" o:connectlocs="0,-33;98,-52;202,-59;320,-120;403,-151;521,-145;669,-183;767,-231;871,-265;989,-359;1072,-491;1190,-595;1339,-575;1436,-496;1540,-557;1658,-576;1742,-845;1859,-971" o:connectangles="0,0,0,0,0,0,0,0,0,0,0,0,0,0,0,0,0,0"/>
                </v:shape>
                <v:shape id="Freeform 503" o:spid="_x0000_s1039" style="position:absolute;left:2883;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" path="m,l,30e" fillcolor="black" stroked="f">
                  <v:path arrowok="t" o:connecttype="custom" o:connectlocs="0,924;0,954" o:connectangles="0,0"/>
                </v:shape>
                <v:line id="Line 502" o:spid="_x0000_s1040" style="position:absolute;visibility:visible;mso-wrap-style:square" from="2884,924" to="288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" strokeweight=".123mm"/>
                <v:shape id="Freeform 501" o:spid="_x0000_s1041" style="position:absolute;left:268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" path="m,l,17e" fillcolor="black" stroked="f">
                  <v:path arrowok="t" o:connecttype="custom" o:connectlocs="0,924;0,941" o:connectangles="0,0"/>
                </v:shape>
                <v:line id="Line 500" o:spid="_x0000_s1042" style="position:absolute;visibility:visible;mso-wrap-style:square" from="2682,924" to="268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" strokeweight=".09222mm"/>
                <v:shape id="Freeform 499" o:spid="_x0000_s1043" style="position:absolute;left:273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" path="m,l,17e" fillcolor="black" stroked="f">
                  <v:path arrowok="t" o:connecttype="custom" o:connectlocs="0,924;0,941" o:connectangles="0,0"/>
                </v:shape>
                <v:line id="Line 498" o:spid="_x0000_s1044" style="position:absolute;visibility:visible;mso-wrap-style:square" from="2735,924" to="273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" strokeweight=".09222mm"/>
                <v:shape id="Freeform 497" o:spid="_x0000_s1045" style="position:absolute;left:278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" path="m,l,17e" fillcolor="black" stroked="f">
                  <v:path arrowok="t" o:connecttype="custom" o:connectlocs="0,924;0,941" o:connectangles="0,0"/>
                </v:shape>
                <v:line id="Line 496" o:spid="_x0000_s1046" style="position:absolute;visibility:visible;mso-wrap-style:square" from="2780,924" to="278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" strokeweight=".09222mm"/>
                <v:shape id="Freeform 495" o:spid="_x0000_s1047" style="position:absolute;left:281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" path="m,l,17e" fillcolor="black" stroked="f">
                  <v:path arrowok="t" o:connecttype="custom" o:connectlocs="0,924;0,941" o:connectangles="0,0"/>
                </v:shape>
                <v:line id="Line 494" o:spid="_x0000_s1048" style="position:absolute;visibility:visible;mso-wrap-style:square" from="2819,924" to="281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" strokeweight=".09222mm"/>
                <v:shape id="Freeform 493" o:spid="_x0000_s1049" style="position:absolute;left:285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" path="m,l,17e" fillcolor="black" stroked="f">
                  <v:path arrowok="t" o:connecttype="custom" o:connectlocs="0,924;0,941" o:connectangles="0,0"/>
                </v:shape>
                <v:line id="Line 492" o:spid="_x0000_s1050" style="position:absolute;visibility:visible;mso-wrap-style:square" from="2853,924" to="285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" strokeweight=".09222mm"/>
                <v:shape id="Freeform 491" o:spid="_x0000_s1051" style="position:absolute;left:2651;top:88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" path="m30,l,e" fillcolor="black" stroked="f">
                  <v:path arrowok="t" o:connecttype="custom" o:connectlocs="30,0;0,0" o:connectangles="0,0"/>
                </v:shape>
                <v:line id="Line 490" o:spid="_x0000_s1052" style="position:absolute;visibility:visible;mso-wrap-style:square" from="2682,887" to="2682,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" strokeweight=".123mm"/>
                <v:shape id="Freeform 489" o:spid="_x0000_s1053" style="position:absolute;left:2651;top:51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" path="m30,l,e" fillcolor="black" stroked="f">
                  <v:path arrowok="t" o:connecttype="custom" o:connectlocs="30,0;0,0" o:connectangles="0,0"/>
                </v:shape>
                <v:line id="Line 488" o:spid="_x0000_s1054" style="position:absolute;visibility:visible;mso-wrap-style:square" from="2682,515" to="268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" strokeweight=".123mm"/>
                <v:shape id="Freeform 487" o:spid="_x0000_s1055" style="position:absolute;left:2651;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" path="m30,l,e" fillcolor="black" stroked="f">
                  <v:path arrowok="t" o:connecttype="custom" o:connectlocs="30,0;0,0" o:connectangles="0,0"/>
                </v:shape>
                <v:line id="Line 486" o:spid="_x0000_s1056" style="position:absolute;visibility:visible;mso-wrap-style:square" from="2682,144" to="2682,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" strokeweight=".123mm"/>
                <v:line id="Line 485" o:spid="_x0000_s1057" style="position:absolute;visibility:visible;mso-wrap-style:square" from="2682,924" to="268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" strokeweight=".123mm"/>
                <v:shape id="Freeform 484" o:spid="_x0000_s1058" style="position:absolute;left:454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" path="m,l,17e" fillcolor="black" stroked="f">
                  <v:path arrowok="t" o:connecttype="custom" o:connectlocs="0,924;0,941" o:connectangles="0,0"/>
                </v:shape>
                <v:line id="Line 483" o:spid="_x0000_s1059" style="position:absolute;visibility:visible;mso-wrap-style:square" from="4541,924" to="45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" strokeweight=".09222mm"/>
                <v:line id="Line 482" o:spid="_x0000_s1060" style="position:absolute;visibility:visible;mso-wrap-style:square" from="4541,924" to="4541,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" strokeweight=".123mm"/>
                <v:shape id="Freeform 481" o:spid="_x0000_s1061" style="position:absolute;left:3552;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" path="m,l,30e" fillcolor="black" stroked="f">
                  <v:path arrowok="t" o:connecttype="custom" o:connectlocs="0,924;0,954" o:connectangles="0,0"/>
                </v:shape>
                <v:line id="Line 480" o:spid="_x0000_s1062" style="position:absolute;visibility:visible;mso-wrap-style:square" from="3553,924" to="355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" strokeweight=".123mm"/>
                <v:shape id="Freeform 479" o:spid="_x0000_s1063" style="position:absolute;left:328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" path="m,l,17e" fillcolor="black" stroked="f">
                  <v:path arrowok="t" o:connecttype="custom" o:connectlocs="0,924;0,941" o:connectangles="0,0"/>
                </v:shape>
                <v:line id="Line 478" o:spid="_x0000_s1064" style="position:absolute;visibility:visible;mso-wrap-style:square" from="3287,924" to="328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" strokeweight=".09222mm"/>
                <v:shape id="Freeform 477" o:spid="_x0000_s1065" style="position:absolute;left:335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" path="m,l,17e" fillcolor="black" stroked="f">
                  <v:path arrowok="t" o:connecttype="custom" o:connectlocs="0,924;0,941" o:connectangles="0,0"/>
                </v:shape>
                <v:line id="Line 476" o:spid="_x0000_s1066" style="position:absolute;visibility:visible;mso-wrap-style:square" from="3351,924" to="335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" strokeweight=".09222mm"/>
                <v:shape id="Freeform 475" o:spid="_x0000_s1067" style="position:absolute;left:340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" path="m,l,17e" fillcolor="black" stroked="f">
                  <v:path arrowok="t" o:connecttype="custom" o:connectlocs="0,924;0,941" o:connectangles="0,0"/>
                </v:shape>
                <v:line id="Line 474" o:spid="_x0000_s1068" style="position:absolute;visibility:visible;mso-wrap-style:square" from="3404,924" to="340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" strokeweight=".09222mm"/>
                <v:shape id="Freeform 473" o:spid="_x0000_s1069" style="position:absolute;left:3449;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" path="m,l,17e" fillcolor="black" stroked="f">
                  <v:path arrowok="t" o:connecttype="custom" o:connectlocs="0,924;0,941" o:connectangles="0,0"/>
                </v:shape>
                <v:line id="Line 472" o:spid="_x0000_s1070" style="position:absolute;visibility:visible;mso-wrap-style:square" from="3449,924" to="344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" strokeweight=".09222mm"/>
                <v:shape id="Freeform 471" o:spid="_x0000_s1071" style="position:absolute;left:348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" path="m,l,17e" fillcolor="black" stroked="f">
                  <v:path arrowok="t" o:connecttype="custom" o:connectlocs="0,924;0,941" o:connectangles="0,0"/>
                </v:shape>
                <v:line id="Line 470" o:spid="_x0000_s1072" style="position:absolute;visibility:visible;mso-wrap-style:square" from="3488,924" to="348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" strokeweight=".09222mm"/>
                <v:shape id="Freeform 469" o:spid="_x0000_s1073" style="position:absolute;left:352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" path="m,l,17e" fillcolor="black" stroked="f">
                  <v:path arrowok="t" o:connecttype="custom" o:connectlocs="0,924;0,941" o:connectangles="0,0"/>
                </v:shape>
                <v:line id="Line 468" o:spid="_x0000_s1074" style="position:absolute;visibility:visible;mso-wrap-style:square" from="3522,924" to="352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" strokeweight=".09222mm"/>
                <v:shape id="Freeform 467" o:spid="_x0000_s1075" style="position:absolute;left:4222;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" path="m,l,30e" fillcolor="black" stroked="f">
                  <v:path arrowok="t" o:connecttype="custom" o:connectlocs="0,924;0,954" o:connectangles="0,0"/>
                </v:shape>
                <v:line id="Line 466" o:spid="_x0000_s1076" style="position:absolute;visibility:visible;mso-wrap-style:square" from="4222,924" to="422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" strokeweight=".123mm"/>
                <v:shape id="Freeform 465" o:spid="_x0000_s1077" style="position:absolute;left:395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" path="m,l,17e" fillcolor="black" stroked="f">
                  <v:path arrowok="t" o:connecttype="custom" o:connectlocs="0,924;0,941" o:connectangles="0,0"/>
                </v:shape>
                <v:line id="Line 464" o:spid="_x0000_s1078" style="position:absolute;visibility:visible;mso-wrap-style:square" from="3956,924" to="395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" strokeweight=".09222mm"/>
                <v:shape id="Freeform 463" o:spid="_x0000_s1079" style="position:absolute;left:402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" path="m,l,17e" fillcolor="black" stroked="f">
                  <v:path arrowok="t" o:connecttype="custom" o:connectlocs="0,924;0,941" o:connectangles="0,0"/>
                </v:shape>
                <v:line id="Line 462" o:spid="_x0000_s1080" style="position:absolute;visibility:visible;mso-wrap-style:square" from="4021,924" to="402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" strokeweight=".09222mm"/>
                <v:shape id="Freeform 461" o:spid="_x0000_s1081" style="position:absolute;left:407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" path="m,l,17e" fillcolor="black" stroked="f">
                  <v:path arrowok="t" o:connecttype="custom" o:connectlocs="0,924;0,941" o:connectangles="0,0"/>
                </v:shape>
                <v:line id="Line 460" o:spid="_x0000_s1082" style="position:absolute;visibility:visible;mso-wrap-style:square" from="4074,924" to="407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" strokeweight=".09222mm"/>
                <v:shape id="Freeform 459" o:spid="_x0000_s1083" style="position:absolute;left:411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" path="m,l,17e" fillcolor="black" stroked="f">
                  <v:path arrowok="t" o:connecttype="custom" o:connectlocs="0,924;0,941" o:connectangles="0,0"/>
                </v:shape>
                <v:line id="Line 458" o:spid="_x0000_s1084" style="position:absolute;visibility:visible;mso-wrap-style:square" from="4118,924" to="41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" strokeweight=".09222mm"/>
                <v:shape id="Freeform 457" o:spid="_x0000_s1085" style="position:absolute;left:4157;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" path="m,l,17e" fillcolor="black" stroked="f">
                  <v:path arrowok="t" o:connecttype="custom" o:connectlocs="0,924;0,941" o:connectangles="0,0"/>
                </v:shape>
                <v:line id="Line 456" o:spid="_x0000_s1086" style="position:absolute;visibility:visible;mso-wrap-style:square" from="4157,924" to="415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" strokeweight=".09222mm"/>
                <v:shape id="Freeform 455" o:spid="_x0000_s1087" style="position:absolute;left:419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" path="m,l,17e" fillcolor="black" stroked="f">
                  <v:path arrowok="t" o:connecttype="custom" o:connectlocs="0,924;0,941" o:connectangles="0,0"/>
                </v:shape>
                <v:line id="Line 454" o:spid="_x0000_s1088" style="position:absolute;visibility:visible;mso-wrap-style:square" from="4191,924" to="419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" strokeweight=".09222mm"/>
                <v:shape id="Freeform 453" o:spid="_x0000_s1089" style="position:absolute;left:320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" path="m,l,17e" fillcolor="black" stroked="f">
                  <v:path arrowok="t" o:connecttype="custom" o:connectlocs="0,924;0,941" o:connectangles="0,0"/>
                </v:shape>
                <v:line id="Line 452" o:spid="_x0000_s1090" style="position:absolute;visibility:visible;mso-wrap-style:square" from="3203,924" to="320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" strokeweight=".09222mm"/>
                <v:shape id="Freeform 451" o:spid="_x0000_s1091" style="position:absolute;left:375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" path="m,l,17e" fillcolor="black" stroked="f">
                  <v:path arrowok="t" o:connecttype="custom" o:connectlocs="0,924;0,941" o:connectangles="0,0"/>
                </v:shape>
                <v:line id="Line 450" o:spid="_x0000_s1092" style="position:absolute;visibility:visible;mso-wrap-style:square" from="3754,924" to="37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" strokeweight=".09222mm"/>
                <v:shape id="Freeform 449" o:spid="_x0000_s1093" style="position:absolute;left:387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" path="m,l,17e" fillcolor="black" stroked="f">
                  <v:path arrowok="t" o:connecttype="custom" o:connectlocs="0,924;0,941" o:connectangles="0,0"/>
                </v:shape>
                <v:line id="Line 448" o:spid="_x0000_s1094" style="position:absolute;visibility:visible;mso-wrap-style:square" from="3872,924" to="387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" strokeweight=".09222mm"/>
                <v:shape id="Freeform 447" o:spid="_x0000_s1095" style="position:absolute;left:442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" path="m,l,17e" fillcolor="black" stroked="f">
                  <v:path arrowok="t" o:connecttype="custom" o:connectlocs="0,924;0,941" o:connectangles="0,0"/>
                </v:shape>
                <v:line id="Line 446" o:spid="_x0000_s1096" style="position:absolute;visibility:visible;mso-wrap-style:square" from="4424,924" to="442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" strokeweight=".09222mm"/>
                <v:shape id="AutoShape 445" o:spid="_x0000_s1097" style="position:absolute;left:2682;top:-1009;width:1860;height:1933;visibility:visible;mso-wrap-style:square;v-text-anchor:top" coordsize="1860,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" path="m,1932r1859,m,l1859,e" filled="f" strokeweight=".123mm">
                  <v:path arrowok="t" o:connecttype="custom" o:connectlocs="0,924;1859,924;0,-1008;1859,-1008" o:connectangles="0,0,0,0"/>
                </v:shape>
                <v:shape id="Freeform 444" o:spid="_x0000_s1098" style="position:absolute;left:2682;top:-972;width:1860;height:911;visibility:visible;mso-wrap-style:square;v-text-anchor:top" coordsize="186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" path="m,910l98,884r104,-5l320,818r83,-27l521,798,669,770r98,-38l871,703,989,623r83,-144l1190,403r149,12l1436,457r104,-43l1658,395r84,-269l1859,e" filled="f" strokecolor="#b6d4e9" strokeweight=".18444mm">
                  <v:path arrowok="t" o:connecttype="custom" o:connectlocs="0,-61;98,-87;202,-92;320,-153;403,-180;521,-173;669,-201;767,-239;871,-268;989,-348;1072,-492;1190,-568;1339,-556;1436,-514;1540,-557;1658,-576;1742,-845;1859,-971" o:connectangles="0,0,0,0,0,0,0,0,0,0,0,0,0,0,0,0,0,0"/>
                </v:shape>
                <v:shape id="Freeform 443" o:spid="_x0000_s1099" style="position:absolute;left:2682;top:-972;width:1860;height:906;visibility:visible;mso-wrap-style:square;v-text-anchor:top" coordsize="186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" path="m,905l98,877r104,-5l320,817r83,-29l521,794,669,771r98,-37l871,697,989,613r83,-120l1190,410r149,5l1436,457r104,-43l1658,395r84,-269l1859,e" filled="f" strokecolor="#1663aa" strokeweight=".18444mm">
                  <v:path arrowok="t" o:connecttype="custom" o:connectlocs="0,-66;98,-94;202,-99;320,-154;403,-183;521,-177;669,-200;767,-237;871,-274;989,-358;1072,-478;1190,-561;1339,-556;1436,-514;1540,-557;1658,-576;1742,-845;1859,-971" o:connectangles="0,0,0,0,0,0,0,0,0,0,0,0,0,0,0,0,0,0"/>
                </v:shape>
                <w10:wrap anchorx="page"/>
              </v:group>
            </w:pict>
          </mc:Fallback>
        </mc:AlternateContent>
      </w:r>
      <w:r>
        <w:rPr>
          <w:noProof/>
        </w:rPr>
        <mc:AlternateContent>
          <mc:Choice Requires="wpg">
            <w:drawing>
              <wp:anchor distT="0" distB="0" distL="114300" distR="114300" simplePos="0" relativeHeight="15782400" behindDoc="0" locked="0" layoutInCell="1" allowOverlap="1" wp14:anchorId="16461996" wp14:editId="225841C7">
                <wp:simplePos x="0" y="0"/>
                <wp:positionH relativeFrom="page">
                  <wp:posOffset>3100705</wp:posOffset>
                </wp:positionH>
                <wp:positionV relativeFrom="paragraph">
                  <wp:posOffset>-642620</wp:posOffset>
                </wp:positionV>
                <wp:extent cx="1203325" cy="1249045"/>
                <wp:effectExtent l="0" t="0" r="0" b="0"/>
                <wp:wrapNone/>
                <wp:docPr id="372"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325" cy="1249045"/>
                          <a:chOff x="4883" y="-1012"/>
                          <a:chExt cx="1895" cy="1967"/>
                        </a:xfrm>
                      </wpg:grpSpPr>
                      <wps:wsp>
                        <wps:cNvPr id="373" name="Freeform 441"/>
                        <wps:cNvSpPr>
                          <a:spLocks/>
                        </wps:cNvSpPr>
                        <wps:spPr bwMode="auto">
                          <a:xfrm>
                            <a:off x="4913" y="-972"/>
                            <a:ext cx="1860" cy="1206"/>
                          </a:xfrm>
                          <a:custGeom>
                            <a:avLst/>
                            <a:gdLst>
                              <a:gd name="T0" fmla="+- 0 4913 4913"/>
                              <a:gd name="T1" fmla="*/ T0 w 1860"/>
                              <a:gd name="T2" fmla="+- 0 234 -971"/>
                              <a:gd name="T3" fmla="*/ 234 h 1206"/>
                              <a:gd name="T4" fmla="+- 0 5011 4913"/>
                              <a:gd name="T5" fmla="*/ T4 w 1860"/>
                              <a:gd name="T6" fmla="+- 0 211 -971"/>
                              <a:gd name="T7" fmla="*/ 211 h 1206"/>
                              <a:gd name="T8" fmla="+- 0 5115 4913"/>
                              <a:gd name="T9" fmla="*/ T8 w 1860"/>
                              <a:gd name="T10" fmla="+- 0 210 -971"/>
                              <a:gd name="T11" fmla="*/ 210 h 1206"/>
                              <a:gd name="T12" fmla="+- 0 5232 4913"/>
                              <a:gd name="T13" fmla="*/ T12 w 1860"/>
                              <a:gd name="T14" fmla="+- 0 140 -971"/>
                              <a:gd name="T15" fmla="*/ 140 h 1206"/>
                              <a:gd name="T16" fmla="+- 0 5316 4913"/>
                              <a:gd name="T17" fmla="*/ T16 w 1860"/>
                              <a:gd name="T18" fmla="+- 0 119 -971"/>
                              <a:gd name="T19" fmla="*/ 119 h 1206"/>
                              <a:gd name="T20" fmla="+- 0 5434 4913"/>
                              <a:gd name="T21" fmla="*/ T20 w 1860"/>
                              <a:gd name="T22" fmla="+- 0 132 -971"/>
                              <a:gd name="T23" fmla="*/ 132 h 1206"/>
                              <a:gd name="T24" fmla="+- 0 5582 4913"/>
                              <a:gd name="T25" fmla="*/ T24 w 1860"/>
                              <a:gd name="T26" fmla="+- 0 93 -971"/>
                              <a:gd name="T27" fmla="*/ 93 h 1206"/>
                              <a:gd name="T28" fmla="+- 0 5680 4913"/>
                              <a:gd name="T29" fmla="*/ T28 w 1860"/>
                              <a:gd name="T30" fmla="+- 0 46 -971"/>
                              <a:gd name="T31" fmla="*/ 46 h 1206"/>
                              <a:gd name="T32" fmla="+- 0 5784 4913"/>
                              <a:gd name="T33" fmla="*/ T32 w 1860"/>
                              <a:gd name="T34" fmla="+- 0 9 -971"/>
                              <a:gd name="T35" fmla="*/ 9 h 1206"/>
                              <a:gd name="T36" fmla="+- 0 5902 4913"/>
                              <a:gd name="T37" fmla="*/ T36 w 1860"/>
                              <a:gd name="T38" fmla="+- 0 -74 -971"/>
                              <a:gd name="T39" fmla="*/ -74 h 1206"/>
                              <a:gd name="T40" fmla="+- 0 5985 4913"/>
                              <a:gd name="T41" fmla="*/ T40 w 1860"/>
                              <a:gd name="T42" fmla="+- 0 -212 -971"/>
                              <a:gd name="T43" fmla="*/ -212 h 1206"/>
                              <a:gd name="T44" fmla="+- 0 6103 4913"/>
                              <a:gd name="T45" fmla="*/ T44 w 1860"/>
                              <a:gd name="T46" fmla="+- 0 -292 -971"/>
                              <a:gd name="T47" fmla="*/ -292 h 1206"/>
                              <a:gd name="T48" fmla="+- 0 6252 4913"/>
                              <a:gd name="T49" fmla="*/ T48 w 1860"/>
                              <a:gd name="T50" fmla="+- 0 -201 -971"/>
                              <a:gd name="T51" fmla="*/ -201 h 1206"/>
                              <a:gd name="T52" fmla="+- 0 6349 4913"/>
                              <a:gd name="T53" fmla="*/ T52 w 1860"/>
                              <a:gd name="T54" fmla="+- 0 -190 -971"/>
                              <a:gd name="T55" fmla="*/ -190 h 1206"/>
                              <a:gd name="T56" fmla="+- 0 6453 4913"/>
                              <a:gd name="T57" fmla="*/ T56 w 1860"/>
                              <a:gd name="T58" fmla="+- 0 -206 -971"/>
                              <a:gd name="T59" fmla="*/ -206 h 1206"/>
                              <a:gd name="T60" fmla="+- 0 6571 4913"/>
                              <a:gd name="T61" fmla="*/ T60 w 1860"/>
                              <a:gd name="T62" fmla="+- 0 -97 -971"/>
                              <a:gd name="T63" fmla="*/ -97 h 1206"/>
                              <a:gd name="T64" fmla="+- 0 6654 4913"/>
                              <a:gd name="T65" fmla="*/ T64 w 1860"/>
                              <a:gd name="T66" fmla="+- 0 -384 -971"/>
                              <a:gd name="T67" fmla="*/ -384 h 1206"/>
                              <a:gd name="T68" fmla="+- 0 6772 4913"/>
                              <a:gd name="T69" fmla="*/ T68 w 1860"/>
                              <a:gd name="T70" fmla="+- 0 -971 -971"/>
                              <a:gd name="T71" fmla="*/ -971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206">
                                <a:moveTo>
                                  <a:pt x="0" y="1205"/>
                                </a:moveTo>
                                <a:lnTo>
                                  <a:pt x="98" y="1182"/>
                                </a:lnTo>
                                <a:lnTo>
                                  <a:pt x="202" y="1181"/>
                                </a:lnTo>
                                <a:lnTo>
                                  <a:pt x="319" y="1111"/>
                                </a:lnTo>
                                <a:lnTo>
                                  <a:pt x="403" y="1090"/>
                                </a:lnTo>
                                <a:lnTo>
                                  <a:pt x="521" y="1103"/>
                                </a:lnTo>
                                <a:lnTo>
                                  <a:pt x="669" y="1064"/>
                                </a:lnTo>
                                <a:lnTo>
                                  <a:pt x="767" y="1017"/>
                                </a:lnTo>
                                <a:lnTo>
                                  <a:pt x="871" y="980"/>
                                </a:lnTo>
                                <a:lnTo>
                                  <a:pt x="989" y="897"/>
                                </a:lnTo>
                                <a:lnTo>
                                  <a:pt x="1072" y="759"/>
                                </a:lnTo>
                                <a:lnTo>
                                  <a:pt x="1190" y="679"/>
                                </a:lnTo>
                                <a:lnTo>
                                  <a:pt x="1339" y="770"/>
                                </a:lnTo>
                                <a:lnTo>
                                  <a:pt x="1436" y="781"/>
                                </a:lnTo>
                                <a:lnTo>
                                  <a:pt x="1540" y="765"/>
                                </a:lnTo>
                                <a:lnTo>
                                  <a:pt x="1658" y="874"/>
                                </a:lnTo>
                                <a:lnTo>
                                  <a:pt x="1741" y="587"/>
                                </a:lnTo>
                                <a:lnTo>
                                  <a:pt x="1859" y="0"/>
                                </a:lnTo>
                              </a:path>
                            </a:pathLst>
                          </a:custGeom>
                          <a:noFill/>
                          <a:ln w="66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440"/>
                        <wps:cNvSpPr>
                          <a:spLocks/>
                        </wps:cNvSpPr>
                        <wps:spPr bwMode="auto">
                          <a:xfrm>
                            <a:off x="4913" y="-972"/>
                            <a:ext cx="1860" cy="1143"/>
                          </a:xfrm>
                          <a:custGeom>
                            <a:avLst/>
                            <a:gdLst>
                              <a:gd name="T0" fmla="+- 0 4913 4913"/>
                              <a:gd name="T1" fmla="*/ T0 w 1860"/>
                              <a:gd name="T2" fmla="+- 0 171 -971"/>
                              <a:gd name="T3" fmla="*/ 171 h 1143"/>
                              <a:gd name="T4" fmla="+- 0 5011 4913"/>
                              <a:gd name="T5" fmla="*/ T4 w 1860"/>
                              <a:gd name="T6" fmla="+- 0 150 -971"/>
                              <a:gd name="T7" fmla="*/ 150 h 1143"/>
                              <a:gd name="T8" fmla="+- 0 5115 4913"/>
                              <a:gd name="T9" fmla="*/ T8 w 1860"/>
                              <a:gd name="T10" fmla="+- 0 141 -971"/>
                              <a:gd name="T11" fmla="*/ 141 h 1143"/>
                              <a:gd name="T12" fmla="+- 0 5232 4913"/>
                              <a:gd name="T13" fmla="*/ T12 w 1860"/>
                              <a:gd name="T14" fmla="+- 0 69 -971"/>
                              <a:gd name="T15" fmla="*/ 69 h 1143"/>
                              <a:gd name="T16" fmla="+- 0 5316 4913"/>
                              <a:gd name="T17" fmla="*/ T16 w 1860"/>
                              <a:gd name="T18" fmla="+- 0 41 -971"/>
                              <a:gd name="T19" fmla="*/ 41 h 1143"/>
                              <a:gd name="T20" fmla="+- 0 5434 4913"/>
                              <a:gd name="T21" fmla="*/ T20 w 1860"/>
                              <a:gd name="T22" fmla="+- 0 41 -971"/>
                              <a:gd name="T23" fmla="*/ 41 h 1143"/>
                              <a:gd name="T24" fmla="+- 0 5582 4913"/>
                              <a:gd name="T25" fmla="*/ T24 w 1860"/>
                              <a:gd name="T26" fmla="+- 0 -9 -971"/>
                              <a:gd name="T27" fmla="*/ -9 h 1143"/>
                              <a:gd name="T28" fmla="+- 0 5680 4913"/>
                              <a:gd name="T29" fmla="*/ T28 w 1860"/>
                              <a:gd name="T30" fmla="+- 0 -51 -971"/>
                              <a:gd name="T31" fmla="*/ -51 h 1143"/>
                              <a:gd name="T32" fmla="+- 0 5784 4913"/>
                              <a:gd name="T33" fmla="*/ T32 w 1860"/>
                              <a:gd name="T34" fmla="+- 0 -93 -971"/>
                              <a:gd name="T35" fmla="*/ -93 h 1143"/>
                              <a:gd name="T36" fmla="+- 0 5902 4913"/>
                              <a:gd name="T37" fmla="*/ T36 w 1860"/>
                              <a:gd name="T38" fmla="+- 0 -201 -971"/>
                              <a:gd name="T39" fmla="*/ -201 h 1143"/>
                              <a:gd name="T40" fmla="+- 0 5985 4913"/>
                              <a:gd name="T41" fmla="*/ T40 w 1860"/>
                              <a:gd name="T42" fmla="+- 0 -352 -971"/>
                              <a:gd name="T43" fmla="*/ -352 h 1143"/>
                              <a:gd name="T44" fmla="+- 0 6103 4913"/>
                              <a:gd name="T45" fmla="*/ T44 w 1860"/>
                              <a:gd name="T46" fmla="+- 0 -411 -971"/>
                              <a:gd name="T47" fmla="*/ -411 h 1143"/>
                              <a:gd name="T48" fmla="+- 0 6252 4913"/>
                              <a:gd name="T49" fmla="*/ T48 w 1860"/>
                              <a:gd name="T50" fmla="+- 0 -352 -971"/>
                              <a:gd name="T51" fmla="*/ -352 h 1143"/>
                              <a:gd name="T52" fmla="+- 0 6349 4913"/>
                              <a:gd name="T53" fmla="*/ T52 w 1860"/>
                              <a:gd name="T54" fmla="+- 0 -271 -971"/>
                              <a:gd name="T55" fmla="*/ -271 h 1143"/>
                              <a:gd name="T56" fmla="+- 0 6453 4913"/>
                              <a:gd name="T57" fmla="*/ T56 w 1860"/>
                              <a:gd name="T58" fmla="+- 0 -315 -971"/>
                              <a:gd name="T59" fmla="*/ -315 h 1143"/>
                              <a:gd name="T60" fmla="+- 0 6571 4913"/>
                              <a:gd name="T61" fmla="*/ T60 w 1860"/>
                              <a:gd name="T62" fmla="+- 0 -261 -971"/>
                              <a:gd name="T63" fmla="*/ -261 h 1143"/>
                              <a:gd name="T64" fmla="+- 0 6654 4913"/>
                              <a:gd name="T65" fmla="*/ T64 w 1860"/>
                              <a:gd name="T66" fmla="+- 0 -678 -971"/>
                              <a:gd name="T67" fmla="*/ -678 h 1143"/>
                              <a:gd name="T68" fmla="+- 0 6772 4913"/>
                              <a:gd name="T69" fmla="*/ T68 w 1860"/>
                              <a:gd name="T70" fmla="+- 0 -971 -971"/>
                              <a:gd name="T71" fmla="*/ -971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143">
                                <a:moveTo>
                                  <a:pt x="0" y="1142"/>
                                </a:moveTo>
                                <a:lnTo>
                                  <a:pt x="98" y="1121"/>
                                </a:lnTo>
                                <a:lnTo>
                                  <a:pt x="202" y="1112"/>
                                </a:lnTo>
                                <a:lnTo>
                                  <a:pt x="319" y="1040"/>
                                </a:lnTo>
                                <a:lnTo>
                                  <a:pt x="403" y="1012"/>
                                </a:lnTo>
                                <a:lnTo>
                                  <a:pt x="521" y="1012"/>
                                </a:lnTo>
                                <a:lnTo>
                                  <a:pt x="669" y="962"/>
                                </a:lnTo>
                                <a:lnTo>
                                  <a:pt x="767" y="920"/>
                                </a:lnTo>
                                <a:lnTo>
                                  <a:pt x="871" y="878"/>
                                </a:lnTo>
                                <a:lnTo>
                                  <a:pt x="989" y="770"/>
                                </a:lnTo>
                                <a:lnTo>
                                  <a:pt x="1072" y="619"/>
                                </a:lnTo>
                                <a:lnTo>
                                  <a:pt x="1190" y="560"/>
                                </a:lnTo>
                                <a:lnTo>
                                  <a:pt x="1339" y="619"/>
                                </a:lnTo>
                                <a:lnTo>
                                  <a:pt x="1436" y="700"/>
                                </a:lnTo>
                                <a:lnTo>
                                  <a:pt x="1540" y="656"/>
                                </a:lnTo>
                                <a:lnTo>
                                  <a:pt x="1658" y="710"/>
                                </a:lnTo>
                                <a:lnTo>
                                  <a:pt x="1741" y="293"/>
                                </a:lnTo>
                                <a:lnTo>
                                  <a:pt x="1859" y="0"/>
                                </a:lnTo>
                              </a:path>
                            </a:pathLst>
                          </a:custGeom>
                          <a:noFill/>
                          <a:ln w="6640">
                            <a:solidFill>
                              <a:srgbClr val="C340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439"/>
                        <wps:cNvSpPr>
                          <a:spLocks/>
                        </wps:cNvSpPr>
                        <wps:spPr bwMode="auto">
                          <a:xfrm>
                            <a:off x="4882" y="143"/>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Line 438"/>
                        <wps:cNvCnPr>
                          <a:cxnSpLocks noChangeShapeType="1"/>
                        </wps:cNvCnPr>
                        <wps:spPr bwMode="auto">
                          <a:xfrm>
                            <a:off x="4913" y="14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Freeform 437"/>
                        <wps:cNvSpPr>
                          <a:spLocks/>
                        </wps:cNvSpPr>
                        <wps:spPr bwMode="auto">
                          <a:xfrm>
                            <a:off x="4882" y="-229"/>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Line 436"/>
                        <wps:cNvCnPr>
                          <a:cxnSpLocks noChangeShapeType="1"/>
                        </wps:cNvCnPr>
                        <wps:spPr bwMode="auto">
                          <a:xfrm>
                            <a:off x="4913" y="-228"/>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Freeform 435"/>
                        <wps:cNvSpPr>
                          <a:spLocks/>
                        </wps:cNvSpPr>
                        <wps:spPr bwMode="auto">
                          <a:xfrm>
                            <a:off x="4882" y="-600"/>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Line 434"/>
                        <wps:cNvCnPr>
                          <a:cxnSpLocks noChangeShapeType="1"/>
                        </wps:cNvCnPr>
                        <wps:spPr bwMode="auto">
                          <a:xfrm>
                            <a:off x="4913" y="-600"/>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Freeform 433"/>
                        <wps:cNvSpPr>
                          <a:spLocks/>
                        </wps:cNvSpPr>
                        <wps:spPr bwMode="auto">
                          <a:xfrm>
                            <a:off x="4882" y="-972"/>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Line 432"/>
                        <wps:cNvCnPr>
                          <a:cxnSpLocks noChangeShapeType="1"/>
                        </wps:cNvCnPr>
                        <wps:spPr bwMode="auto">
                          <a:xfrm>
                            <a:off x="4913" y="-971"/>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Freeform 431"/>
                        <wps:cNvSpPr>
                          <a:spLocks/>
                        </wps:cNvSpPr>
                        <wps:spPr bwMode="auto">
                          <a:xfrm>
                            <a:off x="531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Line 430"/>
                        <wps:cNvCnPr>
                          <a:cxnSpLocks noChangeShapeType="1"/>
                        </wps:cNvCnPr>
                        <wps:spPr bwMode="auto">
                          <a:xfrm>
                            <a:off x="5316"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Line 429"/>
                        <wps:cNvCnPr>
                          <a:cxnSpLocks noChangeShapeType="1"/>
                        </wps:cNvCnPr>
                        <wps:spPr bwMode="auto">
                          <a:xfrm>
                            <a:off x="5316" y="924"/>
                            <a:ext cx="0" cy="0"/>
                          </a:xfrm>
                          <a:prstGeom prst="line">
                            <a:avLst/>
                          </a:prstGeom>
                          <a:noFill/>
                          <a:ln w="276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Freeform 428"/>
                        <wps:cNvSpPr>
                          <a:spLocks/>
                        </wps:cNvSpPr>
                        <wps:spPr bwMode="auto">
                          <a:xfrm>
                            <a:off x="4913" y="-972"/>
                            <a:ext cx="1860" cy="1213"/>
                          </a:xfrm>
                          <a:custGeom>
                            <a:avLst/>
                            <a:gdLst>
                              <a:gd name="T0" fmla="+- 0 4913 4913"/>
                              <a:gd name="T1" fmla="*/ T0 w 1860"/>
                              <a:gd name="T2" fmla="+- 0 241 -971"/>
                              <a:gd name="T3" fmla="*/ 241 h 1213"/>
                              <a:gd name="T4" fmla="+- 0 5011 4913"/>
                              <a:gd name="T5" fmla="*/ T4 w 1860"/>
                              <a:gd name="T6" fmla="+- 0 222 -971"/>
                              <a:gd name="T7" fmla="*/ 222 h 1213"/>
                              <a:gd name="T8" fmla="+- 0 5115 4913"/>
                              <a:gd name="T9" fmla="*/ T8 w 1860"/>
                              <a:gd name="T10" fmla="+- 0 211 -971"/>
                              <a:gd name="T11" fmla="*/ 211 h 1213"/>
                              <a:gd name="T12" fmla="+- 0 5232 4913"/>
                              <a:gd name="T13" fmla="*/ T12 w 1860"/>
                              <a:gd name="T14" fmla="+- 0 131 -971"/>
                              <a:gd name="T15" fmla="*/ 131 h 1213"/>
                              <a:gd name="T16" fmla="+- 0 5316 4913"/>
                              <a:gd name="T17" fmla="*/ T16 w 1860"/>
                              <a:gd name="T18" fmla="+- 0 98 -971"/>
                              <a:gd name="T19" fmla="*/ 98 h 1213"/>
                              <a:gd name="T20" fmla="+- 0 5434 4913"/>
                              <a:gd name="T21" fmla="*/ T20 w 1860"/>
                              <a:gd name="T22" fmla="+- 0 107 -971"/>
                              <a:gd name="T23" fmla="*/ 107 h 1213"/>
                              <a:gd name="T24" fmla="+- 0 5582 4913"/>
                              <a:gd name="T25" fmla="*/ T24 w 1860"/>
                              <a:gd name="T26" fmla="+- 0 63 -971"/>
                              <a:gd name="T27" fmla="*/ 63 h 1213"/>
                              <a:gd name="T28" fmla="+- 0 5680 4913"/>
                              <a:gd name="T29" fmla="*/ T28 w 1860"/>
                              <a:gd name="T30" fmla="+- 0 11 -971"/>
                              <a:gd name="T31" fmla="*/ 11 h 1213"/>
                              <a:gd name="T32" fmla="+- 0 5784 4913"/>
                              <a:gd name="T33" fmla="*/ T32 w 1860"/>
                              <a:gd name="T34" fmla="+- 0 -18 -971"/>
                              <a:gd name="T35" fmla="*/ -18 h 1213"/>
                              <a:gd name="T36" fmla="+- 0 5902 4913"/>
                              <a:gd name="T37" fmla="*/ T36 w 1860"/>
                              <a:gd name="T38" fmla="+- 0 -102 -971"/>
                              <a:gd name="T39" fmla="*/ -102 h 1213"/>
                              <a:gd name="T40" fmla="+- 0 5985 4913"/>
                              <a:gd name="T41" fmla="*/ T40 w 1860"/>
                              <a:gd name="T42" fmla="+- 0 -239 -971"/>
                              <a:gd name="T43" fmla="*/ -239 h 1213"/>
                              <a:gd name="T44" fmla="+- 0 6103 4913"/>
                              <a:gd name="T45" fmla="*/ T44 w 1860"/>
                              <a:gd name="T46" fmla="+- 0 -340 -971"/>
                              <a:gd name="T47" fmla="*/ -340 h 1213"/>
                              <a:gd name="T48" fmla="+- 0 6252 4913"/>
                              <a:gd name="T49" fmla="*/ T48 w 1860"/>
                              <a:gd name="T50" fmla="+- 0 -302 -971"/>
                              <a:gd name="T51" fmla="*/ -302 h 1213"/>
                              <a:gd name="T52" fmla="+- 0 6349 4913"/>
                              <a:gd name="T53" fmla="*/ T52 w 1860"/>
                              <a:gd name="T54" fmla="+- 0 -190 -971"/>
                              <a:gd name="T55" fmla="*/ -190 h 1213"/>
                              <a:gd name="T56" fmla="+- 0 6453 4913"/>
                              <a:gd name="T57" fmla="*/ T56 w 1860"/>
                              <a:gd name="T58" fmla="+- 0 -315 -971"/>
                              <a:gd name="T59" fmla="*/ -315 h 1213"/>
                              <a:gd name="T60" fmla="+- 0 6571 4913"/>
                              <a:gd name="T61" fmla="*/ T60 w 1860"/>
                              <a:gd name="T62" fmla="+- 0 -261 -971"/>
                              <a:gd name="T63" fmla="*/ -261 h 1213"/>
                              <a:gd name="T64" fmla="+- 0 6654 4913"/>
                              <a:gd name="T65" fmla="*/ T64 w 1860"/>
                              <a:gd name="T66" fmla="+- 0 -678 -971"/>
                              <a:gd name="T67" fmla="*/ -678 h 1213"/>
                              <a:gd name="T68" fmla="+- 0 6772 4913"/>
                              <a:gd name="T69" fmla="*/ T68 w 1860"/>
                              <a:gd name="T70" fmla="+- 0 -971 -971"/>
                              <a:gd name="T71" fmla="*/ -971 h 1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213">
                                <a:moveTo>
                                  <a:pt x="0" y="1212"/>
                                </a:moveTo>
                                <a:lnTo>
                                  <a:pt x="98" y="1193"/>
                                </a:lnTo>
                                <a:lnTo>
                                  <a:pt x="202" y="1182"/>
                                </a:lnTo>
                                <a:lnTo>
                                  <a:pt x="319" y="1102"/>
                                </a:lnTo>
                                <a:lnTo>
                                  <a:pt x="403" y="1069"/>
                                </a:lnTo>
                                <a:lnTo>
                                  <a:pt x="521" y="1078"/>
                                </a:lnTo>
                                <a:lnTo>
                                  <a:pt x="669" y="1034"/>
                                </a:lnTo>
                                <a:lnTo>
                                  <a:pt x="767" y="982"/>
                                </a:lnTo>
                                <a:lnTo>
                                  <a:pt x="871" y="953"/>
                                </a:lnTo>
                                <a:lnTo>
                                  <a:pt x="989" y="869"/>
                                </a:lnTo>
                                <a:lnTo>
                                  <a:pt x="1072" y="732"/>
                                </a:lnTo>
                                <a:lnTo>
                                  <a:pt x="1190" y="631"/>
                                </a:lnTo>
                                <a:lnTo>
                                  <a:pt x="1339" y="669"/>
                                </a:lnTo>
                                <a:lnTo>
                                  <a:pt x="1436" y="781"/>
                                </a:lnTo>
                                <a:lnTo>
                                  <a:pt x="1540" y="656"/>
                                </a:lnTo>
                                <a:lnTo>
                                  <a:pt x="1658" y="710"/>
                                </a:lnTo>
                                <a:lnTo>
                                  <a:pt x="1741" y="293"/>
                                </a:lnTo>
                                <a:lnTo>
                                  <a:pt x="1859" y="0"/>
                                </a:lnTo>
                              </a:path>
                            </a:pathLst>
                          </a:custGeom>
                          <a:noFill/>
                          <a:ln w="6640">
                            <a:solidFill>
                              <a:srgbClr val="FCC28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427"/>
                        <wps:cNvSpPr>
                          <a:spLocks/>
                        </wps:cNvSpPr>
                        <wps:spPr bwMode="auto">
                          <a:xfrm>
                            <a:off x="5114"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Line 426"/>
                        <wps:cNvCnPr>
                          <a:cxnSpLocks noChangeShapeType="1"/>
                        </wps:cNvCnPr>
                        <wps:spPr bwMode="auto">
                          <a:xfrm>
                            <a:off x="5115"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Freeform 425"/>
                        <wps:cNvSpPr>
                          <a:spLocks/>
                        </wps:cNvSpPr>
                        <wps:spPr bwMode="auto">
                          <a:xfrm>
                            <a:off x="491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Line 424"/>
                        <wps:cNvCnPr>
                          <a:cxnSpLocks noChangeShapeType="1"/>
                        </wps:cNvCnPr>
                        <wps:spPr bwMode="auto">
                          <a:xfrm>
                            <a:off x="491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 name="Freeform 423"/>
                        <wps:cNvSpPr>
                          <a:spLocks/>
                        </wps:cNvSpPr>
                        <wps:spPr bwMode="auto">
                          <a:xfrm>
                            <a:off x="496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Line 422"/>
                        <wps:cNvCnPr>
                          <a:cxnSpLocks noChangeShapeType="1"/>
                        </wps:cNvCnPr>
                        <wps:spPr bwMode="auto">
                          <a:xfrm>
                            <a:off x="4966"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Freeform 421"/>
                        <wps:cNvSpPr>
                          <a:spLocks/>
                        </wps:cNvSpPr>
                        <wps:spPr bwMode="auto">
                          <a:xfrm>
                            <a:off x="501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Line 420"/>
                        <wps:cNvCnPr>
                          <a:cxnSpLocks noChangeShapeType="1"/>
                        </wps:cNvCnPr>
                        <wps:spPr bwMode="auto">
                          <a:xfrm>
                            <a:off x="5011"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Freeform 419"/>
                        <wps:cNvSpPr>
                          <a:spLocks/>
                        </wps:cNvSpPr>
                        <wps:spPr bwMode="auto">
                          <a:xfrm>
                            <a:off x="5049"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Line 418"/>
                        <wps:cNvCnPr>
                          <a:cxnSpLocks noChangeShapeType="1"/>
                        </wps:cNvCnPr>
                        <wps:spPr bwMode="auto">
                          <a:xfrm>
                            <a:off x="5050"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 name="Freeform 417"/>
                        <wps:cNvSpPr>
                          <a:spLocks/>
                        </wps:cNvSpPr>
                        <wps:spPr bwMode="auto">
                          <a:xfrm>
                            <a:off x="508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Line 416"/>
                        <wps:cNvCnPr>
                          <a:cxnSpLocks noChangeShapeType="1"/>
                        </wps:cNvCnPr>
                        <wps:spPr bwMode="auto">
                          <a:xfrm>
                            <a:off x="508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 name="Freeform 415"/>
                        <wps:cNvSpPr>
                          <a:spLocks/>
                        </wps:cNvSpPr>
                        <wps:spPr bwMode="auto">
                          <a:xfrm>
                            <a:off x="4882" y="886"/>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Line 414"/>
                        <wps:cNvCnPr>
                          <a:cxnSpLocks noChangeShapeType="1"/>
                        </wps:cNvCnPr>
                        <wps:spPr bwMode="auto">
                          <a:xfrm>
                            <a:off x="4913" y="887"/>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 name="Freeform 413"/>
                        <wps:cNvSpPr>
                          <a:spLocks/>
                        </wps:cNvSpPr>
                        <wps:spPr bwMode="auto">
                          <a:xfrm>
                            <a:off x="4882" y="515"/>
                            <a:ext cx="31" cy="2"/>
                          </a:xfrm>
                          <a:custGeom>
                            <a:avLst/>
                            <a:gdLst>
                              <a:gd name="T0" fmla="+- 0 4913 4883"/>
                              <a:gd name="T1" fmla="*/ T0 w 31"/>
                              <a:gd name="T2" fmla="+- 0 4883 4883"/>
                              <a:gd name="T3" fmla="*/ T2 w 31"/>
                            </a:gdLst>
                            <a:ahLst/>
                            <a:cxnLst>
                              <a:cxn ang="0">
                                <a:pos x="T1" y="0"/>
                              </a:cxn>
                              <a:cxn ang="0">
                                <a:pos x="T3" y="0"/>
                              </a:cxn>
                            </a:cxnLst>
                            <a:rect l="0" t="0" r="r" b="b"/>
                            <a:pathLst>
                              <a:path w="31">
                                <a:moveTo>
                                  <a:pt x="3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Line 412"/>
                        <wps:cNvCnPr>
                          <a:cxnSpLocks noChangeShapeType="1"/>
                        </wps:cNvCnPr>
                        <wps:spPr bwMode="auto">
                          <a:xfrm>
                            <a:off x="4913" y="515"/>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 name="Line 411"/>
                        <wps:cNvCnPr>
                          <a:cxnSpLocks noChangeShapeType="1"/>
                        </wps:cNvCnPr>
                        <wps:spPr bwMode="auto">
                          <a:xfrm>
                            <a:off x="4913"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 name="Freeform 410"/>
                        <wps:cNvSpPr>
                          <a:spLocks/>
                        </wps:cNvSpPr>
                        <wps:spPr bwMode="auto">
                          <a:xfrm>
                            <a:off x="677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Line 409"/>
                        <wps:cNvCnPr>
                          <a:cxnSpLocks noChangeShapeType="1"/>
                        </wps:cNvCnPr>
                        <wps:spPr bwMode="auto">
                          <a:xfrm>
                            <a:off x="677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 name="Line 408"/>
                        <wps:cNvCnPr>
                          <a:cxnSpLocks noChangeShapeType="1"/>
                        </wps:cNvCnPr>
                        <wps:spPr bwMode="auto">
                          <a:xfrm>
                            <a:off x="6772" y="924"/>
                            <a:ext cx="0" cy="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 name="Freeform 407"/>
                        <wps:cNvSpPr>
                          <a:spLocks/>
                        </wps:cNvSpPr>
                        <wps:spPr bwMode="auto">
                          <a:xfrm>
                            <a:off x="5783"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Line 406"/>
                        <wps:cNvCnPr>
                          <a:cxnSpLocks noChangeShapeType="1"/>
                        </wps:cNvCnPr>
                        <wps:spPr bwMode="auto">
                          <a:xfrm>
                            <a:off x="5784"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Freeform 405"/>
                        <wps:cNvSpPr>
                          <a:spLocks/>
                        </wps:cNvSpPr>
                        <wps:spPr bwMode="auto">
                          <a:xfrm>
                            <a:off x="5517"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Line 404"/>
                        <wps:cNvCnPr>
                          <a:cxnSpLocks noChangeShapeType="1"/>
                        </wps:cNvCnPr>
                        <wps:spPr bwMode="auto">
                          <a:xfrm>
                            <a:off x="551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 name="Freeform 403"/>
                        <wps:cNvSpPr>
                          <a:spLocks/>
                        </wps:cNvSpPr>
                        <wps:spPr bwMode="auto">
                          <a:xfrm>
                            <a:off x="558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Line 402"/>
                        <wps:cNvCnPr>
                          <a:cxnSpLocks noChangeShapeType="1"/>
                        </wps:cNvCnPr>
                        <wps:spPr bwMode="auto">
                          <a:xfrm>
                            <a:off x="558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 name="Freeform 401"/>
                        <wps:cNvSpPr>
                          <a:spLocks/>
                        </wps:cNvSpPr>
                        <wps:spPr bwMode="auto">
                          <a:xfrm>
                            <a:off x="563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Line 400"/>
                        <wps:cNvCnPr>
                          <a:cxnSpLocks noChangeShapeType="1"/>
                        </wps:cNvCnPr>
                        <wps:spPr bwMode="auto">
                          <a:xfrm>
                            <a:off x="563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 name="Freeform 399"/>
                        <wps:cNvSpPr>
                          <a:spLocks/>
                        </wps:cNvSpPr>
                        <wps:spPr bwMode="auto">
                          <a:xfrm>
                            <a:off x="5680"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Line 398"/>
                        <wps:cNvCnPr>
                          <a:cxnSpLocks noChangeShapeType="1"/>
                        </wps:cNvCnPr>
                        <wps:spPr bwMode="auto">
                          <a:xfrm>
                            <a:off x="5680"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Freeform 397"/>
                        <wps:cNvSpPr>
                          <a:spLocks/>
                        </wps:cNvSpPr>
                        <wps:spPr bwMode="auto">
                          <a:xfrm>
                            <a:off x="571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Line 396"/>
                        <wps:cNvCnPr>
                          <a:cxnSpLocks noChangeShapeType="1"/>
                        </wps:cNvCnPr>
                        <wps:spPr bwMode="auto">
                          <a:xfrm>
                            <a:off x="571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Freeform 395"/>
                        <wps:cNvSpPr>
                          <a:spLocks/>
                        </wps:cNvSpPr>
                        <wps:spPr bwMode="auto">
                          <a:xfrm>
                            <a:off x="575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394"/>
                        <wps:cNvCnPr>
                          <a:cxnSpLocks noChangeShapeType="1"/>
                        </wps:cNvCnPr>
                        <wps:spPr bwMode="auto">
                          <a:xfrm>
                            <a:off x="575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Freeform 393"/>
                        <wps:cNvSpPr>
                          <a:spLocks/>
                        </wps:cNvSpPr>
                        <wps:spPr bwMode="auto">
                          <a:xfrm>
                            <a:off x="6452" y="923"/>
                            <a:ext cx="2" cy="31"/>
                          </a:xfrm>
                          <a:custGeom>
                            <a:avLst/>
                            <a:gdLst>
                              <a:gd name="T0" fmla="+- 0 924 924"/>
                              <a:gd name="T1" fmla="*/ 924 h 31"/>
                              <a:gd name="T2" fmla="+- 0 954 924"/>
                              <a:gd name="T3" fmla="*/ 954 h 31"/>
                            </a:gdLst>
                            <a:ahLst/>
                            <a:cxnLst>
                              <a:cxn ang="0">
                                <a:pos x="0" y="T1"/>
                              </a:cxn>
                              <a:cxn ang="0">
                                <a:pos x="0" y="T3"/>
                              </a:cxn>
                            </a:cxnLst>
                            <a:rect l="0" t="0" r="r" b="b"/>
                            <a:pathLst>
                              <a:path h="31">
                                <a:moveTo>
                                  <a:pt x="0" y="0"/>
                                </a:moveTo>
                                <a:lnTo>
                                  <a:pt x="0"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Line 392"/>
                        <wps:cNvCnPr>
                          <a:cxnSpLocks noChangeShapeType="1"/>
                        </wps:cNvCnPr>
                        <wps:spPr bwMode="auto">
                          <a:xfrm>
                            <a:off x="6453" y="924"/>
                            <a:ext cx="0" cy="30"/>
                          </a:xfrm>
                          <a:prstGeom prst="line">
                            <a:avLst/>
                          </a:prstGeom>
                          <a:noFill/>
                          <a:ln w="44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Freeform 391"/>
                        <wps:cNvSpPr>
                          <a:spLocks/>
                        </wps:cNvSpPr>
                        <wps:spPr bwMode="auto">
                          <a:xfrm>
                            <a:off x="6186"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Line 390"/>
                        <wps:cNvCnPr>
                          <a:cxnSpLocks noChangeShapeType="1"/>
                        </wps:cNvCnPr>
                        <wps:spPr bwMode="auto">
                          <a:xfrm>
                            <a:off x="6187"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Freeform 389"/>
                        <wps:cNvSpPr>
                          <a:spLocks/>
                        </wps:cNvSpPr>
                        <wps:spPr bwMode="auto">
                          <a:xfrm>
                            <a:off x="6251"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Line 388"/>
                        <wps:cNvCnPr>
                          <a:cxnSpLocks noChangeShapeType="1"/>
                        </wps:cNvCnPr>
                        <wps:spPr bwMode="auto">
                          <a:xfrm>
                            <a:off x="625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Freeform 387"/>
                        <wps:cNvSpPr>
                          <a:spLocks/>
                        </wps:cNvSpPr>
                        <wps:spPr bwMode="auto">
                          <a:xfrm>
                            <a:off x="630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Line 386"/>
                        <wps:cNvCnPr>
                          <a:cxnSpLocks noChangeShapeType="1"/>
                        </wps:cNvCnPr>
                        <wps:spPr bwMode="auto">
                          <a:xfrm>
                            <a:off x="630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Freeform 385"/>
                        <wps:cNvSpPr>
                          <a:spLocks/>
                        </wps:cNvSpPr>
                        <wps:spPr bwMode="auto">
                          <a:xfrm>
                            <a:off x="6349"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Line 384"/>
                        <wps:cNvCnPr>
                          <a:cxnSpLocks noChangeShapeType="1"/>
                        </wps:cNvCnPr>
                        <wps:spPr bwMode="auto">
                          <a:xfrm>
                            <a:off x="6349"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Freeform 383"/>
                        <wps:cNvSpPr>
                          <a:spLocks/>
                        </wps:cNvSpPr>
                        <wps:spPr bwMode="auto">
                          <a:xfrm>
                            <a:off x="6388"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Line 382"/>
                        <wps:cNvCnPr>
                          <a:cxnSpLocks noChangeShapeType="1"/>
                        </wps:cNvCnPr>
                        <wps:spPr bwMode="auto">
                          <a:xfrm>
                            <a:off x="6388"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Freeform 381"/>
                        <wps:cNvSpPr>
                          <a:spLocks/>
                        </wps:cNvSpPr>
                        <wps:spPr bwMode="auto">
                          <a:xfrm>
                            <a:off x="6422"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Line 380"/>
                        <wps:cNvCnPr>
                          <a:cxnSpLocks noChangeShapeType="1"/>
                        </wps:cNvCnPr>
                        <wps:spPr bwMode="auto">
                          <a:xfrm>
                            <a:off x="6422"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Freeform 379"/>
                        <wps:cNvSpPr>
                          <a:spLocks/>
                        </wps:cNvSpPr>
                        <wps:spPr bwMode="auto">
                          <a:xfrm>
                            <a:off x="543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Line 378"/>
                        <wps:cNvCnPr>
                          <a:cxnSpLocks noChangeShapeType="1"/>
                        </wps:cNvCnPr>
                        <wps:spPr bwMode="auto">
                          <a:xfrm>
                            <a:off x="543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Freeform 377"/>
                        <wps:cNvSpPr>
                          <a:spLocks/>
                        </wps:cNvSpPr>
                        <wps:spPr bwMode="auto">
                          <a:xfrm>
                            <a:off x="5985"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Line 376"/>
                        <wps:cNvCnPr>
                          <a:cxnSpLocks noChangeShapeType="1"/>
                        </wps:cNvCnPr>
                        <wps:spPr bwMode="auto">
                          <a:xfrm>
                            <a:off x="5985"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Freeform 375"/>
                        <wps:cNvSpPr>
                          <a:spLocks/>
                        </wps:cNvSpPr>
                        <wps:spPr bwMode="auto">
                          <a:xfrm>
                            <a:off x="6103"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Line 374"/>
                        <wps:cNvCnPr>
                          <a:cxnSpLocks noChangeShapeType="1"/>
                        </wps:cNvCnPr>
                        <wps:spPr bwMode="auto">
                          <a:xfrm>
                            <a:off x="6103"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 name="Freeform 373"/>
                        <wps:cNvSpPr>
                          <a:spLocks/>
                        </wps:cNvSpPr>
                        <wps:spPr bwMode="auto">
                          <a:xfrm>
                            <a:off x="6654" y="923"/>
                            <a:ext cx="2" cy="18"/>
                          </a:xfrm>
                          <a:custGeom>
                            <a:avLst/>
                            <a:gdLst>
                              <a:gd name="T0" fmla="+- 0 924 924"/>
                              <a:gd name="T1" fmla="*/ 924 h 18"/>
                              <a:gd name="T2" fmla="+- 0 941 924"/>
                              <a:gd name="T3" fmla="*/ 941 h 18"/>
                            </a:gdLst>
                            <a:ahLst/>
                            <a:cxnLst>
                              <a:cxn ang="0">
                                <a:pos x="0" y="T1"/>
                              </a:cxn>
                              <a:cxn ang="0">
                                <a:pos x="0" y="T3"/>
                              </a:cxn>
                            </a:cxnLst>
                            <a:rect l="0" t="0" r="r" b="b"/>
                            <a:pathLst>
                              <a:path h="18">
                                <a:moveTo>
                                  <a:pt x="0" y="0"/>
                                </a:moveTo>
                                <a:lnTo>
                                  <a:pt x="0" y="1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Line 372"/>
                        <wps:cNvCnPr>
                          <a:cxnSpLocks noChangeShapeType="1"/>
                        </wps:cNvCnPr>
                        <wps:spPr bwMode="auto">
                          <a:xfrm>
                            <a:off x="6654" y="924"/>
                            <a:ext cx="0" cy="17"/>
                          </a:xfrm>
                          <a:prstGeom prst="line">
                            <a:avLst/>
                          </a:prstGeom>
                          <a:noFill/>
                          <a:ln w="3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 name="AutoShape 371"/>
                        <wps:cNvSpPr>
                          <a:spLocks/>
                        </wps:cNvSpPr>
                        <wps:spPr bwMode="auto">
                          <a:xfrm>
                            <a:off x="4913" y="-1009"/>
                            <a:ext cx="1860" cy="1933"/>
                          </a:xfrm>
                          <a:custGeom>
                            <a:avLst/>
                            <a:gdLst>
                              <a:gd name="T0" fmla="+- 0 4913 4913"/>
                              <a:gd name="T1" fmla="*/ T0 w 1860"/>
                              <a:gd name="T2" fmla="+- 0 924 -1008"/>
                              <a:gd name="T3" fmla="*/ 924 h 1933"/>
                              <a:gd name="T4" fmla="+- 0 6772 4913"/>
                              <a:gd name="T5" fmla="*/ T4 w 1860"/>
                              <a:gd name="T6" fmla="+- 0 924 -1008"/>
                              <a:gd name="T7" fmla="*/ 924 h 1933"/>
                              <a:gd name="T8" fmla="+- 0 4913 4913"/>
                              <a:gd name="T9" fmla="*/ T8 w 1860"/>
                              <a:gd name="T10" fmla="+- 0 -1008 -1008"/>
                              <a:gd name="T11" fmla="*/ -1008 h 1933"/>
                              <a:gd name="T12" fmla="+- 0 6772 4913"/>
                              <a:gd name="T13" fmla="*/ T12 w 1860"/>
                              <a:gd name="T14" fmla="+- 0 -1008 -1008"/>
                              <a:gd name="T15" fmla="*/ -1008 h 1933"/>
                            </a:gdLst>
                            <a:ahLst/>
                            <a:cxnLst>
                              <a:cxn ang="0">
                                <a:pos x="T1" y="T3"/>
                              </a:cxn>
                              <a:cxn ang="0">
                                <a:pos x="T5" y="T7"/>
                              </a:cxn>
                              <a:cxn ang="0">
                                <a:pos x="T9" y="T11"/>
                              </a:cxn>
                              <a:cxn ang="0">
                                <a:pos x="T13" y="T15"/>
                              </a:cxn>
                            </a:cxnLst>
                            <a:rect l="0" t="0" r="r" b="b"/>
                            <a:pathLst>
                              <a:path w="1860" h="1933">
                                <a:moveTo>
                                  <a:pt x="0" y="1932"/>
                                </a:moveTo>
                                <a:lnTo>
                                  <a:pt x="1859" y="1932"/>
                                </a:lnTo>
                                <a:moveTo>
                                  <a:pt x="0" y="0"/>
                                </a:moveTo>
                                <a:lnTo>
                                  <a:pt x="1859" y="0"/>
                                </a:lnTo>
                              </a:path>
                            </a:pathLst>
                          </a:custGeom>
                          <a:noFill/>
                          <a:ln w="44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370"/>
                        <wps:cNvSpPr>
                          <a:spLocks/>
                        </wps:cNvSpPr>
                        <wps:spPr bwMode="auto">
                          <a:xfrm>
                            <a:off x="4913" y="-972"/>
                            <a:ext cx="1860" cy="1185"/>
                          </a:xfrm>
                          <a:custGeom>
                            <a:avLst/>
                            <a:gdLst>
                              <a:gd name="T0" fmla="+- 0 4913 4913"/>
                              <a:gd name="T1" fmla="*/ T0 w 1860"/>
                              <a:gd name="T2" fmla="+- 0 213 -971"/>
                              <a:gd name="T3" fmla="*/ 213 h 1185"/>
                              <a:gd name="T4" fmla="+- 0 5011 4913"/>
                              <a:gd name="T5" fmla="*/ T4 w 1860"/>
                              <a:gd name="T6" fmla="+- 0 184 -971"/>
                              <a:gd name="T7" fmla="*/ 184 h 1185"/>
                              <a:gd name="T8" fmla="+- 0 5115 4913"/>
                              <a:gd name="T9" fmla="*/ T8 w 1860"/>
                              <a:gd name="T10" fmla="+- 0 172 -971"/>
                              <a:gd name="T11" fmla="*/ 172 h 1185"/>
                              <a:gd name="T12" fmla="+- 0 5232 4913"/>
                              <a:gd name="T13" fmla="*/ T12 w 1860"/>
                              <a:gd name="T14" fmla="+- 0 84 -971"/>
                              <a:gd name="T15" fmla="*/ 84 h 1185"/>
                              <a:gd name="T16" fmla="+- 0 5316 4913"/>
                              <a:gd name="T17" fmla="*/ T16 w 1860"/>
                              <a:gd name="T18" fmla="+- 0 45 -971"/>
                              <a:gd name="T19" fmla="*/ 45 h 1185"/>
                              <a:gd name="T20" fmla="+- 0 5434 4913"/>
                              <a:gd name="T21" fmla="*/ T20 w 1860"/>
                              <a:gd name="T22" fmla="+- 0 49 -971"/>
                              <a:gd name="T23" fmla="*/ 49 h 1185"/>
                              <a:gd name="T24" fmla="+- 0 5582 4913"/>
                              <a:gd name="T25" fmla="*/ T24 w 1860"/>
                              <a:gd name="T26" fmla="+- 0 10 -971"/>
                              <a:gd name="T27" fmla="*/ 10 h 1185"/>
                              <a:gd name="T28" fmla="+- 0 5680 4913"/>
                              <a:gd name="T29" fmla="*/ T28 w 1860"/>
                              <a:gd name="T30" fmla="+- 0 -38 -971"/>
                              <a:gd name="T31" fmla="*/ -38 h 1185"/>
                              <a:gd name="T32" fmla="+- 0 5784 4913"/>
                              <a:gd name="T33" fmla="*/ T32 w 1860"/>
                              <a:gd name="T34" fmla="+- 0 -88 -971"/>
                              <a:gd name="T35" fmla="*/ -88 h 1185"/>
                              <a:gd name="T36" fmla="+- 0 5902 4913"/>
                              <a:gd name="T37" fmla="*/ T36 w 1860"/>
                              <a:gd name="T38" fmla="+- 0 -159 -971"/>
                              <a:gd name="T39" fmla="*/ -159 h 1185"/>
                              <a:gd name="T40" fmla="+- 0 5985 4913"/>
                              <a:gd name="T41" fmla="*/ T40 w 1860"/>
                              <a:gd name="T42" fmla="+- 0 -291 -971"/>
                              <a:gd name="T43" fmla="*/ -291 h 1185"/>
                              <a:gd name="T44" fmla="+- 0 6103 4913"/>
                              <a:gd name="T45" fmla="*/ T44 w 1860"/>
                              <a:gd name="T46" fmla="+- 0 -352 -971"/>
                              <a:gd name="T47" fmla="*/ -352 h 1185"/>
                              <a:gd name="T48" fmla="+- 0 6252 4913"/>
                              <a:gd name="T49" fmla="*/ T48 w 1860"/>
                              <a:gd name="T50" fmla="+- 0 -318 -971"/>
                              <a:gd name="T51" fmla="*/ -318 h 1185"/>
                              <a:gd name="T52" fmla="+- 0 6349 4913"/>
                              <a:gd name="T53" fmla="*/ T52 w 1860"/>
                              <a:gd name="T54" fmla="+- 0 -217 -971"/>
                              <a:gd name="T55" fmla="*/ -217 h 1185"/>
                              <a:gd name="T56" fmla="+- 0 6453 4913"/>
                              <a:gd name="T57" fmla="*/ T56 w 1860"/>
                              <a:gd name="T58" fmla="+- 0 -315 -971"/>
                              <a:gd name="T59" fmla="*/ -315 h 1185"/>
                              <a:gd name="T60" fmla="+- 0 6571 4913"/>
                              <a:gd name="T61" fmla="*/ T60 w 1860"/>
                              <a:gd name="T62" fmla="+- 0 -261 -971"/>
                              <a:gd name="T63" fmla="*/ -261 h 1185"/>
                              <a:gd name="T64" fmla="+- 0 6654 4913"/>
                              <a:gd name="T65" fmla="*/ T64 w 1860"/>
                              <a:gd name="T66" fmla="+- 0 -678 -971"/>
                              <a:gd name="T67" fmla="*/ -678 h 1185"/>
                              <a:gd name="T68" fmla="+- 0 6772 4913"/>
                              <a:gd name="T69" fmla="*/ T68 w 1860"/>
                              <a:gd name="T70" fmla="+- 0 -971 -971"/>
                              <a:gd name="T71" fmla="*/ -971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185">
                                <a:moveTo>
                                  <a:pt x="0" y="1184"/>
                                </a:moveTo>
                                <a:lnTo>
                                  <a:pt x="98" y="1155"/>
                                </a:lnTo>
                                <a:lnTo>
                                  <a:pt x="202" y="1143"/>
                                </a:lnTo>
                                <a:lnTo>
                                  <a:pt x="319" y="1055"/>
                                </a:lnTo>
                                <a:lnTo>
                                  <a:pt x="403" y="1016"/>
                                </a:lnTo>
                                <a:lnTo>
                                  <a:pt x="521" y="1020"/>
                                </a:lnTo>
                                <a:lnTo>
                                  <a:pt x="669" y="981"/>
                                </a:lnTo>
                                <a:lnTo>
                                  <a:pt x="767" y="933"/>
                                </a:lnTo>
                                <a:lnTo>
                                  <a:pt x="871" y="883"/>
                                </a:lnTo>
                                <a:lnTo>
                                  <a:pt x="989" y="812"/>
                                </a:lnTo>
                                <a:lnTo>
                                  <a:pt x="1072" y="680"/>
                                </a:lnTo>
                                <a:lnTo>
                                  <a:pt x="1190" y="619"/>
                                </a:lnTo>
                                <a:lnTo>
                                  <a:pt x="1339" y="653"/>
                                </a:lnTo>
                                <a:lnTo>
                                  <a:pt x="1436" y="754"/>
                                </a:lnTo>
                                <a:lnTo>
                                  <a:pt x="1540" y="656"/>
                                </a:lnTo>
                                <a:lnTo>
                                  <a:pt x="1658" y="710"/>
                                </a:lnTo>
                                <a:lnTo>
                                  <a:pt x="1741" y="293"/>
                                </a:lnTo>
                                <a:lnTo>
                                  <a:pt x="1859" y="0"/>
                                </a:lnTo>
                              </a:path>
                            </a:pathLst>
                          </a:custGeom>
                          <a:noFill/>
                          <a:ln w="6640">
                            <a:solidFill>
                              <a:srgbClr val="B6D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369"/>
                        <wps:cNvSpPr>
                          <a:spLocks/>
                        </wps:cNvSpPr>
                        <wps:spPr bwMode="auto">
                          <a:xfrm>
                            <a:off x="4913" y="-972"/>
                            <a:ext cx="1860" cy="1177"/>
                          </a:xfrm>
                          <a:custGeom>
                            <a:avLst/>
                            <a:gdLst>
                              <a:gd name="T0" fmla="+- 0 4913 4913"/>
                              <a:gd name="T1" fmla="*/ T0 w 1860"/>
                              <a:gd name="T2" fmla="+- 0 206 -971"/>
                              <a:gd name="T3" fmla="*/ 206 h 1177"/>
                              <a:gd name="T4" fmla="+- 0 5011 4913"/>
                              <a:gd name="T5" fmla="*/ T4 w 1860"/>
                              <a:gd name="T6" fmla="+- 0 174 -971"/>
                              <a:gd name="T7" fmla="*/ 174 h 1177"/>
                              <a:gd name="T8" fmla="+- 0 5115 4913"/>
                              <a:gd name="T9" fmla="*/ T8 w 1860"/>
                              <a:gd name="T10" fmla="+- 0 166 -971"/>
                              <a:gd name="T11" fmla="*/ 166 h 1177"/>
                              <a:gd name="T12" fmla="+- 0 5232 4913"/>
                              <a:gd name="T13" fmla="*/ T12 w 1860"/>
                              <a:gd name="T14" fmla="+- 0 88 -971"/>
                              <a:gd name="T15" fmla="*/ 88 h 1177"/>
                              <a:gd name="T16" fmla="+- 0 5316 4913"/>
                              <a:gd name="T17" fmla="*/ T16 w 1860"/>
                              <a:gd name="T18" fmla="+- 0 49 -971"/>
                              <a:gd name="T19" fmla="*/ 49 h 1177"/>
                              <a:gd name="T20" fmla="+- 0 5434 4913"/>
                              <a:gd name="T21" fmla="*/ T20 w 1860"/>
                              <a:gd name="T22" fmla="+- 0 52 -971"/>
                              <a:gd name="T23" fmla="*/ 52 h 1177"/>
                              <a:gd name="T24" fmla="+- 0 5582 4913"/>
                              <a:gd name="T25" fmla="*/ T24 w 1860"/>
                              <a:gd name="T26" fmla="+- 0 14 -971"/>
                              <a:gd name="T27" fmla="*/ 14 h 1177"/>
                              <a:gd name="T28" fmla="+- 0 5680 4913"/>
                              <a:gd name="T29" fmla="*/ T28 w 1860"/>
                              <a:gd name="T30" fmla="+- 0 -33 -971"/>
                              <a:gd name="T31" fmla="*/ -33 h 1177"/>
                              <a:gd name="T32" fmla="+- 0 5784 4913"/>
                              <a:gd name="T33" fmla="*/ T32 w 1860"/>
                              <a:gd name="T34" fmla="+- 0 -82 -971"/>
                              <a:gd name="T35" fmla="*/ -82 h 1177"/>
                              <a:gd name="T36" fmla="+- 0 5902 4913"/>
                              <a:gd name="T37" fmla="*/ T36 w 1860"/>
                              <a:gd name="T38" fmla="+- 0 -159 -971"/>
                              <a:gd name="T39" fmla="*/ -159 h 1177"/>
                              <a:gd name="T40" fmla="+- 0 5985 4913"/>
                              <a:gd name="T41" fmla="*/ T40 w 1860"/>
                              <a:gd name="T42" fmla="+- 0 -291 -971"/>
                              <a:gd name="T43" fmla="*/ -291 h 1177"/>
                              <a:gd name="T44" fmla="+- 0 6103 4913"/>
                              <a:gd name="T45" fmla="*/ T44 w 1860"/>
                              <a:gd name="T46" fmla="+- 0 -352 -971"/>
                              <a:gd name="T47" fmla="*/ -352 h 1177"/>
                              <a:gd name="T48" fmla="+- 0 6252 4913"/>
                              <a:gd name="T49" fmla="*/ T48 w 1860"/>
                              <a:gd name="T50" fmla="+- 0 -318 -971"/>
                              <a:gd name="T51" fmla="*/ -318 h 1177"/>
                              <a:gd name="T52" fmla="+- 0 6349 4913"/>
                              <a:gd name="T53" fmla="*/ T52 w 1860"/>
                              <a:gd name="T54" fmla="+- 0 -217 -971"/>
                              <a:gd name="T55" fmla="*/ -217 h 1177"/>
                              <a:gd name="T56" fmla="+- 0 6453 4913"/>
                              <a:gd name="T57" fmla="*/ T56 w 1860"/>
                              <a:gd name="T58" fmla="+- 0 -315 -971"/>
                              <a:gd name="T59" fmla="*/ -315 h 1177"/>
                              <a:gd name="T60" fmla="+- 0 6571 4913"/>
                              <a:gd name="T61" fmla="*/ T60 w 1860"/>
                              <a:gd name="T62" fmla="+- 0 -261 -971"/>
                              <a:gd name="T63" fmla="*/ -261 h 1177"/>
                              <a:gd name="T64" fmla="+- 0 6654 4913"/>
                              <a:gd name="T65" fmla="*/ T64 w 1860"/>
                              <a:gd name="T66" fmla="+- 0 -678 -971"/>
                              <a:gd name="T67" fmla="*/ -678 h 1177"/>
                              <a:gd name="T68" fmla="+- 0 6772 4913"/>
                              <a:gd name="T69" fmla="*/ T68 w 1860"/>
                              <a:gd name="T70" fmla="+- 0 -971 -971"/>
                              <a:gd name="T71" fmla="*/ -971 h 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0" h="1177">
                                <a:moveTo>
                                  <a:pt x="0" y="1177"/>
                                </a:moveTo>
                                <a:lnTo>
                                  <a:pt x="98" y="1145"/>
                                </a:lnTo>
                                <a:lnTo>
                                  <a:pt x="202" y="1137"/>
                                </a:lnTo>
                                <a:lnTo>
                                  <a:pt x="319" y="1059"/>
                                </a:lnTo>
                                <a:lnTo>
                                  <a:pt x="403" y="1020"/>
                                </a:lnTo>
                                <a:lnTo>
                                  <a:pt x="521" y="1023"/>
                                </a:lnTo>
                                <a:lnTo>
                                  <a:pt x="669" y="985"/>
                                </a:lnTo>
                                <a:lnTo>
                                  <a:pt x="767" y="938"/>
                                </a:lnTo>
                                <a:lnTo>
                                  <a:pt x="871" y="889"/>
                                </a:lnTo>
                                <a:lnTo>
                                  <a:pt x="989" y="812"/>
                                </a:lnTo>
                                <a:lnTo>
                                  <a:pt x="1072" y="680"/>
                                </a:lnTo>
                                <a:lnTo>
                                  <a:pt x="1190" y="619"/>
                                </a:lnTo>
                                <a:lnTo>
                                  <a:pt x="1339" y="653"/>
                                </a:lnTo>
                                <a:lnTo>
                                  <a:pt x="1436" y="754"/>
                                </a:lnTo>
                                <a:lnTo>
                                  <a:pt x="1540" y="656"/>
                                </a:lnTo>
                                <a:lnTo>
                                  <a:pt x="1658" y="710"/>
                                </a:lnTo>
                                <a:lnTo>
                                  <a:pt x="1741" y="293"/>
                                </a:lnTo>
                                <a:lnTo>
                                  <a:pt x="1859" y="0"/>
                                </a:lnTo>
                              </a:path>
                            </a:pathLst>
                          </a:custGeom>
                          <a:noFill/>
                          <a:ln w="6640">
                            <a:solidFill>
                              <a:srgbClr val="1663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F776B" id="Group 368" o:spid="_x0000_s1026" style="position:absolute;margin-left:244.15pt;margin-top:-50.6pt;width:94.75pt;height:98.35pt;z-index:15782400;mso-position-horizontal-relative:page" coordorigin="4883,-1012" coordsize="1895,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">
                <v:shape id="Freeform 441" o:spid="_x0000_s1027" style="position:absolute;left:4913;top:-972;width:1860;height:1206;visibility:visible;mso-wrap-style:square;v-text-anchor:top" coordsize="1860,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" path="m,1205r98,-23l202,1181r117,-70l403,1090r118,13l669,1064r98,-47l871,980,989,897r83,-138l1190,679r149,91l1436,781r104,-16l1658,874r83,-287l1859,e" filled="f" strokeweight=".18444mm">
                  <v:path arrowok="t" o:connecttype="custom" o:connectlocs="0,234;98,211;202,210;319,140;403,119;521,132;669,93;767,46;871,9;989,-74;1072,-212;1190,-292;1339,-201;1436,-190;1540,-206;1658,-97;1741,-384;1859,-971" o:connectangles="0,0,0,0,0,0,0,0,0,0,0,0,0,0,0,0,0,0"/>
                </v:shape>
                <v:shape id="Freeform 440" o:spid="_x0000_s1028" style="position:absolute;left:4913;top:-972;width:1860;height:1143;visibility:visible;mso-wrap-style:square;v-text-anchor:top" coordsize="1860,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" path="m,1142r98,-21l202,1112r117,-72l403,1012r118,l669,962r98,-42l871,878,989,770r83,-151l1190,560r149,59l1436,700r104,-44l1658,710r83,-417l1859,e" filled="f" strokecolor="#c34001" strokeweight=".18444mm">
                  <v:path arrowok="t" o:connecttype="custom" o:connectlocs="0,171;98,150;202,141;319,69;403,41;521,41;669,-9;767,-51;871,-93;989,-201;1072,-352;1190,-411;1339,-352;1436,-271;1540,-315;1658,-261;1741,-678;1859,-971" o:connectangles="0,0,0,0,0,0,0,0,0,0,0,0,0,0,0,0,0,0"/>
                </v:shape>
                <v:shape id="Freeform 439" o:spid="_x0000_s1029" style="position:absolute;left:4882;top:143;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" path="m30,l,e" fillcolor="black" stroked="f">
                  <v:path arrowok="t" o:connecttype="custom" o:connectlocs="30,0;0,0" o:connectangles="0,0"/>
                </v:shape>
                <v:line id="Line 438" o:spid="_x0000_s1030" style="position:absolute;visibility:visible;mso-wrap-style:square" from="4913,144" to="49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" strokeweight=".123mm"/>
                <v:shape id="Freeform 437" o:spid="_x0000_s1031" style="position:absolute;left:4882;top:-229;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" path="m30,l,e" fillcolor="black" stroked="f">
                  <v:path arrowok="t" o:connecttype="custom" o:connectlocs="30,0;0,0" o:connectangles="0,0"/>
                </v:shape>
                <v:line id="Line 436" o:spid="_x0000_s1032" style="position:absolute;visibility:visible;mso-wrap-style:square" from="4913,-228" to="4913,-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" strokeweight=".123mm"/>
                <v:shape id="Freeform 435" o:spid="_x0000_s1033" style="position:absolute;left:4882;top:-600;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" path="m30,l,e" fillcolor="black" stroked="f">
                  <v:path arrowok="t" o:connecttype="custom" o:connectlocs="30,0;0,0" o:connectangles="0,0"/>
                </v:shape>
                <v:line id="Line 434" o:spid="_x0000_s1034" style="position:absolute;visibility:visible;mso-wrap-style:square" from="4913,-600" to="491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" strokeweight=".123mm"/>
                <v:shape id="Freeform 433" o:spid="_x0000_s1035" style="position:absolute;left:4882;top:-972;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" path="m30,l,e" fillcolor="black" stroked="f">
                  <v:path arrowok="t" o:connecttype="custom" o:connectlocs="30,0;0,0" o:connectangles="0,0"/>
                </v:shape>
                <v:line id="Line 432" o:spid="_x0000_s1036" style="position:absolute;visibility:visible;mso-wrap-style:square" from="4913,-971" to="491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" strokeweight=".123mm"/>
                <v:shape id="Freeform 431" o:spid="_x0000_s1037" style="position:absolute;left:531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" path="m,l,17e" fillcolor="black" stroked="f">
                  <v:path arrowok="t" o:connecttype="custom" o:connectlocs="0,924;0,941" o:connectangles="0,0"/>
                </v:shape>
                <v:line id="Line 430" o:spid="_x0000_s1038" style="position:absolute;visibility:visible;mso-wrap-style:square" from="5316,924" to="531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" strokeweight=".09222mm"/>
                <v:line id="Line 429" o:spid="_x0000_s1039" style="position:absolute;visibility:visible;mso-wrap-style:square" from="5316,924" to="531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" strokeweight=".07686mm">
                  <v:stroke dashstyle="1 1"/>
                </v:line>
                <v:shape id="Freeform 428" o:spid="_x0000_s1040" style="position:absolute;left:4913;top:-972;width:1860;height:1213;visibility:visible;mso-wrap-style:square;v-text-anchor:top" coordsize="1860,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" path="m,1212r98,-19l202,1182r117,-80l403,1069r118,9l669,1034r98,-52l871,953,989,869r83,-137l1190,631r149,38l1436,781,1540,656r118,54l1741,293,1859,e" filled="f" strokecolor="#fcc28c" strokeweight=".18444mm">
                  <v:path arrowok="t" o:connecttype="custom" o:connectlocs="0,241;98,222;202,211;319,131;403,98;521,107;669,63;767,11;871,-18;989,-102;1072,-239;1190,-340;1339,-302;1436,-190;1540,-315;1658,-261;1741,-678;1859,-971" o:connectangles="0,0,0,0,0,0,0,0,0,0,0,0,0,0,0,0,0,0"/>
                </v:shape>
                <v:shape id="Freeform 427" o:spid="_x0000_s1041" style="position:absolute;left:5114;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" path="m,l,30e" fillcolor="black" stroked="f">
                  <v:path arrowok="t" o:connecttype="custom" o:connectlocs="0,924;0,954" o:connectangles="0,0"/>
                </v:shape>
                <v:line id="Line 426" o:spid="_x0000_s1042" style="position:absolute;visibility:visible;mso-wrap-style:square" from="5115,924" to="5115,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" strokeweight=".123mm"/>
                <v:shape id="Freeform 425" o:spid="_x0000_s1043" style="position:absolute;left:491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" path="m,l,17e" fillcolor="black" stroked="f">
                  <v:path arrowok="t" o:connecttype="custom" o:connectlocs="0,924;0,941" o:connectangles="0,0"/>
                </v:shape>
                <v:line id="Line 424" o:spid="_x0000_s1044" style="position:absolute;visibility:visible;mso-wrap-style:square" from="4913,924" to="491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" strokeweight=".09222mm"/>
                <v:shape id="Freeform 423" o:spid="_x0000_s1045" style="position:absolute;left:496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" path="m,l,17e" fillcolor="black" stroked="f">
                  <v:path arrowok="t" o:connecttype="custom" o:connectlocs="0,924;0,941" o:connectangles="0,0"/>
                </v:shape>
                <v:line id="Line 422" o:spid="_x0000_s1046" style="position:absolute;visibility:visible;mso-wrap-style:square" from="4966,924" to="496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" strokeweight=".09222mm"/>
                <v:shape id="Freeform 421" o:spid="_x0000_s1047" style="position:absolute;left:501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" path="m,l,17e" fillcolor="black" stroked="f">
                  <v:path arrowok="t" o:connecttype="custom" o:connectlocs="0,924;0,941" o:connectangles="0,0"/>
                </v:shape>
                <v:line id="Line 420" o:spid="_x0000_s1048" style="position:absolute;visibility:visible;mso-wrap-style:square" from="5011,924" to="5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" strokeweight=".09222mm"/>
                <v:shape id="Freeform 419" o:spid="_x0000_s1049" style="position:absolute;left:5049;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" path="m,l,17e" fillcolor="black" stroked="f">
                  <v:path arrowok="t" o:connecttype="custom" o:connectlocs="0,924;0,941" o:connectangles="0,0"/>
                </v:shape>
                <v:line id="Line 418" o:spid="_x0000_s1050" style="position:absolute;visibility:visible;mso-wrap-style:square" from="5050,924" to="505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" strokeweight=".09222mm"/>
                <v:shape id="Freeform 417" o:spid="_x0000_s1051" style="position:absolute;left:508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" path="m,l,17e" fillcolor="black" stroked="f">
                  <v:path arrowok="t" o:connecttype="custom" o:connectlocs="0,924;0,941" o:connectangles="0,0"/>
                </v:shape>
                <v:line id="Line 416" o:spid="_x0000_s1052" style="position:absolute;visibility:visible;mso-wrap-style:square" from="5084,924" to="508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" strokeweight=".09222mm"/>
                <v:shape id="Freeform 415" o:spid="_x0000_s1053" style="position:absolute;left:4882;top:886;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" path="m30,l,e" fillcolor="black" stroked="f">
                  <v:path arrowok="t" o:connecttype="custom" o:connectlocs="30,0;0,0" o:connectangles="0,0"/>
                </v:shape>
                <v:line id="Line 414" o:spid="_x0000_s1054" style="position:absolute;visibility:visible;mso-wrap-style:square" from="4913,887" to="49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" strokeweight=".123mm"/>
                <v:shape id="Freeform 413" o:spid="_x0000_s1055" style="position:absolute;left:4882;top:515;width:31;height:2;visibility:visible;mso-wrap-style:square;v-text-anchor:top" coordsize="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" path="m30,l,e" fillcolor="black" stroked="f">
                  <v:path arrowok="t" o:connecttype="custom" o:connectlocs="30,0;0,0" o:connectangles="0,0"/>
                </v:shape>
                <v:line id="Line 412" o:spid="_x0000_s1056" style="position:absolute;visibility:visible;mso-wrap-style:square" from="4913,515" to="491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" strokeweight=".123mm"/>
                <v:line id="Line 411" o:spid="_x0000_s1057" style="position:absolute;visibility:visible;mso-wrap-style:square" from="4913,924" to="49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" strokeweight=".123mm"/>
                <v:shape id="Freeform 410" o:spid="_x0000_s1058" style="position:absolute;left:677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" path="m,l,17e" fillcolor="black" stroked="f">
                  <v:path arrowok="t" o:connecttype="custom" o:connectlocs="0,924;0,941" o:connectangles="0,0"/>
                </v:shape>
                <v:line id="Line 409" o:spid="_x0000_s1059" style="position:absolute;visibility:visible;mso-wrap-style:square" from="6772,924" to="677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" strokeweight=".09222mm"/>
                <v:line id="Line 408" o:spid="_x0000_s1060" style="position:absolute;visibility:visible;mso-wrap-style:square" from="6772,924" to="677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" strokeweight=".123mm"/>
                <v:shape id="Freeform 407" o:spid="_x0000_s1061" style="position:absolute;left:5783;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" path="m,l,30e" fillcolor="black" stroked="f">
                  <v:path arrowok="t" o:connecttype="custom" o:connectlocs="0,924;0,954" o:connectangles="0,0"/>
                </v:shape>
                <v:line id="Line 406" o:spid="_x0000_s1062" style="position:absolute;visibility:visible;mso-wrap-style:square" from="5784,924" to="578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" strokeweight=".123mm"/>
                <v:shape id="Freeform 405" o:spid="_x0000_s1063" style="position:absolute;left:5517;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" path="m,l,17e" fillcolor="black" stroked="f">
                  <v:path arrowok="t" o:connecttype="custom" o:connectlocs="0,924;0,941" o:connectangles="0,0"/>
                </v:shape>
                <v:line id="Line 404" o:spid="_x0000_s1064" style="position:absolute;visibility:visible;mso-wrap-style:square" from="5517,924" to="551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" strokeweight=".09222mm"/>
                <v:shape id="Freeform 403" o:spid="_x0000_s1065" style="position:absolute;left:558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" path="m,l,17e" fillcolor="black" stroked="f">
                  <v:path arrowok="t" o:connecttype="custom" o:connectlocs="0,924;0,941" o:connectangles="0,0"/>
                </v:shape>
                <v:line id="Line 402" o:spid="_x0000_s1066" style="position:absolute;visibility:visible;mso-wrap-style:square" from="5582,924" to="558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" strokeweight=".09222mm"/>
                <v:shape id="Freeform 401" o:spid="_x0000_s1067" style="position:absolute;left:563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" path="m,l,17e" fillcolor="black" stroked="f">
                  <v:path arrowok="t" o:connecttype="custom" o:connectlocs="0,924;0,941" o:connectangles="0,0"/>
                </v:shape>
                <v:line id="Line 400" o:spid="_x0000_s1068" style="position:absolute;visibility:visible;mso-wrap-style:square" from="5635,924" to="563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" strokeweight=".09222mm"/>
                <v:shape id="Freeform 399" o:spid="_x0000_s1069" style="position:absolute;left:5680;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" path="m,l,17e" fillcolor="black" stroked="f">
                  <v:path arrowok="t" o:connecttype="custom" o:connectlocs="0,924;0,941" o:connectangles="0,0"/>
                </v:shape>
                <v:line id="Line 398" o:spid="_x0000_s1070" style="position:absolute;visibility:visible;mso-wrap-style:square" from="5680,924" to="568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" strokeweight=".09222mm"/>
                <v:shape id="Freeform 397" o:spid="_x0000_s1071" style="position:absolute;left:571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" path="m,l,17e" fillcolor="black" stroked="f">
                  <v:path arrowok="t" o:connecttype="custom" o:connectlocs="0,924;0,941" o:connectangles="0,0"/>
                </v:shape>
                <v:line id="Line 396" o:spid="_x0000_s1072" style="position:absolute;visibility:visible;mso-wrap-style:square" from="5719,924" to="571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" strokeweight=".09222mm"/>
                <v:shape id="Freeform 395" o:spid="_x0000_s1073" style="position:absolute;left:575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" path="m,l,17e" fillcolor="black" stroked="f">
                  <v:path arrowok="t" o:connecttype="custom" o:connectlocs="0,924;0,941" o:connectangles="0,0"/>
                </v:shape>
                <v:line id="Line 394" o:spid="_x0000_s1074" style="position:absolute;visibility:visible;mso-wrap-style:square" from="5753,924" to="575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" strokeweight=".09222mm"/>
                <v:shape id="Freeform 393" o:spid="_x0000_s1075" style="position:absolute;left:6452;top:923;width:2;height:31;visibility:visible;mso-wrap-style:square;v-text-anchor:top" coordsize="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" path="m,l,30e" fillcolor="black" stroked="f">
                  <v:path arrowok="t" o:connecttype="custom" o:connectlocs="0,924;0,954" o:connectangles="0,0"/>
                </v:shape>
                <v:line id="Line 392" o:spid="_x0000_s1076" style="position:absolute;visibility:visible;mso-wrap-style:square" from="6453,924" to="645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" strokeweight=".123mm"/>
                <v:shape id="Freeform 391" o:spid="_x0000_s1077" style="position:absolute;left:6186;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" path="m,l,17e" fillcolor="black" stroked="f">
                  <v:path arrowok="t" o:connecttype="custom" o:connectlocs="0,924;0,941" o:connectangles="0,0"/>
                </v:shape>
                <v:line id="Line 390" o:spid="_x0000_s1078" style="position:absolute;visibility:visible;mso-wrap-style:square" from="6187,924" to="618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" strokeweight=".09222mm"/>
                <v:shape id="Freeform 389" o:spid="_x0000_s1079" style="position:absolute;left:6251;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" path="m,l,17e" fillcolor="black" stroked="f">
                  <v:path arrowok="t" o:connecttype="custom" o:connectlocs="0,924;0,941" o:connectangles="0,0"/>
                </v:shape>
                <v:line id="Line 388" o:spid="_x0000_s1080" style="position:absolute;visibility:visible;mso-wrap-style:square" from="6252,924" to="625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" strokeweight=".09222mm"/>
                <v:shape id="Freeform 387" o:spid="_x0000_s1081" style="position:absolute;left:630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" path="m,l,17e" fillcolor="black" stroked="f">
                  <v:path arrowok="t" o:connecttype="custom" o:connectlocs="0,924;0,941" o:connectangles="0,0"/>
                </v:shape>
                <v:line id="Line 386" o:spid="_x0000_s1082" style="position:absolute;visibility:visible;mso-wrap-style:square" from="6305,924" to="630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" strokeweight=".09222mm"/>
                <v:shape id="Freeform 385" o:spid="_x0000_s1083" style="position:absolute;left:6349;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" path="m,l,17e" fillcolor="black" stroked="f">
                  <v:path arrowok="t" o:connecttype="custom" o:connectlocs="0,924;0,941" o:connectangles="0,0"/>
                </v:shape>
                <v:line id="Line 384" o:spid="_x0000_s1084" style="position:absolute;visibility:visible;mso-wrap-style:square" from="6349,924" to="634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" strokeweight=".09222mm"/>
                <v:shape id="Freeform 383" o:spid="_x0000_s1085" style="position:absolute;left:6388;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" path="m,l,17e" fillcolor="black" stroked="f">
                  <v:path arrowok="t" o:connecttype="custom" o:connectlocs="0,924;0,941" o:connectangles="0,0"/>
                </v:shape>
                <v:line id="Line 382" o:spid="_x0000_s1086" style="position:absolute;visibility:visible;mso-wrap-style:square" from="6388,924" to="638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" strokeweight=".09222mm"/>
                <v:shape id="Freeform 381" o:spid="_x0000_s1087" style="position:absolute;left:6422;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" path="m,l,17e" fillcolor="black" stroked="f">
                  <v:path arrowok="t" o:connecttype="custom" o:connectlocs="0,924;0,941" o:connectangles="0,0"/>
                </v:shape>
                <v:line id="Line 380" o:spid="_x0000_s1088" style="position:absolute;visibility:visible;mso-wrap-style:square" from="6422,924" to="6422,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" strokeweight=".09222mm"/>
                <v:shape id="Freeform 379" o:spid="_x0000_s1089" style="position:absolute;left:543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" path="m,l,17e" fillcolor="black" stroked="f">
                  <v:path arrowok="t" o:connecttype="custom" o:connectlocs="0,924;0,941" o:connectangles="0,0"/>
                </v:shape>
                <v:line id="Line 378" o:spid="_x0000_s1090" style="position:absolute;visibility:visible;mso-wrap-style:square" from="5434,924" to="543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" strokeweight=".09222mm"/>
                <v:shape id="Freeform 377" o:spid="_x0000_s1091" style="position:absolute;left:5985;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" path="m,l,17e" fillcolor="black" stroked="f">
                  <v:path arrowok="t" o:connecttype="custom" o:connectlocs="0,924;0,941" o:connectangles="0,0"/>
                </v:shape>
                <v:line id="Line 376" o:spid="_x0000_s1092" style="position:absolute;visibility:visible;mso-wrap-style:square" from="5985,924" to="598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" strokeweight=".09222mm"/>
                <v:shape id="Freeform 375" o:spid="_x0000_s1093" style="position:absolute;left:6103;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" path="m,l,17e" fillcolor="black" stroked="f">
                  <v:path arrowok="t" o:connecttype="custom" o:connectlocs="0,924;0,941" o:connectangles="0,0"/>
                </v:shape>
                <v:line id="Line 374" o:spid="_x0000_s1094" style="position:absolute;visibility:visible;mso-wrap-style:square" from="6103,924" to="610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" strokeweight=".09222mm"/>
                <v:shape id="Freeform 373" o:spid="_x0000_s1095" style="position:absolute;left:6654;top:923;width:2;height:18;visibility:visible;mso-wrap-style:square;v-text-anchor:top" coordsize="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" path="m,l,17e" fillcolor="black" stroked="f">
                  <v:path arrowok="t" o:connecttype="custom" o:connectlocs="0,924;0,941" o:connectangles="0,0"/>
                </v:shape>
                <v:line id="Line 372" o:spid="_x0000_s1096" style="position:absolute;visibility:visible;mso-wrap-style:square" from="6654,924" to="66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" strokeweight=".09222mm"/>
                <v:shape id="AutoShape 371" o:spid="_x0000_s1097" style="position:absolute;left:4913;top:-1009;width:1860;height:1933;visibility:visible;mso-wrap-style:square;v-text-anchor:top" coordsize="1860,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" path="m,1932r1859,m,l1859,e" filled="f" strokeweight=".123mm">
                  <v:path arrowok="t" o:connecttype="custom" o:connectlocs="0,924;1859,924;0,-1008;1859,-1008" o:connectangles="0,0,0,0"/>
                </v:shape>
                <v:shape id="Freeform 370" o:spid="_x0000_s1098" style="position:absolute;left:4913;top:-972;width:1860;height:1185;visibility:visible;mso-wrap-style:square;v-text-anchor:top" coordsize="1860,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" path="m,1184r98,-29l202,1143r117,-88l403,1016r118,4l669,981r98,-48l871,883,989,812r83,-132l1190,619r149,34l1436,754r104,-98l1658,710r83,-417l1859,e" filled="f" strokecolor="#b6d4e9" strokeweight=".18444mm">
                  <v:path arrowok="t" o:connecttype="custom" o:connectlocs="0,213;98,184;202,172;319,84;403,45;521,49;669,10;767,-38;871,-88;989,-159;1072,-291;1190,-352;1339,-318;1436,-217;1540,-315;1658,-261;1741,-678;1859,-971" o:connectangles="0,0,0,0,0,0,0,0,0,0,0,0,0,0,0,0,0,0"/>
                </v:shape>
                <v:shape id="Freeform 369" o:spid="_x0000_s1099" style="position:absolute;left:4913;top:-972;width:1860;height:1177;visibility:visible;mso-wrap-style:square;v-text-anchor:top" coordsize="1860,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" path="m,1177r98,-32l202,1137r117,-78l403,1020r118,3l669,985r98,-47l871,889,989,812r83,-132l1190,619r149,34l1436,754r104,-98l1658,710r83,-417l1859,e" filled="f" strokecolor="#1663aa" strokeweight=".18444mm">
                  <v:path arrowok="t" o:connecttype="custom" o:connectlocs="0,206;98,174;202,166;319,88;403,49;521,52;669,14;767,-33;871,-82;989,-159;1072,-291;1190,-352;1339,-318;1436,-217;1540,-315;1658,-261;1741,-678;1859,-971" o:connectangles="0,0,0,0,0,0,0,0,0,0,0,0,0,0,0,0,0,0"/>
                </v:shape>
                <w10:wrap anchorx="page"/>
              </v:group>
            </w:pict>
          </mc:Fallback>
        </mc:AlternateContent>
      </w:r>
      <w:r w:rsidR="00462487">
        <w:rPr>
          <w:rFonts w:ascii="Verdana"/>
          <w:sz w:val="11"/>
        </w:rPr>
        <w:t>0.4</w:t>
      </w:r>
    </w:p>
    <w:p w14:paraId="6F556B0A" w14:textId="77777777" w:rsidR="00E2709D" w:rsidRDefault="00E2709D">
      <w:pPr>
        <w:pStyle w:val="BodyText"/>
        <w:spacing w:before="4"/>
        <w:rPr>
          <w:rFonts w:ascii="Verdana"/>
          <w:sz w:val="13"/>
        </w:rPr>
      </w:pPr>
    </w:p>
    <w:p w14:paraId="3AF85818" w14:textId="7E9E8660" w:rsidR="00E2709D" w:rsidRDefault="00285D5B">
      <w:pPr>
        <w:spacing w:before="76"/>
        <w:ind w:left="841"/>
        <w:rPr>
          <w:rFonts w:ascii="Verdana"/>
          <w:sz w:val="11"/>
        </w:rPr>
      </w:pPr>
      <w:r>
        <w:rPr>
          <w:noProof/>
        </w:rPr>
        <mc:AlternateContent>
          <mc:Choice Requires="wps">
            <w:drawing>
              <wp:anchor distT="0" distB="0" distL="114300" distR="114300" simplePos="0" relativeHeight="15787520" behindDoc="0" locked="0" layoutInCell="1" allowOverlap="1" wp14:anchorId="1A505A20" wp14:editId="1414D791">
                <wp:simplePos x="0" y="0"/>
                <wp:positionH relativeFrom="page">
                  <wp:posOffset>1871345</wp:posOffset>
                </wp:positionH>
                <wp:positionV relativeFrom="paragraph">
                  <wp:posOffset>-53975</wp:posOffset>
                </wp:positionV>
                <wp:extent cx="100330" cy="393700"/>
                <wp:effectExtent l="0" t="0" r="0" b="0"/>
                <wp:wrapNone/>
                <wp:docPr id="371"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317DB" w14:textId="77777777" w:rsidR="00E749F9" w:rsidRDefault="00E749F9">
                            <w:pPr>
                              <w:spacing w:before="2"/>
                              <w:ind w:left="20"/>
                              <w:rPr>
                                <w:rFonts w:ascii="Verdana"/>
                                <w:sz w:val="11"/>
                              </w:rPr>
                            </w:pPr>
                            <w:r>
                              <w:rPr>
                                <w:rFonts w:ascii="Verdana"/>
                                <w:w w:val="110"/>
                                <w:sz w:val="11"/>
                              </w:rPr>
                              <w:t>min.</w:t>
                            </w:r>
                            <w:r>
                              <w:rPr>
                                <w:rFonts w:ascii="Verdana"/>
                                <w:spacing w:val="-3"/>
                                <w:w w:val="110"/>
                                <w:sz w:val="11"/>
                              </w:rPr>
                              <w:t xml:space="preserve"> </w:t>
                            </w:r>
                            <w:r>
                              <w:rPr>
                                <w:rFonts w:ascii="Verdana"/>
                                <w:w w:val="110"/>
                                <w:sz w:val="11"/>
                              </w:rPr>
                              <w:t>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05A20" id="Text Box 367" o:spid="_x0000_s1202" type="#_x0000_t202" style="position:absolute;left:0;text-align:left;margin-left:147.35pt;margin-top:-4.25pt;width:7.9pt;height:31pt;z-index:1578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" filled="f" stroked="f">
                <v:textbox style="layout-flow:vertical;mso-layout-flow-alt:bottom-to-top" inset="0,0,0,0">
                  <w:txbxContent>
                    <w:p w14:paraId="73F317DB" w14:textId="77777777" w:rsidR="00E749F9" w:rsidRDefault="00E749F9">
                      <w:pPr>
                        <w:spacing w:before="2"/>
                        <w:ind w:left="20"/>
                        <w:rPr>
                          <w:rFonts w:ascii="Verdana"/>
                          <w:sz w:val="11"/>
                        </w:rPr>
                      </w:pPr>
                      <w:r>
                        <w:rPr>
                          <w:rFonts w:ascii="Verdana"/>
                          <w:w w:val="110"/>
                          <w:sz w:val="11"/>
                        </w:rPr>
                        <w:t>min.</w:t>
                      </w:r>
                      <w:r>
                        <w:rPr>
                          <w:rFonts w:ascii="Verdana"/>
                          <w:spacing w:val="-3"/>
                          <w:w w:val="110"/>
                          <w:sz w:val="11"/>
                        </w:rPr>
                        <w:t xml:space="preserve"> </w:t>
                      </w:r>
                      <w:r>
                        <w:rPr>
                          <w:rFonts w:ascii="Verdana"/>
                          <w:w w:val="110"/>
                          <w:sz w:val="11"/>
                        </w:rPr>
                        <w:t>area</w:t>
                      </w:r>
                    </w:p>
                  </w:txbxContent>
                </v:textbox>
                <w10:wrap anchorx="page"/>
              </v:shape>
            </w:pict>
          </mc:Fallback>
        </mc:AlternateContent>
      </w:r>
      <w:r w:rsidR="00462487">
        <w:rPr>
          <w:rFonts w:ascii="Verdana"/>
          <w:sz w:val="11"/>
        </w:rPr>
        <w:t>0.2</w:t>
      </w:r>
    </w:p>
    <w:p w14:paraId="64585520" w14:textId="77777777" w:rsidR="00E2709D" w:rsidRDefault="00E2709D">
      <w:pPr>
        <w:pStyle w:val="BodyText"/>
        <w:spacing w:before="4"/>
        <w:rPr>
          <w:rFonts w:ascii="Verdana"/>
          <w:sz w:val="13"/>
        </w:rPr>
      </w:pPr>
    </w:p>
    <w:p w14:paraId="2BC6A69C" w14:textId="77777777" w:rsidR="00E2709D" w:rsidRDefault="00E2709D">
      <w:pPr>
        <w:rPr>
          <w:rFonts w:ascii="Verdana"/>
          <w:sz w:val="13"/>
        </w:rPr>
        <w:sectPr w:rsidR="00E2709D">
          <w:type w:val="continuous"/>
          <w:pgSz w:w="12240" w:h="15840"/>
          <w:pgMar w:top="1500" w:right="1720" w:bottom="280" w:left="1600" w:header="720" w:footer="720" w:gutter="0"/>
          <w:cols w:space="720"/>
        </w:sectPr>
      </w:pPr>
    </w:p>
    <w:p w14:paraId="7EF27D6B" w14:textId="77777777" w:rsidR="00E2709D" w:rsidRDefault="00462487">
      <w:pPr>
        <w:spacing w:before="76"/>
        <w:jc w:val="right"/>
        <w:rPr>
          <w:rFonts w:ascii="Verdana"/>
          <w:sz w:val="11"/>
        </w:rPr>
      </w:pPr>
      <w:r>
        <w:rPr>
          <w:rFonts w:ascii="Verdana"/>
          <w:sz w:val="11"/>
        </w:rPr>
        <w:t>0.0</w:t>
      </w:r>
    </w:p>
    <w:p w14:paraId="37C26E67" w14:textId="77777777" w:rsidR="00E2709D" w:rsidRDefault="00462487">
      <w:pPr>
        <w:pStyle w:val="BodyText"/>
        <w:spacing w:before="11"/>
        <w:rPr>
          <w:rFonts w:ascii="Verdana"/>
          <w:sz w:val="17"/>
        </w:rPr>
      </w:pPr>
      <w:r>
        <w:br w:type="column"/>
      </w:r>
    </w:p>
    <w:p w14:paraId="39123B10" w14:textId="77777777" w:rsidR="00E2709D" w:rsidRDefault="00462487">
      <w:pPr>
        <w:spacing w:before="1"/>
        <w:ind w:left="122"/>
        <w:rPr>
          <w:rFonts w:ascii="Verdana"/>
          <w:sz w:val="11"/>
        </w:rPr>
      </w:pPr>
      <w:r>
        <w:rPr>
          <w:rFonts w:ascii="Verdana"/>
          <w:w w:val="103"/>
          <w:sz w:val="11"/>
        </w:rPr>
        <w:t>1</w:t>
      </w:r>
      <w:r>
        <w:rPr>
          <w:rFonts w:ascii="Verdana"/>
          <w:spacing w:val="1"/>
          <w:w w:val="103"/>
          <w:sz w:val="11"/>
        </w:rPr>
        <w:t>0</w:t>
      </w:r>
      <w:r>
        <w:rPr>
          <w:rFonts w:ascii="Verdana"/>
          <w:w w:val="124"/>
          <w:sz w:val="11"/>
          <w:vertAlign w:val="superscript"/>
        </w:rPr>
        <w:t>3</w:t>
      </w:r>
    </w:p>
    <w:p w14:paraId="0B709FE5" w14:textId="77777777" w:rsidR="00E2709D" w:rsidRDefault="00462487">
      <w:pPr>
        <w:pStyle w:val="BodyText"/>
        <w:spacing w:before="10"/>
        <w:rPr>
          <w:rFonts w:ascii="Verdana"/>
          <w:sz w:val="17"/>
        </w:rPr>
      </w:pPr>
      <w:r>
        <w:br w:type="column"/>
      </w:r>
    </w:p>
    <w:p w14:paraId="7AB2C7D0" w14:textId="77777777" w:rsidR="00E2709D" w:rsidRDefault="00462487">
      <w:pPr>
        <w:tabs>
          <w:tab w:val="left" w:pos="1102"/>
        </w:tabs>
        <w:spacing w:before="1"/>
        <w:ind w:left="433"/>
        <w:rPr>
          <w:rFonts w:ascii="Verdana"/>
          <w:sz w:val="11"/>
        </w:rPr>
      </w:pPr>
      <w:r>
        <w:rPr>
          <w:rFonts w:ascii="Verdana"/>
          <w:w w:val="110"/>
          <w:sz w:val="11"/>
        </w:rPr>
        <w:t>10</w:t>
      </w:r>
      <w:r>
        <w:rPr>
          <w:rFonts w:ascii="Verdana"/>
          <w:w w:val="110"/>
          <w:sz w:val="11"/>
          <w:vertAlign w:val="superscript"/>
        </w:rPr>
        <w:t>4</w:t>
      </w:r>
      <w:r>
        <w:rPr>
          <w:rFonts w:ascii="Verdana"/>
          <w:w w:val="110"/>
          <w:sz w:val="11"/>
        </w:rPr>
        <w:tab/>
      </w:r>
      <w:r>
        <w:rPr>
          <w:rFonts w:ascii="Verdana"/>
          <w:spacing w:val="-5"/>
          <w:w w:val="110"/>
          <w:sz w:val="11"/>
        </w:rPr>
        <w:t>10</w:t>
      </w:r>
      <w:r>
        <w:rPr>
          <w:rFonts w:ascii="Verdana"/>
          <w:spacing w:val="-5"/>
          <w:w w:val="110"/>
          <w:sz w:val="11"/>
          <w:vertAlign w:val="superscript"/>
        </w:rPr>
        <w:t>5</w:t>
      </w:r>
    </w:p>
    <w:p w14:paraId="37A87C89" w14:textId="450A14C5" w:rsidR="00E2709D" w:rsidRDefault="00285D5B">
      <w:pPr>
        <w:spacing w:before="17"/>
        <w:ind w:left="172"/>
        <w:rPr>
          <w:rFonts w:ascii="Verdana" w:hAnsi="Verdana"/>
          <w:sz w:val="12"/>
        </w:rPr>
      </w:pPr>
      <w:r>
        <w:rPr>
          <w:noProof/>
        </w:rPr>
        <mc:AlternateContent>
          <mc:Choice Requires="wps">
            <w:drawing>
              <wp:anchor distT="0" distB="0" distL="114300" distR="114300" simplePos="0" relativeHeight="484981248" behindDoc="1" locked="0" layoutInCell="1" allowOverlap="1" wp14:anchorId="179E2DCF" wp14:editId="4A29EA30">
                <wp:simplePos x="0" y="0"/>
                <wp:positionH relativeFrom="page">
                  <wp:posOffset>2246630</wp:posOffset>
                </wp:positionH>
                <wp:positionV relativeFrom="paragraph">
                  <wp:posOffset>39370</wp:posOffset>
                </wp:positionV>
                <wp:extent cx="52070" cy="48895"/>
                <wp:effectExtent l="0" t="0" r="0" b="0"/>
                <wp:wrapNone/>
                <wp:docPr id="370" name="AutoShape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8895"/>
                        </a:xfrm>
                        <a:custGeom>
                          <a:avLst/>
                          <a:gdLst>
                            <a:gd name="T0" fmla="+- 0 3538 3538"/>
                            <a:gd name="T1" fmla="*/ T0 w 82"/>
                            <a:gd name="T2" fmla="+- 0 62 62"/>
                            <a:gd name="T3" fmla="*/ 62 h 77"/>
                            <a:gd name="T4" fmla="+- 0 3538 3538"/>
                            <a:gd name="T5" fmla="*/ T4 w 82"/>
                            <a:gd name="T6" fmla="+- 0 73 62"/>
                            <a:gd name="T7" fmla="*/ 73 h 77"/>
                            <a:gd name="T8" fmla="+- 0 3599 3538"/>
                            <a:gd name="T9" fmla="*/ T8 w 82"/>
                            <a:gd name="T10" fmla="+- 0 90 62"/>
                            <a:gd name="T11" fmla="*/ 90 h 77"/>
                            <a:gd name="T12" fmla="+- 0 3538 3538"/>
                            <a:gd name="T13" fmla="*/ T12 w 82"/>
                            <a:gd name="T14" fmla="+- 0 108 62"/>
                            <a:gd name="T15" fmla="*/ 108 h 77"/>
                            <a:gd name="T16" fmla="+- 0 3538 3538"/>
                            <a:gd name="T17" fmla="*/ T16 w 82"/>
                            <a:gd name="T18" fmla="+- 0 119 62"/>
                            <a:gd name="T19" fmla="*/ 119 h 77"/>
                            <a:gd name="T20" fmla="+- 0 3620 3538"/>
                            <a:gd name="T21" fmla="*/ T20 w 82"/>
                            <a:gd name="T22" fmla="+- 0 96 62"/>
                            <a:gd name="T23" fmla="*/ 96 h 77"/>
                            <a:gd name="T24" fmla="+- 0 3620 3538"/>
                            <a:gd name="T25" fmla="*/ T24 w 82"/>
                            <a:gd name="T26" fmla="+- 0 85 62"/>
                            <a:gd name="T27" fmla="*/ 85 h 77"/>
                            <a:gd name="T28" fmla="+- 0 3538 3538"/>
                            <a:gd name="T29" fmla="*/ T28 w 82"/>
                            <a:gd name="T30" fmla="+- 0 62 62"/>
                            <a:gd name="T31" fmla="*/ 62 h 77"/>
                            <a:gd name="T32" fmla="+- 0 3620 3538"/>
                            <a:gd name="T33" fmla="*/ T32 w 82"/>
                            <a:gd name="T34" fmla="+- 0 127 62"/>
                            <a:gd name="T35" fmla="*/ 127 h 77"/>
                            <a:gd name="T36" fmla="+- 0 3538 3538"/>
                            <a:gd name="T37" fmla="*/ T36 w 82"/>
                            <a:gd name="T38" fmla="+- 0 127 62"/>
                            <a:gd name="T39" fmla="*/ 127 h 77"/>
                            <a:gd name="T40" fmla="+- 0 3538 3538"/>
                            <a:gd name="T41" fmla="*/ T40 w 82"/>
                            <a:gd name="T42" fmla="+- 0 138 62"/>
                            <a:gd name="T43" fmla="*/ 138 h 77"/>
                            <a:gd name="T44" fmla="+- 0 3620 3538"/>
                            <a:gd name="T45" fmla="*/ T44 w 82"/>
                            <a:gd name="T46" fmla="+- 0 138 62"/>
                            <a:gd name="T47" fmla="*/ 138 h 77"/>
                            <a:gd name="T48" fmla="+- 0 3620 3538"/>
                            <a:gd name="T49" fmla="*/ T48 w 82"/>
                            <a:gd name="T50" fmla="+- 0 127 62"/>
                            <a:gd name="T51" fmla="*/ 127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2" h="77">
                              <a:moveTo>
                                <a:pt x="0" y="0"/>
                              </a:moveTo>
                              <a:lnTo>
                                <a:pt x="0" y="11"/>
                              </a:lnTo>
                              <a:lnTo>
                                <a:pt x="61" y="28"/>
                              </a:lnTo>
                              <a:lnTo>
                                <a:pt x="0" y="46"/>
                              </a:lnTo>
                              <a:lnTo>
                                <a:pt x="0" y="57"/>
                              </a:lnTo>
                              <a:lnTo>
                                <a:pt x="82" y="34"/>
                              </a:lnTo>
                              <a:lnTo>
                                <a:pt x="82" y="23"/>
                              </a:lnTo>
                              <a:lnTo>
                                <a:pt x="0" y="0"/>
                              </a:lnTo>
                              <a:close/>
                              <a:moveTo>
                                <a:pt x="82" y="65"/>
                              </a:moveTo>
                              <a:lnTo>
                                <a:pt x="0" y="65"/>
                              </a:lnTo>
                              <a:lnTo>
                                <a:pt x="0" y="76"/>
                              </a:lnTo>
                              <a:lnTo>
                                <a:pt x="82" y="76"/>
                              </a:lnTo>
                              <a:lnTo>
                                <a:pt x="8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55213" id="AutoShape 366" o:spid="_x0000_s1026" style="position:absolute;margin-left:176.9pt;margin-top:3.1pt;width:4.1pt;height:3.85pt;z-index:-1833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" path="m,l,11,61,28,,46,,57,82,34r,-11l,xm82,65l,65,,76r82,l82,65xe" fillcolor="black" stroked="f">
                <v:path arrowok="t" o:connecttype="custom" o:connectlocs="0,39370;0,46355;38735,57150;0,68580;0,75565;52070,60960;52070,53975;0,39370;52070,80645;0,80645;0,87630;52070,87630;52070,80645" o:connectangles="0,0,0,0,0,0,0,0,0,0,0,0,0"/>
                <w10:wrap anchorx="page"/>
              </v:shape>
            </w:pict>
          </mc:Fallback>
        </mc:AlternateContent>
      </w:r>
      <w:r w:rsidR="00462487">
        <w:rPr>
          <w:rFonts w:ascii="Verdana" w:hAnsi="Verdana"/>
          <w:w w:val="105"/>
          <w:sz w:val="12"/>
        </w:rPr>
        <w:t xml:space="preserve">area </w:t>
      </w:r>
      <w:proofErr w:type="gramStart"/>
      <w:r w:rsidR="00462487">
        <w:rPr>
          <w:rFonts w:ascii="Verdana" w:hAnsi="Verdana"/>
          <w:w w:val="105"/>
          <w:sz w:val="12"/>
        </w:rPr>
        <w:t xml:space="preserve">  </w:t>
      </w:r>
      <w:r w:rsidR="00462487">
        <w:rPr>
          <w:rFonts w:ascii="Verdana" w:hAnsi="Verdana"/>
          <w:spacing w:val="25"/>
          <w:w w:val="105"/>
          <w:sz w:val="12"/>
        </w:rPr>
        <w:t xml:space="preserve"> </w:t>
      </w:r>
      <w:r w:rsidR="00462487">
        <w:rPr>
          <w:rFonts w:ascii="Verdana" w:hAnsi="Verdana"/>
          <w:w w:val="105"/>
          <w:sz w:val="12"/>
        </w:rPr>
        <w:t>(</w:t>
      </w:r>
      <w:proofErr w:type="gramEnd"/>
      <w:r w:rsidR="00462487">
        <w:rPr>
          <w:rFonts w:ascii="Verdana" w:hAnsi="Verdana"/>
          <w:w w:val="105"/>
          <w:sz w:val="12"/>
        </w:rPr>
        <w:t>km²)</w:t>
      </w:r>
    </w:p>
    <w:p w14:paraId="55BE64EA" w14:textId="77777777" w:rsidR="00E2709D" w:rsidRDefault="00462487">
      <w:pPr>
        <w:pStyle w:val="BodyText"/>
        <w:spacing w:before="11"/>
        <w:rPr>
          <w:rFonts w:ascii="Verdana"/>
          <w:sz w:val="17"/>
        </w:rPr>
      </w:pPr>
      <w:r>
        <w:br w:type="column"/>
      </w:r>
    </w:p>
    <w:p w14:paraId="04325A59" w14:textId="77777777" w:rsidR="00E2709D" w:rsidRDefault="00462487">
      <w:pPr>
        <w:spacing w:before="1"/>
        <w:jc w:val="right"/>
        <w:rPr>
          <w:rFonts w:ascii="Verdana"/>
          <w:sz w:val="11"/>
        </w:rPr>
      </w:pPr>
      <w:r>
        <w:rPr>
          <w:rFonts w:ascii="Verdana"/>
          <w:w w:val="110"/>
          <w:sz w:val="11"/>
        </w:rPr>
        <w:t>10</w:t>
      </w:r>
      <w:r>
        <w:rPr>
          <w:rFonts w:ascii="Verdana"/>
          <w:w w:val="110"/>
          <w:sz w:val="11"/>
          <w:vertAlign w:val="superscript"/>
        </w:rPr>
        <w:t>3</w:t>
      </w:r>
    </w:p>
    <w:p w14:paraId="1AC0CD0B" w14:textId="77777777" w:rsidR="00E2709D" w:rsidRDefault="00462487">
      <w:pPr>
        <w:pStyle w:val="BodyText"/>
        <w:spacing w:before="10"/>
        <w:rPr>
          <w:rFonts w:ascii="Verdana"/>
          <w:sz w:val="17"/>
        </w:rPr>
      </w:pPr>
      <w:r>
        <w:br w:type="column"/>
      </w:r>
    </w:p>
    <w:p w14:paraId="7186E820" w14:textId="77777777" w:rsidR="00E2709D" w:rsidRDefault="00462487">
      <w:pPr>
        <w:tabs>
          <w:tab w:val="left" w:pos="1102"/>
        </w:tabs>
        <w:spacing w:before="1"/>
        <w:ind w:left="433"/>
        <w:rPr>
          <w:rFonts w:ascii="Verdana"/>
          <w:sz w:val="11"/>
        </w:rPr>
      </w:pPr>
      <w:r>
        <w:rPr>
          <w:rFonts w:ascii="Verdana"/>
          <w:w w:val="110"/>
          <w:sz w:val="11"/>
        </w:rPr>
        <w:t>10</w:t>
      </w:r>
      <w:r>
        <w:rPr>
          <w:rFonts w:ascii="Verdana"/>
          <w:w w:val="110"/>
          <w:sz w:val="11"/>
          <w:vertAlign w:val="superscript"/>
        </w:rPr>
        <w:t>4</w:t>
      </w:r>
      <w:r>
        <w:rPr>
          <w:rFonts w:ascii="Verdana"/>
          <w:w w:val="110"/>
          <w:sz w:val="11"/>
        </w:rPr>
        <w:tab/>
      </w:r>
      <w:r>
        <w:rPr>
          <w:rFonts w:ascii="Verdana"/>
          <w:spacing w:val="-5"/>
          <w:w w:val="110"/>
          <w:sz w:val="11"/>
        </w:rPr>
        <w:t>10</w:t>
      </w:r>
      <w:r>
        <w:rPr>
          <w:rFonts w:ascii="Verdana"/>
          <w:spacing w:val="-5"/>
          <w:w w:val="110"/>
          <w:sz w:val="11"/>
          <w:vertAlign w:val="superscript"/>
        </w:rPr>
        <w:t>5</w:t>
      </w:r>
    </w:p>
    <w:p w14:paraId="5F83F841" w14:textId="329CA89F" w:rsidR="00E2709D" w:rsidRDefault="00285D5B">
      <w:pPr>
        <w:spacing w:before="17"/>
        <w:ind w:left="172"/>
        <w:rPr>
          <w:rFonts w:ascii="Verdana" w:hAnsi="Verdana"/>
          <w:sz w:val="12"/>
        </w:rPr>
      </w:pPr>
      <w:r>
        <w:rPr>
          <w:noProof/>
        </w:rPr>
        <mc:AlternateContent>
          <mc:Choice Requires="wps">
            <w:drawing>
              <wp:anchor distT="0" distB="0" distL="114300" distR="114300" simplePos="0" relativeHeight="484982272" behindDoc="1" locked="0" layoutInCell="1" allowOverlap="1" wp14:anchorId="2A5009CF" wp14:editId="7C14520D">
                <wp:simplePos x="0" y="0"/>
                <wp:positionH relativeFrom="page">
                  <wp:posOffset>3663315</wp:posOffset>
                </wp:positionH>
                <wp:positionV relativeFrom="paragraph">
                  <wp:posOffset>39370</wp:posOffset>
                </wp:positionV>
                <wp:extent cx="52070" cy="48895"/>
                <wp:effectExtent l="0" t="0" r="0" b="0"/>
                <wp:wrapNone/>
                <wp:docPr id="369" name="AutoShape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8895"/>
                        </a:xfrm>
                        <a:custGeom>
                          <a:avLst/>
                          <a:gdLst>
                            <a:gd name="T0" fmla="+- 0 5769 5769"/>
                            <a:gd name="T1" fmla="*/ T0 w 82"/>
                            <a:gd name="T2" fmla="+- 0 62 62"/>
                            <a:gd name="T3" fmla="*/ 62 h 77"/>
                            <a:gd name="T4" fmla="+- 0 5769 5769"/>
                            <a:gd name="T5" fmla="*/ T4 w 82"/>
                            <a:gd name="T6" fmla="+- 0 73 62"/>
                            <a:gd name="T7" fmla="*/ 73 h 77"/>
                            <a:gd name="T8" fmla="+- 0 5830 5769"/>
                            <a:gd name="T9" fmla="*/ T8 w 82"/>
                            <a:gd name="T10" fmla="+- 0 90 62"/>
                            <a:gd name="T11" fmla="*/ 90 h 77"/>
                            <a:gd name="T12" fmla="+- 0 5769 5769"/>
                            <a:gd name="T13" fmla="*/ T12 w 82"/>
                            <a:gd name="T14" fmla="+- 0 108 62"/>
                            <a:gd name="T15" fmla="*/ 108 h 77"/>
                            <a:gd name="T16" fmla="+- 0 5769 5769"/>
                            <a:gd name="T17" fmla="*/ T16 w 82"/>
                            <a:gd name="T18" fmla="+- 0 119 62"/>
                            <a:gd name="T19" fmla="*/ 119 h 77"/>
                            <a:gd name="T20" fmla="+- 0 5851 5769"/>
                            <a:gd name="T21" fmla="*/ T20 w 82"/>
                            <a:gd name="T22" fmla="+- 0 96 62"/>
                            <a:gd name="T23" fmla="*/ 96 h 77"/>
                            <a:gd name="T24" fmla="+- 0 5851 5769"/>
                            <a:gd name="T25" fmla="*/ T24 w 82"/>
                            <a:gd name="T26" fmla="+- 0 85 62"/>
                            <a:gd name="T27" fmla="*/ 85 h 77"/>
                            <a:gd name="T28" fmla="+- 0 5769 5769"/>
                            <a:gd name="T29" fmla="*/ T28 w 82"/>
                            <a:gd name="T30" fmla="+- 0 62 62"/>
                            <a:gd name="T31" fmla="*/ 62 h 77"/>
                            <a:gd name="T32" fmla="+- 0 5851 5769"/>
                            <a:gd name="T33" fmla="*/ T32 w 82"/>
                            <a:gd name="T34" fmla="+- 0 127 62"/>
                            <a:gd name="T35" fmla="*/ 127 h 77"/>
                            <a:gd name="T36" fmla="+- 0 5769 5769"/>
                            <a:gd name="T37" fmla="*/ T36 w 82"/>
                            <a:gd name="T38" fmla="+- 0 127 62"/>
                            <a:gd name="T39" fmla="*/ 127 h 77"/>
                            <a:gd name="T40" fmla="+- 0 5769 5769"/>
                            <a:gd name="T41" fmla="*/ T40 w 82"/>
                            <a:gd name="T42" fmla="+- 0 138 62"/>
                            <a:gd name="T43" fmla="*/ 138 h 77"/>
                            <a:gd name="T44" fmla="+- 0 5851 5769"/>
                            <a:gd name="T45" fmla="*/ T44 w 82"/>
                            <a:gd name="T46" fmla="+- 0 138 62"/>
                            <a:gd name="T47" fmla="*/ 138 h 77"/>
                            <a:gd name="T48" fmla="+- 0 5851 5769"/>
                            <a:gd name="T49" fmla="*/ T48 w 82"/>
                            <a:gd name="T50" fmla="+- 0 127 62"/>
                            <a:gd name="T51" fmla="*/ 127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2" h="77">
                              <a:moveTo>
                                <a:pt x="0" y="0"/>
                              </a:moveTo>
                              <a:lnTo>
                                <a:pt x="0" y="11"/>
                              </a:lnTo>
                              <a:lnTo>
                                <a:pt x="61" y="28"/>
                              </a:lnTo>
                              <a:lnTo>
                                <a:pt x="0" y="46"/>
                              </a:lnTo>
                              <a:lnTo>
                                <a:pt x="0" y="57"/>
                              </a:lnTo>
                              <a:lnTo>
                                <a:pt x="82" y="34"/>
                              </a:lnTo>
                              <a:lnTo>
                                <a:pt x="82" y="23"/>
                              </a:lnTo>
                              <a:lnTo>
                                <a:pt x="0" y="0"/>
                              </a:lnTo>
                              <a:close/>
                              <a:moveTo>
                                <a:pt x="82" y="65"/>
                              </a:moveTo>
                              <a:lnTo>
                                <a:pt x="0" y="65"/>
                              </a:lnTo>
                              <a:lnTo>
                                <a:pt x="0" y="76"/>
                              </a:lnTo>
                              <a:lnTo>
                                <a:pt x="82" y="76"/>
                              </a:lnTo>
                              <a:lnTo>
                                <a:pt x="8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A03B2" id="AutoShape 365" o:spid="_x0000_s1026" style="position:absolute;margin-left:288.45pt;margin-top:3.1pt;width:4.1pt;height:3.85pt;z-index:-1833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" path="m,l,11,61,28,,46,,57,82,34r,-11l,xm82,65l,65,,76r82,l82,65xe" fillcolor="black" stroked="f">
                <v:path arrowok="t" o:connecttype="custom" o:connectlocs="0,39370;0,46355;38735,57150;0,68580;0,75565;52070,60960;52070,53975;0,39370;52070,80645;0,80645;0,87630;52070,87630;52070,80645" o:connectangles="0,0,0,0,0,0,0,0,0,0,0,0,0"/>
                <w10:wrap anchorx="page"/>
              </v:shape>
            </w:pict>
          </mc:Fallback>
        </mc:AlternateContent>
      </w:r>
      <w:r w:rsidR="00462487">
        <w:rPr>
          <w:rFonts w:ascii="Verdana" w:hAnsi="Verdana"/>
          <w:w w:val="105"/>
          <w:sz w:val="12"/>
        </w:rPr>
        <w:t xml:space="preserve">area </w:t>
      </w:r>
      <w:proofErr w:type="gramStart"/>
      <w:r w:rsidR="00462487">
        <w:rPr>
          <w:rFonts w:ascii="Verdana" w:hAnsi="Verdana"/>
          <w:w w:val="105"/>
          <w:sz w:val="12"/>
        </w:rPr>
        <w:t xml:space="preserve">  </w:t>
      </w:r>
      <w:r w:rsidR="00462487">
        <w:rPr>
          <w:rFonts w:ascii="Verdana" w:hAnsi="Verdana"/>
          <w:spacing w:val="25"/>
          <w:w w:val="105"/>
          <w:sz w:val="12"/>
        </w:rPr>
        <w:t xml:space="preserve"> </w:t>
      </w:r>
      <w:r w:rsidR="00462487">
        <w:rPr>
          <w:rFonts w:ascii="Verdana" w:hAnsi="Verdana"/>
          <w:w w:val="105"/>
          <w:sz w:val="12"/>
        </w:rPr>
        <w:t>(</w:t>
      </w:r>
      <w:proofErr w:type="gramEnd"/>
      <w:r w:rsidR="00462487">
        <w:rPr>
          <w:rFonts w:ascii="Verdana" w:hAnsi="Verdana"/>
          <w:w w:val="105"/>
          <w:sz w:val="12"/>
        </w:rPr>
        <w:t>km²)</w:t>
      </w:r>
    </w:p>
    <w:p w14:paraId="64D7AD5A" w14:textId="77777777" w:rsidR="00E2709D" w:rsidRDefault="00462487">
      <w:pPr>
        <w:pStyle w:val="BodyText"/>
        <w:spacing w:before="11"/>
        <w:rPr>
          <w:rFonts w:ascii="Verdana"/>
          <w:sz w:val="17"/>
        </w:rPr>
      </w:pPr>
      <w:r>
        <w:br w:type="column"/>
      </w:r>
    </w:p>
    <w:p w14:paraId="41224A6F" w14:textId="77777777" w:rsidR="00E2709D" w:rsidRDefault="00462487">
      <w:pPr>
        <w:spacing w:before="1"/>
        <w:jc w:val="right"/>
        <w:rPr>
          <w:rFonts w:ascii="Verdana"/>
          <w:sz w:val="11"/>
        </w:rPr>
      </w:pPr>
      <w:r>
        <w:rPr>
          <w:rFonts w:ascii="Verdana"/>
          <w:w w:val="110"/>
          <w:sz w:val="11"/>
        </w:rPr>
        <w:t>10</w:t>
      </w:r>
      <w:r>
        <w:rPr>
          <w:rFonts w:ascii="Verdana"/>
          <w:w w:val="110"/>
          <w:sz w:val="11"/>
          <w:vertAlign w:val="superscript"/>
        </w:rPr>
        <w:t>3</w:t>
      </w:r>
    </w:p>
    <w:p w14:paraId="5B8E5E03" w14:textId="77777777" w:rsidR="00E2709D" w:rsidRDefault="00462487">
      <w:pPr>
        <w:pStyle w:val="BodyText"/>
        <w:spacing w:before="10"/>
        <w:rPr>
          <w:rFonts w:ascii="Verdana"/>
          <w:sz w:val="17"/>
        </w:rPr>
      </w:pPr>
      <w:r>
        <w:br w:type="column"/>
      </w:r>
    </w:p>
    <w:p w14:paraId="7FB9832F" w14:textId="77777777" w:rsidR="00E2709D" w:rsidRDefault="00462487">
      <w:pPr>
        <w:tabs>
          <w:tab w:val="left" w:pos="1102"/>
        </w:tabs>
        <w:spacing w:before="1"/>
        <w:ind w:left="433"/>
        <w:rPr>
          <w:rFonts w:ascii="Verdana"/>
          <w:sz w:val="11"/>
        </w:rPr>
      </w:pPr>
      <w:r>
        <w:rPr>
          <w:rFonts w:ascii="Verdana"/>
          <w:w w:val="110"/>
          <w:sz w:val="11"/>
        </w:rPr>
        <w:t>10</w:t>
      </w:r>
      <w:r>
        <w:rPr>
          <w:rFonts w:ascii="Verdana"/>
          <w:w w:val="110"/>
          <w:sz w:val="11"/>
          <w:vertAlign w:val="superscript"/>
        </w:rPr>
        <w:t>4</w:t>
      </w:r>
      <w:r>
        <w:rPr>
          <w:rFonts w:ascii="Verdana"/>
          <w:w w:val="110"/>
          <w:sz w:val="11"/>
        </w:rPr>
        <w:tab/>
        <w:t>10</w:t>
      </w:r>
      <w:r>
        <w:rPr>
          <w:rFonts w:ascii="Verdana"/>
          <w:w w:val="110"/>
          <w:sz w:val="11"/>
          <w:vertAlign w:val="superscript"/>
        </w:rPr>
        <w:t>5</w:t>
      </w:r>
    </w:p>
    <w:p w14:paraId="0AEAAA13" w14:textId="00811950" w:rsidR="00E2709D" w:rsidRDefault="00285D5B">
      <w:pPr>
        <w:spacing w:before="17"/>
        <w:ind w:left="172"/>
        <w:rPr>
          <w:rFonts w:ascii="Verdana" w:hAnsi="Verdana"/>
          <w:sz w:val="12"/>
        </w:rPr>
      </w:pPr>
      <w:r>
        <w:rPr>
          <w:noProof/>
        </w:rPr>
        <mc:AlternateContent>
          <mc:Choice Requires="wps">
            <w:drawing>
              <wp:anchor distT="0" distB="0" distL="114300" distR="114300" simplePos="0" relativeHeight="484983296" behindDoc="1" locked="0" layoutInCell="1" allowOverlap="1" wp14:anchorId="5B951919" wp14:editId="3B8F38C1">
                <wp:simplePos x="0" y="0"/>
                <wp:positionH relativeFrom="page">
                  <wp:posOffset>5080000</wp:posOffset>
                </wp:positionH>
                <wp:positionV relativeFrom="paragraph">
                  <wp:posOffset>39370</wp:posOffset>
                </wp:positionV>
                <wp:extent cx="52070" cy="48895"/>
                <wp:effectExtent l="0" t="0" r="0" b="0"/>
                <wp:wrapNone/>
                <wp:docPr id="368" name="AutoShap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8895"/>
                        </a:xfrm>
                        <a:custGeom>
                          <a:avLst/>
                          <a:gdLst>
                            <a:gd name="T0" fmla="+- 0 8000 8000"/>
                            <a:gd name="T1" fmla="*/ T0 w 82"/>
                            <a:gd name="T2" fmla="+- 0 62 62"/>
                            <a:gd name="T3" fmla="*/ 62 h 77"/>
                            <a:gd name="T4" fmla="+- 0 8000 8000"/>
                            <a:gd name="T5" fmla="*/ T4 w 82"/>
                            <a:gd name="T6" fmla="+- 0 73 62"/>
                            <a:gd name="T7" fmla="*/ 73 h 77"/>
                            <a:gd name="T8" fmla="+- 0 8061 8000"/>
                            <a:gd name="T9" fmla="*/ T8 w 82"/>
                            <a:gd name="T10" fmla="+- 0 90 62"/>
                            <a:gd name="T11" fmla="*/ 90 h 77"/>
                            <a:gd name="T12" fmla="+- 0 8000 8000"/>
                            <a:gd name="T13" fmla="*/ T12 w 82"/>
                            <a:gd name="T14" fmla="+- 0 108 62"/>
                            <a:gd name="T15" fmla="*/ 108 h 77"/>
                            <a:gd name="T16" fmla="+- 0 8000 8000"/>
                            <a:gd name="T17" fmla="*/ T16 w 82"/>
                            <a:gd name="T18" fmla="+- 0 119 62"/>
                            <a:gd name="T19" fmla="*/ 119 h 77"/>
                            <a:gd name="T20" fmla="+- 0 8082 8000"/>
                            <a:gd name="T21" fmla="*/ T20 w 82"/>
                            <a:gd name="T22" fmla="+- 0 96 62"/>
                            <a:gd name="T23" fmla="*/ 96 h 77"/>
                            <a:gd name="T24" fmla="+- 0 8082 8000"/>
                            <a:gd name="T25" fmla="*/ T24 w 82"/>
                            <a:gd name="T26" fmla="+- 0 85 62"/>
                            <a:gd name="T27" fmla="*/ 85 h 77"/>
                            <a:gd name="T28" fmla="+- 0 8000 8000"/>
                            <a:gd name="T29" fmla="*/ T28 w 82"/>
                            <a:gd name="T30" fmla="+- 0 62 62"/>
                            <a:gd name="T31" fmla="*/ 62 h 77"/>
                            <a:gd name="T32" fmla="+- 0 8082 8000"/>
                            <a:gd name="T33" fmla="*/ T32 w 82"/>
                            <a:gd name="T34" fmla="+- 0 127 62"/>
                            <a:gd name="T35" fmla="*/ 127 h 77"/>
                            <a:gd name="T36" fmla="+- 0 8000 8000"/>
                            <a:gd name="T37" fmla="*/ T36 w 82"/>
                            <a:gd name="T38" fmla="+- 0 127 62"/>
                            <a:gd name="T39" fmla="*/ 127 h 77"/>
                            <a:gd name="T40" fmla="+- 0 8000 8000"/>
                            <a:gd name="T41" fmla="*/ T40 w 82"/>
                            <a:gd name="T42" fmla="+- 0 138 62"/>
                            <a:gd name="T43" fmla="*/ 138 h 77"/>
                            <a:gd name="T44" fmla="+- 0 8082 8000"/>
                            <a:gd name="T45" fmla="*/ T44 w 82"/>
                            <a:gd name="T46" fmla="+- 0 138 62"/>
                            <a:gd name="T47" fmla="*/ 138 h 77"/>
                            <a:gd name="T48" fmla="+- 0 8082 8000"/>
                            <a:gd name="T49" fmla="*/ T48 w 82"/>
                            <a:gd name="T50" fmla="+- 0 127 62"/>
                            <a:gd name="T51" fmla="*/ 127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2" h="77">
                              <a:moveTo>
                                <a:pt x="0" y="0"/>
                              </a:moveTo>
                              <a:lnTo>
                                <a:pt x="0" y="11"/>
                              </a:lnTo>
                              <a:lnTo>
                                <a:pt x="61" y="28"/>
                              </a:lnTo>
                              <a:lnTo>
                                <a:pt x="0" y="46"/>
                              </a:lnTo>
                              <a:lnTo>
                                <a:pt x="0" y="57"/>
                              </a:lnTo>
                              <a:lnTo>
                                <a:pt x="82" y="34"/>
                              </a:lnTo>
                              <a:lnTo>
                                <a:pt x="82" y="23"/>
                              </a:lnTo>
                              <a:lnTo>
                                <a:pt x="0" y="0"/>
                              </a:lnTo>
                              <a:close/>
                              <a:moveTo>
                                <a:pt x="82" y="65"/>
                              </a:moveTo>
                              <a:lnTo>
                                <a:pt x="0" y="65"/>
                              </a:lnTo>
                              <a:lnTo>
                                <a:pt x="0" y="76"/>
                              </a:lnTo>
                              <a:lnTo>
                                <a:pt x="82" y="76"/>
                              </a:lnTo>
                              <a:lnTo>
                                <a:pt x="8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891BE" id="AutoShape 364" o:spid="_x0000_s1026" style="position:absolute;margin-left:400pt;margin-top:3.1pt;width:4.1pt;height:3.85pt;z-index:-1833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" path="m,l,11,61,28,,46,,57,82,34r,-11l,xm82,65l,65,,76r82,l82,65xe" fillcolor="black" stroked="f">
                <v:path arrowok="t" o:connecttype="custom" o:connectlocs="0,39370;0,46355;38735,57150;0,68580;0,75565;52070,60960;52070,53975;0,39370;52070,80645;0,80645;0,87630;52070,87630;52070,80645" o:connectangles="0,0,0,0,0,0,0,0,0,0,0,0,0"/>
                <w10:wrap anchorx="page"/>
              </v:shape>
            </w:pict>
          </mc:Fallback>
        </mc:AlternateContent>
      </w:r>
      <w:r w:rsidR="00462487">
        <w:rPr>
          <w:rFonts w:ascii="Verdana" w:hAnsi="Verdana"/>
          <w:w w:val="105"/>
          <w:sz w:val="12"/>
        </w:rPr>
        <w:t xml:space="preserve">area </w:t>
      </w:r>
      <w:proofErr w:type="gramStart"/>
      <w:r w:rsidR="00462487">
        <w:rPr>
          <w:rFonts w:ascii="Verdana" w:hAnsi="Verdana"/>
          <w:w w:val="105"/>
          <w:sz w:val="12"/>
        </w:rPr>
        <w:t xml:space="preserve">  </w:t>
      </w:r>
      <w:r w:rsidR="00462487">
        <w:rPr>
          <w:rFonts w:ascii="Verdana" w:hAnsi="Verdana"/>
          <w:spacing w:val="25"/>
          <w:w w:val="105"/>
          <w:sz w:val="12"/>
        </w:rPr>
        <w:t xml:space="preserve"> </w:t>
      </w:r>
      <w:r w:rsidR="00462487">
        <w:rPr>
          <w:rFonts w:ascii="Verdana" w:hAnsi="Verdana"/>
          <w:w w:val="105"/>
          <w:sz w:val="12"/>
        </w:rPr>
        <w:t>(</w:t>
      </w:r>
      <w:proofErr w:type="gramEnd"/>
      <w:r w:rsidR="00462487">
        <w:rPr>
          <w:rFonts w:ascii="Verdana" w:hAnsi="Verdana"/>
          <w:w w:val="105"/>
          <w:sz w:val="12"/>
        </w:rPr>
        <w:t>km²)</w:t>
      </w:r>
    </w:p>
    <w:p w14:paraId="678B4216" w14:textId="77777777" w:rsidR="00E2709D" w:rsidRDefault="00E2709D">
      <w:pPr>
        <w:rPr>
          <w:rFonts w:ascii="Verdana" w:hAnsi="Verdana"/>
          <w:sz w:val="12"/>
        </w:rPr>
        <w:sectPr w:rsidR="00E2709D">
          <w:type w:val="continuous"/>
          <w:pgSz w:w="12240" w:h="15840"/>
          <w:pgMar w:top="1500" w:right="1720" w:bottom="280" w:left="1600" w:header="720" w:footer="720" w:gutter="0"/>
          <w:cols w:num="7" w:space="720" w:equalWidth="0">
            <w:col w:w="1022" w:space="40"/>
            <w:col w:w="318" w:space="39"/>
            <w:col w:w="1299" w:space="40"/>
            <w:col w:w="853" w:space="39"/>
            <w:col w:w="1299" w:space="40"/>
            <w:col w:w="853" w:space="39"/>
            <w:col w:w="3039"/>
          </w:cols>
        </w:sectPr>
      </w:pPr>
    </w:p>
    <w:p w14:paraId="6473461E" w14:textId="77777777" w:rsidR="00E2709D" w:rsidRDefault="00E2709D">
      <w:pPr>
        <w:pStyle w:val="BodyText"/>
        <w:spacing w:before="11"/>
        <w:rPr>
          <w:rFonts w:ascii="Verdana"/>
          <w:sz w:val="14"/>
        </w:rPr>
      </w:pPr>
    </w:p>
    <w:p w14:paraId="3555DDF7" w14:textId="77777777" w:rsidR="00E2709D" w:rsidRDefault="00462487">
      <w:pPr>
        <w:spacing w:before="63" w:line="235" w:lineRule="auto"/>
        <w:ind w:left="617" w:right="530"/>
        <w:jc w:val="both"/>
        <w:rPr>
          <w:sz w:val="20"/>
        </w:rPr>
      </w:pPr>
      <w:commentRangeStart w:id="352"/>
      <w:r>
        <w:rPr>
          <w:w w:val="105"/>
          <w:sz w:val="20"/>
        </w:rPr>
        <w:t>Figure 12</w:t>
      </w:r>
      <w:commentRangeEnd w:id="352"/>
      <w:r w:rsidR="00C62B43">
        <w:rPr>
          <w:rStyle w:val="CommentReference"/>
        </w:rPr>
        <w:commentReference w:id="352"/>
      </w:r>
      <w:r>
        <w:rPr>
          <w:w w:val="105"/>
          <w:sz w:val="20"/>
        </w:rPr>
        <w:t>: Evolution of skill with catchment area limit.</w:t>
      </w:r>
      <w:r>
        <w:rPr>
          <w:spacing w:val="1"/>
          <w:w w:val="105"/>
          <w:sz w:val="20"/>
        </w:rPr>
        <w:t xml:space="preserve"> </w:t>
      </w:r>
      <w:r>
        <w:rPr>
          <w:w w:val="105"/>
          <w:sz w:val="20"/>
        </w:rPr>
        <w:t>Each plot represents a skill metric,</w:t>
      </w:r>
      <w:r>
        <w:rPr>
          <w:spacing w:val="1"/>
          <w:w w:val="105"/>
          <w:sz w:val="20"/>
        </w:rPr>
        <w:t xml:space="preserve"> </w:t>
      </w:r>
      <w:r>
        <w:rPr>
          <w:w w:val="105"/>
          <w:sz w:val="20"/>
        </w:rPr>
        <w:t>with</w:t>
      </w:r>
      <w:r>
        <w:rPr>
          <w:spacing w:val="25"/>
          <w:w w:val="105"/>
          <w:sz w:val="20"/>
        </w:rPr>
        <w:t xml:space="preserve"> </w:t>
      </w:r>
      <w:r>
        <w:rPr>
          <w:i/>
          <w:w w:val="105"/>
          <w:sz w:val="20"/>
        </w:rPr>
        <w:t>f</w:t>
      </w:r>
      <w:r>
        <w:rPr>
          <w:rFonts w:ascii="Roboto"/>
          <w:w w:val="105"/>
          <w:sz w:val="20"/>
          <w:vertAlign w:val="subscript"/>
        </w:rPr>
        <w:t>0</w:t>
      </w:r>
      <w:r>
        <w:rPr>
          <w:i/>
          <w:w w:val="105"/>
          <w:sz w:val="20"/>
          <w:vertAlign w:val="subscript"/>
        </w:rPr>
        <w:t>.</w:t>
      </w:r>
      <w:r>
        <w:rPr>
          <w:rFonts w:ascii="Roboto"/>
          <w:w w:val="105"/>
          <w:sz w:val="20"/>
          <w:vertAlign w:val="subscript"/>
        </w:rPr>
        <w:t>8</w:t>
      </w:r>
      <w:r>
        <w:rPr>
          <w:rFonts w:ascii="Roboto"/>
          <w:spacing w:val="30"/>
          <w:w w:val="105"/>
          <w:sz w:val="20"/>
        </w:rPr>
        <w:t xml:space="preserve"> </w:t>
      </w:r>
      <w:r>
        <w:rPr>
          <w:w w:val="105"/>
          <w:sz w:val="20"/>
        </w:rPr>
        <w:t>as</w:t>
      </w:r>
      <w:r>
        <w:rPr>
          <w:spacing w:val="24"/>
          <w:w w:val="105"/>
          <w:sz w:val="20"/>
        </w:rPr>
        <w:t xml:space="preserve"> </w:t>
      </w:r>
      <w:r>
        <w:rPr>
          <w:w w:val="105"/>
          <w:sz w:val="20"/>
        </w:rPr>
        <w:t>the</w:t>
      </w:r>
      <w:r>
        <w:rPr>
          <w:spacing w:val="26"/>
          <w:w w:val="105"/>
          <w:sz w:val="20"/>
        </w:rPr>
        <w:t xml:space="preserve"> </w:t>
      </w:r>
      <w:r>
        <w:rPr>
          <w:w w:val="105"/>
          <w:sz w:val="20"/>
        </w:rPr>
        <w:t>optimization</w:t>
      </w:r>
      <w:r>
        <w:rPr>
          <w:spacing w:val="24"/>
          <w:w w:val="105"/>
          <w:sz w:val="20"/>
        </w:rPr>
        <w:t xml:space="preserve"> </w:t>
      </w:r>
      <w:r>
        <w:rPr>
          <w:w w:val="105"/>
          <w:sz w:val="20"/>
        </w:rPr>
        <w:t>target,</w:t>
      </w:r>
      <w:r>
        <w:rPr>
          <w:spacing w:val="26"/>
          <w:w w:val="105"/>
          <w:sz w:val="20"/>
        </w:rPr>
        <w:t xml:space="preserve"> </w:t>
      </w:r>
      <w:r>
        <w:rPr>
          <w:w w:val="105"/>
          <w:sz w:val="20"/>
        </w:rPr>
        <w:t>and</w:t>
      </w:r>
      <w:r>
        <w:rPr>
          <w:spacing w:val="25"/>
          <w:w w:val="105"/>
          <w:sz w:val="20"/>
        </w:rPr>
        <w:t xml:space="preserve"> </w:t>
      </w:r>
      <w:r>
        <w:rPr>
          <w:w w:val="105"/>
          <w:sz w:val="20"/>
        </w:rPr>
        <w:t>recall</w:t>
      </w:r>
      <w:r>
        <w:rPr>
          <w:spacing w:val="25"/>
          <w:w w:val="105"/>
          <w:sz w:val="20"/>
        </w:rPr>
        <w:t xml:space="preserve"> </w:t>
      </w:r>
      <w:r>
        <w:rPr>
          <w:w w:val="105"/>
          <w:sz w:val="20"/>
        </w:rPr>
        <w:t>and</w:t>
      </w:r>
      <w:r>
        <w:rPr>
          <w:spacing w:val="25"/>
          <w:w w:val="105"/>
          <w:sz w:val="20"/>
        </w:rPr>
        <w:t xml:space="preserve"> </w:t>
      </w:r>
      <w:r>
        <w:rPr>
          <w:w w:val="105"/>
          <w:sz w:val="20"/>
        </w:rPr>
        <w:t>precision</w:t>
      </w:r>
      <w:r>
        <w:rPr>
          <w:spacing w:val="24"/>
          <w:w w:val="105"/>
          <w:sz w:val="20"/>
        </w:rPr>
        <w:t xml:space="preserve"> </w:t>
      </w:r>
      <w:r>
        <w:rPr>
          <w:w w:val="105"/>
          <w:sz w:val="20"/>
        </w:rPr>
        <w:t>as</w:t>
      </w:r>
      <w:r>
        <w:rPr>
          <w:spacing w:val="25"/>
          <w:w w:val="105"/>
          <w:sz w:val="20"/>
        </w:rPr>
        <w:t xml:space="preserve"> </w:t>
      </w:r>
      <w:r>
        <w:rPr>
          <w:w w:val="105"/>
          <w:sz w:val="20"/>
        </w:rPr>
        <w:t>its</w:t>
      </w:r>
      <w:r>
        <w:rPr>
          <w:spacing w:val="24"/>
          <w:w w:val="105"/>
          <w:sz w:val="20"/>
        </w:rPr>
        <w:t xml:space="preserve"> </w:t>
      </w:r>
      <w:r>
        <w:rPr>
          <w:w w:val="105"/>
          <w:sz w:val="20"/>
        </w:rPr>
        <w:t>components.</w:t>
      </w:r>
      <w:r>
        <w:rPr>
          <w:spacing w:val="11"/>
          <w:w w:val="105"/>
          <w:sz w:val="20"/>
        </w:rPr>
        <w:t xml:space="preserve"> </w:t>
      </w:r>
      <w:r>
        <w:rPr>
          <w:w w:val="105"/>
          <w:sz w:val="20"/>
        </w:rPr>
        <w:t>In</w:t>
      </w:r>
      <w:r>
        <w:rPr>
          <w:spacing w:val="24"/>
          <w:w w:val="105"/>
          <w:sz w:val="20"/>
        </w:rPr>
        <w:t xml:space="preserve"> </w:t>
      </w:r>
      <w:r>
        <w:rPr>
          <w:w w:val="105"/>
          <w:sz w:val="20"/>
        </w:rPr>
        <w:t>each</w:t>
      </w:r>
      <w:r>
        <w:rPr>
          <w:spacing w:val="-46"/>
          <w:w w:val="105"/>
          <w:sz w:val="20"/>
        </w:rPr>
        <w:t xml:space="preserve"> </w:t>
      </w:r>
      <w:r>
        <w:rPr>
          <w:w w:val="105"/>
          <w:sz w:val="20"/>
        </w:rPr>
        <w:t>of the plots, the black line represents the skill of the current notification criteria, while the</w:t>
      </w:r>
      <w:r>
        <w:rPr>
          <w:spacing w:val="1"/>
          <w:w w:val="105"/>
          <w:sz w:val="20"/>
        </w:rPr>
        <w:t xml:space="preserve"> </w:t>
      </w:r>
      <w:proofErr w:type="spellStart"/>
      <w:r>
        <w:rPr>
          <w:w w:val="105"/>
          <w:sz w:val="20"/>
        </w:rPr>
        <w:t>colour</w:t>
      </w:r>
      <w:proofErr w:type="spellEnd"/>
      <w:r>
        <w:rPr>
          <w:w w:val="105"/>
          <w:sz w:val="20"/>
        </w:rPr>
        <w:t xml:space="preserve"> lines depict the skill of the optimized criteria for the 4 combination methods. The</w:t>
      </w:r>
      <w:r>
        <w:rPr>
          <w:spacing w:val="1"/>
          <w:w w:val="105"/>
          <w:sz w:val="20"/>
        </w:rPr>
        <w:t xml:space="preserve"> </w:t>
      </w:r>
      <w:r>
        <w:rPr>
          <w:w w:val="105"/>
          <w:sz w:val="20"/>
        </w:rPr>
        <w:t>vertical,</w:t>
      </w:r>
      <w:r>
        <w:rPr>
          <w:spacing w:val="23"/>
          <w:w w:val="105"/>
          <w:sz w:val="20"/>
        </w:rPr>
        <w:t xml:space="preserve"> </w:t>
      </w:r>
      <w:r>
        <w:rPr>
          <w:w w:val="105"/>
          <w:sz w:val="20"/>
        </w:rPr>
        <w:t>dotted</w:t>
      </w:r>
      <w:r>
        <w:rPr>
          <w:spacing w:val="23"/>
          <w:w w:val="105"/>
          <w:sz w:val="20"/>
        </w:rPr>
        <w:t xml:space="preserve"> </w:t>
      </w:r>
      <w:r>
        <w:rPr>
          <w:w w:val="105"/>
          <w:sz w:val="20"/>
        </w:rPr>
        <w:t>line</w:t>
      </w:r>
      <w:r>
        <w:rPr>
          <w:spacing w:val="23"/>
          <w:w w:val="105"/>
          <w:sz w:val="20"/>
        </w:rPr>
        <w:t xml:space="preserve"> </w:t>
      </w:r>
      <w:r>
        <w:rPr>
          <w:w w:val="105"/>
          <w:sz w:val="20"/>
        </w:rPr>
        <w:t>indicates</w:t>
      </w:r>
      <w:r>
        <w:rPr>
          <w:spacing w:val="24"/>
          <w:w w:val="105"/>
          <w:sz w:val="20"/>
        </w:rPr>
        <w:t xml:space="preserve"> </w:t>
      </w:r>
      <w:r>
        <w:rPr>
          <w:w w:val="105"/>
          <w:sz w:val="20"/>
        </w:rPr>
        <w:t>the</w:t>
      </w:r>
      <w:r>
        <w:rPr>
          <w:spacing w:val="23"/>
          <w:w w:val="105"/>
          <w:sz w:val="20"/>
        </w:rPr>
        <w:t xml:space="preserve"> </w:t>
      </w:r>
      <w:r>
        <w:rPr>
          <w:w w:val="105"/>
          <w:sz w:val="20"/>
        </w:rPr>
        <w:t>catchment</w:t>
      </w:r>
      <w:r>
        <w:rPr>
          <w:spacing w:val="23"/>
          <w:w w:val="105"/>
          <w:sz w:val="20"/>
        </w:rPr>
        <w:t xml:space="preserve"> </w:t>
      </w:r>
      <w:r>
        <w:rPr>
          <w:w w:val="105"/>
          <w:sz w:val="20"/>
        </w:rPr>
        <w:t>area</w:t>
      </w:r>
      <w:r>
        <w:rPr>
          <w:spacing w:val="23"/>
          <w:w w:val="105"/>
          <w:sz w:val="20"/>
        </w:rPr>
        <w:t xml:space="preserve"> </w:t>
      </w:r>
      <w:r>
        <w:rPr>
          <w:w w:val="105"/>
          <w:sz w:val="20"/>
        </w:rPr>
        <w:t>limit</w:t>
      </w:r>
      <w:r>
        <w:rPr>
          <w:spacing w:val="24"/>
          <w:w w:val="105"/>
          <w:sz w:val="20"/>
        </w:rPr>
        <w:t xml:space="preserve"> </w:t>
      </w:r>
      <w:r>
        <w:rPr>
          <w:w w:val="105"/>
          <w:sz w:val="20"/>
        </w:rPr>
        <w:t>currently</w:t>
      </w:r>
      <w:r>
        <w:rPr>
          <w:spacing w:val="23"/>
          <w:w w:val="105"/>
          <w:sz w:val="20"/>
        </w:rPr>
        <w:t xml:space="preserve"> </w:t>
      </w:r>
      <w:r>
        <w:rPr>
          <w:w w:val="105"/>
          <w:sz w:val="20"/>
        </w:rPr>
        <w:t>applied</w:t>
      </w:r>
      <w:r>
        <w:rPr>
          <w:spacing w:val="23"/>
          <w:w w:val="105"/>
          <w:sz w:val="20"/>
        </w:rPr>
        <w:t xml:space="preserve"> </w:t>
      </w:r>
      <w:r>
        <w:rPr>
          <w:w w:val="105"/>
          <w:sz w:val="20"/>
        </w:rPr>
        <w:t>in</w:t>
      </w:r>
      <w:r>
        <w:rPr>
          <w:spacing w:val="23"/>
          <w:w w:val="105"/>
          <w:sz w:val="20"/>
        </w:rPr>
        <w:t xml:space="preserve"> </w:t>
      </w:r>
      <w:r>
        <w:rPr>
          <w:w w:val="105"/>
          <w:sz w:val="20"/>
        </w:rPr>
        <w:t>EFAS.</w:t>
      </w:r>
    </w:p>
    <w:p w14:paraId="3A312A3E" w14:textId="77777777" w:rsidR="00E2709D" w:rsidRDefault="00E2709D">
      <w:pPr>
        <w:pStyle w:val="BodyText"/>
        <w:rPr>
          <w:sz w:val="20"/>
        </w:rPr>
      </w:pPr>
    </w:p>
    <w:p w14:paraId="0B2E5A61" w14:textId="77777777" w:rsidR="00E2709D" w:rsidRDefault="00462487">
      <w:pPr>
        <w:pStyle w:val="BodyText"/>
        <w:spacing w:before="186" w:line="237" w:lineRule="auto"/>
        <w:ind w:left="227" w:right="529"/>
        <w:jc w:val="both"/>
      </w:pPr>
      <w:r>
        <w:rPr>
          <w:rFonts w:ascii="Trebuchet MS" w:hAnsi="Trebuchet MS"/>
          <w:w w:val="105"/>
          <w:sz w:val="12"/>
        </w:rPr>
        <w:t>674</w:t>
      </w:r>
      <w:r>
        <w:rPr>
          <w:rFonts w:ascii="Trebuchet MS" w:hAnsi="Trebuchet MS"/>
          <w:spacing w:val="1"/>
          <w:w w:val="105"/>
          <w:sz w:val="12"/>
        </w:rPr>
        <w:t xml:space="preserve"> </w:t>
      </w:r>
      <w:proofErr w:type="gramStart"/>
      <w:r>
        <w:rPr>
          <w:w w:val="105"/>
        </w:rPr>
        <w:t>of  the</w:t>
      </w:r>
      <w:proofErr w:type="gramEnd"/>
      <w:r>
        <w:rPr>
          <w:w w:val="105"/>
        </w:rPr>
        <w:t xml:space="preserve"> low f-score lies  in recall,  indicating  missed events. </w:t>
      </w:r>
      <w:r>
        <w:rPr>
          <w:spacing w:val="1"/>
          <w:w w:val="105"/>
        </w:rPr>
        <w:t xml:space="preserve"> </w:t>
      </w:r>
      <w:proofErr w:type="gramStart"/>
      <w:r>
        <w:rPr>
          <w:w w:val="105"/>
        </w:rPr>
        <w:t>Conversely,  the</w:t>
      </w:r>
      <w:proofErr w:type="gramEnd"/>
      <w:r>
        <w:rPr>
          <w:spacing w:val="-54"/>
          <w:w w:val="105"/>
        </w:rPr>
        <w:t xml:space="preserve"> </w:t>
      </w:r>
      <w:r>
        <w:rPr>
          <w:rFonts w:ascii="Trebuchet MS" w:hAnsi="Trebuchet MS"/>
          <w:spacing w:val="-1"/>
          <w:w w:val="105"/>
          <w:sz w:val="12"/>
        </w:rPr>
        <w:t>675</w:t>
      </w:r>
      <w:r>
        <w:rPr>
          <w:rFonts w:ascii="Trebuchet MS" w:hAnsi="Trebuchet MS"/>
          <w:spacing w:val="20"/>
          <w:w w:val="105"/>
          <w:sz w:val="12"/>
        </w:rPr>
        <w:t xml:space="preserve"> </w:t>
      </w:r>
      <w:r>
        <w:rPr>
          <w:w w:val="105"/>
        </w:rPr>
        <w:t>precision</w:t>
      </w:r>
      <w:r>
        <w:rPr>
          <w:spacing w:val="-15"/>
          <w:w w:val="105"/>
        </w:rPr>
        <w:t xml:space="preserve"> </w:t>
      </w:r>
      <w:r>
        <w:rPr>
          <w:w w:val="105"/>
        </w:rPr>
        <w:t>of</w:t>
      </w:r>
      <w:r>
        <w:rPr>
          <w:spacing w:val="-14"/>
          <w:w w:val="105"/>
        </w:rPr>
        <w:t xml:space="preserve"> </w:t>
      </w:r>
      <w:r>
        <w:rPr>
          <w:w w:val="105"/>
        </w:rPr>
        <w:t>notifications</w:t>
      </w:r>
      <w:r>
        <w:rPr>
          <w:spacing w:val="-14"/>
          <w:w w:val="105"/>
        </w:rPr>
        <w:t xml:space="preserve"> </w:t>
      </w:r>
      <w:r>
        <w:rPr>
          <w:w w:val="105"/>
        </w:rPr>
        <w:t>remains</w:t>
      </w:r>
      <w:r>
        <w:rPr>
          <w:spacing w:val="-14"/>
          <w:w w:val="105"/>
        </w:rPr>
        <w:t xml:space="preserve"> </w:t>
      </w:r>
      <w:r>
        <w:rPr>
          <w:w w:val="105"/>
        </w:rPr>
        <w:t>consistently</w:t>
      </w:r>
      <w:r>
        <w:rPr>
          <w:spacing w:val="-14"/>
          <w:w w:val="105"/>
        </w:rPr>
        <w:t xml:space="preserve"> </w:t>
      </w:r>
      <w:r>
        <w:rPr>
          <w:w w:val="105"/>
        </w:rPr>
        <w:t>high,</w:t>
      </w:r>
      <w:r>
        <w:rPr>
          <w:spacing w:val="-12"/>
          <w:w w:val="105"/>
        </w:rPr>
        <w:t xml:space="preserve"> </w:t>
      </w:r>
      <w:r>
        <w:rPr>
          <w:w w:val="105"/>
        </w:rPr>
        <w:t>with</w:t>
      </w:r>
      <w:r>
        <w:rPr>
          <w:spacing w:val="-14"/>
          <w:w w:val="105"/>
        </w:rPr>
        <w:t xml:space="preserve"> </w:t>
      </w:r>
      <w:r>
        <w:rPr>
          <w:w w:val="105"/>
        </w:rPr>
        <w:t>exceptions</w:t>
      </w:r>
      <w:r>
        <w:rPr>
          <w:spacing w:val="-14"/>
          <w:w w:val="105"/>
        </w:rPr>
        <w:t xml:space="preserve"> </w:t>
      </w:r>
      <w:r>
        <w:rPr>
          <w:w w:val="105"/>
        </w:rPr>
        <w:t>observed</w:t>
      </w:r>
      <w:r>
        <w:rPr>
          <w:spacing w:val="-55"/>
          <w:w w:val="105"/>
        </w:rPr>
        <w:t xml:space="preserve"> </w:t>
      </w:r>
      <w:r>
        <w:rPr>
          <w:rFonts w:ascii="Trebuchet MS" w:hAnsi="Trebuchet MS"/>
          <w:w w:val="105"/>
          <w:sz w:val="12"/>
        </w:rPr>
        <w:t>676</w:t>
      </w:r>
      <w:r>
        <w:rPr>
          <w:rFonts w:ascii="Trebuchet MS" w:hAnsi="Trebuchet MS"/>
          <w:spacing w:val="37"/>
          <w:w w:val="105"/>
          <w:sz w:val="12"/>
        </w:rPr>
        <w:t xml:space="preserve"> </w:t>
      </w:r>
      <w:r>
        <w:rPr>
          <w:w w:val="105"/>
        </w:rPr>
        <w:t>in</w:t>
      </w:r>
      <w:r>
        <w:rPr>
          <w:spacing w:val="39"/>
          <w:w w:val="105"/>
        </w:rPr>
        <w:t xml:space="preserve"> </w:t>
      </w:r>
      <w:r>
        <w:rPr>
          <w:w w:val="105"/>
        </w:rPr>
        <w:t>the</w:t>
      </w:r>
      <w:r>
        <w:rPr>
          <w:spacing w:val="40"/>
          <w:w w:val="105"/>
        </w:rPr>
        <w:t xml:space="preserve"> </w:t>
      </w:r>
      <w:r>
        <w:rPr>
          <w:w w:val="105"/>
        </w:rPr>
        <w:t>Seine</w:t>
      </w:r>
      <w:r>
        <w:rPr>
          <w:spacing w:val="40"/>
          <w:w w:val="105"/>
        </w:rPr>
        <w:t xml:space="preserve"> </w:t>
      </w:r>
      <w:r>
        <w:rPr>
          <w:w w:val="105"/>
        </w:rPr>
        <w:t>and</w:t>
      </w:r>
      <w:r>
        <w:rPr>
          <w:spacing w:val="39"/>
          <w:w w:val="105"/>
        </w:rPr>
        <w:t xml:space="preserve"> </w:t>
      </w:r>
      <w:r>
        <w:rPr>
          <w:w w:val="105"/>
        </w:rPr>
        <w:t>Arno</w:t>
      </w:r>
      <w:r>
        <w:rPr>
          <w:spacing w:val="40"/>
          <w:w w:val="105"/>
        </w:rPr>
        <w:t xml:space="preserve"> </w:t>
      </w:r>
      <w:r>
        <w:rPr>
          <w:w w:val="105"/>
        </w:rPr>
        <w:t>rivers.</w:t>
      </w:r>
      <w:r>
        <w:rPr>
          <w:spacing w:val="54"/>
          <w:w w:val="105"/>
        </w:rPr>
        <w:t xml:space="preserve"> </w:t>
      </w:r>
      <w:r>
        <w:rPr>
          <w:w w:val="105"/>
        </w:rPr>
        <w:t>It</w:t>
      </w:r>
      <w:r>
        <w:rPr>
          <w:spacing w:val="40"/>
          <w:w w:val="105"/>
        </w:rPr>
        <w:t xml:space="preserve"> </w:t>
      </w:r>
      <w:r>
        <w:rPr>
          <w:w w:val="105"/>
        </w:rPr>
        <w:t>is</w:t>
      </w:r>
      <w:r>
        <w:rPr>
          <w:spacing w:val="39"/>
          <w:w w:val="105"/>
        </w:rPr>
        <w:t xml:space="preserve"> </w:t>
      </w:r>
      <w:r>
        <w:rPr>
          <w:w w:val="105"/>
        </w:rPr>
        <w:t>noteworthy</w:t>
      </w:r>
      <w:r>
        <w:rPr>
          <w:spacing w:val="40"/>
          <w:w w:val="105"/>
        </w:rPr>
        <w:t xml:space="preserve"> </w:t>
      </w:r>
      <w:r>
        <w:rPr>
          <w:w w:val="105"/>
        </w:rPr>
        <w:t>the</w:t>
      </w:r>
      <w:r>
        <w:rPr>
          <w:spacing w:val="40"/>
          <w:w w:val="105"/>
        </w:rPr>
        <w:t xml:space="preserve"> </w:t>
      </w:r>
      <w:r>
        <w:rPr>
          <w:w w:val="105"/>
        </w:rPr>
        <w:t>skill</w:t>
      </w:r>
      <w:r>
        <w:rPr>
          <w:spacing w:val="39"/>
          <w:w w:val="105"/>
        </w:rPr>
        <w:t xml:space="preserve"> </w:t>
      </w:r>
      <w:r>
        <w:rPr>
          <w:w w:val="105"/>
        </w:rPr>
        <w:t>in</w:t>
      </w:r>
      <w:r>
        <w:rPr>
          <w:spacing w:val="40"/>
          <w:w w:val="105"/>
        </w:rPr>
        <w:t xml:space="preserve"> </w:t>
      </w:r>
      <w:r>
        <w:rPr>
          <w:w w:val="105"/>
        </w:rPr>
        <w:t>all</w:t>
      </w:r>
      <w:r>
        <w:rPr>
          <w:spacing w:val="40"/>
          <w:w w:val="105"/>
        </w:rPr>
        <w:t xml:space="preserve"> </w:t>
      </w:r>
      <w:r>
        <w:rPr>
          <w:w w:val="105"/>
        </w:rPr>
        <w:t>metrics</w:t>
      </w:r>
      <w:r>
        <w:rPr>
          <w:spacing w:val="39"/>
          <w:w w:val="105"/>
        </w:rPr>
        <w:t xml:space="preserve"> </w:t>
      </w:r>
      <w:r>
        <w:rPr>
          <w:w w:val="105"/>
        </w:rPr>
        <w:t>for</w:t>
      </w:r>
      <w:r>
        <w:rPr>
          <w:spacing w:val="-55"/>
          <w:w w:val="105"/>
        </w:rPr>
        <w:t xml:space="preserve"> </w:t>
      </w:r>
      <w:r>
        <w:rPr>
          <w:rFonts w:ascii="Trebuchet MS" w:hAnsi="Trebuchet MS"/>
          <w:w w:val="105"/>
          <w:sz w:val="12"/>
        </w:rPr>
        <w:t xml:space="preserve">677  </w:t>
      </w:r>
      <w:r>
        <w:rPr>
          <w:rFonts w:ascii="Trebuchet MS" w:hAnsi="Trebuchet MS"/>
          <w:spacing w:val="1"/>
          <w:w w:val="105"/>
          <w:sz w:val="12"/>
        </w:rPr>
        <w:t xml:space="preserve"> </w:t>
      </w:r>
      <w:r>
        <w:rPr>
          <w:w w:val="105"/>
        </w:rPr>
        <w:t>the Ebro, Rhine and Meuse—three rivers that experienced significant flood</w:t>
      </w:r>
      <w:r>
        <w:rPr>
          <w:spacing w:val="1"/>
          <w:w w:val="105"/>
        </w:rPr>
        <w:t xml:space="preserve"> </w:t>
      </w:r>
      <w:r>
        <w:rPr>
          <w:rFonts w:ascii="Trebuchet MS" w:hAnsi="Trebuchet MS"/>
          <w:w w:val="105"/>
          <w:sz w:val="12"/>
        </w:rPr>
        <w:t>678</w:t>
      </w:r>
      <w:r>
        <w:rPr>
          <w:rFonts w:ascii="Trebuchet MS" w:hAnsi="Trebuchet MS"/>
          <w:spacing w:val="7"/>
          <w:w w:val="105"/>
          <w:sz w:val="12"/>
        </w:rPr>
        <w:t xml:space="preserve"> </w:t>
      </w:r>
      <w:r>
        <w:rPr>
          <w:w w:val="105"/>
        </w:rPr>
        <w:t>events</w:t>
      </w:r>
      <w:r>
        <w:rPr>
          <w:spacing w:val="18"/>
          <w:w w:val="105"/>
        </w:rPr>
        <w:t xml:space="preserve"> </w:t>
      </w:r>
      <w:r>
        <w:rPr>
          <w:w w:val="105"/>
        </w:rPr>
        <w:t>during</w:t>
      </w:r>
      <w:r>
        <w:rPr>
          <w:spacing w:val="19"/>
          <w:w w:val="105"/>
        </w:rPr>
        <w:t xml:space="preserve"> </w:t>
      </w:r>
      <w:r>
        <w:rPr>
          <w:w w:val="105"/>
        </w:rPr>
        <w:t>the</w:t>
      </w:r>
      <w:r>
        <w:rPr>
          <w:spacing w:val="20"/>
          <w:w w:val="105"/>
        </w:rPr>
        <w:t xml:space="preserve"> </w:t>
      </w:r>
      <w:r>
        <w:rPr>
          <w:w w:val="105"/>
        </w:rPr>
        <w:t>study</w:t>
      </w:r>
      <w:r>
        <w:rPr>
          <w:spacing w:val="20"/>
          <w:w w:val="105"/>
        </w:rPr>
        <w:t xml:space="preserve"> </w:t>
      </w:r>
      <w:r>
        <w:rPr>
          <w:w w:val="105"/>
        </w:rPr>
        <w:t>period.</w:t>
      </w:r>
    </w:p>
    <w:p w14:paraId="0C4DE427" w14:textId="77777777" w:rsidR="00E2709D" w:rsidRDefault="00462487">
      <w:pPr>
        <w:pStyle w:val="BodyText"/>
        <w:tabs>
          <w:tab w:val="left" w:pos="968"/>
        </w:tabs>
        <w:spacing w:line="237" w:lineRule="auto"/>
        <w:ind w:left="227" w:right="529"/>
        <w:jc w:val="both"/>
      </w:pPr>
      <w:r>
        <w:rPr>
          <w:rFonts w:ascii="Trebuchet MS" w:hAnsi="Trebuchet MS"/>
          <w:w w:val="105"/>
          <w:sz w:val="12"/>
        </w:rPr>
        <w:t>679</w:t>
      </w:r>
      <w:r>
        <w:rPr>
          <w:rFonts w:ascii="Trebuchet MS" w:hAnsi="Trebuchet MS"/>
          <w:w w:val="105"/>
          <w:sz w:val="12"/>
        </w:rPr>
        <w:tab/>
      </w:r>
      <w:r>
        <w:rPr>
          <w:w w:val="105"/>
        </w:rPr>
        <w:t>By applying this set of criteria, EFAS would be able to issue notifications</w:t>
      </w:r>
      <w:r>
        <w:rPr>
          <w:spacing w:val="1"/>
          <w:w w:val="105"/>
        </w:rPr>
        <w:t xml:space="preserve"> </w:t>
      </w:r>
      <w:r>
        <w:rPr>
          <w:rFonts w:ascii="Trebuchet MS" w:hAnsi="Trebuchet MS"/>
          <w:w w:val="105"/>
          <w:sz w:val="12"/>
        </w:rPr>
        <w:t>680</w:t>
      </w:r>
      <w:r>
        <w:rPr>
          <w:rFonts w:ascii="Trebuchet MS" w:hAnsi="Trebuchet MS"/>
          <w:spacing w:val="1"/>
          <w:w w:val="105"/>
          <w:sz w:val="12"/>
        </w:rPr>
        <w:t xml:space="preserve"> </w:t>
      </w:r>
      <w:r>
        <w:rPr>
          <w:w w:val="105"/>
        </w:rPr>
        <w:t xml:space="preserve">with at least 2 days lead time for 45% of the events, and 70% of the </w:t>
      </w:r>
      <w:proofErr w:type="spellStart"/>
      <w:r>
        <w:rPr>
          <w:w w:val="105"/>
        </w:rPr>
        <w:t>notifica</w:t>
      </w:r>
      <w:proofErr w:type="spellEnd"/>
      <w:r>
        <w:rPr>
          <w:w w:val="105"/>
        </w:rPr>
        <w:t>-</w:t>
      </w:r>
      <w:r>
        <w:rPr>
          <w:spacing w:val="-54"/>
          <w:w w:val="105"/>
        </w:rPr>
        <w:t xml:space="preserve"> </w:t>
      </w:r>
      <w:r>
        <w:rPr>
          <w:rFonts w:ascii="Trebuchet MS" w:hAnsi="Trebuchet MS"/>
          <w:sz w:val="12"/>
        </w:rPr>
        <w:t xml:space="preserve">681  </w:t>
      </w:r>
      <w:r>
        <w:rPr>
          <w:rFonts w:ascii="Trebuchet MS" w:hAnsi="Trebuchet MS"/>
          <w:spacing w:val="1"/>
          <w:sz w:val="12"/>
        </w:rPr>
        <w:t xml:space="preserve"> </w:t>
      </w:r>
      <w:proofErr w:type="spellStart"/>
      <w:r>
        <w:t>tions</w:t>
      </w:r>
      <w:proofErr w:type="spellEnd"/>
      <w:r>
        <w:t xml:space="preserve"> would be correct. For reference, these figures represent an improvement</w:t>
      </w:r>
      <w:r>
        <w:rPr>
          <w:spacing w:val="1"/>
        </w:rPr>
        <w:t xml:space="preserve"> </w:t>
      </w:r>
      <w:r>
        <w:rPr>
          <w:rFonts w:ascii="Trebuchet MS" w:hAnsi="Trebuchet MS"/>
          <w:w w:val="105"/>
          <w:sz w:val="12"/>
        </w:rPr>
        <w:t>682</w:t>
      </w:r>
      <w:r>
        <w:rPr>
          <w:rFonts w:ascii="Trebuchet MS" w:hAnsi="Trebuchet MS"/>
          <w:spacing w:val="10"/>
          <w:w w:val="105"/>
          <w:sz w:val="12"/>
        </w:rPr>
        <w:t xml:space="preserve"> </w:t>
      </w:r>
      <w:r>
        <w:rPr>
          <w:w w:val="105"/>
        </w:rPr>
        <w:t>in</w:t>
      </w:r>
      <w:r>
        <w:rPr>
          <w:spacing w:val="-5"/>
          <w:w w:val="105"/>
        </w:rPr>
        <w:t xml:space="preserve"> </w:t>
      </w:r>
      <w:r>
        <w:rPr>
          <w:w w:val="105"/>
        </w:rPr>
        <w:t>both</w:t>
      </w:r>
      <w:r>
        <w:rPr>
          <w:spacing w:val="-4"/>
          <w:w w:val="105"/>
        </w:rPr>
        <w:t xml:space="preserve"> </w:t>
      </w:r>
      <w:r>
        <w:rPr>
          <w:w w:val="105"/>
        </w:rPr>
        <w:t>metrics</w:t>
      </w:r>
      <w:r>
        <w:rPr>
          <w:spacing w:val="-4"/>
          <w:w w:val="105"/>
        </w:rPr>
        <w:t xml:space="preserve"> </w:t>
      </w:r>
      <w:r>
        <w:rPr>
          <w:w w:val="105"/>
        </w:rPr>
        <w:t>over</w:t>
      </w:r>
      <w:r>
        <w:rPr>
          <w:spacing w:val="-4"/>
          <w:w w:val="105"/>
        </w:rPr>
        <w:t xml:space="preserve"> </w:t>
      </w:r>
      <w:r>
        <w:rPr>
          <w:w w:val="105"/>
        </w:rPr>
        <w:t>the</w:t>
      </w:r>
      <w:r>
        <w:rPr>
          <w:spacing w:val="-4"/>
          <w:w w:val="105"/>
        </w:rPr>
        <w:t xml:space="preserve"> </w:t>
      </w:r>
      <w:r>
        <w:rPr>
          <w:w w:val="105"/>
        </w:rPr>
        <w:t>existing</w:t>
      </w:r>
      <w:r>
        <w:rPr>
          <w:spacing w:val="-4"/>
          <w:w w:val="105"/>
        </w:rPr>
        <w:t xml:space="preserve"> </w:t>
      </w:r>
      <w:r>
        <w:rPr>
          <w:w w:val="105"/>
        </w:rPr>
        <w:t>criteria,</w:t>
      </w:r>
      <w:r>
        <w:rPr>
          <w:spacing w:val="-2"/>
          <w:w w:val="105"/>
        </w:rPr>
        <w:t xml:space="preserve"> </w:t>
      </w:r>
      <w:r>
        <w:rPr>
          <w:w w:val="105"/>
        </w:rPr>
        <w:t>which</w:t>
      </w:r>
      <w:r>
        <w:rPr>
          <w:spacing w:val="-4"/>
          <w:w w:val="105"/>
        </w:rPr>
        <w:t xml:space="preserve"> </w:t>
      </w:r>
      <w:r>
        <w:rPr>
          <w:w w:val="105"/>
        </w:rPr>
        <w:t>achieved</w:t>
      </w:r>
      <w:r>
        <w:rPr>
          <w:spacing w:val="-4"/>
          <w:w w:val="105"/>
        </w:rPr>
        <w:t xml:space="preserve"> </w:t>
      </w:r>
      <w:r>
        <w:rPr>
          <w:w w:val="105"/>
        </w:rPr>
        <w:t>41%</w:t>
      </w:r>
      <w:r>
        <w:rPr>
          <w:spacing w:val="-4"/>
          <w:w w:val="105"/>
        </w:rPr>
        <w:t xml:space="preserve"> </w:t>
      </w:r>
      <w:r>
        <w:rPr>
          <w:w w:val="105"/>
        </w:rPr>
        <w:t>recall</w:t>
      </w:r>
      <w:r>
        <w:rPr>
          <w:spacing w:val="-4"/>
          <w:w w:val="105"/>
        </w:rPr>
        <w:t xml:space="preserve"> </w:t>
      </w:r>
      <w:r>
        <w:rPr>
          <w:w w:val="105"/>
        </w:rPr>
        <w:t>and</w:t>
      </w:r>
      <w:r>
        <w:rPr>
          <w:spacing w:val="-4"/>
          <w:w w:val="105"/>
        </w:rPr>
        <w:t xml:space="preserve"> </w:t>
      </w:r>
      <w:r>
        <w:rPr>
          <w:w w:val="105"/>
        </w:rPr>
        <w:t>62%</w:t>
      </w:r>
      <w:r>
        <w:rPr>
          <w:spacing w:val="-55"/>
          <w:w w:val="105"/>
        </w:rPr>
        <w:t xml:space="preserve"> </w:t>
      </w:r>
      <w:r>
        <w:rPr>
          <w:rFonts w:ascii="Trebuchet MS" w:hAnsi="Trebuchet MS"/>
          <w:w w:val="105"/>
          <w:sz w:val="12"/>
        </w:rPr>
        <w:t xml:space="preserve">683  </w:t>
      </w:r>
      <w:r>
        <w:rPr>
          <w:rFonts w:ascii="Trebuchet MS" w:hAnsi="Trebuchet MS"/>
          <w:spacing w:val="38"/>
          <w:w w:val="105"/>
          <w:sz w:val="12"/>
        </w:rPr>
        <w:t xml:space="preserve"> </w:t>
      </w:r>
      <w:r>
        <w:rPr>
          <w:w w:val="105"/>
        </w:rPr>
        <w:t xml:space="preserve">precision (see Figure </w:t>
      </w:r>
      <w:hyperlink w:anchor="_bookmark22" w:history="1">
        <w:r>
          <w:rPr>
            <w:w w:val="105"/>
          </w:rPr>
          <w:t>7).</w:t>
        </w:r>
      </w:hyperlink>
      <w:r>
        <w:rPr>
          <w:w w:val="105"/>
        </w:rPr>
        <w:t xml:space="preserve">  The </w:t>
      </w:r>
      <w:proofErr w:type="spellStart"/>
      <w:r>
        <w:rPr>
          <w:w w:val="105"/>
        </w:rPr>
        <w:t>Roebber</w:t>
      </w:r>
      <w:proofErr w:type="spellEnd"/>
      <w:r>
        <w:rPr>
          <w:w w:val="105"/>
        </w:rPr>
        <w:t xml:space="preserve"> diagram indicates that the grand </w:t>
      </w:r>
      <w:proofErr w:type="spellStart"/>
      <w:r>
        <w:rPr>
          <w:w w:val="105"/>
        </w:rPr>
        <w:t>en</w:t>
      </w:r>
      <w:proofErr w:type="spellEnd"/>
      <w:r>
        <w:rPr>
          <w:w w:val="105"/>
        </w:rPr>
        <w:t>-</w:t>
      </w:r>
      <w:r>
        <w:rPr>
          <w:spacing w:val="1"/>
          <w:w w:val="105"/>
        </w:rPr>
        <w:t xml:space="preserve"> </w:t>
      </w:r>
      <w:r>
        <w:rPr>
          <w:rFonts w:ascii="Trebuchet MS" w:hAnsi="Trebuchet MS"/>
          <w:w w:val="105"/>
          <w:sz w:val="12"/>
        </w:rPr>
        <w:t>684</w:t>
      </w:r>
      <w:r>
        <w:rPr>
          <w:rFonts w:ascii="Trebuchet MS" w:hAnsi="Trebuchet MS"/>
          <w:spacing w:val="1"/>
          <w:w w:val="105"/>
          <w:sz w:val="12"/>
        </w:rPr>
        <w:t xml:space="preserve"> </w:t>
      </w:r>
      <w:proofErr w:type="spellStart"/>
      <w:r>
        <w:rPr>
          <w:w w:val="105"/>
        </w:rPr>
        <w:t>sembles</w:t>
      </w:r>
      <w:proofErr w:type="spellEnd"/>
      <w:r>
        <w:rPr>
          <w:w w:val="105"/>
        </w:rPr>
        <w:t xml:space="preserve"> —namely MW and BW— still suffer from a negative bias, but it was</w:t>
      </w:r>
      <w:r>
        <w:rPr>
          <w:spacing w:val="-54"/>
          <w:w w:val="105"/>
        </w:rPr>
        <w:t xml:space="preserve"> </w:t>
      </w:r>
      <w:r>
        <w:rPr>
          <w:rFonts w:ascii="Trebuchet MS" w:hAnsi="Trebuchet MS"/>
          <w:w w:val="105"/>
          <w:sz w:val="12"/>
        </w:rPr>
        <w:t>685</w:t>
      </w:r>
      <w:r>
        <w:rPr>
          <w:rFonts w:ascii="Trebuchet MS" w:hAnsi="Trebuchet MS"/>
          <w:spacing w:val="6"/>
          <w:w w:val="105"/>
          <w:sz w:val="12"/>
        </w:rPr>
        <w:t xml:space="preserve"> </w:t>
      </w:r>
      <w:r>
        <w:rPr>
          <w:w w:val="105"/>
        </w:rPr>
        <w:t>slightly</w:t>
      </w:r>
      <w:r>
        <w:rPr>
          <w:spacing w:val="18"/>
          <w:w w:val="105"/>
        </w:rPr>
        <w:t xml:space="preserve"> </w:t>
      </w:r>
      <w:r>
        <w:rPr>
          <w:w w:val="105"/>
        </w:rPr>
        <w:t>reduced</w:t>
      </w:r>
      <w:r>
        <w:rPr>
          <w:spacing w:val="19"/>
          <w:w w:val="105"/>
        </w:rPr>
        <w:t xml:space="preserve"> </w:t>
      </w:r>
      <w:r>
        <w:rPr>
          <w:w w:val="105"/>
        </w:rPr>
        <w:t>by</w:t>
      </w:r>
      <w:r>
        <w:rPr>
          <w:spacing w:val="19"/>
          <w:w w:val="105"/>
        </w:rPr>
        <w:t xml:space="preserve"> </w:t>
      </w:r>
      <w:r>
        <w:rPr>
          <w:w w:val="105"/>
        </w:rPr>
        <w:t>improving</w:t>
      </w:r>
      <w:r>
        <w:rPr>
          <w:spacing w:val="19"/>
          <w:w w:val="105"/>
        </w:rPr>
        <w:t xml:space="preserve"> </w:t>
      </w:r>
      <w:r>
        <w:rPr>
          <w:w w:val="105"/>
        </w:rPr>
        <w:t>recall</w:t>
      </w:r>
      <w:r>
        <w:rPr>
          <w:spacing w:val="20"/>
          <w:w w:val="105"/>
        </w:rPr>
        <w:t xml:space="preserve"> </w:t>
      </w:r>
      <w:r>
        <w:rPr>
          <w:w w:val="105"/>
        </w:rPr>
        <w:t>compared</w:t>
      </w:r>
      <w:r>
        <w:rPr>
          <w:spacing w:val="19"/>
          <w:w w:val="105"/>
        </w:rPr>
        <w:t xml:space="preserve"> </w:t>
      </w:r>
      <w:r>
        <w:rPr>
          <w:w w:val="105"/>
        </w:rPr>
        <w:t>with</w:t>
      </w:r>
      <w:r>
        <w:rPr>
          <w:spacing w:val="19"/>
          <w:w w:val="105"/>
        </w:rPr>
        <w:t xml:space="preserve"> </w:t>
      </w:r>
      <w:r>
        <w:rPr>
          <w:w w:val="105"/>
        </w:rPr>
        <w:t>ENS.</w:t>
      </w:r>
    </w:p>
    <w:p w14:paraId="23366664" w14:textId="77777777" w:rsidR="00E2709D" w:rsidRDefault="00E2709D">
      <w:pPr>
        <w:pStyle w:val="BodyText"/>
        <w:spacing w:before="2"/>
        <w:rPr>
          <w:sz w:val="14"/>
        </w:rPr>
      </w:pPr>
    </w:p>
    <w:p w14:paraId="7902C2F9" w14:textId="35B1205B" w:rsidR="00E2709D" w:rsidRDefault="00462487">
      <w:pPr>
        <w:spacing w:before="51"/>
        <w:ind w:left="227"/>
        <w:jc w:val="both"/>
        <w:rPr>
          <w:i/>
          <w:sz w:val="24"/>
        </w:rPr>
      </w:pPr>
      <w:r>
        <w:rPr>
          <w:rFonts w:ascii="Trebuchet MS"/>
          <w:sz w:val="12"/>
        </w:rPr>
        <w:t xml:space="preserve">686   </w:t>
      </w:r>
      <w:r>
        <w:rPr>
          <w:rFonts w:ascii="Trebuchet MS"/>
          <w:spacing w:val="32"/>
          <w:sz w:val="12"/>
        </w:rPr>
        <w:t xml:space="preserve"> </w:t>
      </w:r>
      <w:bookmarkStart w:id="353" w:name="Skill_by_catchment_area"/>
      <w:bookmarkEnd w:id="353"/>
      <w:r>
        <w:rPr>
          <w:i/>
          <w:sz w:val="24"/>
        </w:rPr>
        <w:t>4.4.</w:t>
      </w:r>
      <w:r>
        <w:rPr>
          <w:i/>
          <w:spacing w:val="72"/>
          <w:sz w:val="24"/>
        </w:rPr>
        <w:t xml:space="preserve"> </w:t>
      </w:r>
      <w:del w:id="354" w:author="Pechlivanidis Ilias" w:date="2024-02-10T13:08:00Z">
        <w:r w:rsidDel="00C62B43">
          <w:rPr>
            <w:i/>
            <w:sz w:val="24"/>
          </w:rPr>
          <w:delText>Skill</w:delText>
        </w:r>
        <w:r w:rsidDel="00C62B43">
          <w:rPr>
            <w:i/>
            <w:spacing w:val="35"/>
            <w:sz w:val="24"/>
          </w:rPr>
          <w:delText xml:space="preserve"> </w:delText>
        </w:r>
        <w:r w:rsidDel="00C62B43">
          <w:rPr>
            <w:i/>
            <w:sz w:val="24"/>
          </w:rPr>
          <w:delText>by</w:delText>
        </w:r>
        <w:r w:rsidDel="00C62B43">
          <w:rPr>
            <w:i/>
            <w:spacing w:val="35"/>
            <w:sz w:val="24"/>
          </w:rPr>
          <w:delText xml:space="preserve"> </w:delText>
        </w:r>
        <w:r w:rsidDel="00C62B43">
          <w:rPr>
            <w:i/>
            <w:sz w:val="24"/>
          </w:rPr>
          <w:delText>catchment</w:delText>
        </w:r>
        <w:r w:rsidDel="00C62B43">
          <w:rPr>
            <w:i/>
            <w:spacing w:val="34"/>
            <w:sz w:val="24"/>
          </w:rPr>
          <w:delText xml:space="preserve"> </w:delText>
        </w:r>
        <w:r w:rsidDel="00C62B43">
          <w:rPr>
            <w:i/>
            <w:sz w:val="24"/>
          </w:rPr>
          <w:delText>area</w:delText>
        </w:r>
      </w:del>
      <w:ins w:id="355" w:author="Pechlivanidis Ilias" w:date="2024-02-10T13:08:00Z">
        <w:r w:rsidR="00C62B43">
          <w:rPr>
            <w:i/>
            <w:sz w:val="24"/>
          </w:rPr>
          <w:t xml:space="preserve">Identification of </w:t>
        </w:r>
      </w:ins>
      <w:ins w:id="356" w:author="Pechlivanidis Ilias" w:date="2024-02-10T13:09:00Z">
        <w:r w:rsidR="00C62B43">
          <w:rPr>
            <w:i/>
            <w:sz w:val="24"/>
          </w:rPr>
          <w:t xml:space="preserve">optimal </w:t>
        </w:r>
      </w:ins>
      <w:ins w:id="357" w:author="Pechlivanidis Ilias" w:date="2024-02-10T13:08:00Z">
        <w:r w:rsidR="00C62B43">
          <w:rPr>
            <w:i/>
            <w:sz w:val="24"/>
          </w:rPr>
          <w:t>catchment area to issue notifications</w:t>
        </w:r>
      </w:ins>
    </w:p>
    <w:p w14:paraId="79FEB095" w14:textId="77777777" w:rsidR="00E2709D" w:rsidRDefault="00462487">
      <w:pPr>
        <w:pStyle w:val="BodyText"/>
        <w:tabs>
          <w:tab w:val="left" w:pos="968"/>
        </w:tabs>
        <w:spacing w:before="65" w:line="230" w:lineRule="auto"/>
        <w:ind w:left="227" w:right="529"/>
        <w:jc w:val="both"/>
      </w:pPr>
      <w:r>
        <w:rPr>
          <w:rFonts w:ascii="Trebuchet MS" w:hAnsi="Trebuchet MS"/>
          <w:w w:val="105"/>
          <w:sz w:val="12"/>
        </w:rPr>
        <w:t>687</w:t>
      </w:r>
      <w:r>
        <w:rPr>
          <w:rFonts w:ascii="Trebuchet MS" w:hAnsi="Trebuchet MS"/>
          <w:w w:val="105"/>
          <w:sz w:val="12"/>
        </w:rPr>
        <w:tab/>
      </w:r>
      <w:r>
        <w:t>The preceding sections presented results for a set of stations with a catch-</w:t>
      </w:r>
      <w:r>
        <w:rPr>
          <w:spacing w:val="1"/>
        </w:rPr>
        <w:t xml:space="preserve"> </w:t>
      </w:r>
      <w:r>
        <w:rPr>
          <w:rFonts w:ascii="Trebuchet MS" w:hAnsi="Trebuchet MS"/>
          <w:sz w:val="12"/>
        </w:rPr>
        <w:t xml:space="preserve">688      </w:t>
      </w:r>
      <w:proofErr w:type="spellStart"/>
      <w:r>
        <w:t>ment</w:t>
      </w:r>
      <w:proofErr w:type="spellEnd"/>
      <w:r>
        <w:t xml:space="preserve"> area of at least 2000 km</w:t>
      </w:r>
      <w:r>
        <w:rPr>
          <w:rFonts w:ascii="Segoe UI Symbol" w:hAnsi="Segoe UI Symbol"/>
        </w:rPr>
        <w:t>²</w:t>
      </w:r>
      <w:r>
        <w:t>, the current limit.</w:t>
      </w:r>
      <w:r>
        <w:rPr>
          <w:spacing w:val="54"/>
        </w:rPr>
        <w:t xml:space="preserve"> </w:t>
      </w:r>
      <w:r>
        <w:t>To investigate the potential</w:t>
      </w:r>
      <w:r>
        <w:rPr>
          <w:spacing w:val="1"/>
        </w:rPr>
        <w:t xml:space="preserve"> </w:t>
      </w:r>
      <w:r>
        <w:rPr>
          <w:rFonts w:ascii="Trebuchet MS" w:hAnsi="Trebuchet MS"/>
          <w:w w:val="105"/>
          <w:sz w:val="12"/>
        </w:rPr>
        <w:t>689</w:t>
      </w:r>
      <w:r>
        <w:rPr>
          <w:rFonts w:ascii="Trebuchet MS" w:hAnsi="Trebuchet MS"/>
          <w:spacing w:val="15"/>
          <w:w w:val="105"/>
          <w:sz w:val="12"/>
        </w:rPr>
        <w:t xml:space="preserve"> </w:t>
      </w:r>
      <w:r>
        <w:rPr>
          <w:w w:val="105"/>
        </w:rPr>
        <w:t>relaxation</w:t>
      </w:r>
      <w:r>
        <w:rPr>
          <w:spacing w:val="-6"/>
          <w:w w:val="105"/>
        </w:rPr>
        <w:t xml:space="preserve"> </w:t>
      </w:r>
      <w:r>
        <w:rPr>
          <w:w w:val="105"/>
        </w:rPr>
        <w:t>of</w:t>
      </w:r>
      <w:r>
        <w:rPr>
          <w:spacing w:val="-5"/>
          <w:w w:val="105"/>
        </w:rPr>
        <w:t xml:space="preserve"> </w:t>
      </w:r>
      <w:r>
        <w:rPr>
          <w:w w:val="105"/>
        </w:rPr>
        <w:t>this</w:t>
      </w:r>
      <w:r>
        <w:rPr>
          <w:spacing w:val="-5"/>
          <w:w w:val="105"/>
        </w:rPr>
        <w:t xml:space="preserve"> </w:t>
      </w:r>
      <w:r>
        <w:rPr>
          <w:w w:val="105"/>
        </w:rPr>
        <w:t>criterion,</w:t>
      </w:r>
      <w:r>
        <w:rPr>
          <w:spacing w:val="-2"/>
          <w:w w:val="105"/>
        </w:rPr>
        <w:t xml:space="preserve"> </w:t>
      </w:r>
      <w:r>
        <w:rPr>
          <w:w w:val="105"/>
        </w:rPr>
        <w:t>Figure</w:t>
      </w:r>
      <w:r>
        <w:rPr>
          <w:spacing w:val="-6"/>
          <w:w w:val="105"/>
        </w:rPr>
        <w:t xml:space="preserve"> </w:t>
      </w:r>
      <w:hyperlink w:anchor="_bookmark29" w:history="1">
        <w:r>
          <w:rPr>
            <w:w w:val="105"/>
          </w:rPr>
          <w:t>12</w:t>
        </w:r>
        <w:r>
          <w:rPr>
            <w:spacing w:val="-5"/>
            <w:w w:val="105"/>
          </w:rPr>
          <w:t xml:space="preserve"> </w:t>
        </w:r>
      </w:hyperlink>
      <w:r>
        <w:rPr>
          <w:w w:val="105"/>
        </w:rPr>
        <w:t>illustrates</w:t>
      </w:r>
      <w:r>
        <w:rPr>
          <w:spacing w:val="-5"/>
          <w:w w:val="105"/>
        </w:rPr>
        <w:t xml:space="preserve"> </w:t>
      </w:r>
      <w:r>
        <w:rPr>
          <w:w w:val="105"/>
        </w:rPr>
        <w:t>the</w:t>
      </w:r>
      <w:r>
        <w:rPr>
          <w:spacing w:val="-5"/>
          <w:w w:val="105"/>
        </w:rPr>
        <w:t xml:space="preserve"> </w:t>
      </w:r>
      <w:r>
        <w:rPr>
          <w:w w:val="105"/>
        </w:rPr>
        <w:t>evolution</w:t>
      </w:r>
      <w:r>
        <w:rPr>
          <w:spacing w:val="-6"/>
          <w:w w:val="105"/>
        </w:rPr>
        <w:t xml:space="preserve"> </w:t>
      </w:r>
      <w:r>
        <w:rPr>
          <w:w w:val="105"/>
        </w:rPr>
        <w:t>of</w:t>
      </w:r>
      <w:r>
        <w:rPr>
          <w:spacing w:val="-6"/>
          <w:w w:val="105"/>
        </w:rPr>
        <w:t xml:space="preserve"> </w:t>
      </w:r>
      <w:r>
        <w:rPr>
          <w:w w:val="105"/>
        </w:rPr>
        <w:t>skill</w:t>
      </w:r>
      <w:r>
        <w:rPr>
          <w:spacing w:val="-5"/>
          <w:w w:val="105"/>
        </w:rPr>
        <w:t xml:space="preserve"> </w:t>
      </w:r>
      <w:r>
        <w:rPr>
          <w:w w:val="105"/>
        </w:rPr>
        <w:t>depend-</w:t>
      </w:r>
      <w:r>
        <w:rPr>
          <w:spacing w:val="-55"/>
          <w:w w:val="105"/>
        </w:rPr>
        <w:t xml:space="preserve"> </w:t>
      </w:r>
      <w:r>
        <w:rPr>
          <w:rFonts w:ascii="Trebuchet MS" w:hAnsi="Trebuchet MS"/>
          <w:w w:val="105"/>
          <w:sz w:val="12"/>
        </w:rPr>
        <w:t>690</w:t>
      </w:r>
      <w:r>
        <w:rPr>
          <w:rFonts w:ascii="Trebuchet MS" w:hAnsi="Trebuchet MS"/>
          <w:spacing w:val="20"/>
          <w:w w:val="105"/>
          <w:sz w:val="12"/>
        </w:rPr>
        <w:t xml:space="preserve"> </w:t>
      </w:r>
      <w:proofErr w:type="spellStart"/>
      <w:r>
        <w:rPr>
          <w:w w:val="105"/>
        </w:rPr>
        <w:t>ing</w:t>
      </w:r>
      <w:proofErr w:type="spellEnd"/>
      <w:r>
        <w:rPr>
          <w:spacing w:val="18"/>
          <w:w w:val="105"/>
        </w:rPr>
        <w:t xml:space="preserve"> </w:t>
      </w:r>
      <w:r>
        <w:rPr>
          <w:w w:val="105"/>
        </w:rPr>
        <w:t>on</w:t>
      </w:r>
      <w:r>
        <w:rPr>
          <w:spacing w:val="18"/>
          <w:w w:val="105"/>
        </w:rPr>
        <w:t xml:space="preserve"> </w:t>
      </w:r>
      <w:r>
        <w:rPr>
          <w:w w:val="105"/>
        </w:rPr>
        <w:t>the</w:t>
      </w:r>
      <w:r>
        <w:rPr>
          <w:spacing w:val="19"/>
          <w:w w:val="105"/>
        </w:rPr>
        <w:t xml:space="preserve"> </w:t>
      </w:r>
      <w:r>
        <w:rPr>
          <w:w w:val="105"/>
        </w:rPr>
        <w:t>catchment</w:t>
      </w:r>
      <w:r>
        <w:rPr>
          <w:spacing w:val="18"/>
          <w:w w:val="105"/>
        </w:rPr>
        <w:t xml:space="preserve"> </w:t>
      </w:r>
      <w:r>
        <w:rPr>
          <w:w w:val="105"/>
        </w:rPr>
        <w:t>area</w:t>
      </w:r>
      <w:r>
        <w:rPr>
          <w:spacing w:val="19"/>
          <w:w w:val="105"/>
        </w:rPr>
        <w:t xml:space="preserve"> </w:t>
      </w:r>
      <w:r>
        <w:rPr>
          <w:w w:val="105"/>
        </w:rPr>
        <w:t>limit.</w:t>
      </w:r>
      <w:r>
        <w:rPr>
          <w:spacing w:val="2"/>
          <w:w w:val="105"/>
        </w:rPr>
        <w:t xml:space="preserve"> </w:t>
      </w:r>
      <w:r>
        <w:rPr>
          <w:w w:val="105"/>
        </w:rPr>
        <w:t>The</w:t>
      </w:r>
      <w:r>
        <w:rPr>
          <w:spacing w:val="18"/>
          <w:w w:val="105"/>
        </w:rPr>
        <w:t xml:space="preserve"> </w:t>
      </w:r>
      <w:r>
        <w:rPr>
          <w:w w:val="105"/>
        </w:rPr>
        <w:t>criteria</w:t>
      </w:r>
      <w:r>
        <w:rPr>
          <w:spacing w:val="18"/>
          <w:w w:val="105"/>
        </w:rPr>
        <w:t xml:space="preserve"> </w:t>
      </w:r>
      <w:r>
        <w:rPr>
          <w:w w:val="105"/>
        </w:rPr>
        <w:t>used</w:t>
      </w:r>
      <w:r>
        <w:rPr>
          <w:spacing w:val="19"/>
          <w:w w:val="105"/>
        </w:rPr>
        <w:t xml:space="preserve"> </w:t>
      </w:r>
      <w:r>
        <w:rPr>
          <w:w w:val="105"/>
        </w:rPr>
        <w:t>to</w:t>
      </w:r>
      <w:r>
        <w:rPr>
          <w:spacing w:val="18"/>
          <w:w w:val="105"/>
        </w:rPr>
        <w:t xml:space="preserve"> </w:t>
      </w:r>
      <w:r>
        <w:rPr>
          <w:w w:val="105"/>
        </w:rPr>
        <w:t>create</w:t>
      </w:r>
      <w:r>
        <w:rPr>
          <w:spacing w:val="19"/>
          <w:w w:val="105"/>
        </w:rPr>
        <w:t xml:space="preserve"> </w:t>
      </w:r>
      <w:r>
        <w:rPr>
          <w:w w:val="105"/>
        </w:rPr>
        <w:t>this</w:t>
      </w:r>
      <w:r>
        <w:rPr>
          <w:spacing w:val="18"/>
          <w:w w:val="105"/>
        </w:rPr>
        <w:t xml:space="preserve"> </w:t>
      </w:r>
      <w:r>
        <w:rPr>
          <w:w w:val="105"/>
        </w:rPr>
        <w:t>figure</w:t>
      </w:r>
      <w:r>
        <w:rPr>
          <w:spacing w:val="19"/>
          <w:w w:val="105"/>
        </w:rPr>
        <w:t xml:space="preserve"> </w:t>
      </w:r>
      <w:r>
        <w:rPr>
          <w:w w:val="105"/>
        </w:rPr>
        <w:t>are</w:t>
      </w:r>
      <w:r>
        <w:rPr>
          <w:spacing w:val="-55"/>
          <w:w w:val="105"/>
        </w:rPr>
        <w:t xml:space="preserve"> </w:t>
      </w:r>
      <w:r>
        <w:rPr>
          <w:rFonts w:ascii="Trebuchet MS" w:hAnsi="Trebuchet MS"/>
          <w:w w:val="105"/>
          <w:sz w:val="12"/>
        </w:rPr>
        <w:t xml:space="preserve">691   </w:t>
      </w:r>
      <w:r>
        <w:rPr>
          <w:rFonts w:ascii="Trebuchet MS" w:hAnsi="Trebuchet MS"/>
          <w:spacing w:val="37"/>
          <w:w w:val="105"/>
          <w:sz w:val="12"/>
        </w:rPr>
        <w:t xml:space="preserve"> </w:t>
      </w:r>
      <w:r>
        <w:rPr>
          <w:w w:val="105"/>
        </w:rPr>
        <w:t>those optimized for the fixed area limit of 2000 km</w:t>
      </w:r>
      <w:r>
        <w:rPr>
          <w:rFonts w:ascii="Segoe UI Symbol" w:hAnsi="Segoe UI Symbol"/>
          <w:w w:val="105"/>
        </w:rPr>
        <w:t xml:space="preserve">² </w:t>
      </w:r>
      <w:r>
        <w:rPr>
          <w:w w:val="105"/>
        </w:rPr>
        <w:t>and a lead time range</w:t>
      </w:r>
      <w:r>
        <w:rPr>
          <w:spacing w:val="1"/>
          <w:w w:val="105"/>
        </w:rPr>
        <w:t xml:space="preserve"> </w:t>
      </w:r>
      <w:r>
        <w:rPr>
          <w:rFonts w:ascii="Trebuchet MS" w:hAnsi="Trebuchet MS"/>
          <w:w w:val="105"/>
          <w:sz w:val="12"/>
        </w:rPr>
        <w:t xml:space="preserve">692  </w:t>
      </w:r>
      <w:r>
        <w:rPr>
          <w:rFonts w:ascii="Trebuchet MS" w:hAnsi="Trebuchet MS"/>
          <w:spacing w:val="1"/>
          <w:w w:val="105"/>
          <w:sz w:val="12"/>
        </w:rPr>
        <w:t xml:space="preserve"> </w:t>
      </w:r>
      <w:r>
        <w:rPr>
          <w:w w:val="105"/>
        </w:rPr>
        <w:t xml:space="preserve">between 2 and 5.5 days (refer to Table </w:t>
      </w:r>
      <w:hyperlink w:anchor="_bookmark27" w:history="1">
        <w:r>
          <w:rPr>
            <w:w w:val="105"/>
          </w:rPr>
          <w:t>4).</w:t>
        </w:r>
      </w:hyperlink>
      <w:r>
        <w:rPr>
          <w:w w:val="105"/>
        </w:rPr>
        <w:t xml:space="preserve"> For benchmarking purposes, the</w:t>
      </w:r>
      <w:r>
        <w:rPr>
          <w:spacing w:val="1"/>
          <w:w w:val="105"/>
        </w:rPr>
        <w:t xml:space="preserve"> </w:t>
      </w:r>
      <w:r>
        <w:rPr>
          <w:rFonts w:ascii="Trebuchet MS" w:hAnsi="Trebuchet MS"/>
          <w:w w:val="105"/>
          <w:sz w:val="12"/>
        </w:rPr>
        <w:t>693</w:t>
      </w:r>
      <w:r>
        <w:rPr>
          <w:rFonts w:ascii="Trebuchet MS" w:hAnsi="Trebuchet MS"/>
          <w:spacing w:val="33"/>
          <w:w w:val="105"/>
          <w:sz w:val="12"/>
        </w:rPr>
        <w:t xml:space="preserve"> </w:t>
      </w:r>
      <w:r>
        <w:rPr>
          <w:w w:val="105"/>
        </w:rPr>
        <w:t>plots</w:t>
      </w:r>
      <w:r>
        <w:rPr>
          <w:spacing w:val="-12"/>
          <w:w w:val="105"/>
        </w:rPr>
        <w:t xml:space="preserve"> </w:t>
      </w:r>
      <w:r>
        <w:rPr>
          <w:w w:val="105"/>
        </w:rPr>
        <w:t>compare</w:t>
      </w:r>
      <w:r>
        <w:rPr>
          <w:spacing w:val="-12"/>
          <w:w w:val="105"/>
        </w:rPr>
        <w:t xml:space="preserve"> </w:t>
      </w:r>
      <w:r>
        <w:rPr>
          <w:w w:val="105"/>
        </w:rPr>
        <w:t>the</w:t>
      </w:r>
      <w:r>
        <w:rPr>
          <w:spacing w:val="-13"/>
          <w:w w:val="105"/>
        </w:rPr>
        <w:t xml:space="preserve"> </w:t>
      </w:r>
      <w:r>
        <w:rPr>
          <w:w w:val="105"/>
        </w:rPr>
        <w:t>skill</w:t>
      </w:r>
      <w:r>
        <w:rPr>
          <w:spacing w:val="-12"/>
          <w:w w:val="105"/>
        </w:rPr>
        <w:t xml:space="preserve"> </w:t>
      </w:r>
      <w:r>
        <w:rPr>
          <w:w w:val="105"/>
        </w:rPr>
        <w:t>of</w:t>
      </w:r>
      <w:r>
        <w:rPr>
          <w:spacing w:val="-12"/>
          <w:w w:val="105"/>
        </w:rPr>
        <w:t xml:space="preserve"> </w:t>
      </w:r>
      <w:r>
        <w:rPr>
          <w:w w:val="105"/>
        </w:rPr>
        <w:t>the</w:t>
      </w:r>
      <w:r>
        <w:rPr>
          <w:spacing w:val="-11"/>
          <w:w w:val="105"/>
        </w:rPr>
        <w:t xml:space="preserve"> </w:t>
      </w:r>
      <w:r>
        <w:rPr>
          <w:w w:val="105"/>
        </w:rPr>
        <w:t>four</w:t>
      </w:r>
      <w:r>
        <w:rPr>
          <w:spacing w:val="-12"/>
          <w:w w:val="105"/>
        </w:rPr>
        <w:t xml:space="preserve"> </w:t>
      </w:r>
      <w:r>
        <w:rPr>
          <w:w w:val="105"/>
        </w:rPr>
        <w:t>combination</w:t>
      </w:r>
      <w:r>
        <w:rPr>
          <w:spacing w:val="-12"/>
          <w:w w:val="105"/>
        </w:rPr>
        <w:t xml:space="preserve"> </w:t>
      </w:r>
      <w:r>
        <w:rPr>
          <w:w w:val="105"/>
        </w:rPr>
        <w:t>methods</w:t>
      </w:r>
      <w:r>
        <w:rPr>
          <w:spacing w:val="-11"/>
          <w:w w:val="105"/>
        </w:rPr>
        <w:t xml:space="preserve"> </w:t>
      </w:r>
      <w:r>
        <w:rPr>
          <w:w w:val="105"/>
        </w:rPr>
        <w:t>(</w:t>
      </w:r>
      <w:proofErr w:type="spellStart"/>
      <w:r>
        <w:rPr>
          <w:w w:val="105"/>
        </w:rPr>
        <w:t>coloured</w:t>
      </w:r>
      <w:proofErr w:type="spellEnd"/>
      <w:r>
        <w:rPr>
          <w:spacing w:val="-12"/>
          <w:w w:val="105"/>
        </w:rPr>
        <w:t xml:space="preserve"> </w:t>
      </w:r>
      <w:r>
        <w:rPr>
          <w:w w:val="105"/>
        </w:rPr>
        <w:t>lines)</w:t>
      </w:r>
      <w:r>
        <w:rPr>
          <w:spacing w:val="-12"/>
          <w:w w:val="105"/>
        </w:rPr>
        <w:t xml:space="preserve"> </w:t>
      </w:r>
      <w:r>
        <w:rPr>
          <w:w w:val="105"/>
        </w:rPr>
        <w:t>with</w:t>
      </w:r>
      <w:r>
        <w:rPr>
          <w:spacing w:val="-55"/>
          <w:w w:val="105"/>
        </w:rPr>
        <w:t xml:space="preserve"> </w:t>
      </w:r>
      <w:r>
        <w:rPr>
          <w:rFonts w:ascii="Trebuchet MS" w:hAnsi="Trebuchet MS"/>
          <w:w w:val="105"/>
          <w:sz w:val="12"/>
        </w:rPr>
        <w:t>694</w:t>
      </w:r>
      <w:r>
        <w:rPr>
          <w:rFonts w:ascii="Trebuchet MS" w:hAnsi="Trebuchet MS"/>
          <w:spacing w:val="5"/>
          <w:w w:val="105"/>
          <w:sz w:val="12"/>
        </w:rPr>
        <w:t xml:space="preserve"> </w:t>
      </w:r>
      <w:r>
        <w:rPr>
          <w:w w:val="105"/>
        </w:rPr>
        <w:lastRenderedPageBreak/>
        <w:t>the</w:t>
      </w:r>
      <w:r>
        <w:rPr>
          <w:spacing w:val="18"/>
          <w:w w:val="105"/>
        </w:rPr>
        <w:t xml:space="preserve"> </w:t>
      </w:r>
      <w:r>
        <w:rPr>
          <w:w w:val="105"/>
        </w:rPr>
        <w:t>skill</w:t>
      </w:r>
      <w:r>
        <w:rPr>
          <w:spacing w:val="19"/>
          <w:w w:val="105"/>
        </w:rPr>
        <w:t xml:space="preserve"> </w:t>
      </w:r>
      <w:r>
        <w:rPr>
          <w:w w:val="105"/>
        </w:rPr>
        <w:t>of</w:t>
      </w:r>
      <w:r>
        <w:rPr>
          <w:spacing w:val="18"/>
          <w:w w:val="105"/>
        </w:rPr>
        <w:t xml:space="preserve"> </w:t>
      </w:r>
      <w:r>
        <w:rPr>
          <w:w w:val="105"/>
        </w:rPr>
        <w:t>the</w:t>
      </w:r>
      <w:r>
        <w:rPr>
          <w:spacing w:val="19"/>
          <w:w w:val="105"/>
        </w:rPr>
        <w:t xml:space="preserve"> </w:t>
      </w:r>
      <w:r>
        <w:rPr>
          <w:w w:val="105"/>
        </w:rPr>
        <w:t>current</w:t>
      </w:r>
      <w:r>
        <w:rPr>
          <w:spacing w:val="18"/>
          <w:w w:val="105"/>
        </w:rPr>
        <w:t xml:space="preserve"> </w:t>
      </w:r>
      <w:r>
        <w:rPr>
          <w:w w:val="105"/>
        </w:rPr>
        <w:t>notification</w:t>
      </w:r>
      <w:r>
        <w:rPr>
          <w:spacing w:val="20"/>
          <w:w w:val="105"/>
        </w:rPr>
        <w:t xml:space="preserve"> </w:t>
      </w:r>
      <w:r>
        <w:rPr>
          <w:w w:val="105"/>
        </w:rPr>
        <w:t>criteria</w:t>
      </w:r>
      <w:r>
        <w:rPr>
          <w:spacing w:val="18"/>
          <w:w w:val="105"/>
        </w:rPr>
        <w:t xml:space="preserve"> </w:t>
      </w:r>
      <w:r>
        <w:rPr>
          <w:w w:val="105"/>
        </w:rPr>
        <w:t>(black</w:t>
      </w:r>
      <w:r>
        <w:rPr>
          <w:spacing w:val="19"/>
          <w:w w:val="105"/>
        </w:rPr>
        <w:t xml:space="preserve"> </w:t>
      </w:r>
      <w:r>
        <w:rPr>
          <w:w w:val="105"/>
        </w:rPr>
        <w:t>line).</w:t>
      </w:r>
    </w:p>
    <w:p w14:paraId="3AC93426" w14:textId="77777777" w:rsidR="00E2709D" w:rsidRDefault="00E2709D">
      <w:pPr>
        <w:spacing w:line="230" w:lineRule="auto"/>
        <w:jc w:val="both"/>
        <w:sectPr w:rsidR="00E2709D">
          <w:type w:val="continuous"/>
          <w:pgSz w:w="12240" w:h="15840"/>
          <w:pgMar w:top="1500" w:right="1720" w:bottom="280" w:left="1600" w:header="720" w:footer="720" w:gutter="0"/>
          <w:cols w:space="720"/>
        </w:sectPr>
      </w:pPr>
    </w:p>
    <w:p w14:paraId="53E25E8F" w14:textId="77777777" w:rsidR="00E2709D" w:rsidRDefault="00E2709D">
      <w:pPr>
        <w:pStyle w:val="BodyText"/>
        <w:rPr>
          <w:sz w:val="20"/>
        </w:rPr>
      </w:pPr>
    </w:p>
    <w:p w14:paraId="2E527C1A" w14:textId="77777777" w:rsidR="00E2709D" w:rsidRDefault="00E2709D">
      <w:pPr>
        <w:pStyle w:val="BodyText"/>
        <w:rPr>
          <w:sz w:val="20"/>
        </w:rPr>
      </w:pPr>
    </w:p>
    <w:p w14:paraId="2D6FB75B" w14:textId="77777777" w:rsidR="00E2709D" w:rsidRDefault="00E2709D">
      <w:pPr>
        <w:pStyle w:val="BodyText"/>
        <w:rPr>
          <w:sz w:val="20"/>
        </w:rPr>
      </w:pPr>
    </w:p>
    <w:p w14:paraId="31D9E398" w14:textId="77777777" w:rsidR="00E2709D" w:rsidRDefault="00E2709D">
      <w:pPr>
        <w:pStyle w:val="BodyText"/>
        <w:spacing w:before="11"/>
        <w:rPr>
          <w:sz w:val="19"/>
        </w:rPr>
      </w:pPr>
    </w:p>
    <w:p w14:paraId="0EFD0747" w14:textId="77777777" w:rsidR="00E2709D" w:rsidRDefault="00462487">
      <w:pPr>
        <w:pStyle w:val="BodyText"/>
        <w:tabs>
          <w:tab w:val="left" w:pos="968"/>
        </w:tabs>
        <w:spacing w:before="58" w:line="232" w:lineRule="auto"/>
        <w:ind w:left="227" w:right="528"/>
        <w:jc w:val="both"/>
      </w:pPr>
      <w:r>
        <w:rPr>
          <w:rFonts w:ascii="Trebuchet MS" w:hAnsi="Trebuchet MS"/>
          <w:w w:val="105"/>
          <w:sz w:val="12"/>
        </w:rPr>
        <w:t>695</w:t>
      </w:r>
      <w:r>
        <w:rPr>
          <w:rFonts w:ascii="Trebuchet MS" w:hAnsi="Trebuchet MS"/>
          <w:w w:val="105"/>
          <w:sz w:val="12"/>
        </w:rPr>
        <w:tab/>
      </w:r>
      <w:r>
        <w:rPr>
          <w:w w:val="105"/>
        </w:rPr>
        <w:t>The skill of the system improves with catchment area, as expected. For</w:t>
      </w:r>
      <w:r>
        <w:rPr>
          <w:spacing w:val="1"/>
          <w:w w:val="105"/>
        </w:rPr>
        <w:t xml:space="preserve"> </w:t>
      </w:r>
      <w:r>
        <w:rPr>
          <w:rFonts w:ascii="Trebuchet MS" w:hAnsi="Trebuchet MS"/>
          <w:w w:val="105"/>
          <w:sz w:val="12"/>
        </w:rPr>
        <w:t>696</w:t>
      </w:r>
      <w:r>
        <w:rPr>
          <w:rFonts w:ascii="Trebuchet MS" w:hAnsi="Trebuchet MS"/>
          <w:spacing w:val="15"/>
          <w:w w:val="105"/>
          <w:sz w:val="12"/>
        </w:rPr>
        <w:t xml:space="preserve"> </w:t>
      </w:r>
      <w:r>
        <w:rPr>
          <w:w w:val="105"/>
        </w:rPr>
        <w:t>very</w:t>
      </w:r>
      <w:r>
        <w:rPr>
          <w:spacing w:val="31"/>
          <w:w w:val="105"/>
        </w:rPr>
        <w:t xml:space="preserve"> </w:t>
      </w:r>
      <w:r>
        <w:rPr>
          <w:w w:val="105"/>
        </w:rPr>
        <w:t>large</w:t>
      </w:r>
      <w:r>
        <w:rPr>
          <w:spacing w:val="33"/>
          <w:w w:val="105"/>
        </w:rPr>
        <w:t xml:space="preserve"> </w:t>
      </w:r>
      <w:r>
        <w:rPr>
          <w:w w:val="105"/>
        </w:rPr>
        <w:t>catchments,</w:t>
      </w:r>
      <w:r>
        <w:rPr>
          <w:spacing w:val="38"/>
          <w:w w:val="105"/>
        </w:rPr>
        <w:t xml:space="preserve"> </w:t>
      </w:r>
      <w:r>
        <w:rPr>
          <w:w w:val="105"/>
        </w:rPr>
        <w:t>all</w:t>
      </w:r>
      <w:r>
        <w:rPr>
          <w:spacing w:val="32"/>
          <w:w w:val="105"/>
        </w:rPr>
        <w:t xml:space="preserve"> </w:t>
      </w:r>
      <w:r>
        <w:rPr>
          <w:w w:val="105"/>
        </w:rPr>
        <w:t>three</w:t>
      </w:r>
      <w:r>
        <w:rPr>
          <w:spacing w:val="33"/>
          <w:w w:val="105"/>
        </w:rPr>
        <w:t xml:space="preserve"> </w:t>
      </w:r>
      <w:r>
        <w:rPr>
          <w:w w:val="105"/>
        </w:rPr>
        <w:t>metrics</w:t>
      </w:r>
      <w:r>
        <w:rPr>
          <w:spacing w:val="32"/>
          <w:w w:val="105"/>
        </w:rPr>
        <w:t xml:space="preserve"> </w:t>
      </w:r>
      <w:r>
        <w:rPr>
          <w:w w:val="105"/>
        </w:rPr>
        <w:t>reach</w:t>
      </w:r>
      <w:r>
        <w:rPr>
          <w:spacing w:val="31"/>
          <w:w w:val="105"/>
        </w:rPr>
        <w:t xml:space="preserve"> </w:t>
      </w:r>
      <w:r>
        <w:rPr>
          <w:w w:val="105"/>
        </w:rPr>
        <w:t>their</w:t>
      </w:r>
      <w:r>
        <w:rPr>
          <w:spacing w:val="33"/>
          <w:w w:val="105"/>
        </w:rPr>
        <w:t xml:space="preserve"> </w:t>
      </w:r>
      <w:r>
        <w:rPr>
          <w:w w:val="105"/>
        </w:rPr>
        <w:t>maximum</w:t>
      </w:r>
      <w:r>
        <w:rPr>
          <w:spacing w:val="33"/>
          <w:w w:val="105"/>
        </w:rPr>
        <w:t xml:space="preserve"> </w:t>
      </w:r>
      <w:r>
        <w:rPr>
          <w:w w:val="105"/>
        </w:rPr>
        <w:t>value</w:t>
      </w:r>
      <w:r>
        <w:rPr>
          <w:spacing w:val="32"/>
          <w:w w:val="105"/>
        </w:rPr>
        <w:t xml:space="preserve"> </w:t>
      </w:r>
      <w:r>
        <w:rPr>
          <w:w w:val="105"/>
        </w:rPr>
        <w:t>of</w:t>
      </w:r>
      <w:r>
        <w:rPr>
          <w:spacing w:val="32"/>
          <w:w w:val="105"/>
        </w:rPr>
        <w:t xml:space="preserve"> </w:t>
      </w:r>
      <w:r>
        <w:rPr>
          <w:w w:val="105"/>
        </w:rPr>
        <w:t>1.</w:t>
      </w:r>
      <w:r>
        <w:rPr>
          <w:spacing w:val="-55"/>
          <w:w w:val="105"/>
        </w:rPr>
        <w:t xml:space="preserve"> </w:t>
      </w:r>
      <w:r>
        <w:rPr>
          <w:rFonts w:ascii="Trebuchet MS" w:hAnsi="Trebuchet MS"/>
          <w:w w:val="105"/>
          <w:sz w:val="12"/>
        </w:rPr>
        <w:t>697</w:t>
      </w:r>
      <w:r>
        <w:rPr>
          <w:rFonts w:ascii="Trebuchet MS" w:hAnsi="Trebuchet MS"/>
          <w:spacing w:val="1"/>
          <w:w w:val="105"/>
          <w:sz w:val="12"/>
        </w:rPr>
        <w:t xml:space="preserve"> </w:t>
      </w:r>
      <w:r>
        <w:rPr>
          <w:w w:val="105"/>
        </w:rPr>
        <w:t>However, the skill curves do not increase continuously. Recall experiences a</w:t>
      </w:r>
      <w:r>
        <w:rPr>
          <w:spacing w:val="1"/>
          <w:w w:val="105"/>
        </w:rPr>
        <w:t xml:space="preserve"> </w:t>
      </w:r>
      <w:r>
        <w:rPr>
          <w:rFonts w:ascii="Trebuchet MS" w:hAnsi="Trebuchet MS"/>
          <w:w w:val="105"/>
          <w:sz w:val="12"/>
        </w:rPr>
        <w:t>698</w:t>
      </w:r>
      <w:r>
        <w:rPr>
          <w:rFonts w:ascii="Trebuchet MS" w:hAnsi="Trebuchet MS"/>
          <w:spacing w:val="33"/>
          <w:w w:val="105"/>
          <w:sz w:val="12"/>
        </w:rPr>
        <w:t xml:space="preserve"> </w:t>
      </w:r>
      <w:r>
        <w:rPr>
          <w:w w:val="105"/>
        </w:rPr>
        <w:t>loss</w:t>
      </w:r>
      <w:r>
        <w:rPr>
          <w:spacing w:val="-13"/>
          <w:w w:val="105"/>
        </w:rPr>
        <w:t xml:space="preserve"> </w:t>
      </w:r>
      <w:r>
        <w:rPr>
          <w:w w:val="105"/>
        </w:rPr>
        <w:t>in</w:t>
      </w:r>
      <w:r>
        <w:rPr>
          <w:spacing w:val="-13"/>
          <w:w w:val="105"/>
        </w:rPr>
        <w:t xml:space="preserve"> </w:t>
      </w:r>
      <w:r>
        <w:rPr>
          <w:w w:val="105"/>
        </w:rPr>
        <w:t>skill</w:t>
      </w:r>
      <w:r>
        <w:rPr>
          <w:spacing w:val="-12"/>
          <w:w w:val="105"/>
        </w:rPr>
        <w:t xml:space="preserve"> </w:t>
      </w:r>
      <w:r>
        <w:rPr>
          <w:w w:val="105"/>
        </w:rPr>
        <w:t>for</w:t>
      </w:r>
      <w:r>
        <w:rPr>
          <w:spacing w:val="-13"/>
          <w:w w:val="105"/>
        </w:rPr>
        <w:t xml:space="preserve"> </w:t>
      </w:r>
      <w:r>
        <w:rPr>
          <w:w w:val="105"/>
        </w:rPr>
        <w:t>areas</w:t>
      </w:r>
      <w:r>
        <w:rPr>
          <w:spacing w:val="-13"/>
          <w:w w:val="105"/>
        </w:rPr>
        <w:t xml:space="preserve"> </w:t>
      </w:r>
      <w:r>
        <w:rPr>
          <w:w w:val="105"/>
        </w:rPr>
        <w:t>ranging</w:t>
      </w:r>
      <w:r>
        <w:rPr>
          <w:spacing w:val="-12"/>
          <w:w w:val="105"/>
        </w:rPr>
        <w:t xml:space="preserve"> </w:t>
      </w:r>
      <w:r>
        <w:rPr>
          <w:w w:val="105"/>
        </w:rPr>
        <w:t>from</w:t>
      </w:r>
      <w:r>
        <w:rPr>
          <w:spacing w:val="-13"/>
          <w:w w:val="105"/>
        </w:rPr>
        <w:t xml:space="preserve"> </w:t>
      </w:r>
      <w:r>
        <w:rPr>
          <w:w w:val="105"/>
        </w:rPr>
        <w:t>30,000</w:t>
      </w:r>
      <w:r>
        <w:rPr>
          <w:spacing w:val="-13"/>
          <w:w w:val="105"/>
        </w:rPr>
        <w:t xml:space="preserve"> </w:t>
      </w:r>
      <w:r>
        <w:rPr>
          <w:w w:val="105"/>
        </w:rPr>
        <w:t>to</w:t>
      </w:r>
      <w:r>
        <w:rPr>
          <w:spacing w:val="-12"/>
          <w:w w:val="105"/>
        </w:rPr>
        <w:t xml:space="preserve"> </w:t>
      </w:r>
      <w:r>
        <w:rPr>
          <w:w w:val="105"/>
        </w:rPr>
        <w:t>70,000</w:t>
      </w:r>
      <w:r>
        <w:rPr>
          <w:spacing w:val="-13"/>
          <w:w w:val="105"/>
        </w:rPr>
        <w:t xml:space="preserve"> </w:t>
      </w:r>
      <w:r>
        <w:rPr>
          <w:w w:val="105"/>
        </w:rPr>
        <w:t>km</w:t>
      </w:r>
      <w:r>
        <w:rPr>
          <w:rFonts w:ascii="Segoe UI Symbol" w:hAnsi="Segoe UI Symbol"/>
          <w:w w:val="105"/>
        </w:rPr>
        <w:t>²</w:t>
      </w:r>
      <w:r>
        <w:rPr>
          <w:w w:val="105"/>
        </w:rPr>
        <w:t>,</w:t>
      </w:r>
      <w:r>
        <w:rPr>
          <w:spacing w:val="-9"/>
          <w:w w:val="105"/>
        </w:rPr>
        <w:t xml:space="preserve"> </w:t>
      </w:r>
      <w:r>
        <w:rPr>
          <w:w w:val="105"/>
        </w:rPr>
        <w:t>leading</w:t>
      </w:r>
      <w:r>
        <w:rPr>
          <w:spacing w:val="-12"/>
          <w:w w:val="105"/>
        </w:rPr>
        <w:t xml:space="preserve"> </w:t>
      </w:r>
      <w:r>
        <w:rPr>
          <w:w w:val="105"/>
        </w:rPr>
        <w:t>to</w:t>
      </w:r>
      <w:r>
        <w:rPr>
          <w:spacing w:val="-13"/>
          <w:w w:val="105"/>
        </w:rPr>
        <w:t xml:space="preserve"> </w:t>
      </w:r>
      <w:r>
        <w:rPr>
          <w:w w:val="105"/>
        </w:rPr>
        <w:t>a</w:t>
      </w:r>
      <w:r>
        <w:rPr>
          <w:spacing w:val="-13"/>
          <w:w w:val="105"/>
        </w:rPr>
        <w:t xml:space="preserve"> </w:t>
      </w:r>
      <w:r>
        <w:rPr>
          <w:w w:val="105"/>
        </w:rPr>
        <w:t>decrease</w:t>
      </w:r>
      <w:r>
        <w:rPr>
          <w:spacing w:val="-55"/>
          <w:w w:val="105"/>
        </w:rPr>
        <w:t xml:space="preserve"> </w:t>
      </w:r>
      <w:r>
        <w:rPr>
          <w:rFonts w:ascii="Trebuchet MS" w:hAnsi="Trebuchet MS"/>
          <w:w w:val="105"/>
          <w:sz w:val="12"/>
        </w:rPr>
        <w:t>699</w:t>
      </w:r>
      <w:r>
        <w:rPr>
          <w:rFonts w:ascii="Trebuchet MS" w:hAnsi="Trebuchet MS"/>
          <w:spacing w:val="32"/>
          <w:w w:val="105"/>
          <w:sz w:val="12"/>
        </w:rPr>
        <w:t xml:space="preserve"> </w:t>
      </w:r>
      <w:r>
        <w:rPr>
          <w:w w:val="105"/>
        </w:rPr>
        <w:t>in</w:t>
      </w:r>
      <w:r>
        <w:rPr>
          <w:spacing w:val="21"/>
          <w:w w:val="105"/>
        </w:rPr>
        <w:t xml:space="preserve"> </w:t>
      </w:r>
      <w:r>
        <w:rPr>
          <w:i/>
          <w:w w:val="105"/>
        </w:rPr>
        <w:t>f</w:t>
      </w:r>
      <w:r>
        <w:rPr>
          <w:w w:val="105"/>
          <w:vertAlign w:val="subscript"/>
        </w:rPr>
        <w:t>0</w:t>
      </w:r>
      <w:r>
        <w:rPr>
          <w:i/>
          <w:w w:val="105"/>
          <w:vertAlign w:val="subscript"/>
        </w:rPr>
        <w:t>.</w:t>
      </w:r>
      <w:r>
        <w:rPr>
          <w:w w:val="105"/>
          <w:vertAlign w:val="subscript"/>
        </w:rPr>
        <w:t>8</w:t>
      </w:r>
      <w:r>
        <w:rPr>
          <w:spacing w:val="31"/>
          <w:w w:val="105"/>
        </w:rPr>
        <w:t xml:space="preserve"> </w:t>
      </w:r>
      <w:r>
        <w:rPr>
          <w:w w:val="105"/>
        </w:rPr>
        <w:t>values.</w:t>
      </w:r>
      <w:r>
        <w:rPr>
          <w:spacing w:val="4"/>
          <w:w w:val="105"/>
        </w:rPr>
        <w:t xml:space="preserve"> </w:t>
      </w:r>
      <w:r>
        <w:rPr>
          <w:w w:val="105"/>
        </w:rPr>
        <w:t>This</w:t>
      </w:r>
      <w:r>
        <w:rPr>
          <w:spacing w:val="21"/>
          <w:w w:val="105"/>
        </w:rPr>
        <w:t xml:space="preserve"> </w:t>
      </w:r>
      <w:r>
        <w:rPr>
          <w:w w:val="105"/>
        </w:rPr>
        <w:t>loss</w:t>
      </w:r>
      <w:r>
        <w:rPr>
          <w:spacing w:val="22"/>
          <w:w w:val="105"/>
        </w:rPr>
        <w:t xml:space="preserve"> </w:t>
      </w:r>
      <w:r>
        <w:rPr>
          <w:w w:val="105"/>
        </w:rPr>
        <w:t>is</w:t>
      </w:r>
      <w:r>
        <w:rPr>
          <w:spacing w:val="21"/>
          <w:w w:val="105"/>
        </w:rPr>
        <w:t xml:space="preserve"> </w:t>
      </w:r>
      <w:r>
        <w:rPr>
          <w:w w:val="105"/>
        </w:rPr>
        <w:t>caused</w:t>
      </w:r>
      <w:r>
        <w:rPr>
          <w:spacing w:val="21"/>
          <w:w w:val="105"/>
        </w:rPr>
        <w:t xml:space="preserve"> </w:t>
      </w:r>
      <w:r>
        <w:rPr>
          <w:w w:val="105"/>
        </w:rPr>
        <w:t>by</w:t>
      </w:r>
      <w:r>
        <w:rPr>
          <w:spacing w:val="22"/>
          <w:w w:val="105"/>
        </w:rPr>
        <w:t xml:space="preserve"> </w:t>
      </w:r>
      <w:r>
        <w:rPr>
          <w:w w:val="105"/>
        </w:rPr>
        <w:t>missed</w:t>
      </w:r>
      <w:r>
        <w:rPr>
          <w:spacing w:val="21"/>
          <w:w w:val="105"/>
        </w:rPr>
        <w:t xml:space="preserve"> </w:t>
      </w:r>
      <w:r>
        <w:rPr>
          <w:w w:val="105"/>
        </w:rPr>
        <w:t>events</w:t>
      </w:r>
      <w:r>
        <w:rPr>
          <w:spacing w:val="22"/>
          <w:w w:val="105"/>
        </w:rPr>
        <w:t xml:space="preserve"> </w:t>
      </w:r>
      <w:r>
        <w:rPr>
          <w:w w:val="105"/>
        </w:rPr>
        <w:t>in</w:t>
      </w:r>
      <w:r>
        <w:rPr>
          <w:spacing w:val="21"/>
          <w:w w:val="105"/>
        </w:rPr>
        <w:t xml:space="preserve"> </w:t>
      </w:r>
      <w:r>
        <w:rPr>
          <w:w w:val="105"/>
        </w:rPr>
        <w:t>the</w:t>
      </w:r>
      <w:r>
        <w:rPr>
          <w:spacing w:val="22"/>
          <w:w w:val="105"/>
        </w:rPr>
        <w:t xml:space="preserve"> </w:t>
      </w:r>
      <w:r>
        <w:rPr>
          <w:w w:val="105"/>
        </w:rPr>
        <w:t>Guadiana,</w:t>
      </w:r>
      <w:r>
        <w:rPr>
          <w:spacing w:val="23"/>
          <w:w w:val="105"/>
        </w:rPr>
        <w:t xml:space="preserve"> </w:t>
      </w:r>
      <w:r>
        <w:rPr>
          <w:w w:val="105"/>
        </w:rPr>
        <w:t>Seine,</w:t>
      </w:r>
      <w:r>
        <w:rPr>
          <w:spacing w:val="-55"/>
          <w:w w:val="105"/>
        </w:rPr>
        <w:t xml:space="preserve"> </w:t>
      </w:r>
      <w:r>
        <w:rPr>
          <w:rFonts w:ascii="Trebuchet MS" w:hAnsi="Trebuchet MS"/>
          <w:w w:val="105"/>
          <w:sz w:val="12"/>
        </w:rPr>
        <w:t>700</w:t>
      </w:r>
      <w:r>
        <w:rPr>
          <w:rFonts w:ascii="Trebuchet MS" w:hAnsi="Trebuchet MS"/>
          <w:spacing w:val="24"/>
          <w:w w:val="105"/>
          <w:sz w:val="12"/>
        </w:rPr>
        <w:t xml:space="preserve"> </w:t>
      </w:r>
      <w:r>
        <w:rPr>
          <w:w w:val="105"/>
        </w:rPr>
        <w:t>Loire,</w:t>
      </w:r>
      <w:r>
        <w:rPr>
          <w:spacing w:val="40"/>
          <w:w w:val="105"/>
        </w:rPr>
        <w:t xml:space="preserve"> </w:t>
      </w:r>
      <w:r>
        <w:rPr>
          <w:w w:val="105"/>
        </w:rPr>
        <w:t>Rhone</w:t>
      </w:r>
      <w:r>
        <w:rPr>
          <w:spacing w:val="35"/>
          <w:w w:val="105"/>
        </w:rPr>
        <w:t xml:space="preserve"> </w:t>
      </w:r>
      <w:r>
        <w:rPr>
          <w:w w:val="105"/>
        </w:rPr>
        <w:t>and</w:t>
      </w:r>
      <w:r>
        <w:rPr>
          <w:spacing w:val="35"/>
          <w:w w:val="105"/>
        </w:rPr>
        <w:t xml:space="preserve"> </w:t>
      </w:r>
      <w:r>
        <w:rPr>
          <w:w w:val="105"/>
        </w:rPr>
        <w:t>Danube</w:t>
      </w:r>
      <w:r>
        <w:rPr>
          <w:spacing w:val="35"/>
          <w:w w:val="105"/>
        </w:rPr>
        <w:t xml:space="preserve"> </w:t>
      </w:r>
      <w:r>
        <w:rPr>
          <w:w w:val="105"/>
        </w:rPr>
        <w:t>catchments.</w:t>
      </w:r>
      <w:r>
        <w:rPr>
          <w:spacing w:val="48"/>
          <w:w w:val="105"/>
        </w:rPr>
        <w:t xml:space="preserve"> </w:t>
      </w:r>
      <w:r>
        <w:rPr>
          <w:w w:val="105"/>
        </w:rPr>
        <w:t>As</w:t>
      </w:r>
      <w:r>
        <w:rPr>
          <w:spacing w:val="35"/>
          <w:w w:val="105"/>
        </w:rPr>
        <w:t xml:space="preserve"> </w:t>
      </w:r>
      <w:r>
        <w:rPr>
          <w:w w:val="105"/>
        </w:rPr>
        <w:t>already</w:t>
      </w:r>
      <w:r>
        <w:rPr>
          <w:spacing w:val="35"/>
          <w:w w:val="105"/>
        </w:rPr>
        <w:t xml:space="preserve"> </w:t>
      </w:r>
      <w:r>
        <w:rPr>
          <w:w w:val="105"/>
        </w:rPr>
        <w:t>mentioned</w:t>
      </w:r>
      <w:r>
        <w:rPr>
          <w:spacing w:val="35"/>
          <w:w w:val="105"/>
        </w:rPr>
        <w:t xml:space="preserve"> </w:t>
      </w:r>
      <w:r>
        <w:rPr>
          <w:w w:val="105"/>
        </w:rPr>
        <w:t>in</w:t>
      </w:r>
      <w:r>
        <w:rPr>
          <w:spacing w:val="35"/>
          <w:w w:val="105"/>
        </w:rPr>
        <w:t xml:space="preserve"> </w:t>
      </w:r>
      <w:r>
        <w:rPr>
          <w:w w:val="105"/>
        </w:rPr>
        <w:t>previous</w:t>
      </w:r>
      <w:r>
        <w:rPr>
          <w:spacing w:val="-55"/>
          <w:w w:val="105"/>
        </w:rPr>
        <w:t xml:space="preserve"> </w:t>
      </w:r>
      <w:r>
        <w:rPr>
          <w:rFonts w:ascii="Trebuchet MS" w:hAnsi="Trebuchet MS"/>
          <w:sz w:val="12"/>
        </w:rPr>
        <w:t xml:space="preserve">701     </w:t>
      </w:r>
      <w:r>
        <w:t>sections, there is a notable gap between recall and precision, the components</w:t>
      </w:r>
      <w:r>
        <w:rPr>
          <w:spacing w:val="1"/>
        </w:rPr>
        <w:t xml:space="preserve"> </w:t>
      </w:r>
      <w:proofErr w:type="gramStart"/>
      <w:r>
        <w:rPr>
          <w:rFonts w:ascii="Trebuchet MS" w:hAnsi="Trebuchet MS"/>
          <w:w w:val="105"/>
          <w:sz w:val="12"/>
        </w:rPr>
        <w:t xml:space="preserve">702 </w:t>
      </w:r>
      <w:r>
        <w:rPr>
          <w:rFonts w:ascii="Trebuchet MS" w:hAnsi="Trebuchet MS"/>
          <w:spacing w:val="38"/>
          <w:w w:val="105"/>
          <w:sz w:val="12"/>
        </w:rPr>
        <w:t xml:space="preserve"> </w:t>
      </w:r>
      <w:r>
        <w:rPr>
          <w:w w:val="105"/>
        </w:rPr>
        <w:t>of</w:t>
      </w:r>
      <w:proofErr w:type="gramEnd"/>
      <w:r>
        <w:rPr>
          <w:w w:val="105"/>
        </w:rPr>
        <w:t xml:space="preserve"> the f-score,  in both the optimized and current notification criteria,  with</w:t>
      </w:r>
      <w:r>
        <w:rPr>
          <w:spacing w:val="1"/>
          <w:w w:val="105"/>
        </w:rPr>
        <w:t xml:space="preserve"> </w:t>
      </w:r>
      <w:r>
        <w:rPr>
          <w:rFonts w:ascii="Trebuchet MS" w:hAnsi="Trebuchet MS"/>
          <w:w w:val="105"/>
          <w:sz w:val="12"/>
        </w:rPr>
        <w:t>703</w:t>
      </w:r>
      <w:r>
        <w:rPr>
          <w:rFonts w:ascii="Trebuchet MS" w:hAnsi="Trebuchet MS"/>
          <w:spacing w:val="5"/>
          <w:w w:val="105"/>
          <w:sz w:val="12"/>
        </w:rPr>
        <w:t xml:space="preserve"> </w:t>
      </w:r>
      <w:r>
        <w:rPr>
          <w:w w:val="105"/>
        </w:rPr>
        <w:t>precision</w:t>
      </w:r>
      <w:r>
        <w:rPr>
          <w:spacing w:val="18"/>
          <w:w w:val="105"/>
        </w:rPr>
        <w:t xml:space="preserve"> </w:t>
      </w:r>
      <w:r>
        <w:rPr>
          <w:w w:val="105"/>
        </w:rPr>
        <w:t>consistently</w:t>
      </w:r>
      <w:r>
        <w:rPr>
          <w:spacing w:val="18"/>
          <w:w w:val="105"/>
        </w:rPr>
        <w:t xml:space="preserve"> </w:t>
      </w:r>
      <w:r>
        <w:rPr>
          <w:w w:val="105"/>
        </w:rPr>
        <w:t>surpassing</w:t>
      </w:r>
      <w:r>
        <w:rPr>
          <w:spacing w:val="19"/>
          <w:w w:val="105"/>
        </w:rPr>
        <w:t xml:space="preserve"> </w:t>
      </w:r>
      <w:r>
        <w:rPr>
          <w:w w:val="105"/>
        </w:rPr>
        <w:t>recall.</w:t>
      </w:r>
    </w:p>
    <w:p w14:paraId="1C0CE618" w14:textId="0E87699E" w:rsidR="00E2709D" w:rsidRDefault="00462487">
      <w:pPr>
        <w:pStyle w:val="BodyText"/>
        <w:tabs>
          <w:tab w:val="left" w:pos="968"/>
        </w:tabs>
        <w:spacing w:before="4" w:line="288" w:lineRule="exact"/>
        <w:ind w:left="227" w:right="527"/>
        <w:jc w:val="both"/>
      </w:pPr>
      <w:r>
        <w:rPr>
          <w:rFonts w:ascii="Trebuchet MS" w:hAnsi="Trebuchet MS"/>
          <w:w w:val="105"/>
          <w:sz w:val="12"/>
        </w:rPr>
        <w:t>704</w:t>
      </w:r>
      <w:r>
        <w:rPr>
          <w:rFonts w:ascii="Trebuchet MS" w:hAnsi="Trebuchet MS"/>
          <w:w w:val="105"/>
          <w:sz w:val="12"/>
        </w:rPr>
        <w:tab/>
      </w:r>
      <w:r>
        <w:rPr>
          <w:w w:val="105"/>
        </w:rPr>
        <w:t>The vertical line at 2000 km</w:t>
      </w:r>
      <w:r>
        <w:rPr>
          <w:rFonts w:ascii="Segoe UI Symbol" w:hAnsi="Segoe UI Symbol"/>
          <w:w w:val="105"/>
        </w:rPr>
        <w:t xml:space="preserve">² </w:t>
      </w:r>
      <w:r>
        <w:rPr>
          <w:w w:val="105"/>
        </w:rPr>
        <w:t>illustrates the gain in skill achieved through</w:t>
      </w:r>
      <w:r>
        <w:rPr>
          <w:spacing w:val="-54"/>
          <w:w w:val="105"/>
        </w:rPr>
        <w:t xml:space="preserve"> </w:t>
      </w:r>
      <w:proofErr w:type="gramStart"/>
      <w:r>
        <w:rPr>
          <w:rFonts w:ascii="Trebuchet MS" w:hAnsi="Trebuchet MS"/>
          <w:w w:val="105"/>
          <w:sz w:val="12"/>
        </w:rPr>
        <w:t xml:space="preserve">705 </w:t>
      </w:r>
      <w:r>
        <w:rPr>
          <w:rFonts w:ascii="Trebuchet MS" w:hAnsi="Trebuchet MS"/>
          <w:spacing w:val="1"/>
          <w:w w:val="105"/>
          <w:sz w:val="12"/>
        </w:rPr>
        <w:t xml:space="preserve"> </w:t>
      </w:r>
      <w:r>
        <w:rPr>
          <w:w w:val="105"/>
        </w:rPr>
        <w:t>optimization</w:t>
      </w:r>
      <w:proofErr w:type="gramEnd"/>
      <w:r>
        <w:rPr>
          <w:w w:val="105"/>
        </w:rPr>
        <w:t>, which is sustained across all catchment area values. Reducing</w:t>
      </w:r>
      <w:r>
        <w:rPr>
          <w:spacing w:val="1"/>
          <w:w w:val="105"/>
        </w:rPr>
        <w:t xml:space="preserve"> </w:t>
      </w:r>
      <w:r>
        <w:rPr>
          <w:rFonts w:ascii="Trebuchet MS" w:hAnsi="Trebuchet MS"/>
          <w:w w:val="105"/>
          <w:sz w:val="12"/>
        </w:rPr>
        <w:t>706</w:t>
      </w:r>
      <w:r>
        <w:rPr>
          <w:rFonts w:ascii="Trebuchet MS" w:hAnsi="Trebuchet MS"/>
          <w:spacing w:val="36"/>
          <w:w w:val="105"/>
          <w:sz w:val="12"/>
        </w:rPr>
        <w:t xml:space="preserve"> </w:t>
      </w:r>
      <w:r>
        <w:rPr>
          <w:w w:val="105"/>
        </w:rPr>
        <w:t>the</w:t>
      </w:r>
      <w:r>
        <w:rPr>
          <w:spacing w:val="17"/>
          <w:w w:val="105"/>
        </w:rPr>
        <w:t xml:space="preserve"> </w:t>
      </w:r>
      <w:r>
        <w:rPr>
          <w:w w:val="105"/>
        </w:rPr>
        <w:t>catchment</w:t>
      </w:r>
      <w:r>
        <w:rPr>
          <w:spacing w:val="17"/>
          <w:w w:val="105"/>
        </w:rPr>
        <w:t xml:space="preserve"> </w:t>
      </w:r>
      <w:r>
        <w:rPr>
          <w:w w:val="105"/>
        </w:rPr>
        <w:t>area</w:t>
      </w:r>
      <w:r>
        <w:rPr>
          <w:spacing w:val="18"/>
          <w:w w:val="105"/>
        </w:rPr>
        <w:t xml:space="preserve"> </w:t>
      </w:r>
      <w:r>
        <w:rPr>
          <w:w w:val="105"/>
        </w:rPr>
        <w:t>limit</w:t>
      </w:r>
      <w:r>
        <w:rPr>
          <w:spacing w:val="17"/>
          <w:w w:val="105"/>
        </w:rPr>
        <w:t xml:space="preserve"> </w:t>
      </w:r>
      <w:r>
        <w:rPr>
          <w:w w:val="105"/>
        </w:rPr>
        <w:t>results</w:t>
      </w:r>
      <w:r>
        <w:rPr>
          <w:spacing w:val="18"/>
          <w:w w:val="105"/>
        </w:rPr>
        <w:t xml:space="preserve"> </w:t>
      </w:r>
      <w:r>
        <w:rPr>
          <w:w w:val="105"/>
        </w:rPr>
        <w:t>in</w:t>
      </w:r>
      <w:r>
        <w:rPr>
          <w:spacing w:val="17"/>
          <w:w w:val="105"/>
        </w:rPr>
        <w:t xml:space="preserve"> </w:t>
      </w:r>
      <w:r>
        <w:rPr>
          <w:w w:val="105"/>
        </w:rPr>
        <w:t>minimal</w:t>
      </w:r>
      <w:r>
        <w:rPr>
          <w:spacing w:val="18"/>
          <w:w w:val="105"/>
        </w:rPr>
        <w:t xml:space="preserve"> </w:t>
      </w:r>
      <w:r>
        <w:rPr>
          <w:w w:val="105"/>
        </w:rPr>
        <w:t>loss</w:t>
      </w:r>
      <w:r>
        <w:rPr>
          <w:spacing w:val="17"/>
          <w:w w:val="105"/>
        </w:rPr>
        <w:t xml:space="preserve"> </w:t>
      </w:r>
      <w:r>
        <w:rPr>
          <w:w w:val="105"/>
        </w:rPr>
        <w:t>in</w:t>
      </w:r>
      <w:r>
        <w:rPr>
          <w:spacing w:val="16"/>
          <w:w w:val="105"/>
        </w:rPr>
        <w:t xml:space="preserve"> </w:t>
      </w:r>
      <w:r>
        <w:rPr>
          <w:i/>
          <w:w w:val="105"/>
        </w:rPr>
        <w:t>f</w:t>
      </w:r>
      <w:r>
        <w:rPr>
          <w:w w:val="105"/>
          <w:vertAlign w:val="subscript"/>
        </w:rPr>
        <w:t>0</w:t>
      </w:r>
      <w:r>
        <w:rPr>
          <w:i/>
          <w:w w:val="105"/>
          <w:vertAlign w:val="subscript"/>
        </w:rPr>
        <w:t>.</w:t>
      </w:r>
      <w:r>
        <w:rPr>
          <w:w w:val="105"/>
          <w:vertAlign w:val="subscript"/>
        </w:rPr>
        <w:t>8</w:t>
      </w:r>
      <w:r>
        <w:rPr>
          <w:w w:val="105"/>
        </w:rPr>
        <w:t>,</w:t>
      </w:r>
      <w:r>
        <w:rPr>
          <w:spacing w:val="19"/>
          <w:w w:val="105"/>
        </w:rPr>
        <w:t xml:space="preserve"> </w:t>
      </w:r>
      <w:r>
        <w:rPr>
          <w:w w:val="105"/>
        </w:rPr>
        <w:t>suggesting</w:t>
      </w:r>
      <w:r>
        <w:rPr>
          <w:spacing w:val="17"/>
          <w:w w:val="105"/>
        </w:rPr>
        <w:t xml:space="preserve"> </w:t>
      </w:r>
      <w:r>
        <w:rPr>
          <w:w w:val="105"/>
        </w:rPr>
        <w:t>that</w:t>
      </w:r>
      <w:r>
        <w:rPr>
          <w:spacing w:val="18"/>
          <w:w w:val="105"/>
        </w:rPr>
        <w:t xml:space="preserve"> </w:t>
      </w:r>
      <w:proofErr w:type="gramStart"/>
      <w:r>
        <w:rPr>
          <w:w w:val="105"/>
        </w:rPr>
        <w:t>this</w:t>
      </w:r>
      <w:r>
        <w:rPr>
          <w:spacing w:val="-55"/>
          <w:w w:val="105"/>
        </w:rPr>
        <w:t xml:space="preserve"> </w:t>
      </w:r>
      <w:r>
        <w:rPr>
          <w:rFonts w:ascii="Trebuchet MS" w:hAnsi="Trebuchet MS"/>
          <w:w w:val="105"/>
          <w:sz w:val="12"/>
        </w:rPr>
        <w:t>707</w:t>
      </w:r>
      <w:r>
        <w:rPr>
          <w:rFonts w:ascii="Trebuchet MS" w:hAnsi="Trebuchet MS"/>
          <w:spacing w:val="1"/>
          <w:w w:val="105"/>
          <w:sz w:val="12"/>
        </w:rPr>
        <w:t xml:space="preserve"> </w:t>
      </w:r>
      <w:r>
        <w:rPr>
          <w:w w:val="105"/>
        </w:rPr>
        <w:t>criterion</w:t>
      </w:r>
      <w:proofErr w:type="gramEnd"/>
      <w:r>
        <w:rPr>
          <w:w w:val="105"/>
        </w:rPr>
        <w:t xml:space="preserve"> could be reduced without compromising skill. For instance, the BW</w:t>
      </w:r>
      <w:r>
        <w:rPr>
          <w:spacing w:val="-54"/>
          <w:w w:val="105"/>
        </w:rPr>
        <w:t xml:space="preserve"> </w:t>
      </w:r>
      <w:r>
        <w:rPr>
          <w:rFonts w:ascii="Trebuchet MS" w:hAnsi="Trebuchet MS"/>
          <w:w w:val="105"/>
          <w:sz w:val="12"/>
        </w:rPr>
        <w:t>708</w:t>
      </w:r>
      <w:r>
        <w:rPr>
          <w:rFonts w:ascii="Trebuchet MS" w:hAnsi="Trebuchet MS"/>
          <w:spacing w:val="9"/>
          <w:w w:val="105"/>
          <w:sz w:val="12"/>
        </w:rPr>
        <w:t xml:space="preserve"> </w:t>
      </w:r>
      <w:r>
        <w:rPr>
          <w:w w:val="105"/>
        </w:rPr>
        <w:t>approach</w:t>
      </w:r>
      <w:r>
        <w:rPr>
          <w:spacing w:val="30"/>
          <w:w w:val="105"/>
        </w:rPr>
        <w:t xml:space="preserve"> </w:t>
      </w:r>
      <w:r>
        <w:rPr>
          <w:w w:val="105"/>
        </w:rPr>
        <w:t>at</w:t>
      </w:r>
      <w:r>
        <w:rPr>
          <w:spacing w:val="31"/>
          <w:w w:val="105"/>
        </w:rPr>
        <w:t xml:space="preserve"> </w:t>
      </w:r>
      <w:r>
        <w:rPr>
          <w:w w:val="105"/>
        </w:rPr>
        <w:t>1,000</w:t>
      </w:r>
      <w:r>
        <w:rPr>
          <w:spacing w:val="31"/>
          <w:w w:val="105"/>
        </w:rPr>
        <w:t xml:space="preserve"> </w:t>
      </w:r>
      <w:r>
        <w:rPr>
          <w:w w:val="105"/>
        </w:rPr>
        <w:t>km</w:t>
      </w:r>
      <w:r>
        <w:rPr>
          <w:rFonts w:ascii="Segoe UI Symbol" w:hAnsi="Segoe UI Symbol"/>
          <w:w w:val="105"/>
        </w:rPr>
        <w:t>²</w:t>
      </w:r>
      <w:r>
        <w:rPr>
          <w:rFonts w:ascii="Segoe UI Symbol" w:hAnsi="Segoe UI Symbol"/>
          <w:spacing w:val="19"/>
          <w:w w:val="105"/>
        </w:rPr>
        <w:t xml:space="preserve"> </w:t>
      </w:r>
      <w:r>
        <w:rPr>
          <w:w w:val="105"/>
        </w:rPr>
        <w:t>exhibits</w:t>
      </w:r>
      <w:r>
        <w:rPr>
          <w:spacing w:val="31"/>
          <w:w w:val="105"/>
        </w:rPr>
        <w:t xml:space="preserve"> </w:t>
      </w:r>
      <w:r>
        <w:rPr>
          <w:w w:val="105"/>
        </w:rPr>
        <w:t>slightly</w:t>
      </w:r>
      <w:r>
        <w:rPr>
          <w:spacing w:val="31"/>
          <w:w w:val="105"/>
        </w:rPr>
        <w:t xml:space="preserve"> </w:t>
      </w:r>
      <w:r>
        <w:rPr>
          <w:w w:val="105"/>
        </w:rPr>
        <w:t>higher</w:t>
      </w:r>
      <w:r>
        <w:rPr>
          <w:spacing w:val="30"/>
          <w:w w:val="105"/>
        </w:rPr>
        <w:t xml:space="preserve"> </w:t>
      </w:r>
      <w:r>
        <w:rPr>
          <w:w w:val="105"/>
        </w:rPr>
        <w:t>skill</w:t>
      </w:r>
      <w:r>
        <w:rPr>
          <w:spacing w:val="32"/>
          <w:w w:val="105"/>
        </w:rPr>
        <w:t xml:space="preserve"> </w:t>
      </w:r>
      <w:r>
        <w:rPr>
          <w:w w:val="105"/>
        </w:rPr>
        <w:t>(</w:t>
      </w:r>
      <w:r>
        <w:rPr>
          <w:i/>
          <w:w w:val="105"/>
        </w:rPr>
        <w:t>f</w:t>
      </w:r>
      <w:r>
        <w:rPr>
          <w:w w:val="105"/>
          <w:vertAlign w:val="subscript"/>
        </w:rPr>
        <w:t>0</w:t>
      </w:r>
      <w:r>
        <w:rPr>
          <w:i/>
          <w:w w:val="105"/>
          <w:vertAlign w:val="subscript"/>
        </w:rPr>
        <w:t>.</w:t>
      </w:r>
      <w:r>
        <w:rPr>
          <w:w w:val="105"/>
          <w:vertAlign w:val="subscript"/>
        </w:rPr>
        <w:t>8</w:t>
      </w:r>
      <w:r>
        <w:rPr>
          <w:spacing w:val="36"/>
          <w:w w:val="105"/>
        </w:rPr>
        <w:t xml:space="preserve"> </w:t>
      </w:r>
      <w:r>
        <w:rPr>
          <w:w w:val="125"/>
        </w:rPr>
        <w:t>=</w:t>
      </w:r>
      <w:r>
        <w:rPr>
          <w:spacing w:val="15"/>
          <w:w w:val="125"/>
        </w:rPr>
        <w:t xml:space="preserve"> </w:t>
      </w:r>
      <w:r>
        <w:rPr>
          <w:w w:val="105"/>
        </w:rPr>
        <w:t>0</w:t>
      </w:r>
      <w:r>
        <w:rPr>
          <w:i/>
          <w:w w:val="105"/>
        </w:rPr>
        <w:t>.</w:t>
      </w:r>
      <w:r>
        <w:rPr>
          <w:w w:val="105"/>
        </w:rPr>
        <w:t>531)</w:t>
      </w:r>
      <w:r>
        <w:rPr>
          <w:spacing w:val="32"/>
          <w:w w:val="105"/>
        </w:rPr>
        <w:t xml:space="preserve"> </w:t>
      </w:r>
      <w:r>
        <w:rPr>
          <w:w w:val="105"/>
        </w:rPr>
        <w:t>than</w:t>
      </w:r>
      <w:r>
        <w:rPr>
          <w:spacing w:val="30"/>
          <w:w w:val="105"/>
        </w:rPr>
        <w:t xml:space="preserve"> </w:t>
      </w:r>
      <w:r>
        <w:rPr>
          <w:w w:val="105"/>
        </w:rPr>
        <w:t>the</w:t>
      </w:r>
      <w:r>
        <w:rPr>
          <w:spacing w:val="-55"/>
          <w:w w:val="105"/>
        </w:rPr>
        <w:t xml:space="preserve"> </w:t>
      </w:r>
      <w:r>
        <w:rPr>
          <w:rFonts w:ascii="Trebuchet MS" w:hAnsi="Trebuchet MS"/>
          <w:w w:val="105"/>
          <w:sz w:val="12"/>
        </w:rPr>
        <w:t xml:space="preserve">709   </w:t>
      </w:r>
      <w:r>
        <w:rPr>
          <w:rFonts w:ascii="Trebuchet MS" w:hAnsi="Trebuchet MS"/>
          <w:spacing w:val="37"/>
          <w:w w:val="105"/>
          <w:sz w:val="12"/>
        </w:rPr>
        <w:t xml:space="preserve"> </w:t>
      </w:r>
      <w:r>
        <w:rPr>
          <w:w w:val="105"/>
        </w:rPr>
        <w:t>current criteria at 2000 km</w:t>
      </w:r>
      <w:r>
        <w:rPr>
          <w:rFonts w:ascii="Segoe UI Symbol" w:hAnsi="Segoe UI Symbol"/>
          <w:w w:val="105"/>
        </w:rPr>
        <w:t xml:space="preserve">² </w:t>
      </w:r>
      <w:r>
        <w:rPr>
          <w:w w:val="105"/>
        </w:rPr>
        <w:t>(</w:t>
      </w:r>
      <w:r>
        <w:rPr>
          <w:i/>
          <w:w w:val="105"/>
        </w:rPr>
        <w:t>f</w:t>
      </w:r>
      <w:r>
        <w:rPr>
          <w:w w:val="105"/>
          <w:vertAlign w:val="subscript"/>
        </w:rPr>
        <w:t>0</w:t>
      </w:r>
      <w:r>
        <w:rPr>
          <w:i/>
          <w:w w:val="105"/>
          <w:vertAlign w:val="subscript"/>
        </w:rPr>
        <w:t>.</w:t>
      </w:r>
      <w:r>
        <w:rPr>
          <w:w w:val="105"/>
          <w:vertAlign w:val="subscript"/>
        </w:rPr>
        <w:t>8</w:t>
      </w:r>
      <w:r>
        <w:rPr>
          <w:w w:val="105"/>
        </w:rPr>
        <w:t xml:space="preserve"> </w:t>
      </w:r>
      <w:r>
        <w:rPr>
          <w:w w:val="125"/>
        </w:rPr>
        <w:t xml:space="preserve">= </w:t>
      </w:r>
      <w:r>
        <w:rPr>
          <w:w w:val="105"/>
        </w:rPr>
        <w:t>0</w:t>
      </w:r>
      <w:r>
        <w:rPr>
          <w:i/>
          <w:w w:val="105"/>
        </w:rPr>
        <w:t>.</w:t>
      </w:r>
      <w:r>
        <w:rPr>
          <w:w w:val="105"/>
        </w:rPr>
        <w:t>518). The relaxation of the catchment</w:t>
      </w:r>
      <w:r>
        <w:rPr>
          <w:spacing w:val="1"/>
          <w:w w:val="105"/>
        </w:rPr>
        <w:t xml:space="preserve"> </w:t>
      </w:r>
      <w:r>
        <w:rPr>
          <w:rFonts w:ascii="Trebuchet MS" w:hAnsi="Trebuchet MS"/>
          <w:w w:val="105"/>
          <w:sz w:val="12"/>
        </w:rPr>
        <w:t xml:space="preserve">710    </w:t>
      </w:r>
      <w:r>
        <w:rPr>
          <w:w w:val="105"/>
        </w:rPr>
        <w:t>area limit impacts the f-score components differently.   While precision re-</w:t>
      </w:r>
      <w:r>
        <w:rPr>
          <w:spacing w:val="1"/>
          <w:w w:val="105"/>
        </w:rPr>
        <w:t xml:space="preserve"> </w:t>
      </w:r>
      <w:r>
        <w:rPr>
          <w:rFonts w:ascii="Trebuchet MS" w:hAnsi="Trebuchet MS"/>
          <w:w w:val="105"/>
          <w:sz w:val="12"/>
        </w:rPr>
        <w:t xml:space="preserve">711    </w:t>
      </w:r>
      <w:r>
        <w:rPr>
          <w:w w:val="105"/>
        </w:rPr>
        <w:t>mains unaffected, there is a loss in recall. To sum up, issuing flood alerts to</w:t>
      </w:r>
      <w:r>
        <w:rPr>
          <w:spacing w:val="1"/>
          <w:w w:val="105"/>
        </w:rPr>
        <w:t xml:space="preserve"> </w:t>
      </w:r>
      <w:r>
        <w:rPr>
          <w:rFonts w:ascii="Trebuchet MS" w:hAnsi="Trebuchet MS"/>
          <w:w w:val="105"/>
          <w:sz w:val="12"/>
        </w:rPr>
        <w:t>712</w:t>
      </w:r>
      <w:r>
        <w:rPr>
          <w:rFonts w:ascii="Trebuchet MS" w:hAnsi="Trebuchet MS"/>
          <w:spacing w:val="4"/>
          <w:w w:val="105"/>
          <w:sz w:val="12"/>
        </w:rPr>
        <w:t xml:space="preserve"> </w:t>
      </w:r>
      <w:r>
        <w:rPr>
          <w:w w:val="105"/>
        </w:rPr>
        <w:t>smaller</w:t>
      </w:r>
      <w:r>
        <w:rPr>
          <w:spacing w:val="-13"/>
          <w:w w:val="105"/>
        </w:rPr>
        <w:t xml:space="preserve"> </w:t>
      </w:r>
      <w:r>
        <w:rPr>
          <w:w w:val="105"/>
        </w:rPr>
        <w:t>catchments</w:t>
      </w:r>
      <w:r>
        <w:rPr>
          <w:spacing w:val="-11"/>
          <w:w w:val="105"/>
        </w:rPr>
        <w:t xml:space="preserve"> </w:t>
      </w:r>
      <w:r>
        <w:rPr>
          <w:w w:val="105"/>
        </w:rPr>
        <w:t>would</w:t>
      </w:r>
      <w:r>
        <w:rPr>
          <w:spacing w:val="-12"/>
          <w:w w:val="105"/>
        </w:rPr>
        <w:t xml:space="preserve"> </w:t>
      </w:r>
      <w:r>
        <w:rPr>
          <w:w w:val="105"/>
        </w:rPr>
        <w:t>marginally</w:t>
      </w:r>
      <w:r>
        <w:rPr>
          <w:spacing w:val="-12"/>
          <w:w w:val="105"/>
        </w:rPr>
        <w:t xml:space="preserve"> </w:t>
      </w:r>
      <w:r>
        <w:rPr>
          <w:w w:val="105"/>
        </w:rPr>
        <w:t>reduce</w:t>
      </w:r>
      <w:r>
        <w:rPr>
          <w:spacing w:val="-11"/>
          <w:w w:val="105"/>
        </w:rPr>
        <w:t xml:space="preserve"> </w:t>
      </w:r>
      <w:r>
        <w:rPr>
          <w:w w:val="105"/>
        </w:rPr>
        <w:t>the</w:t>
      </w:r>
      <w:r>
        <w:rPr>
          <w:spacing w:val="-12"/>
          <w:w w:val="105"/>
        </w:rPr>
        <w:t xml:space="preserve"> </w:t>
      </w:r>
      <w:r>
        <w:rPr>
          <w:w w:val="105"/>
        </w:rPr>
        <w:t>skill</w:t>
      </w:r>
      <w:r>
        <w:rPr>
          <w:spacing w:val="-12"/>
          <w:w w:val="105"/>
        </w:rPr>
        <w:t xml:space="preserve"> </w:t>
      </w:r>
      <w:r>
        <w:rPr>
          <w:w w:val="105"/>
        </w:rPr>
        <w:t>of</w:t>
      </w:r>
      <w:r>
        <w:rPr>
          <w:spacing w:val="-12"/>
          <w:w w:val="105"/>
        </w:rPr>
        <w:t xml:space="preserve"> </w:t>
      </w:r>
      <w:r>
        <w:rPr>
          <w:w w:val="105"/>
        </w:rPr>
        <w:t>the</w:t>
      </w:r>
      <w:r>
        <w:rPr>
          <w:spacing w:val="-11"/>
          <w:w w:val="105"/>
        </w:rPr>
        <w:t xml:space="preserve"> </w:t>
      </w:r>
      <w:r>
        <w:rPr>
          <w:w w:val="105"/>
        </w:rPr>
        <w:t>system,</w:t>
      </w:r>
      <w:r>
        <w:rPr>
          <w:spacing w:val="-9"/>
          <w:w w:val="105"/>
        </w:rPr>
        <w:t xml:space="preserve"> </w:t>
      </w:r>
      <w:r>
        <w:rPr>
          <w:w w:val="105"/>
        </w:rPr>
        <w:t>primarily</w:t>
      </w:r>
      <w:r>
        <w:rPr>
          <w:spacing w:val="-55"/>
          <w:w w:val="105"/>
        </w:rPr>
        <w:t xml:space="preserve"> </w:t>
      </w:r>
      <w:r>
        <w:rPr>
          <w:rFonts w:ascii="Trebuchet MS" w:hAnsi="Trebuchet MS"/>
          <w:w w:val="105"/>
          <w:sz w:val="12"/>
        </w:rPr>
        <w:t>713</w:t>
      </w:r>
      <w:r>
        <w:rPr>
          <w:rFonts w:ascii="Trebuchet MS" w:hAnsi="Trebuchet MS"/>
          <w:spacing w:val="5"/>
          <w:w w:val="105"/>
          <w:sz w:val="12"/>
        </w:rPr>
        <w:t xml:space="preserve"> </w:t>
      </w:r>
      <w:proofErr w:type="gramStart"/>
      <w:r>
        <w:rPr>
          <w:w w:val="105"/>
        </w:rPr>
        <w:t>due</w:t>
      </w:r>
      <w:proofErr w:type="gramEnd"/>
      <w:r>
        <w:rPr>
          <w:spacing w:val="3"/>
          <w:w w:val="105"/>
        </w:rPr>
        <w:t xml:space="preserve"> </w:t>
      </w:r>
      <w:r>
        <w:rPr>
          <w:w w:val="105"/>
        </w:rPr>
        <w:t>to</w:t>
      </w:r>
      <w:r>
        <w:rPr>
          <w:spacing w:val="4"/>
          <w:w w:val="105"/>
        </w:rPr>
        <w:t xml:space="preserve"> </w:t>
      </w:r>
      <w:r>
        <w:rPr>
          <w:w w:val="105"/>
        </w:rPr>
        <w:t>an</w:t>
      </w:r>
      <w:r>
        <w:rPr>
          <w:spacing w:val="3"/>
          <w:w w:val="105"/>
        </w:rPr>
        <w:t xml:space="preserve"> </w:t>
      </w:r>
      <w:r>
        <w:rPr>
          <w:w w:val="105"/>
        </w:rPr>
        <w:t>increase</w:t>
      </w:r>
      <w:r>
        <w:rPr>
          <w:spacing w:val="4"/>
          <w:w w:val="105"/>
        </w:rPr>
        <w:t xml:space="preserve"> </w:t>
      </w:r>
      <w:r>
        <w:rPr>
          <w:w w:val="105"/>
        </w:rPr>
        <w:t>in</w:t>
      </w:r>
      <w:r>
        <w:rPr>
          <w:spacing w:val="4"/>
          <w:w w:val="105"/>
        </w:rPr>
        <w:t xml:space="preserve"> </w:t>
      </w:r>
      <w:r>
        <w:rPr>
          <w:w w:val="105"/>
        </w:rPr>
        <w:t>missed</w:t>
      </w:r>
      <w:r>
        <w:rPr>
          <w:spacing w:val="3"/>
          <w:w w:val="105"/>
        </w:rPr>
        <w:t xml:space="preserve"> </w:t>
      </w:r>
      <w:r>
        <w:rPr>
          <w:w w:val="105"/>
        </w:rPr>
        <w:t>events,</w:t>
      </w:r>
      <w:r>
        <w:rPr>
          <w:spacing w:val="5"/>
          <w:w w:val="105"/>
        </w:rPr>
        <w:t xml:space="preserve"> </w:t>
      </w:r>
      <w:r>
        <w:rPr>
          <w:w w:val="105"/>
        </w:rPr>
        <w:t>without</w:t>
      </w:r>
      <w:r>
        <w:rPr>
          <w:spacing w:val="3"/>
          <w:w w:val="105"/>
        </w:rPr>
        <w:t xml:space="preserve"> </w:t>
      </w:r>
      <w:r>
        <w:rPr>
          <w:w w:val="105"/>
        </w:rPr>
        <w:t>leading</w:t>
      </w:r>
      <w:r>
        <w:rPr>
          <w:spacing w:val="3"/>
          <w:w w:val="105"/>
        </w:rPr>
        <w:t xml:space="preserve"> </w:t>
      </w:r>
      <w:r>
        <w:rPr>
          <w:w w:val="105"/>
        </w:rPr>
        <w:t>to</w:t>
      </w:r>
      <w:r>
        <w:rPr>
          <w:spacing w:val="5"/>
          <w:w w:val="105"/>
        </w:rPr>
        <w:t xml:space="preserve"> </w:t>
      </w:r>
      <w:r>
        <w:rPr>
          <w:w w:val="105"/>
        </w:rPr>
        <w:t>more</w:t>
      </w:r>
      <w:r>
        <w:rPr>
          <w:spacing w:val="3"/>
          <w:w w:val="105"/>
        </w:rPr>
        <w:t xml:space="preserve"> </w:t>
      </w:r>
      <w:r>
        <w:rPr>
          <w:w w:val="105"/>
        </w:rPr>
        <w:t>false</w:t>
      </w:r>
      <w:r>
        <w:rPr>
          <w:spacing w:val="3"/>
          <w:w w:val="105"/>
        </w:rPr>
        <w:t xml:space="preserve"> </w:t>
      </w:r>
      <w:r>
        <w:rPr>
          <w:w w:val="105"/>
        </w:rPr>
        <w:t>alarms</w:t>
      </w:r>
      <w:ins w:id="358" w:author="Pechlivanidis Ilias" w:date="2024-02-10T13:09:00Z">
        <w:r w:rsidR="00C62B43">
          <w:rPr>
            <w:w w:val="105"/>
          </w:rPr>
          <w:t xml:space="preserve">. This sets an opportunity to EFAS to increase its usability in even smaller </w:t>
        </w:r>
      </w:ins>
      <w:ins w:id="359" w:author="Pechlivanidis Ilias" w:date="2024-02-10T13:10:00Z">
        <w:r w:rsidR="00C62B43">
          <w:rPr>
            <w:w w:val="105"/>
          </w:rPr>
          <w:t>river systems across Europe</w:t>
        </w:r>
      </w:ins>
      <w:r>
        <w:rPr>
          <w:w w:val="105"/>
        </w:rPr>
        <w:t>.</w:t>
      </w:r>
    </w:p>
    <w:p w14:paraId="35E3DC25" w14:textId="3E7363BD" w:rsidR="00E2709D" w:rsidRDefault="00462487">
      <w:pPr>
        <w:pStyle w:val="BodyText"/>
        <w:tabs>
          <w:tab w:val="left" w:pos="968"/>
        </w:tabs>
        <w:spacing w:before="16" w:line="235" w:lineRule="auto"/>
        <w:ind w:left="227" w:right="529"/>
        <w:jc w:val="both"/>
      </w:pPr>
      <w:r>
        <w:rPr>
          <w:rFonts w:ascii="Trebuchet MS" w:hAnsi="Trebuchet MS"/>
          <w:w w:val="105"/>
          <w:sz w:val="12"/>
        </w:rPr>
        <w:t>714</w:t>
      </w:r>
      <w:r>
        <w:rPr>
          <w:rFonts w:ascii="Trebuchet MS" w:hAnsi="Trebuchet MS"/>
          <w:w w:val="105"/>
          <w:sz w:val="12"/>
        </w:rPr>
        <w:tab/>
      </w:r>
      <w:r>
        <w:rPr>
          <w:w w:val="105"/>
        </w:rPr>
        <w:t>In the previous analysis, a fixed probability threshold was applied for all</w:t>
      </w:r>
      <w:r>
        <w:rPr>
          <w:spacing w:val="1"/>
          <w:w w:val="105"/>
        </w:rPr>
        <w:t xml:space="preserve"> </w:t>
      </w:r>
      <w:r>
        <w:rPr>
          <w:rFonts w:ascii="Trebuchet MS" w:hAnsi="Trebuchet MS"/>
          <w:w w:val="105"/>
          <w:sz w:val="12"/>
        </w:rPr>
        <w:t>715</w:t>
      </w:r>
      <w:r>
        <w:rPr>
          <w:rFonts w:ascii="Trebuchet MS" w:hAnsi="Trebuchet MS"/>
          <w:spacing w:val="1"/>
          <w:w w:val="105"/>
          <w:sz w:val="12"/>
        </w:rPr>
        <w:t xml:space="preserve"> </w:t>
      </w:r>
      <w:r>
        <w:rPr>
          <w:w w:val="105"/>
        </w:rPr>
        <w:t>catchments, regardless of their drainage area. We also investigated whether</w:t>
      </w:r>
      <w:r>
        <w:rPr>
          <w:spacing w:val="-54"/>
          <w:w w:val="105"/>
        </w:rPr>
        <w:t xml:space="preserve"> </w:t>
      </w:r>
      <w:r>
        <w:rPr>
          <w:rFonts w:ascii="Trebuchet MS" w:hAnsi="Trebuchet MS"/>
          <w:w w:val="105"/>
          <w:sz w:val="12"/>
        </w:rPr>
        <w:t>716</w:t>
      </w:r>
      <w:r>
        <w:rPr>
          <w:rFonts w:ascii="Trebuchet MS" w:hAnsi="Trebuchet MS"/>
          <w:spacing w:val="9"/>
          <w:w w:val="105"/>
          <w:sz w:val="12"/>
        </w:rPr>
        <w:t xml:space="preserve"> </w:t>
      </w:r>
      <w:r>
        <w:rPr>
          <w:w w:val="105"/>
        </w:rPr>
        <w:t>the</w:t>
      </w:r>
      <w:r>
        <w:rPr>
          <w:spacing w:val="-6"/>
          <w:w w:val="105"/>
        </w:rPr>
        <w:t xml:space="preserve"> </w:t>
      </w:r>
      <w:r>
        <w:rPr>
          <w:w w:val="105"/>
        </w:rPr>
        <w:t>skill</w:t>
      </w:r>
      <w:r>
        <w:rPr>
          <w:spacing w:val="-5"/>
          <w:w w:val="105"/>
        </w:rPr>
        <w:t xml:space="preserve"> </w:t>
      </w:r>
      <w:r>
        <w:rPr>
          <w:w w:val="105"/>
        </w:rPr>
        <w:t>of</w:t>
      </w:r>
      <w:r>
        <w:rPr>
          <w:spacing w:val="-5"/>
          <w:w w:val="105"/>
        </w:rPr>
        <w:t xml:space="preserve"> </w:t>
      </w:r>
      <w:r>
        <w:rPr>
          <w:w w:val="105"/>
        </w:rPr>
        <w:t>the</w:t>
      </w:r>
      <w:r>
        <w:rPr>
          <w:spacing w:val="-6"/>
          <w:w w:val="105"/>
        </w:rPr>
        <w:t xml:space="preserve"> </w:t>
      </w:r>
      <w:r>
        <w:rPr>
          <w:w w:val="105"/>
        </w:rPr>
        <w:t>system</w:t>
      </w:r>
      <w:r>
        <w:rPr>
          <w:spacing w:val="-5"/>
          <w:w w:val="105"/>
        </w:rPr>
        <w:t xml:space="preserve"> </w:t>
      </w:r>
      <w:r>
        <w:rPr>
          <w:w w:val="105"/>
        </w:rPr>
        <w:t>could</w:t>
      </w:r>
      <w:r>
        <w:rPr>
          <w:spacing w:val="-6"/>
          <w:w w:val="105"/>
        </w:rPr>
        <w:t xml:space="preserve"> </w:t>
      </w:r>
      <w:r>
        <w:rPr>
          <w:w w:val="105"/>
        </w:rPr>
        <w:t>be</w:t>
      </w:r>
      <w:r>
        <w:rPr>
          <w:spacing w:val="-5"/>
          <w:w w:val="105"/>
        </w:rPr>
        <w:t xml:space="preserve"> </w:t>
      </w:r>
      <w:r>
        <w:rPr>
          <w:w w:val="105"/>
        </w:rPr>
        <w:t>enhanced</w:t>
      </w:r>
      <w:r>
        <w:rPr>
          <w:spacing w:val="-5"/>
          <w:w w:val="105"/>
        </w:rPr>
        <w:t xml:space="preserve"> </w:t>
      </w:r>
      <w:r>
        <w:rPr>
          <w:w w:val="105"/>
        </w:rPr>
        <w:t>by</w:t>
      </w:r>
      <w:r>
        <w:rPr>
          <w:spacing w:val="-6"/>
          <w:w w:val="105"/>
        </w:rPr>
        <w:t xml:space="preserve"> </w:t>
      </w:r>
      <w:r>
        <w:rPr>
          <w:w w:val="105"/>
        </w:rPr>
        <w:t>adapting</w:t>
      </w:r>
      <w:r>
        <w:rPr>
          <w:spacing w:val="-5"/>
          <w:w w:val="105"/>
        </w:rPr>
        <w:t xml:space="preserve"> </w:t>
      </w:r>
      <w:r>
        <w:rPr>
          <w:w w:val="105"/>
        </w:rPr>
        <w:t>the</w:t>
      </w:r>
      <w:r>
        <w:rPr>
          <w:spacing w:val="-5"/>
          <w:w w:val="105"/>
        </w:rPr>
        <w:t xml:space="preserve"> </w:t>
      </w:r>
      <w:r>
        <w:rPr>
          <w:w w:val="105"/>
        </w:rPr>
        <w:t>probability</w:t>
      </w:r>
      <w:r>
        <w:rPr>
          <w:spacing w:val="-6"/>
          <w:w w:val="105"/>
        </w:rPr>
        <w:t xml:space="preserve"> </w:t>
      </w:r>
      <w:r>
        <w:rPr>
          <w:w w:val="105"/>
        </w:rPr>
        <w:t>thresh-</w:t>
      </w:r>
      <w:r>
        <w:rPr>
          <w:spacing w:val="-55"/>
          <w:w w:val="105"/>
        </w:rPr>
        <w:t xml:space="preserve"> </w:t>
      </w:r>
      <w:r>
        <w:rPr>
          <w:rFonts w:ascii="Trebuchet MS" w:hAnsi="Trebuchet MS"/>
          <w:w w:val="105"/>
          <w:sz w:val="12"/>
        </w:rPr>
        <w:t>717</w:t>
      </w:r>
      <w:r>
        <w:rPr>
          <w:rFonts w:ascii="Trebuchet MS" w:hAnsi="Trebuchet MS"/>
          <w:spacing w:val="21"/>
          <w:w w:val="105"/>
          <w:sz w:val="12"/>
        </w:rPr>
        <w:t xml:space="preserve"> </w:t>
      </w:r>
      <w:r>
        <w:rPr>
          <w:w w:val="105"/>
        </w:rPr>
        <w:t>old</w:t>
      </w:r>
      <w:r>
        <w:rPr>
          <w:spacing w:val="36"/>
          <w:w w:val="105"/>
        </w:rPr>
        <w:t xml:space="preserve"> </w:t>
      </w:r>
      <w:r>
        <w:rPr>
          <w:w w:val="105"/>
        </w:rPr>
        <w:t>to</w:t>
      </w:r>
      <w:r>
        <w:rPr>
          <w:spacing w:val="36"/>
          <w:w w:val="105"/>
        </w:rPr>
        <w:t xml:space="preserve"> </w:t>
      </w:r>
      <w:r>
        <w:rPr>
          <w:w w:val="105"/>
        </w:rPr>
        <w:t>the</w:t>
      </w:r>
      <w:r>
        <w:rPr>
          <w:spacing w:val="37"/>
          <w:w w:val="105"/>
        </w:rPr>
        <w:t xml:space="preserve"> </w:t>
      </w:r>
      <w:r>
        <w:rPr>
          <w:w w:val="105"/>
        </w:rPr>
        <w:t>catchment</w:t>
      </w:r>
      <w:r>
        <w:rPr>
          <w:spacing w:val="36"/>
          <w:w w:val="105"/>
        </w:rPr>
        <w:t xml:space="preserve"> </w:t>
      </w:r>
      <w:r>
        <w:rPr>
          <w:w w:val="105"/>
        </w:rPr>
        <w:t>area.</w:t>
      </w:r>
      <w:r>
        <w:rPr>
          <w:spacing w:val="55"/>
          <w:w w:val="105"/>
        </w:rPr>
        <w:t xml:space="preserve"> </w:t>
      </w:r>
      <w:r>
        <w:rPr>
          <w:w w:val="105"/>
        </w:rPr>
        <w:t>Our</w:t>
      </w:r>
      <w:r>
        <w:rPr>
          <w:spacing w:val="37"/>
          <w:w w:val="105"/>
        </w:rPr>
        <w:t xml:space="preserve"> </w:t>
      </w:r>
      <w:r>
        <w:rPr>
          <w:w w:val="105"/>
        </w:rPr>
        <w:t>rationale</w:t>
      </w:r>
      <w:r>
        <w:rPr>
          <w:spacing w:val="36"/>
          <w:w w:val="105"/>
        </w:rPr>
        <w:t xml:space="preserve"> </w:t>
      </w:r>
      <w:r>
        <w:rPr>
          <w:w w:val="105"/>
        </w:rPr>
        <w:t>is</w:t>
      </w:r>
      <w:r>
        <w:rPr>
          <w:spacing w:val="37"/>
          <w:w w:val="105"/>
        </w:rPr>
        <w:t xml:space="preserve"> </w:t>
      </w:r>
      <w:r>
        <w:rPr>
          <w:w w:val="105"/>
        </w:rPr>
        <w:t>rooted</w:t>
      </w:r>
      <w:r>
        <w:rPr>
          <w:spacing w:val="36"/>
          <w:w w:val="105"/>
        </w:rPr>
        <w:t xml:space="preserve"> </w:t>
      </w:r>
      <w:r>
        <w:rPr>
          <w:w w:val="105"/>
        </w:rPr>
        <w:t>in</w:t>
      </w:r>
      <w:r>
        <w:rPr>
          <w:spacing w:val="37"/>
          <w:w w:val="105"/>
        </w:rPr>
        <w:t xml:space="preserve"> </w:t>
      </w:r>
      <w:r>
        <w:rPr>
          <w:w w:val="105"/>
        </w:rPr>
        <w:t>the</w:t>
      </w:r>
      <w:r>
        <w:rPr>
          <w:spacing w:val="36"/>
          <w:w w:val="105"/>
        </w:rPr>
        <w:t xml:space="preserve"> </w:t>
      </w:r>
      <w:r>
        <w:rPr>
          <w:w w:val="105"/>
        </w:rPr>
        <w:t>understanding</w:t>
      </w:r>
      <w:r>
        <w:rPr>
          <w:spacing w:val="-55"/>
          <w:w w:val="105"/>
        </w:rPr>
        <w:t xml:space="preserve"> </w:t>
      </w:r>
      <w:r>
        <w:rPr>
          <w:rFonts w:ascii="Trebuchet MS" w:hAnsi="Trebuchet MS"/>
          <w:w w:val="105"/>
          <w:sz w:val="12"/>
        </w:rPr>
        <w:t>718</w:t>
      </w:r>
      <w:r>
        <w:rPr>
          <w:rFonts w:ascii="Trebuchet MS" w:hAnsi="Trebuchet MS"/>
          <w:spacing w:val="1"/>
          <w:w w:val="105"/>
          <w:sz w:val="12"/>
        </w:rPr>
        <w:t xml:space="preserve"> </w:t>
      </w:r>
      <w:r>
        <w:rPr>
          <w:w w:val="105"/>
        </w:rPr>
        <w:t>that the level of uncertainty (model spread) differs between small and large</w:t>
      </w:r>
      <w:r>
        <w:rPr>
          <w:spacing w:val="1"/>
          <w:w w:val="105"/>
        </w:rPr>
        <w:t xml:space="preserve"> </w:t>
      </w:r>
      <w:r>
        <w:rPr>
          <w:rFonts w:ascii="Trebuchet MS" w:hAnsi="Trebuchet MS"/>
          <w:sz w:val="12"/>
        </w:rPr>
        <w:t xml:space="preserve">719      </w:t>
      </w:r>
      <w:r>
        <w:t>catchments, suggesting that area-specific probability thresholds may enhance</w:t>
      </w:r>
      <w:ins w:id="360" w:author="Pechlivanidis Ilias" w:date="2024-02-10T13:10:00Z">
        <w:r w:rsidR="00C62B43">
          <w:t xml:space="preserve"> the</w:t>
        </w:r>
      </w:ins>
      <w:r>
        <w:rPr>
          <w:spacing w:val="1"/>
        </w:rPr>
        <w:t xml:space="preserve"> </w:t>
      </w:r>
      <w:r>
        <w:rPr>
          <w:rFonts w:ascii="Trebuchet MS" w:hAnsi="Trebuchet MS"/>
          <w:w w:val="105"/>
          <w:sz w:val="12"/>
        </w:rPr>
        <w:t>720</w:t>
      </w:r>
      <w:r>
        <w:rPr>
          <w:rFonts w:ascii="Trebuchet MS" w:hAnsi="Trebuchet MS"/>
          <w:spacing w:val="28"/>
          <w:w w:val="105"/>
          <w:sz w:val="12"/>
        </w:rPr>
        <w:t xml:space="preserve"> </w:t>
      </w:r>
      <w:r>
        <w:rPr>
          <w:w w:val="105"/>
        </w:rPr>
        <w:t>overall</w:t>
      </w:r>
      <w:r>
        <w:rPr>
          <w:spacing w:val="29"/>
          <w:w w:val="105"/>
        </w:rPr>
        <w:t xml:space="preserve"> </w:t>
      </w:r>
      <w:r>
        <w:rPr>
          <w:w w:val="105"/>
        </w:rPr>
        <w:t>system</w:t>
      </w:r>
      <w:r>
        <w:rPr>
          <w:spacing w:val="30"/>
          <w:w w:val="105"/>
        </w:rPr>
        <w:t xml:space="preserve"> </w:t>
      </w:r>
      <w:r>
        <w:rPr>
          <w:w w:val="105"/>
        </w:rPr>
        <w:t>skill.</w:t>
      </w:r>
      <w:r>
        <w:rPr>
          <w:spacing w:val="30"/>
          <w:w w:val="105"/>
        </w:rPr>
        <w:t xml:space="preserve"> </w:t>
      </w:r>
      <w:r>
        <w:rPr>
          <w:w w:val="105"/>
        </w:rPr>
        <w:t>The</w:t>
      </w:r>
      <w:r>
        <w:rPr>
          <w:spacing w:val="30"/>
          <w:w w:val="105"/>
        </w:rPr>
        <w:t xml:space="preserve"> </w:t>
      </w:r>
      <w:r>
        <w:rPr>
          <w:w w:val="105"/>
        </w:rPr>
        <w:t>results</w:t>
      </w:r>
      <w:r>
        <w:rPr>
          <w:spacing w:val="30"/>
          <w:w w:val="105"/>
        </w:rPr>
        <w:t xml:space="preserve"> </w:t>
      </w:r>
      <w:r>
        <w:rPr>
          <w:w w:val="105"/>
        </w:rPr>
        <w:t>of</w:t>
      </w:r>
      <w:r>
        <w:rPr>
          <w:spacing w:val="30"/>
          <w:w w:val="105"/>
        </w:rPr>
        <w:t xml:space="preserve"> </w:t>
      </w:r>
      <w:r>
        <w:rPr>
          <w:w w:val="105"/>
        </w:rPr>
        <w:t>this</w:t>
      </w:r>
      <w:r>
        <w:rPr>
          <w:spacing w:val="30"/>
          <w:w w:val="105"/>
        </w:rPr>
        <w:t xml:space="preserve"> </w:t>
      </w:r>
      <w:r>
        <w:rPr>
          <w:w w:val="105"/>
        </w:rPr>
        <w:t>experiment</w:t>
      </w:r>
      <w:r>
        <w:rPr>
          <w:spacing w:val="30"/>
          <w:w w:val="105"/>
        </w:rPr>
        <w:t xml:space="preserve"> </w:t>
      </w:r>
      <w:r>
        <w:rPr>
          <w:w w:val="105"/>
        </w:rPr>
        <w:t>are</w:t>
      </w:r>
      <w:r>
        <w:rPr>
          <w:spacing w:val="30"/>
          <w:w w:val="105"/>
        </w:rPr>
        <w:t xml:space="preserve"> </w:t>
      </w:r>
      <w:r>
        <w:rPr>
          <w:w w:val="105"/>
        </w:rPr>
        <w:t>depicted</w:t>
      </w:r>
      <w:r>
        <w:rPr>
          <w:spacing w:val="30"/>
          <w:w w:val="105"/>
        </w:rPr>
        <w:t xml:space="preserve"> </w:t>
      </w:r>
      <w:r>
        <w:rPr>
          <w:w w:val="105"/>
        </w:rPr>
        <w:t>in</w:t>
      </w:r>
      <w:r>
        <w:rPr>
          <w:spacing w:val="30"/>
          <w:w w:val="105"/>
        </w:rPr>
        <w:t xml:space="preserve"> </w:t>
      </w:r>
      <w:r>
        <w:rPr>
          <w:w w:val="105"/>
        </w:rPr>
        <w:t>Figure</w:t>
      </w:r>
      <w:r>
        <w:rPr>
          <w:spacing w:val="-55"/>
          <w:w w:val="105"/>
        </w:rPr>
        <w:t xml:space="preserve"> </w:t>
      </w:r>
      <w:r>
        <w:rPr>
          <w:rFonts w:ascii="Trebuchet MS" w:hAnsi="Trebuchet MS"/>
          <w:w w:val="105"/>
          <w:sz w:val="12"/>
        </w:rPr>
        <w:t xml:space="preserve">721    </w:t>
      </w:r>
      <w:hyperlink w:anchor="_bookmark30" w:history="1">
        <w:r>
          <w:rPr>
            <w:w w:val="105"/>
          </w:rPr>
          <w:t>13.</w:t>
        </w:r>
      </w:hyperlink>
      <w:r>
        <w:rPr>
          <w:w w:val="105"/>
        </w:rPr>
        <w:t xml:space="preserve"> Each plot represents a different combination method, comparing the f-</w:t>
      </w:r>
      <w:r>
        <w:rPr>
          <w:spacing w:val="1"/>
          <w:w w:val="105"/>
        </w:rPr>
        <w:t xml:space="preserve"> </w:t>
      </w:r>
      <w:r>
        <w:rPr>
          <w:rFonts w:ascii="Trebuchet MS" w:hAnsi="Trebuchet MS"/>
          <w:w w:val="105"/>
          <w:sz w:val="12"/>
        </w:rPr>
        <w:t xml:space="preserve">722  </w:t>
      </w:r>
      <w:r>
        <w:rPr>
          <w:rFonts w:ascii="Trebuchet MS" w:hAnsi="Trebuchet MS"/>
          <w:spacing w:val="1"/>
          <w:w w:val="105"/>
          <w:sz w:val="12"/>
        </w:rPr>
        <w:t xml:space="preserve"> </w:t>
      </w:r>
      <w:r>
        <w:rPr>
          <w:w w:val="105"/>
        </w:rPr>
        <w:t>score (solid lines) and the probability threshold (dashed lines) between the</w:t>
      </w:r>
      <w:r>
        <w:rPr>
          <w:spacing w:val="1"/>
          <w:w w:val="105"/>
        </w:rPr>
        <w:t xml:space="preserve"> </w:t>
      </w:r>
      <w:proofErr w:type="gramStart"/>
      <w:r>
        <w:rPr>
          <w:rFonts w:ascii="Trebuchet MS" w:hAnsi="Trebuchet MS"/>
          <w:w w:val="105"/>
          <w:sz w:val="12"/>
        </w:rPr>
        <w:t>723</w:t>
      </w:r>
      <w:r>
        <w:rPr>
          <w:rFonts w:ascii="Trebuchet MS" w:hAnsi="Trebuchet MS"/>
          <w:spacing w:val="1"/>
          <w:w w:val="105"/>
          <w:sz w:val="12"/>
        </w:rPr>
        <w:t xml:space="preserve"> </w:t>
      </w:r>
      <w:r>
        <w:rPr>
          <w:w w:val="105"/>
        </w:rPr>
        <w:t>model</w:t>
      </w:r>
      <w:proofErr w:type="gramEnd"/>
      <w:r>
        <w:rPr>
          <w:w w:val="105"/>
        </w:rPr>
        <w:t xml:space="preserve"> optimized for a 2,000 km</w:t>
      </w:r>
      <w:r>
        <w:rPr>
          <w:rFonts w:ascii="Segoe UI Symbol" w:hAnsi="Segoe UI Symbol"/>
          <w:w w:val="105"/>
        </w:rPr>
        <w:t xml:space="preserve">² </w:t>
      </w:r>
      <w:r>
        <w:rPr>
          <w:w w:val="105"/>
        </w:rPr>
        <w:t>area limit (blue) and models optimized for</w:t>
      </w:r>
      <w:r>
        <w:rPr>
          <w:spacing w:val="1"/>
          <w:w w:val="105"/>
        </w:rPr>
        <w:t xml:space="preserve"> </w:t>
      </w:r>
      <w:r>
        <w:rPr>
          <w:rFonts w:ascii="Trebuchet MS" w:hAnsi="Trebuchet MS"/>
          <w:w w:val="105"/>
          <w:sz w:val="12"/>
        </w:rPr>
        <w:t xml:space="preserve">724    </w:t>
      </w:r>
      <w:r>
        <w:rPr>
          <w:w w:val="105"/>
        </w:rPr>
        <w:t>increasing catchment area limits (orange).  In order to compare the results</w:t>
      </w:r>
      <w:r>
        <w:rPr>
          <w:spacing w:val="1"/>
          <w:w w:val="105"/>
        </w:rPr>
        <w:t xml:space="preserve"> </w:t>
      </w:r>
      <w:r>
        <w:rPr>
          <w:rFonts w:ascii="Trebuchet MS" w:hAnsi="Trebuchet MS"/>
          <w:w w:val="105"/>
          <w:sz w:val="12"/>
        </w:rPr>
        <w:t xml:space="preserve">725    </w:t>
      </w:r>
      <w:r>
        <w:rPr>
          <w:w w:val="105"/>
        </w:rPr>
        <w:t xml:space="preserve">of the two optimization </w:t>
      </w:r>
      <w:proofErr w:type="gramStart"/>
      <w:r>
        <w:rPr>
          <w:w w:val="105"/>
        </w:rPr>
        <w:t>runs,  we</w:t>
      </w:r>
      <w:proofErr w:type="gramEnd"/>
      <w:r>
        <w:rPr>
          <w:w w:val="105"/>
        </w:rPr>
        <w:t xml:space="preserve"> kept a constant persistence value of 1/1,</w:t>
      </w:r>
      <w:r>
        <w:rPr>
          <w:spacing w:val="1"/>
          <w:w w:val="105"/>
        </w:rPr>
        <w:t xml:space="preserve"> </w:t>
      </w:r>
      <w:r>
        <w:rPr>
          <w:rFonts w:ascii="Trebuchet MS" w:hAnsi="Trebuchet MS"/>
          <w:w w:val="105"/>
          <w:sz w:val="12"/>
        </w:rPr>
        <w:t>726</w:t>
      </w:r>
      <w:r>
        <w:rPr>
          <w:rFonts w:ascii="Trebuchet MS" w:hAnsi="Trebuchet MS"/>
          <w:spacing w:val="5"/>
          <w:w w:val="105"/>
          <w:sz w:val="12"/>
        </w:rPr>
        <w:t xml:space="preserve"> </w:t>
      </w:r>
      <w:r>
        <w:rPr>
          <w:w w:val="105"/>
        </w:rPr>
        <w:t>which</w:t>
      </w:r>
      <w:r>
        <w:rPr>
          <w:spacing w:val="18"/>
          <w:w w:val="105"/>
        </w:rPr>
        <w:t xml:space="preserve"> </w:t>
      </w:r>
      <w:r>
        <w:rPr>
          <w:w w:val="105"/>
        </w:rPr>
        <w:t>was</w:t>
      </w:r>
      <w:r>
        <w:rPr>
          <w:spacing w:val="18"/>
          <w:w w:val="105"/>
        </w:rPr>
        <w:t xml:space="preserve"> </w:t>
      </w:r>
      <w:r>
        <w:rPr>
          <w:w w:val="105"/>
        </w:rPr>
        <w:t>identified</w:t>
      </w:r>
      <w:r>
        <w:rPr>
          <w:spacing w:val="18"/>
          <w:w w:val="105"/>
        </w:rPr>
        <w:t xml:space="preserve"> </w:t>
      </w:r>
      <w:r>
        <w:rPr>
          <w:w w:val="105"/>
        </w:rPr>
        <w:t>as</w:t>
      </w:r>
      <w:r>
        <w:rPr>
          <w:spacing w:val="19"/>
          <w:w w:val="105"/>
        </w:rPr>
        <w:t xml:space="preserve"> </w:t>
      </w:r>
      <w:r>
        <w:rPr>
          <w:w w:val="105"/>
        </w:rPr>
        <w:t>optimal</w:t>
      </w:r>
      <w:r>
        <w:rPr>
          <w:spacing w:val="19"/>
          <w:w w:val="105"/>
        </w:rPr>
        <w:t xml:space="preserve"> </w:t>
      </w:r>
      <w:r>
        <w:rPr>
          <w:w w:val="105"/>
        </w:rPr>
        <w:t>in</w:t>
      </w:r>
      <w:r>
        <w:rPr>
          <w:spacing w:val="18"/>
          <w:w w:val="105"/>
        </w:rPr>
        <w:t xml:space="preserve"> </w:t>
      </w:r>
      <w:r>
        <w:rPr>
          <w:w w:val="105"/>
        </w:rPr>
        <w:t>Table</w:t>
      </w:r>
      <w:r>
        <w:rPr>
          <w:spacing w:val="18"/>
          <w:w w:val="105"/>
        </w:rPr>
        <w:t xml:space="preserve"> </w:t>
      </w:r>
      <w:hyperlink w:anchor="_bookmark27" w:history="1">
        <w:r>
          <w:rPr>
            <w:w w:val="105"/>
          </w:rPr>
          <w:t>4.</w:t>
        </w:r>
      </w:hyperlink>
    </w:p>
    <w:p w14:paraId="01813E7A" w14:textId="77777777" w:rsidR="00E2709D" w:rsidRDefault="00462487">
      <w:pPr>
        <w:pStyle w:val="BodyText"/>
        <w:tabs>
          <w:tab w:val="left" w:pos="968"/>
        </w:tabs>
        <w:spacing w:line="228" w:lineRule="auto"/>
        <w:ind w:left="227" w:right="529"/>
        <w:jc w:val="both"/>
      </w:pPr>
      <w:r>
        <w:rPr>
          <w:rFonts w:ascii="Trebuchet MS" w:hAnsi="Trebuchet MS"/>
          <w:w w:val="105"/>
          <w:sz w:val="12"/>
        </w:rPr>
        <w:t>727</w:t>
      </w:r>
      <w:r>
        <w:rPr>
          <w:rFonts w:ascii="Trebuchet MS" w:hAnsi="Trebuchet MS"/>
          <w:w w:val="105"/>
          <w:sz w:val="12"/>
        </w:rPr>
        <w:tab/>
      </w:r>
      <w:r>
        <w:rPr>
          <w:w w:val="105"/>
        </w:rPr>
        <w:t>The</w:t>
      </w:r>
      <w:r>
        <w:rPr>
          <w:spacing w:val="-5"/>
          <w:w w:val="105"/>
        </w:rPr>
        <w:t xml:space="preserve"> </w:t>
      </w:r>
      <w:r>
        <w:rPr>
          <w:w w:val="105"/>
        </w:rPr>
        <w:t>skill</w:t>
      </w:r>
      <w:r>
        <w:rPr>
          <w:spacing w:val="-5"/>
          <w:w w:val="105"/>
        </w:rPr>
        <w:t xml:space="preserve"> </w:t>
      </w:r>
      <w:r>
        <w:rPr>
          <w:w w:val="105"/>
        </w:rPr>
        <w:t>measured</w:t>
      </w:r>
      <w:r>
        <w:rPr>
          <w:spacing w:val="-4"/>
          <w:w w:val="105"/>
        </w:rPr>
        <w:t xml:space="preserve"> </w:t>
      </w:r>
      <w:r>
        <w:rPr>
          <w:w w:val="105"/>
        </w:rPr>
        <w:t>as</w:t>
      </w:r>
      <w:r>
        <w:rPr>
          <w:spacing w:val="-5"/>
          <w:w w:val="105"/>
        </w:rPr>
        <w:t xml:space="preserve"> </w:t>
      </w:r>
      <w:r>
        <w:rPr>
          <w:i/>
          <w:w w:val="105"/>
        </w:rPr>
        <w:t>f</w:t>
      </w:r>
      <w:r>
        <w:rPr>
          <w:w w:val="105"/>
          <w:vertAlign w:val="subscript"/>
        </w:rPr>
        <w:t>0</w:t>
      </w:r>
      <w:r>
        <w:rPr>
          <w:i/>
          <w:w w:val="105"/>
          <w:vertAlign w:val="subscript"/>
        </w:rPr>
        <w:t>.</w:t>
      </w:r>
      <w:r>
        <w:rPr>
          <w:w w:val="105"/>
          <w:vertAlign w:val="subscript"/>
        </w:rPr>
        <w:t>8</w:t>
      </w:r>
      <w:r>
        <w:rPr>
          <w:spacing w:val="5"/>
          <w:w w:val="105"/>
        </w:rPr>
        <w:t xml:space="preserve"> </w:t>
      </w:r>
      <w:r>
        <w:rPr>
          <w:w w:val="105"/>
        </w:rPr>
        <w:t>is</w:t>
      </w:r>
      <w:r>
        <w:rPr>
          <w:spacing w:val="-5"/>
          <w:w w:val="105"/>
        </w:rPr>
        <w:t xml:space="preserve"> </w:t>
      </w:r>
      <w:r>
        <w:rPr>
          <w:w w:val="105"/>
        </w:rPr>
        <w:t>very</w:t>
      </w:r>
      <w:r>
        <w:rPr>
          <w:spacing w:val="-4"/>
          <w:w w:val="105"/>
        </w:rPr>
        <w:t xml:space="preserve"> </w:t>
      </w:r>
      <w:r>
        <w:rPr>
          <w:w w:val="105"/>
        </w:rPr>
        <w:t>similar</w:t>
      </w:r>
      <w:r>
        <w:rPr>
          <w:spacing w:val="-5"/>
          <w:w w:val="105"/>
        </w:rPr>
        <w:t xml:space="preserve"> </w:t>
      </w:r>
      <w:r>
        <w:rPr>
          <w:w w:val="105"/>
        </w:rPr>
        <w:t>for</w:t>
      </w:r>
      <w:r>
        <w:rPr>
          <w:spacing w:val="-4"/>
          <w:w w:val="105"/>
        </w:rPr>
        <w:t xml:space="preserve"> </w:t>
      </w:r>
      <w:r>
        <w:rPr>
          <w:w w:val="105"/>
        </w:rPr>
        <w:t>both</w:t>
      </w:r>
      <w:r>
        <w:rPr>
          <w:spacing w:val="-5"/>
          <w:w w:val="105"/>
        </w:rPr>
        <w:t xml:space="preserve"> </w:t>
      </w:r>
      <w:r>
        <w:rPr>
          <w:w w:val="105"/>
        </w:rPr>
        <w:t>optimizations, especially</w:t>
      </w:r>
      <w:r>
        <w:rPr>
          <w:spacing w:val="-54"/>
          <w:w w:val="105"/>
        </w:rPr>
        <w:t xml:space="preserve"> </w:t>
      </w:r>
      <w:r>
        <w:rPr>
          <w:rFonts w:ascii="Trebuchet MS" w:hAnsi="Trebuchet MS"/>
          <w:w w:val="105"/>
          <w:sz w:val="12"/>
        </w:rPr>
        <w:t>728</w:t>
      </w:r>
      <w:r>
        <w:rPr>
          <w:rFonts w:ascii="Trebuchet MS" w:hAnsi="Trebuchet MS"/>
          <w:spacing w:val="10"/>
          <w:w w:val="105"/>
          <w:sz w:val="12"/>
        </w:rPr>
        <w:t xml:space="preserve"> </w:t>
      </w:r>
      <w:r>
        <w:rPr>
          <w:w w:val="105"/>
        </w:rPr>
        <w:t>for</w:t>
      </w:r>
      <w:r>
        <w:rPr>
          <w:spacing w:val="18"/>
          <w:w w:val="105"/>
        </w:rPr>
        <w:t xml:space="preserve"> </w:t>
      </w:r>
      <w:r>
        <w:rPr>
          <w:w w:val="105"/>
        </w:rPr>
        <w:t>areas</w:t>
      </w:r>
      <w:r>
        <w:rPr>
          <w:spacing w:val="18"/>
          <w:w w:val="105"/>
        </w:rPr>
        <w:t xml:space="preserve"> </w:t>
      </w:r>
      <w:r>
        <w:rPr>
          <w:w w:val="105"/>
        </w:rPr>
        <w:t>smaller</w:t>
      </w:r>
      <w:r>
        <w:rPr>
          <w:spacing w:val="18"/>
          <w:w w:val="105"/>
        </w:rPr>
        <w:t xml:space="preserve"> </w:t>
      </w:r>
      <w:r>
        <w:rPr>
          <w:w w:val="105"/>
        </w:rPr>
        <w:t>than</w:t>
      </w:r>
      <w:r>
        <w:rPr>
          <w:spacing w:val="18"/>
          <w:w w:val="105"/>
        </w:rPr>
        <w:t xml:space="preserve"> </w:t>
      </w:r>
      <w:r>
        <w:rPr>
          <w:w w:val="105"/>
        </w:rPr>
        <w:t>2,000</w:t>
      </w:r>
      <w:r>
        <w:rPr>
          <w:spacing w:val="18"/>
          <w:w w:val="105"/>
        </w:rPr>
        <w:t xml:space="preserve"> </w:t>
      </w:r>
      <w:r>
        <w:rPr>
          <w:w w:val="105"/>
        </w:rPr>
        <w:t>km</w:t>
      </w:r>
      <w:r>
        <w:rPr>
          <w:rFonts w:ascii="Segoe UI Symbol" w:hAnsi="Segoe UI Symbol"/>
          <w:w w:val="105"/>
        </w:rPr>
        <w:t>²</w:t>
      </w:r>
      <w:r>
        <w:rPr>
          <w:w w:val="105"/>
        </w:rPr>
        <w:t>.</w:t>
      </w:r>
      <w:r>
        <w:rPr>
          <w:spacing w:val="6"/>
          <w:w w:val="105"/>
        </w:rPr>
        <w:t xml:space="preserve"> </w:t>
      </w:r>
      <w:r>
        <w:rPr>
          <w:w w:val="105"/>
        </w:rPr>
        <w:t>For</w:t>
      </w:r>
      <w:r>
        <w:rPr>
          <w:spacing w:val="18"/>
          <w:w w:val="105"/>
        </w:rPr>
        <w:t xml:space="preserve"> </w:t>
      </w:r>
      <w:r>
        <w:rPr>
          <w:w w:val="105"/>
        </w:rPr>
        <w:t>larger</w:t>
      </w:r>
      <w:r>
        <w:rPr>
          <w:spacing w:val="18"/>
          <w:w w:val="105"/>
        </w:rPr>
        <w:t xml:space="preserve"> </w:t>
      </w:r>
      <w:r>
        <w:rPr>
          <w:w w:val="105"/>
        </w:rPr>
        <w:t>areas,</w:t>
      </w:r>
      <w:r>
        <w:rPr>
          <w:spacing w:val="21"/>
          <w:w w:val="105"/>
        </w:rPr>
        <w:t xml:space="preserve"> </w:t>
      </w:r>
      <w:r>
        <w:rPr>
          <w:w w:val="105"/>
        </w:rPr>
        <w:t>the</w:t>
      </w:r>
      <w:r>
        <w:rPr>
          <w:spacing w:val="18"/>
          <w:w w:val="105"/>
        </w:rPr>
        <w:t xml:space="preserve"> </w:t>
      </w:r>
      <w:r>
        <w:rPr>
          <w:w w:val="105"/>
        </w:rPr>
        <w:t>main</w:t>
      </w:r>
      <w:r>
        <w:rPr>
          <w:spacing w:val="18"/>
          <w:w w:val="105"/>
        </w:rPr>
        <w:t xml:space="preserve"> </w:t>
      </w:r>
      <w:r>
        <w:rPr>
          <w:w w:val="105"/>
        </w:rPr>
        <w:t>improvement</w:t>
      </w:r>
      <w:r>
        <w:rPr>
          <w:spacing w:val="-55"/>
          <w:w w:val="105"/>
        </w:rPr>
        <w:t xml:space="preserve"> </w:t>
      </w:r>
      <w:r>
        <w:rPr>
          <w:rFonts w:ascii="Trebuchet MS" w:hAnsi="Trebuchet MS"/>
          <w:w w:val="105"/>
          <w:sz w:val="12"/>
        </w:rPr>
        <w:t>729</w:t>
      </w:r>
      <w:r>
        <w:rPr>
          <w:rFonts w:ascii="Trebuchet MS" w:hAnsi="Trebuchet MS"/>
          <w:spacing w:val="1"/>
          <w:w w:val="105"/>
          <w:sz w:val="12"/>
        </w:rPr>
        <w:t xml:space="preserve"> </w:t>
      </w:r>
      <w:r>
        <w:rPr>
          <w:w w:val="105"/>
        </w:rPr>
        <w:t>is at the range between 30,000 and 100,000 km</w:t>
      </w:r>
      <w:r>
        <w:rPr>
          <w:rFonts w:ascii="Segoe UI Symbol" w:hAnsi="Segoe UI Symbol"/>
          <w:w w:val="105"/>
        </w:rPr>
        <w:t>²</w:t>
      </w:r>
      <w:r>
        <w:rPr>
          <w:w w:val="105"/>
        </w:rPr>
        <w:t>, for which the fixed criteria</w:t>
      </w:r>
      <w:r>
        <w:rPr>
          <w:spacing w:val="-54"/>
          <w:w w:val="105"/>
        </w:rPr>
        <w:t xml:space="preserve"> </w:t>
      </w:r>
      <w:r>
        <w:rPr>
          <w:rFonts w:ascii="Trebuchet MS" w:hAnsi="Trebuchet MS"/>
          <w:w w:val="105"/>
          <w:sz w:val="12"/>
        </w:rPr>
        <w:t xml:space="preserve">730    </w:t>
      </w:r>
      <w:r>
        <w:rPr>
          <w:w w:val="105"/>
        </w:rPr>
        <w:t>loses some skill. The evolution of the probability threshold with catchment</w:t>
      </w:r>
      <w:r>
        <w:rPr>
          <w:spacing w:val="1"/>
          <w:w w:val="105"/>
        </w:rPr>
        <w:t xml:space="preserve"> </w:t>
      </w:r>
      <w:r>
        <w:rPr>
          <w:rFonts w:ascii="Trebuchet MS" w:hAnsi="Trebuchet MS"/>
          <w:w w:val="105"/>
          <w:sz w:val="12"/>
        </w:rPr>
        <w:t>731</w:t>
      </w:r>
      <w:r>
        <w:rPr>
          <w:rFonts w:ascii="Trebuchet MS" w:hAnsi="Trebuchet MS"/>
          <w:spacing w:val="24"/>
          <w:w w:val="105"/>
          <w:sz w:val="12"/>
        </w:rPr>
        <w:t xml:space="preserve"> </w:t>
      </w:r>
      <w:r>
        <w:rPr>
          <w:w w:val="105"/>
        </w:rPr>
        <w:t>area</w:t>
      </w:r>
      <w:r>
        <w:rPr>
          <w:spacing w:val="31"/>
          <w:w w:val="105"/>
        </w:rPr>
        <w:t xml:space="preserve"> </w:t>
      </w:r>
      <w:r>
        <w:rPr>
          <w:w w:val="105"/>
        </w:rPr>
        <w:t>is</w:t>
      </w:r>
      <w:r>
        <w:rPr>
          <w:spacing w:val="32"/>
          <w:w w:val="105"/>
        </w:rPr>
        <w:t xml:space="preserve"> </w:t>
      </w:r>
      <w:r>
        <w:rPr>
          <w:w w:val="105"/>
        </w:rPr>
        <w:t>erratic,</w:t>
      </w:r>
      <w:r>
        <w:rPr>
          <w:spacing w:val="37"/>
          <w:w w:val="105"/>
        </w:rPr>
        <w:t xml:space="preserve"> </w:t>
      </w:r>
      <w:r>
        <w:rPr>
          <w:w w:val="105"/>
        </w:rPr>
        <w:t>likely</w:t>
      </w:r>
      <w:r>
        <w:rPr>
          <w:spacing w:val="31"/>
          <w:w w:val="105"/>
        </w:rPr>
        <w:t xml:space="preserve"> </w:t>
      </w:r>
      <w:r>
        <w:rPr>
          <w:w w:val="105"/>
        </w:rPr>
        <w:t>due</w:t>
      </w:r>
      <w:r>
        <w:rPr>
          <w:spacing w:val="32"/>
          <w:w w:val="105"/>
        </w:rPr>
        <w:t xml:space="preserve"> </w:t>
      </w:r>
      <w:r>
        <w:rPr>
          <w:w w:val="105"/>
        </w:rPr>
        <w:t>to</w:t>
      </w:r>
      <w:r>
        <w:rPr>
          <w:spacing w:val="32"/>
          <w:w w:val="105"/>
        </w:rPr>
        <w:t xml:space="preserve"> </w:t>
      </w:r>
      <w:r>
        <w:rPr>
          <w:w w:val="105"/>
        </w:rPr>
        <w:t>the</w:t>
      </w:r>
      <w:r>
        <w:rPr>
          <w:spacing w:val="32"/>
          <w:w w:val="105"/>
        </w:rPr>
        <w:t xml:space="preserve"> </w:t>
      </w:r>
      <w:r>
        <w:rPr>
          <w:w w:val="105"/>
        </w:rPr>
        <w:t>uncertainty</w:t>
      </w:r>
      <w:r>
        <w:rPr>
          <w:spacing w:val="31"/>
          <w:w w:val="105"/>
        </w:rPr>
        <w:t xml:space="preserve"> </w:t>
      </w:r>
      <w:r>
        <w:rPr>
          <w:w w:val="105"/>
        </w:rPr>
        <w:t>in</w:t>
      </w:r>
      <w:r>
        <w:rPr>
          <w:spacing w:val="33"/>
          <w:w w:val="105"/>
        </w:rPr>
        <w:t xml:space="preserve"> </w:t>
      </w:r>
      <w:r>
        <w:rPr>
          <w:w w:val="105"/>
        </w:rPr>
        <w:t>defining</w:t>
      </w:r>
      <w:r>
        <w:rPr>
          <w:spacing w:val="31"/>
          <w:w w:val="105"/>
        </w:rPr>
        <w:t xml:space="preserve"> </w:t>
      </w:r>
      <w:r>
        <w:rPr>
          <w:w w:val="105"/>
        </w:rPr>
        <w:t>the</w:t>
      </w:r>
      <w:r>
        <w:rPr>
          <w:spacing w:val="31"/>
          <w:w w:val="105"/>
        </w:rPr>
        <w:t xml:space="preserve"> </w:t>
      </w:r>
      <w:r>
        <w:rPr>
          <w:w w:val="105"/>
        </w:rPr>
        <w:t>optimal</w:t>
      </w:r>
      <w:r>
        <w:rPr>
          <w:spacing w:val="33"/>
          <w:w w:val="105"/>
        </w:rPr>
        <w:t xml:space="preserve"> </w:t>
      </w:r>
      <w:r>
        <w:rPr>
          <w:w w:val="105"/>
        </w:rPr>
        <w:t>value</w:t>
      </w:r>
      <w:r>
        <w:rPr>
          <w:spacing w:val="-55"/>
          <w:w w:val="105"/>
        </w:rPr>
        <w:t xml:space="preserve"> </w:t>
      </w:r>
      <w:r>
        <w:rPr>
          <w:rFonts w:ascii="Trebuchet MS" w:hAnsi="Trebuchet MS"/>
          <w:w w:val="105"/>
          <w:sz w:val="12"/>
        </w:rPr>
        <w:t>732</w:t>
      </w:r>
      <w:r>
        <w:rPr>
          <w:rFonts w:ascii="Trebuchet MS" w:hAnsi="Trebuchet MS"/>
          <w:spacing w:val="25"/>
          <w:w w:val="105"/>
          <w:sz w:val="12"/>
        </w:rPr>
        <w:t xml:space="preserve"> </w:t>
      </w:r>
      <w:r>
        <w:rPr>
          <w:w w:val="105"/>
        </w:rPr>
        <w:lastRenderedPageBreak/>
        <w:t>(refer</w:t>
      </w:r>
      <w:r>
        <w:rPr>
          <w:spacing w:val="31"/>
          <w:w w:val="105"/>
        </w:rPr>
        <w:t xml:space="preserve"> </w:t>
      </w:r>
      <w:r>
        <w:rPr>
          <w:w w:val="105"/>
        </w:rPr>
        <w:t>to</w:t>
      </w:r>
      <w:r>
        <w:rPr>
          <w:spacing w:val="32"/>
          <w:w w:val="105"/>
        </w:rPr>
        <w:t xml:space="preserve"> </w:t>
      </w:r>
      <w:r>
        <w:rPr>
          <w:w w:val="105"/>
        </w:rPr>
        <w:t>Figure</w:t>
      </w:r>
      <w:r>
        <w:rPr>
          <w:spacing w:val="32"/>
          <w:w w:val="105"/>
        </w:rPr>
        <w:t xml:space="preserve"> </w:t>
      </w:r>
      <w:hyperlink w:anchor="_bookmark26" w:history="1">
        <w:r>
          <w:rPr>
            <w:w w:val="105"/>
          </w:rPr>
          <w:t>10).</w:t>
        </w:r>
      </w:hyperlink>
      <w:r>
        <w:rPr>
          <w:spacing w:val="39"/>
          <w:w w:val="105"/>
        </w:rPr>
        <w:t xml:space="preserve"> </w:t>
      </w:r>
      <w:r>
        <w:rPr>
          <w:w w:val="105"/>
        </w:rPr>
        <w:t>Despite</w:t>
      </w:r>
      <w:r>
        <w:rPr>
          <w:spacing w:val="32"/>
          <w:w w:val="105"/>
        </w:rPr>
        <w:t xml:space="preserve"> </w:t>
      </w:r>
      <w:r>
        <w:rPr>
          <w:w w:val="105"/>
        </w:rPr>
        <w:t>this,</w:t>
      </w:r>
      <w:r>
        <w:rPr>
          <w:spacing w:val="37"/>
          <w:w w:val="105"/>
        </w:rPr>
        <w:t xml:space="preserve"> </w:t>
      </w:r>
      <w:r>
        <w:rPr>
          <w:w w:val="105"/>
        </w:rPr>
        <w:t>a</w:t>
      </w:r>
      <w:r>
        <w:rPr>
          <w:spacing w:val="32"/>
          <w:w w:val="105"/>
        </w:rPr>
        <w:t xml:space="preserve"> </w:t>
      </w:r>
      <w:r>
        <w:rPr>
          <w:w w:val="105"/>
        </w:rPr>
        <w:t>general</w:t>
      </w:r>
      <w:r>
        <w:rPr>
          <w:spacing w:val="32"/>
          <w:w w:val="105"/>
        </w:rPr>
        <w:t xml:space="preserve"> </w:t>
      </w:r>
      <w:r>
        <w:rPr>
          <w:w w:val="105"/>
        </w:rPr>
        <w:t>trend</w:t>
      </w:r>
      <w:r>
        <w:rPr>
          <w:spacing w:val="32"/>
          <w:w w:val="105"/>
        </w:rPr>
        <w:t xml:space="preserve"> </w:t>
      </w:r>
      <w:r>
        <w:rPr>
          <w:w w:val="105"/>
        </w:rPr>
        <w:t>can</w:t>
      </w:r>
      <w:r>
        <w:rPr>
          <w:spacing w:val="32"/>
          <w:w w:val="105"/>
        </w:rPr>
        <w:t xml:space="preserve"> </w:t>
      </w:r>
      <w:r>
        <w:rPr>
          <w:w w:val="105"/>
        </w:rPr>
        <w:t>be</w:t>
      </w:r>
      <w:r>
        <w:rPr>
          <w:spacing w:val="32"/>
          <w:w w:val="105"/>
        </w:rPr>
        <w:t xml:space="preserve"> </w:t>
      </w:r>
      <w:r>
        <w:rPr>
          <w:w w:val="105"/>
        </w:rPr>
        <w:t>discerned,</w:t>
      </w:r>
      <w:r>
        <w:rPr>
          <w:spacing w:val="37"/>
          <w:w w:val="105"/>
        </w:rPr>
        <w:t xml:space="preserve"> </w:t>
      </w:r>
      <w:r>
        <w:rPr>
          <w:w w:val="105"/>
        </w:rPr>
        <w:t>with</w:t>
      </w:r>
    </w:p>
    <w:p w14:paraId="5646894A" w14:textId="77777777" w:rsidR="00E2709D" w:rsidRDefault="00E2709D">
      <w:pPr>
        <w:spacing w:line="228" w:lineRule="auto"/>
        <w:jc w:val="both"/>
        <w:sectPr w:rsidR="00E2709D">
          <w:pgSz w:w="12240" w:h="15840"/>
          <w:pgMar w:top="1500" w:right="1720" w:bottom="1960" w:left="1600" w:header="0" w:footer="1777" w:gutter="0"/>
          <w:cols w:space="720"/>
        </w:sectPr>
      </w:pPr>
    </w:p>
    <w:p w14:paraId="6B0DB3D9" w14:textId="77777777" w:rsidR="00E2709D" w:rsidRDefault="00E2709D">
      <w:pPr>
        <w:pStyle w:val="BodyText"/>
        <w:rPr>
          <w:sz w:val="20"/>
        </w:rPr>
      </w:pPr>
    </w:p>
    <w:p w14:paraId="07B97A94" w14:textId="77777777" w:rsidR="00E2709D" w:rsidRDefault="00E2709D">
      <w:pPr>
        <w:pStyle w:val="BodyText"/>
        <w:rPr>
          <w:sz w:val="20"/>
        </w:rPr>
      </w:pPr>
    </w:p>
    <w:p w14:paraId="71A04539" w14:textId="77777777" w:rsidR="00E2709D" w:rsidRDefault="00E2709D">
      <w:pPr>
        <w:pStyle w:val="BodyText"/>
        <w:rPr>
          <w:sz w:val="20"/>
        </w:rPr>
      </w:pPr>
    </w:p>
    <w:p w14:paraId="2C8C8429" w14:textId="77777777" w:rsidR="00E2709D" w:rsidRDefault="00E2709D">
      <w:pPr>
        <w:pStyle w:val="BodyText"/>
        <w:spacing w:before="6"/>
        <w:rPr>
          <w:sz w:val="18"/>
        </w:rPr>
      </w:pPr>
    </w:p>
    <w:p w14:paraId="25B6D477" w14:textId="77777777" w:rsidR="00E2709D" w:rsidRDefault="00E2709D">
      <w:pPr>
        <w:rPr>
          <w:sz w:val="18"/>
        </w:rPr>
        <w:sectPr w:rsidR="00E2709D">
          <w:pgSz w:w="12240" w:h="15840"/>
          <w:pgMar w:top="1500" w:right="1720" w:bottom="1960" w:left="1600" w:header="0" w:footer="1777" w:gutter="0"/>
          <w:cols w:space="720"/>
        </w:sectPr>
      </w:pPr>
    </w:p>
    <w:p w14:paraId="72019C37" w14:textId="77777777" w:rsidR="00E2709D" w:rsidRDefault="00E2709D">
      <w:pPr>
        <w:pStyle w:val="BodyText"/>
        <w:spacing w:before="8"/>
        <w:rPr>
          <w:sz w:val="6"/>
        </w:rPr>
      </w:pPr>
    </w:p>
    <w:p w14:paraId="42D2D2A8" w14:textId="77777777" w:rsidR="00E2709D" w:rsidRDefault="00462487">
      <w:pPr>
        <w:ind w:left="819"/>
        <w:rPr>
          <w:rFonts w:ascii="Verdana"/>
          <w:sz w:val="9"/>
        </w:rPr>
      </w:pPr>
      <w:bookmarkStart w:id="361" w:name="_bookmark30"/>
      <w:bookmarkEnd w:id="361"/>
      <w:r>
        <w:rPr>
          <w:rFonts w:ascii="Verdana"/>
          <w:w w:val="105"/>
          <w:sz w:val="9"/>
        </w:rPr>
        <w:t>1</w:t>
      </w:r>
      <w:r>
        <w:rPr>
          <w:rFonts w:ascii="Verdana"/>
          <w:spacing w:val="-6"/>
          <w:w w:val="105"/>
          <w:sz w:val="9"/>
        </w:rPr>
        <w:t xml:space="preserve"> </w:t>
      </w:r>
      <w:r>
        <w:rPr>
          <w:rFonts w:ascii="Verdana"/>
          <w:w w:val="105"/>
          <w:sz w:val="9"/>
        </w:rPr>
        <w:t>deterministic</w:t>
      </w:r>
      <w:r>
        <w:rPr>
          <w:rFonts w:ascii="Verdana"/>
          <w:spacing w:val="-6"/>
          <w:w w:val="105"/>
          <w:sz w:val="9"/>
        </w:rPr>
        <w:t xml:space="preserve"> </w:t>
      </w:r>
      <w:r>
        <w:rPr>
          <w:rFonts w:ascii="Verdana"/>
          <w:w w:val="105"/>
          <w:sz w:val="9"/>
        </w:rPr>
        <w:t>+</w:t>
      </w:r>
      <w:r>
        <w:rPr>
          <w:rFonts w:ascii="Verdana"/>
          <w:spacing w:val="-5"/>
          <w:w w:val="105"/>
          <w:sz w:val="9"/>
        </w:rPr>
        <w:t xml:space="preserve"> </w:t>
      </w:r>
      <w:r>
        <w:rPr>
          <w:rFonts w:ascii="Verdana"/>
          <w:w w:val="105"/>
          <w:sz w:val="9"/>
        </w:rPr>
        <w:t>1</w:t>
      </w:r>
      <w:r>
        <w:rPr>
          <w:rFonts w:ascii="Verdana"/>
          <w:spacing w:val="-6"/>
          <w:w w:val="105"/>
          <w:sz w:val="9"/>
        </w:rPr>
        <w:t xml:space="preserve"> </w:t>
      </w:r>
      <w:r>
        <w:rPr>
          <w:rFonts w:ascii="Verdana"/>
          <w:w w:val="105"/>
          <w:sz w:val="9"/>
        </w:rPr>
        <w:t>probabilistic</w:t>
      </w:r>
    </w:p>
    <w:p w14:paraId="2CE8476E" w14:textId="483D86AF" w:rsidR="00E2709D" w:rsidRDefault="00285D5B">
      <w:pPr>
        <w:spacing w:before="6"/>
        <w:ind w:left="768"/>
        <w:rPr>
          <w:rFonts w:ascii="Verdana"/>
          <w:sz w:val="7"/>
        </w:rPr>
      </w:pPr>
      <w:r>
        <w:rPr>
          <w:noProof/>
        </w:rPr>
        <mc:AlternateContent>
          <mc:Choice Requires="wpg">
            <w:drawing>
              <wp:anchor distT="0" distB="0" distL="114300" distR="114300" simplePos="0" relativeHeight="484987392" behindDoc="1" locked="0" layoutInCell="1" allowOverlap="1" wp14:anchorId="01F0B831" wp14:editId="231DC5E4">
                <wp:simplePos x="0" y="0"/>
                <wp:positionH relativeFrom="page">
                  <wp:posOffset>1594485</wp:posOffset>
                </wp:positionH>
                <wp:positionV relativeFrom="paragraph">
                  <wp:posOffset>8890</wp:posOffset>
                </wp:positionV>
                <wp:extent cx="843915" cy="845185"/>
                <wp:effectExtent l="0" t="0" r="0" b="0"/>
                <wp:wrapNone/>
                <wp:docPr id="280"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2511" y="14"/>
                          <a:chExt cx="1329" cy="1331"/>
                        </a:xfrm>
                      </wpg:grpSpPr>
                      <wps:wsp>
                        <wps:cNvPr id="281" name="Freeform 363"/>
                        <wps:cNvSpPr>
                          <a:spLocks/>
                        </wps:cNvSpPr>
                        <wps:spPr bwMode="auto">
                          <a:xfrm>
                            <a:off x="2671" y="1323"/>
                            <a:ext cx="2" cy="21"/>
                          </a:xfrm>
                          <a:custGeom>
                            <a:avLst/>
                            <a:gdLst>
                              <a:gd name="T0" fmla="+- 0 1324 1324"/>
                              <a:gd name="T1" fmla="*/ 1324 h 21"/>
                              <a:gd name="T2" fmla="+- 0 1345 1324"/>
                              <a:gd name="T3" fmla="*/ 1345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Line 362"/>
                        <wps:cNvCnPr>
                          <a:cxnSpLocks noChangeShapeType="1"/>
                        </wps:cNvCnPr>
                        <wps:spPr bwMode="auto">
                          <a:xfrm>
                            <a:off x="2671" y="1324"/>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Freeform 361"/>
                        <wps:cNvSpPr>
                          <a:spLocks/>
                        </wps:cNvSpPr>
                        <wps:spPr bwMode="auto">
                          <a:xfrm>
                            <a:off x="2531"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Line 360"/>
                        <wps:cNvCnPr>
                          <a:cxnSpLocks noChangeShapeType="1"/>
                        </wps:cNvCnPr>
                        <wps:spPr bwMode="auto">
                          <a:xfrm>
                            <a:off x="2532"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Freeform 359"/>
                        <wps:cNvSpPr>
                          <a:spLocks/>
                        </wps:cNvSpPr>
                        <wps:spPr bwMode="auto">
                          <a:xfrm>
                            <a:off x="2568"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358"/>
                        <wps:cNvCnPr>
                          <a:cxnSpLocks noChangeShapeType="1"/>
                        </wps:cNvCnPr>
                        <wps:spPr bwMode="auto">
                          <a:xfrm>
                            <a:off x="2569"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Freeform 357"/>
                        <wps:cNvSpPr>
                          <a:spLocks/>
                        </wps:cNvSpPr>
                        <wps:spPr bwMode="auto">
                          <a:xfrm>
                            <a:off x="2599"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Line 356"/>
                        <wps:cNvCnPr>
                          <a:cxnSpLocks noChangeShapeType="1"/>
                        </wps:cNvCnPr>
                        <wps:spPr bwMode="auto">
                          <a:xfrm>
                            <a:off x="260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Freeform 355"/>
                        <wps:cNvSpPr>
                          <a:spLocks/>
                        </wps:cNvSpPr>
                        <wps:spPr bwMode="auto">
                          <a:xfrm>
                            <a:off x="2626"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Line 354"/>
                        <wps:cNvCnPr>
                          <a:cxnSpLocks noChangeShapeType="1"/>
                        </wps:cNvCnPr>
                        <wps:spPr bwMode="auto">
                          <a:xfrm>
                            <a:off x="2627"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Freeform 353"/>
                        <wps:cNvSpPr>
                          <a:spLocks/>
                        </wps:cNvSpPr>
                        <wps:spPr bwMode="auto">
                          <a:xfrm>
                            <a:off x="265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Line 352"/>
                        <wps:cNvCnPr>
                          <a:cxnSpLocks noChangeShapeType="1"/>
                        </wps:cNvCnPr>
                        <wps:spPr bwMode="auto">
                          <a:xfrm>
                            <a:off x="265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Freeform 351"/>
                        <wps:cNvSpPr>
                          <a:spLocks/>
                        </wps:cNvSpPr>
                        <wps:spPr bwMode="auto">
                          <a:xfrm>
                            <a:off x="2511" y="1292"/>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Line 350"/>
                        <wps:cNvCnPr>
                          <a:cxnSpLocks noChangeShapeType="1"/>
                        </wps:cNvCnPr>
                        <wps:spPr bwMode="auto">
                          <a:xfrm>
                            <a:off x="2532" y="1293"/>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Freeform 349"/>
                        <wps:cNvSpPr>
                          <a:spLocks/>
                        </wps:cNvSpPr>
                        <wps:spPr bwMode="auto">
                          <a:xfrm>
                            <a:off x="2511" y="1043"/>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Line 348"/>
                        <wps:cNvCnPr>
                          <a:cxnSpLocks noChangeShapeType="1"/>
                        </wps:cNvCnPr>
                        <wps:spPr bwMode="auto">
                          <a:xfrm>
                            <a:off x="2532" y="1044"/>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Freeform 347"/>
                        <wps:cNvSpPr>
                          <a:spLocks/>
                        </wps:cNvSpPr>
                        <wps:spPr bwMode="auto">
                          <a:xfrm>
                            <a:off x="2511" y="794"/>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346"/>
                        <wps:cNvCnPr>
                          <a:cxnSpLocks noChangeShapeType="1"/>
                        </wps:cNvCnPr>
                        <wps:spPr bwMode="auto">
                          <a:xfrm>
                            <a:off x="2532" y="795"/>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Freeform 345"/>
                        <wps:cNvSpPr>
                          <a:spLocks/>
                        </wps:cNvSpPr>
                        <wps:spPr bwMode="auto">
                          <a:xfrm>
                            <a:off x="2511" y="545"/>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Line 344"/>
                        <wps:cNvCnPr>
                          <a:cxnSpLocks noChangeShapeType="1"/>
                        </wps:cNvCnPr>
                        <wps:spPr bwMode="auto">
                          <a:xfrm>
                            <a:off x="2532" y="545"/>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Freeform 343"/>
                        <wps:cNvSpPr>
                          <a:spLocks/>
                        </wps:cNvSpPr>
                        <wps:spPr bwMode="auto">
                          <a:xfrm>
                            <a:off x="2511" y="296"/>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Line 342"/>
                        <wps:cNvCnPr>
                          <a:cxnSpLocks noChangeShapeType="1"/>
                        </wps:cNvCnPr>
                        <wps:spPr bwMode="auto">
                          <a:xfrm>
                            <a:off x="2532" y="296"/>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Freeform 341"/>
                        <wps:cNvSpPr>
                          <a:spLocks/>
                        </wps:cNvSpPr>
                        <wps:spPr bwMode="auto">
                          <a:xfrm>
                            <a:off x="2511" y="47"/>
                            <a:ext cx="21" cy="2"/>
                          </a:xfrm>
                          <a:custGeom>
                            <a:avLst/>
                            <a:gdLst>
                              <a:gd name="T0" fmla="+- 0 2532 2511"/>
                              <a:gd name="T1" fmla="*/ T0 w 21"/>
                              <a:gd name="T2" fmla="+- 0 2511 2511"/>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Line 340"/>
                        <wps:cNvCnPr>
                          <a:cxnSpLocks noChangeShapeType="1"/>
                        </wps:cNvCnPr>
                        <wps:spPr bwMode="auto">
                          <a:xfrm>
                            <a:off x="2532" y="47"/>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339"/>
                        <wps:cNvCnPr>
                          <a:cxnSpLocks noChangeShapeType="1"/>
                        </wps:cNvCnPr>
                        <wps:spPr bwMode="auto">
                          <a:xfrm>
                            <a:off x="2532" y="1324"/>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Freeform 338"/>
                        <wps:cNvSpPr>
                          <a:spLocks/>
                        </wps:cNvSpPr>
                        <wps:spPr bwMode="auto">
                          <a:xfrm>
                            <a:off x="3134" y="1323"/>
                            <a:ext cx="2" cy="21"/>
                          </a:xfrm>
                          <a:custGeom>
                            <a:avLst/>
                            <a:gdLst>
                              <a:gd name="T0" fmla="+- 0 1324 1324"/>
                              <a:gd name="T1" fmla="*/ 1324 h 21"/>
                              <a:gd name="T2" fmla="+- 0 1345 1324"/>
                              <a:gd name="T3" fmla="*/ 1345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Line 337"/>
                        <wps:cNvCnPr>
                          <a:cxnSpLocks noChangeShapeType="1"/>
                        </wps:cNvCnPr>
                        <wps:spPr bwMode="auto">
                          <a:xfrm>
                            <a:off x="3135" y="1324"/>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Freeform 336"/>
                        <wps:cNvSpPr>
                          <a:spLocks/>
                        </wps:cNvSpPr>
                        <wps:spPr bwMode="auto">
                          <a:xfrm>
                            <a:off x="2892"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Line 335"/>
                        <wps:cNvCnPr>
                          <a:cxnSpLocks noChangeShapeType="1"/>
                        </wps:cNvCnPr>
                        <wps:spPr bwMode="auto">
                          <a:xfrm>
                            <a:off x="2893"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Freeform 334"/>
                        <wps:cNvSpPr>
                          <a:spLocks/>
                        </wps:cNvSpPr>
                        <wps:spPr bwMode="auto">
                          <a:xfrm>
                            <a:off x="295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Line 333"/>
                        <wps:cNvCnPr>
                          <a:cxnSpLocks noChangeShapeType="1"/>
                        </wps:cNvCnPr>
                        <wps:spPr bwMode="auto">
                          <a:xfrm>
                            <a:off x="295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Freeform 332"/>
                        <wps:cNvSpPr>
                          <a:spLocks/>
                        </wps:cNvSpPr>
                        <wps:spPr bwMode="auto">
                          <a:xfrm>
                            <a:off x="2995"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Line 331"/>
                        <wps:cNvCnPr>
                          <a:cxnSpLocks noChangeShapeType="1"/>
                        </wps:cNvCnPr>
                        <wps:spPr bwMode="auto">
                          <a:xfrm>
                            <a:off x="2995"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Freeform 330"/>
                        <wps:cNvSpPr>
                          <a:spLocks/>
                        </wps:cNvSpPr>
                        <wps:spPr bwMode="auto">
                          <a:xfrm>
                            <a:off x="3032"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Line 329"/>
                        <wps:cNvCnPr>
                          <a:cxnSpLocks noChangeShapeType="1"/>
                        </wps:cNvCnPr>
                        <wps:spPr bwMode="auto">
                          <a:xfrm>
                            <a:off x="3032"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Freeform 328"/>
                        <wps:cNvSpPr>
                          <a:spLocks/>
                        </wps:cNvSpPr>
                        <wps:spPr bwMode="auto">
                          <a:xfrm>
                            <a:off x="306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Line 327"/>
                        <wps:cNvCnPr>
                          <a:cxnSpLocks noChangeShapeType="1"/>
                        </wps:cNvCnPr>
                        <wps:spPr bwMode="auto">
                          <a:xfrm>
                            <a:off x="3063"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Freeform 326"/>
                        <wps:cNvSpPr>
                          <a:spLocks/>
                        </wps:cNvSpPr>
                        <wps:spPr bwMode="auto">
                          <a:xfrm>
                            <a:off x="309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Line 325"/>
                        <wps:cNvCnPr>
                          <a:cxnSpLocks noChangeShapeType="1"/>
                        </wps:cNvCnPr>
                        <wps:spPr bwMode="auto">
                          <a:xfrm>
                            <a:off x="309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Freeform 324"/>
                        <wps:cNvSpPr>
                          <a:spLocks/>
                        </wps:cNvSpPr>
                        <wps:spPr bwMode="auto">
                          <a:xfrm>
                            <a:off x="311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Line 323"/>
                        <wps:cNvCnPr>
                          <a:cxnSpLocks noChangeShapeType="1"/>
                        </wps:cNvCnPr>
                        <wps:spPr bwMode="auto">
                          <a:xfrm>
                            <a:off x="311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 name="Freeform 322"/>
                        <wps:cNvSpPr>
                          <a:spLocks/>
                        </wps:cNvSpPr>
                        <wps:spPr bwMode="auto">
                          <a:xfrm>
                            <a:off x="3598" y="1323"/>
                            <a:ext cx="2" cy="21"/>
                          </a:xfrm>
                          <a:custGeom>
                            <a:avLst/>
                            <a:gdLst>
                              <a:gd name="T0" fmla="+- 0 1324 1324"/>
                              <a:gd name="T1" fmla="*/ 1324 h 21"/>
                              <a:gd name="T2" fmla="+- 0 1345 1324"/>
                              <a:gd name="T3" fmla="*/ 1345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Line 321"/>
                        <wps:cNvCnPr>
                          <a:cxnSpLocks noChangeShapeType="1"/>
                        </wps:cNvCnPr>
                        <wps:spPr bwMode="auto">
                          <a:xfrm>
                            <a:off x="3598" y="1324"/>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Freeform 320"/>
                        <wps:cNvSpPr>
                          <a:spLocks/>
                        </wps:cNvSpPr>
                        <wps:spPr bwMode="auto">
                          <a:xfrm>
                            <a:off x="3356"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Line 319"/>
                        <wps:cNvCnPr>
                          <a:cxnSpLocks noChangeShapeType="1"/>
                        </wps:cNvCnPr>
                        <wps:spPr bwMode="auto">
                          <a:xfrm>
                            <a:off x="3356"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 name="Freeform 318"/>
                        <wps:cNvSpPr>
                          <a:spLocks/>
                        </wps:cNvSpPr>
                        <wps:spPr bwMode="auto">
                          <a:xfrm>
                            <a:off x="341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Line 317"/>
                        <wps:cNvCnPr>
                          <a:cxnSpLocks noChangeShapeType="1"/>
                        </wps:cNvCnPr>
                        <wps:spPr bwMode="auto">
                          <a:xfrm>
                            <a:off x="341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Freeform 316"/>
                        <wps:cNvSpPr>
                          <a:spLocks/>
                        </wps:cNvSpPr>
                        <wps:spPr bwMode="auto">
                          <a:xfrm>
                            <a:off x="3458"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Line 315"/>
                        <wps:cNvCnPr>
                          <a:cxnSpLocks noChangeShapeType="1"/>
                        </wps:cNvCnPr>
                        <wps:spPr bwMode="auto">
                          <a:xfrm>
                            <a:off x="3459"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314"/>
                        <wps:cNvSpPr>
                          <a:spLocks/>
                        </wps:cNvSpPr>
                        <wps:spPr bwMode="auto">
                          <a:xfrm>
                            <a:off x="3495"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Line 313"/>
                        <wps:cNvCnPr>
                          <a:cxnSpLocks noChangeShapeType="1"/>
                        </wps:cNvCnPr>
                        <wps:spPr bwMode="auto">
                          <a:xfrm>
                            <a:off x="3496"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Freeform 312"/>
                        <wps:cNvSpPr>
                          <a:spLocks/>
                        </wps:cNvSpPr>
                        <wps:spPr bwMode="auto">
                          <a:xfrm>
                            <a:off x="3526"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Line 311"/>
                        <wps:cNvCnPr>
                          <a:cxnSpLocks noChangeShapeType="1"/>
                        </wps:cNvCnPr>
                        <wps:spPr bwMode="auto">
                          <a:xfrm>
                            <a:off x="3527"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310"/>
                        <wps:cNvSpPr>
                          <a:spLocks/>
                        </wps:cNvSpPr>
                        <wps:spPr bwMode="auto">
                          <a:xfrm>
                            <a:off x="3553"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Line 309"/>
                        <wps:cNvCnPr>
                          <a:cxnSpLocks noChangeShapeType="1"/>
                        </wps:cNvCnPr>
                        <wps:spPr bwMode="auto">
                          <a:xfrm>
                            <a:off x="355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Freeform 308"/>
                        <wps:cNvSpPr>
                          <a:spLocks/>
                        </wps:cNvSpPr>
                        <wps:spPr bwMode="auto">
                          <a:xfrm>
                            <a:off x="3577"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Line 307"/>
                        <wps:cNvCnPr>
                          <a:cxnSpLocks noChangeShapeType="1"/>
                        </wps:cNvCnPr>
                        <wps:spPr bwMode="auto">
                          <a:xfrm>
                            <a:off x="3577"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306"/>
                        <wps:cNvSpPr>
                          <a:spLocks/>
                        </wps:cNvSpPr>
                        <wps:spPr bwMode="auto">
                          <a:xfrm>
                            <a:off x="2810"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Line 305"/>
                        <wps:cNvCnPr>
                          <a:cxnSpLocks noChangeShapeType="1"/>
                        </wps:cNvCnPr>
                        <wps:spPr bwMode="auto">
                          <a:xfrm>
                            <a:off x="2811"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 name="Line 304"/>
                        <wps:cNvCnPr>
                          <a:cxnSpLocks noChangeShapeType="1"/>
                        </wps:cNvCnPr>
                        <wps:spPr bwMode="auto">
                          <a:xfrm>
                            <a:off x="2811" y="1315"/>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1" name="Freeform 303"/>
                        <wps:cNvSpPr>
                          <a:spLocks/>
                        </wps:cNvSpPr>
                        <wps:spPr bwMode="auto">
                          <a:xfrm>
                            <a:off x="3274"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Line 302"/>
                        <wps:cNvCnPr>
                          <a:cxnSpLocks noChangeShapeType="1"/>
                        </wps:cNvCnPr>
                        <wps:spPr bwMode="auto">
                          <a:xfrm>
                            <a:off x="3274"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Freeform 301"/>
                        <wps:cNvSpPr>
                          <a:spLocks/>
                        </wps:cNvSpPr>
                        <wps:spPr bwMode="auto">
                          <a:xfrm>
                            <a:off x="3737"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Line 300"/>
                        <wps:cNvCnPr>
                          <a:cxnSpLocks noChangeShapeType="1"/>
                        </wps:cNvCnPr>
                        <wps:spPr bwMode="auto">
                          <a:xfrm>
                            <a:off x="3738"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Freeform 299"/>
                        <wps:cNvSpPr>
                          <a:spLocks/>
                        </wps:cNvSpPr>
                        <wps:spPr bwMode="auto">
                          <a:xfrm>
                            <a:off x="3819" y="1323"/>
                            <a:ext cx="2" cy="12"/>
                          </a:xfrm>
                          <a:custGeom>
                            <a:avLst/>
                            <a:gdLst>
                              <a:gd name="T0" fmla="+- 0 1324 1324"/>
                              <a:gd name="T1" fmla="*/ 1324 h 12"/>
                              <a:gd name="T2" fmla="+- 0 1336 1324"/>
                              <a:gd name="T3" fmla="*/ 1336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Line 298"/>
                        <wps:cNvCnPr>
                          <a:cxnSpLocks noChangeShapeType="1"/>
                        </wps:cNvCnPr>
                        <wps:spPr bwMode="auto">
                          <a:xfrm>
                            <a:off x="3820" y="1324"/>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 name="AutoShape 297"/>
                        <wps:cNvSpPr>
                          <a:spLocks/>
                        </wps:cNvSpPr>
                        <wps:spPr bwMode="auto">
                          <a:xfrm>
                            <a:off x="2531" y="16"/>
                            <a:ext cx="1288" cy="1308"/>
                          </a:xfrm>
                          <a:custGeom>
                            <a:avLst/>
                            <a:gdLst>
                              <a:gd name="T0" fmla="+- 0 3820 2532"/>
                              <a:gd name="T1" fmla="*/ T0 w 1288"/>
                              <a:gd name="T2" fmla="+- 0 1324 16"/>
                              <a:gd name="T3" fmla="*/ 1324 h 1308"/>
                              <a:gd name="T4" fmla="+- 0 3820 2532"/>
                              <a:gd name="T5" fmla="*/ T4 w 1288"/>
                              <a:gd name="T6" fmla="+- 0 16 16"/>
                              <a:gd name="T7" fmla="*/ 16 h 1308"/>
                              <a:gd name="T8" fmla="+- 0 2532 2532"/>
                              <a:gd name="T9" fmla="*/ T8 w 1288"/>
                              <a:gd name="T10" fmla="+- 0 1324 16"/>
                              <a:gd name="T11" fmla="*/ 1324 h 1308"/>
                              <a:gd name="T12" fmla="+- 0 3820 2532"/>
                              <a:gd name="T13" fmla="*/ T12 w 1288"/>
                              <a:gd name="T14" fmla="+- 0 1324 16"/>
                              <a:gd name="T15" fmla="*/ 1324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296"/>
                        <wps:cNvCnPr>
                          <a:cxnSpLocks noChangeShapeType="1"/>
                        </wps:cNvCnPr>
                        <wps:spPr bwMode="auto">
                          <a:xfrm>
                            <a:off x="2811" y="16"/>
                            <a:ext cx="0" cy="1166"/>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9" name="Line 295"/>
                        <wps:cNvCnPr>
                          <a:cxnSpLocks noChangeShapeType="1"/>
                        </wps:cNvCnPr>
                        <wps:spPr bwMode="auto">
                          <a:xfrm>
                            <a:off x="2532" y="16"/>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Freeform 294"/>
                        <wps:cNvSpPr>
                          <a:spLocks/>
                        </wps:cNvSpPr>
                        <wps:spPr bwMode="auto">
                          <a:xfrm>
                            <a:off x="2531" y="47"/>
                            <a:ext cx="1288" cy="617"/>
                          </a:xfrm>
                          <a:custGeom>
                            <a:avLst/>
                            <a:gdLst>
                              <a:gd name="T0" fmla="+- 0 2532 2532"/>
                              <a:gd name="T1" fmla="*/ T0 w 1288"/>
                              <a:gd name="T2" fmla="+- 0 663 47"/>
                              <a:gd name="T3" fmla="*/ 663 h 617"/>
                              <a:gd name="T4" fmla="+- 0 2600 2532"/>
                              <a:gd name="T5" fmla="*/ T4 w 1288"/>
                              <a:gd name="T6" fmla="+- 0 650 47"/>
                              <a:gd name="T7" fmla="*/ 650 h 617"/>
                              <a:gd name="T8" fmla="+- 0 2671 2532"/>
                              <a:gd name="T9" fmla="*/ T8 w 1288"/>
                              <a:gd name="T10" fmla="+- 0 648 47"/>
                              <a:gd name="T11" fmla="*/ 648 h 617"/>
                              <a:gd name="T12" fmla="+- 0 2753 2532"/>
                              <a:gd name="T13" fmla="*/ T12 w 1288"/>
                              <a:gd name="T14" fmla="+- 0 616 47"/>
                              <a:gd name="T15" fmla="*/ 616 h 617"/>
                              <a:gd name="T16" fmla="+- 0 2811 2532"/>
                              <a:gd name="T17" fmla="*/ T16 w 1288"/>
                              <a:gd name="T18" fmla="+- 0 603 47"/>
                              <a:gd name="T19" fmla="*/ 603 h 617"/>
                              <a:gd name="T20" fmla="+- 0 2893 2532"/>
                              <a:gd name="T21" fmla="*/ T20 w 1288"/>
                              <a:gd name="T22" fmla="+- 0 600 47"/>
                              <a:gd name="T23" fmla="*/ 600 h 617"/>
                              <a:gd name="T24" fmla="+- 0 2995 2532"/>
                              <a:gd name="T25" fmla="*/ T24 w 1288"/>
                              <a:gd name="T26" fmla="+- 0 568 47"/>
                              <a:gd name="T27" fmla="*/ 568 h 617"/>
                              <a:gd name="T28" fmla="+- 0 3063 2532"/>
                              <a:gd name="T29" fmla="*/ T28 w 1288"/>
                              <a:gd name="T30" fmla="+- 0 547 47"/>
                              <a:gd name="T31" fmla="*/ 547 h 617"/>
                              <a:gd name="T32" fmla="+- 0 3135 2532"/>
                              <a:gd name="T33" fmla="*/ T32 w 1288"/>
                              <a:gd name="T34" fmla="+- 0 522 47"/>
                              <a:gd name="T35" fmla="*/ 522 h 617"/>
                              <a:gd name="T36" fmla="+- 0 3217 2532"/>
                              <a:gd name="T37" fmla="*/ T36 w 1288"/>
                              <a:gd name="T38" fmla="+- 0 450 47"/>
                              <a:gd name="T39" fmla="*/ 450 h 617"/>
                              <a:gd name="T40" fmla="+- 0 3274 2532"/>
                              <a:gd name="T41" fmla="*/ T40 w 1288"/>
                              <a:gd name="T42" fmla="+- 0 355 47"/>
                              <a:gd name="T43" fmla="*/ 355 h 617"/>
                              <a:gd name="T44" fmla="+- 0 3356 2532"/>
                              <a:gd name="T45" fmla="*/ T44 w 1288"/>
                              <a:gd name="T46" fmla="+- 0 289 47"/>
                              <a:gd name="T47" fmla="*/ 289 h 617"/>
                              <a:gd name="T48" fmla="+- 0 3459 2532"/>
                              <a:gd name="T49" fmla="*/ T48 w 1288"/>
                              <a:gd name="T50" fmla="+- 0 311 47"/>
                              <a:gd name="T51" fmla="*/ 311 h 617"/>
                              <a:gd name="T52" fmla="+- 0 3527 2532"/>
                              <a:gd name="T53" fmla="*/ T52 w 1288"/>
                              <a:gd name="T54" fmla="+- 0 329 47"/>
                              <a:gd name="T55" fmla="*/ 329 h 617"/>
                              <a:gd name="T56" fmla="+- 0 3598 2532"/>
                              <a:gd name="T57" fmla="*/ T56 w 1288"/>
                              <a:gd name="T58" fmla="+- 0 325 47"/>
                              <a:gd name="T59" fmla="*/ 325 h 617"/>
                              <a:gd name="T60" fmla="+- 0 3680 2532"/>
                              <a:gd name="T61" fmla="*/ T60 w 1288"/>
                              <a:gd name="T62" fmla="+- 0 313 47"/>
                              <a:gd name="T63" fmla="*/ 313 h 617"/>
                              <a:gd name="T64" fmla="+- 0 3738 2532"/>
                              <a:gd name="T65" fmla="*/ T64 w 1288"/>
                              <a:gd name="T66" fmla="+- 0 132 47"/>
                              <a:gd name="T67" fmla="*/ 132 h 617"/>
                              <a:gd name="T68" fmla="+- 0 3820 2532"/>
                              <a:gd name="T69" fmla="*/ T68 w 1288"/>
                              <a:gd name="T70" fmla="+- 0 47 47"/>
                              <a:gd name="T71" fmla="*/ 47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17">
                                <a:moveTo>
                                  <a:pt x="0" y="616"/>
                                </a:moveTo>
                                <a:lnTo>
                                  <a:pt x="68" y="603"/>
                                </a:lnTo>
                                <a:lnTo>
                                  <a:pt x="139" y="601"/>
                                </a:lnTo>
                                <a:lnTo>
                                  <a:pt x="221" y="569"/>
                                </a:lnTo>
                                <a:lnTo>
                                  <a:pt x="279" y="556"/>
                                </a:lnTo>
                                <a:lnTo>
                                  <a:pt x="361" y="553"/>
                                </a:lnTo>
                                <a:lnTo>
                                  <a:pt x="463" y="521"/>
                                </a:lnTo>
                                <a:lnTo>
                                  <a:pt x="531" y="500"/>
                                </a:lnTo>
                                <a:lnTo>
                                  <a:pt x="603" y="475"/>
                                </a:lnTo>
                                <a:lnTo>
                                  <a:pt x="685" y="403"/>
                                </a:lnTo>
                                <a:lnTo>
                                  <a:pt x="742" y="308"/>
                                </a:lnTo>
                                <a:lnTo>
                                  <a:pt x="824" y="242"/>
                                </a:lnTo>
                                <a:lnTo>
                                  <a:pt x="927" y="264"/>
                                </a:lnTo>
                                <a:lnTo>
                                  <a:pt x="995" y="282"/>
                                </a:lnTo>
                                <a:lnTo>
                                  <a:pt x="1066" y="278"/>
                                </a:lnTo>
                                <a:lnTo>
                                  <a:pt x="1148" y="266"/>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293"/>
                        <wps:cNvSpPr>
                          <a:spLocks/>
                        </wps:cNvSpPr>
                        <wps:spPr bwMode="auto">
                          <a:xfrm>
                            <a:off x="2531" y="47"/>
                            <a:ext cx="1288" cy="627"/>
                          </a:xfrm>
                          <a:custGeom>
                            <a:avLst/>
                            <a:gdLst>
                              <a:gd name="T0" fmla="+- 0 2532 2532"/>
                              <a:gd name="T1" fmla="*/ T0 w 1288"/>
                              <a:gd name="T2" fmla="+- 0 674 47"/>
                              <a:gd name="T3" fmla="*/ 674 h 627"/>
                              <a:gd name="T4" fmla="+- 0 2600 2532"/>
                              <a:gd name="T5" fmla="*/ T4 w 1288"/>
                              <a:gd name="T6" fmla="+- 0 655 47"/>
                              <a:gd name="T7" fmla="*/ 655 h 627"/>
                              <a:gd name="T8" fmla="+- 0 2671 2532"/>
                              <a:gd name="T9" fmla="*/ T8 w 1288"/>
                              <a:gd name="T10" fmla="+- 0 653 47"/>
                              <a:gd name="T11" fmla="*/ 653 h 627"/>
                              <a:gd name="T12" fmla="+- 0 2753 2532"/>
                              <a:gd name="T13" fmla="*/ T12 w 1288"/>
                              <a:gd name="T14" fmla="+- 0 619 47"/>
                              <a:gd name="T15" fmla="*/ 619 h 627"/>
                              <a:gd name="T16" fmla="+- 0 2811 2532"/>
                              <a:gd name="T17" fmla="*/ T16 w 1288"/>
                              <a:gd name="T18" fmla="+- 0 603 47"/>
                              <a:gd name="T19" fmla="*/ 603 h 627"/>
                              <a:gd name="T20" fmla="+- 0 2893 2532"/>
                              <a:gd name="T21" fmla="*/ T20 w 1288"/>
                              <a:gd name="T22" fmla="+- 0 598 47"/>
                              <a:gd name="T23" fmla="*/ 598 h 627"/>
                              <a:gd name="T24" fmla="+- 0 2995 2532"/>
                              <a:gd name="T25" fmla="*/ T24 w 1288"/>
                              <a:gd name="T26" fmla="+- 0 554 47"/>
                              <a:gd name="T27" fmla="*/ 554 h 627"/>
                              <a:gd name="T28" fmla="+- 0 3063 2532"/>
                              <a:gd name="T29" fmla="*/ T28 w 1288"/>
                              <a:gd name="T30" fmla="+- 0 514 47"/>
                              <a:gd name="T31" fmla="*/ 514 h 627"/>
                              <a:gd name="T32" fmla="+- 0 3135 2532"/>
                              <a:gd name="T33" fmla="*/ T32 w 1288"/>
                              <a:gd name="T34" fmla="+- 0 480 47"/>
                              <a:gd name="T35" fmla="*/ 480 h 627"/>
                              <a:gd name="T36" fmla="+- 0 3217 2532"/>
                              <a:gd name="T37" fmla="*/ T36 w 1288"/>
                              <a:gd name="T38" fmla="+- 0 416 47"/>
                              <a:gd name="T39" fmla="*/ 416 h 627"/>
                              <a:gd name="T40" fmla="+- 0 3274 2532"/>
                              <a:gd name="T41" fmla="*/ T40 w 1288"/>
                              <a:gd name="T42" fmla="+- 0 321 47"/>
                              <a:gd name="T43" fmla="*/ 321 h 627"/>
                              <a:gd name="T44" fmla="+- 0 3356 2532"/>
                              <a:gd name="T45" fmla="*/ T44 w 1288"/>
                              <a:gd name="T46" fmla="+- 0 293 47"/>
                              <a:gd name="T47" fmla="*/ 293 h 627"/>
                              <a:gd name="T48" fmla="+- 0 3459 2532"/>
                              <a:gd name="T49" fmla="*/ T48 w 1288"/>
                              <a:gd name="T50" fmla="+- 0 286 47"/>
                              <a:gd name="T51" fmla="*/ 286 h 627"/>
                              <a:gd name="T52" fmla="+- 0 3527 2532"/>
                              <a:gd name="T53" fmla="*/ T52 w 1288"/>
                              <a:gd name="T54" fmla="+- 0 312 47"/>
                              <a:gd name="T55" fmla="*/ 312 h 627"/>
                              <a:gd name="T56" fmla="+- 0 3598 2532"/>
                              <a:gd name="T57" fmla="*/ T56 w 1288"/>
                              <a:gd name="T58" fmla="+- 0 256 47"/>
                              <a:gd name="T59" fmla="*/ 256 h 627"/>
                              <a:gd name="T60" fmla="+- 0 3680 2532"/>
                              <a:gd name="T61" fmla="*/ T60 w 1288"/>
                              <a:gd name="T62" fmla="+- 0 166 47"/>
                              <a:gd name="T63" fmla="*/ 166 h 627"/>
                              <a:gd name="T64" fmla="+- 0 3738 2532"/>
                              <a:gd name="T65" fmla="*/ T64 w 1288"/>
                              <a:gd name="T66" fmla="+- 0 132 47"/>
                              <a:gd name="T67" fmla="*/ 132 h 627"/>
                              <a:gd name="T68" fmla="+- 0 3820 2532"/>
                              <a:gd name="T69" fmla="*/ T68 w 1288"/>
                              <a:gd name="T70" fmla="+- 0 47 47"/>
                              <a:gd name="T71" fmla="*/ 47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27">
                                <a:moveTo>
                                  <a:pt x="0" y="627"/>
                                </a:moveTo>
                                <a:lnTo>
                                  <a:pt x="68" y="608"/>
                                </a:lnTo>
                                <a:lnTo>
                                  <a:pt x="139" y="606"/>
                                </a:lnTo>
                                <a:lnTo>
                                  <a:pt x="221" y="572"/>
                                </a:lnTo>
                                <a:lnTo>
                                  <a:pt x="279" y="556"/>
                                </a:lnTo>
                                <a:lnTo>
                                  <a:pt x="361" y="551"/>
                                </a:lnTo>
                                <a:lnTo>
                                  <a:pt x="463" y="507"/>
                                </a:lnTo>
                                <a:lnTo>
                                  <a:pt x="531" y="467"/>
                                </a:lnTo>
                                <a:lnTo>
                                  <a:pt x="603" y="433"/>
                                </a:lnTo>
                                <a:lnTo>
                                  <a:pt x="685" y="369"/>
                                </a:lnTo>
                                <a:lnTo>
                                  <a:pt x="742" y="274"/>
                                </a:lnTo>
                                <a:lnTo>
                                  <a:pt x="824" y="246"/>
                                </a:lnTo>
                                <a:lnTo>
                                  <a:pt x="927" y="239"/>
                                </a:lnTo>
                                <a:lnTo>
                                  <a:pt x="995" y="265"/>
                                </a:lnTo>
                                <a:lnTo>
                                  <a:pt x="1066" y="209"/>
                                </a:lnTo>
                                <a:lnTo>
                                  <a:pt x="1148" y="119"/>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292"/>
                        <wps:cNvSpPr>
                          <a:spLocks/>
                        </wps:cNvSpPr>
                        <wps:spPr bwMode="auto">
                          <a:xfrm>
                            <a:off x="3819" y="1292"/>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Line 291"/>
                        <wps:cNvCnPr>
                          <a:cxnSpLocks noChangeShapeType="1"/>
                        </wps:cNvCnPr>
                        <wps:spPr bwMode="auto">
                          <a:xfrm>
                            <a:off x="3820" y="1293"/>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Freeform 290"/>
                        <wps:cNvSpPr>
                          <a:spLocks/>
                        </wps:cNvSpPr>
                        <wps:spPr bwMode="auto">
                          <a:xfrm>
                            <a:off x="3819" y="1043"/>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Line 289"/>
                        <wps:cNvCnPr>
                          <a:cxnSpLocks noChangeShapeType="1"/>
                        </wps:cNvCnPr>
                        <wps:spPr bwMode="auto">
                          <a:xfrm>
                            <a:off x="3820" y="1044"/>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 name="Freeform 288"/>
                        <wps:cNvSpPr>
                          <a:spLocks/>
                        </wps:cNvSpPr>
                        <wps:spPr bwMode="auto">
                          <a:xfrm>
                            <a:off x="3819" y="794"/>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Line 287"/>
                        <wps:cNvCnPr>
                          <a:cxnSpLocks noChangeShapeType="1"/>
                        </wps:cNvCnPr>
                        <wps:spPr bwMode="auto">
                          <a:xfrm>
                            <a:off x="3820" y="795"/>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Freeform 286"/>
                        <wps:cNvSpPr>
                          <a:spLocks/>
                        </wps:cNvSpPr>
                        <wps:spPr bwMode="auto">
                          <a:xfrm>
                            <a:off x="3819" y="545"/>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Line 285"/>
                        <wps:cNvCnPr>
                          <a:cxnSpLocks noChangeShapeType="1"/>
                        </wps:cNvCnPr>
                        <wps:spPr bwMode="auto">
                          <a:xfrm>
                            <a:off x="3820" y="545"/>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Freeform 284"/>
                        <wps:cNvSpPr>
                          <a:spLocks/>
                        </wps:cNvSpPr>
                        <wps:spPr bwMode="auto">
                          <a:xfrm>
                            <a:off x="3819" y="296"/>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Line 283"/>
                        <wps:cNvCnPr>
                          <a:cxnSpLocks noChangeShapeType="1"/>
                        </wps:cNvCnPr>
                        <wps:spPr bwMode="auto">
                          <a:xfrm>
                            <a:off x="3820" y="296"/>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Freeform 282"/>
                        <wps:cNvSpPr>
                          <a:spLocks/>
                        </wps:cNvSpPr>
                        <wps:spPr bwMode="auto">
                          <a:xfrm>
                            <a:off x="3819" y="47"/>
                            <a:ext cx="21" cy="2"/>
                          </a:xfrm>
                          <a:custGeom>
                            <a:avLst/>
                            <a:gdLst>
                              <a:gd name="T0" fmla="+- 0 3840 3820"/>
                              <a:gd name="T1" fmla="*/ T0 w 21"/>
                              <a:gd name="T2" fmla="+- 0 3820 3820"/>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Line 281"/>
                        <wps:cNvCnPr>
                          <a:cxnSpLocks noChangeShapeType="1"/>
                        </wps:cNvCnPr>
                        <wps:spPr bwMode="auto">
                          <a:xfrm>
                            <a:off x="3820" y="47"/>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 name="AutoShape 280"/>
                        <wps:cNvSpPr>
                          <a:spLocks/>
                        </wps:cNvSpPr>
                        <wps:spPr bwMode="auto">
                          <a:xfrm>
                            <a:off x="2531" y="16"/>
                            <a:ext cx="1288" cy="1308"/>
                          </a:xfrm>
                          <a:custGeom>
                            <a:avLst/>
                            <a:gdLst>
                              <a:gd name="T0" fmla="+- 0 2532 2532"/>
                              <a:gd name="T1" fmla="*/ T0 w 1288"/>
                              <a:gd name="T2" fmla="+- 0 1324 16"/>
                              <a:gd name="T3" fmla="*/ 1324 h 1308"/>
                              <a:gd name="T4" fmla="+- 0 2532 2532"/>
                              <a:gd name="T5" fmla="*/ T4 w 1288"/>
                              <a:gd name="T6" fmla="+- 0 16 16"/>
                              <a:gd name="T7" fmla="*/ 16 h 1308"/>
                              <a:gd name="T8" fmla="+- 0 3820 2532"/>
                              <a:gd name="T9" fmla="*/ T8 w 1288"/>
                              <a:gd name="T10" fmla="+- 0 1324 16"/>
                              <a:gd name="T11" fmla="*/ 1324 h 1308"/>
                              <a:gd name="T12" fmla="+- 0 3820 2532"/>
                              <a:gd name="T13" fmla="*/ T12 w 1288"/>
                              <a:gd name="T14" fmla="+- 0 16 16"/>
                              <a:gd name="T15" fmla="*/ 16 h 1308"/>
                              <a:gd name="T16" fmla="+- 0 2532 2532"/>
                              <a:gd name="T17" fmla="*/ T16 w 1288"/>
                              <a:gd name="T18" fmla="+- 0 1324 16"/>
                              <a:gd name="T19" fmla="*/ 1324 h 1308"/>
                              <a:gd name="T20" fmla="+- 0 3820 2532"/>
                              <a:gd name="T21" fmla="*/ T20 w 1288"/>
                              <a:gd name="T22" fmla="+- 0 1324 16"/>
                              <a:gd name="T23" fmla="*/ 1324 h 1308"/>
                              <a:gd name="T24" fmla="+- 0 2532 2532"/>
                              <a:gd name="T25" fmla="*/ T24 w 1288"/>
                              <a:gd name="T26" fmla="+- 0 16 16"/>
                              <a:gd name="T27" fmla="*/ 16 h 1308"/>
                              <a:gd name="T28" fmla="+- 0 3820 2532"/>
                              <a:gd name="T29" fmla="*/ T28 w 1288"/>
                              <a:gd name="T30" fmla="+- 0 16 16"/>
                              <a:gd name="T31" fmla="*/ 16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Line 279"/>
                        <wps:cNvCnPr>
                          <a:cxnSpLocks noChangeShapeType="1"/>
                        </wps:cNvCnPr>
                        <wps:spPr bwMode="auto">
                          <a:xfrm>
                            <a:off x="2532" y="545"/>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366" name="Freeform 278"/>
                        <wps:cNvSpPr>
                          <a:spLocks/>
                        </wps:cNvSpPr>
                        <wps:spPr bwMode="auto">
                          <a:xfrm>
                            <a:off x="2531" y="202"/>
                            <a:ext cx="1288" cy="1028"/>
                          </a:xfrm>
                          <a:custGeom>
                            <a:avLst/>
                            <a:gdLst>
                              <a:gd name="T0" fmla="+- 0 2532 2532"/>
                              <a:gd name="T1" fmla="*/ T0 w 1288"/>
                              <a:gd name="T2" fmla="+- 0 795 203"/>
                              <a:gd name="T3" fmla="*/ 795 h 1028"/>
                              <a:gd name="T4" fmla="+- 0 2600 2532"/>
                              <a:gd name="T5" fmla="*/ T4 w 1288"/>
                              <a:gd name="T6" fmla="+- 0 732 203"/>
                              <a:gd name="T7" fmla="*/ 732 h 1028"/>
                              <a:gd name="T8" fmla="+- 0 2671 2532"/>
                              <a:gd name="T9" fmla="*/ T8 w 1288"/>
                              <a:gd name="T10" fmla="+- 0 670 203"/>
                              <a:gd name="T11" fmla="*/ 670 h 1028"/>
                              <a:gd name="T12" fmla="+- 0 2753 2532"/>
                              <a:gd name="T13" fmla="*/ T12 w 1288"/>
                              <a:gd name="T14" fmla="+- 0 265 203"/>
                              <a:gd name="T15" fmla="*/ 265 h 1028"/>
                              <a:gd name="T16" fmla="+- 0 2811 2532"/>
                              <a:gd name="T17" fmla="*/ T16 w 1288"/>
                              <a:gd name="T18" fmla="+- 0 545 203"/>
                              <a:gd name="T19" fmla="*/ 545 h 1028"/>
                              <a:gd name="T20" fmla="+- 0 2893 2532"/>
                              <a:gd name="T21" fmla="*/ T20 w 1288"/>
                              <a:gd name="T22" fmla="+- 0 296 203"/>
                              <a:gd name="T23" fmla="*/ 296 h 1028"/>
                              <a:gd name="T24" fmla="+- 0 2995 2532"/>
                              <a:gd name="T25" fmla="*/ T24 w 1288"/>
                              <a:gd name="T26" fmla="+- 0 203 203"/>
                              <a:gd name="T27" fmla="*/ 203 h 1028"/>
                              <a:gd name="T28" fmla="+- 0 3063 2532"/>
                              <a:gd name="T29" fmla="*/ T28 w 1288"/>
                              <a:gd name="T30" fmla="+- 0 265 203"/>
                              <a:gd name="T31" fmla="*/ 265 h 1028"/>
                              <a:gd name="T32" fmla="+- 0 3135 2532"/>
                              <a:gd name="T33" fmla="*/ T32 w 1288"/>
                              <a:gd name="T34" fmla="+- 0 265 203"/>
                              <a:gd name="T35" fmla="*/ 265 h 1028"/>
                              <a:gd name="T36" fmla="+- 0 3217 2532"/>
                              <a:gd name="T37" fmla="*/ T36 w 1288"/>
                              <a:gd name="T38" fmla="+- 0 296 203"/>
                              <a:gd name="T39" fmla="*/ 296 h 1028"/>
                              <a:gd name="T40" fmla="+- 0 3274 2532"/>
                              <a:gd name="T41" fmla="*/ T40 w 1288"/>
                              <a:gd name="T42" fmla="+- 0 265 203"/>
                              <a:gd name="T43" fmla="*/ 265 h 1028"/>
                              <a:gd name="T44" fmla="+- 0 3356 2532"/>
                              <a:gd name="T45" fmla="*/ T44 w 1288"/>
                              <a:gd name="T46" fmla="+- 0 670 203"/>
                              <a:gd name="T47" fmla="*/ 670 h 1028"/>
                              <a:gd name="T48" fmla="+- 0 3459 2532"/>
                              <a:gd name="T49" fmla="*/ T48 w 1288"/>
                              <a:gd name="T50" fmla="+- 0 359 203"/>
                              <a:gd name="T51" fmla="*/ 359 h 1028"/>
                              <a:gd name="T52" fmla="+- 0 3527 2532"/>
                              <a:gd name="T53" fmla="*/ T52 w 1288"/>
                              <a:gd name="T54" fmla="+- 0 1230 203"/>
                              <a:gd name="T55" fmla="*/ 1230 h 1028"/>
                              <a:gd name="T56" fmla="+- 0 3598 2532"/>
                              <a:gd name="T57" fmla="*/ T56 w 1288"/>
                              <a:gd name="T58" fmla="+- 0 1230 203"/>
                              <a:gd name="T59" fmla="*/ 1230 h 1028"/>
                              <a:gd name="T60" fmla="+- 0 3680 2532"/>
                              <a:gd name="T61" fmla="*/ T60 w 1288"/>
                              <a:gd name="T62" fmla="+- 0 1230 203"/>
                              <a:gd name="T63" fmla="*/ 1230 h 1028"/>
                              <a:gd name="T64" fmla="+- 0 3738 2532"/>
                              <a:gd name="T65" fmla="*/ T64 w 1288"/>
                              <a:gd name="T66" fmla="+- 0 1230 203"/>
                              <a:gd name="T67" fmla="*/ 1230 h 1028"/>
                              <a:gd name="T68" fmla="+- 0 3820 2532"/>
                              <a:gd name="T69" fmla="*/ T68 w 1288"/>
                              <a:gd name="T70" fmla="+- 0 1230 203"/>
                              <a:gd name="T71" fmla="*/ 1230 h 1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1028">
                                <a:moveTo>
                                  <a:pt x="0" y="592"/>
                                </a:moveTo>
                                <a:lnTo>
                                  <a:pt x="68" y="529"/>
                                </a:lnTo>
                                <a:lnTo>
                                  <a:pt x="139" y="467"/>
                                </a:lnTo>
                                <a:lnTo>
                                  <a:pt x="221" y="62"/>
                                </a:lnTo>
                                <a:lnTo>
                                  <a:pt x="279" y="342"/>
                                </a:lnTo>
                                <a:lnTo>
                                  <a:pt x="361" y="93"/>
                                </a:lnTo>
                                <a:lnTo>
                                  <a:pt x="463" y="0"/>
                                </a:lnTo>
                                <a:lnTo>
                                  <a:pt x="531" y="62"/>
                                </a:lnTo>
                                <a:lnTo>
                                  <a:pt x="603" y="62"/>
                                </a:lnTo>
                                <a:lnTo>
                                  <a:pt x="685" y="93"/>
                                </a:lnTo>
                                <a:lnTo>
                                  <a:pt x="742" y="62"/>
                                </a:lnTo>
                                <a:lnTo>
                                  <a:pt x="824" y="467"/>
                                </a:lnTo>
                                <a:lnTo>
                                  <a:pt x="927" y="156"/>
                                </a:lnTo>
                                <a:lnTo>
                                  <a:pt x="995" y="1027"/>
                                </a:lnTo>
                                <a:lnTo>
                                  <a:pt x="1066" y="1027"/>
                                </a:lnTo>
                                <a:lnTo>
                                  <a:pt x="1148" y="1027"/>
                                </a:lnTo>
                                <a:lnTo>
                                  <a:pt x="1206" y="1027"/>
                                </a:lnTo>
                                <a:lnTo>
                                  <a:pt x="1288" y="1027"/>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Text Box 277"/>
                        <wps:cNvSpPr txBox="1">
                          <a:spLocks noChangeArrowheads="1"/>
                        </wps:cNvSpPr>
                        <wps:spPr bwMode="auto">
                          <a:xfrm>
                            <a:off x="2511" y="13"/>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43122" w14:textId="77777777" w:rsidR="00E749F9" w:rsidRDefault="00E749F9">
                              <w:pPr>
                                <w:rPr>
                                  <w:sz w:val="8"/>
                                </w:rPr>
                              </w:pPr>
                            </w:p>
                            <w:p w14:paraId="0E9DE795" w14:textId="77777777" w:rsidR="00E749F9" w:rsidRDefault="00E749F9">
                              <w:pPr>
                                <w:rPr>
                                  <w:sz w:val="8"/>
                                </w:rPr>
                              </w:pPr>
                            </w:p>
                            <w:p w14:paraId="5AC9E6EA" w14:textId="77777777" w:rsidR="00E749F9" w:rsidRDefault="00E749F9">
                              <w:pPr>
                                <w:rPr>
                                  <w:sz w:val="8"/>
                                </w:rPr>
                              </w:pPr>
                            </w:p>
                            <w:p w14:paraId="0EAC8A29" w14:textId="77777777" w:rsidR="00E749F9" w:rsidRDefault="00E749F9">
                              <w:pPr>
                                <w:rPr>
                                  <w:sz w:val="8"/>
                                </w:rPr>
                              </w:pPr>
                            </w:p>
                            <w:p w14:paraId="0C3CF0A2" w14:textId="77777777" w:rsidR="00E749F9" w:rsidRDefault="00E749F9">
                              <w:pPr>
                                <w:rPr>
                                  <w:sz w:val="8"/>
                                </w:rPr>
                              </w:pPr>
                            </w:p>
                            <w:p w14:paraId="18E83100" w14:textId="77777777" w:rsidR="00E749F9" w:rsidRDefault="00E749F9">
                              <w:pPr>
                                <w:rPr>
                                  <w:sz w:val="8"/>
                                </w:rPr>
                              </w:pPr>
                            </w:p>
                            <w:p w14:paraId="1EAC7EAE" w14:textId="77777777" w:rsidR="00E749F9" w:rsidRDefault="00E749F9">
                              <w:pPr>
                                <w:rPr>
                                  <w:sz w:val="8"/>
                                </w:rPr>
                              </w:pPr>
                            </w:p>
                            <w:p w14:paraId="5A849D18" w14:textId="77777777" w:rsidR="00E749F9" w:rsidRDefault="00E749F9">
                              <w:pPr>
                                <w:rPr>
                                  <w:sz w:val="8"/>
                                </w:rPr>
                              </w:pPr>
                            </w:p>
                            <w:p w14:paraId="2C8B914A" w14:textId="77777777" w:rsidR="00E749F9" w:rsidRDefault="00E749F9">
                              <w:pPr>
                                <w:rPr>
                                  <w:sz w:val="8"/>
                                </w:rPr>
                              </w:pPr>
                            </w:p>
                            <w:p w14:paraId="0151891F" w14:textId="77777777" w:rsidR="00E749F9" w:rsidRDefault="00E749F9">
                              <w:pPr>
                                <w:rPr>
                                  <w:sz w:val="8"/>
                                </w:rPr>
                              </w:pPr>
                            </w:p>
                            <w:p w14:paraId="30061772" w14:textId="77777777" w:rsidR="00E749F9" w:rsidRDefault="00E749F9">
                              <w:pPr>
                                <w:rPr>
                                  <w:sz w:val="8"/>
                                </w:rPr>
                              </w:pPr>
                            </w:p>
                            <w:p w14:paraId="74BE3832" w14:textId="77777777" w:rsidR="00E749F9" w:rsidRDefault="00E749F9">
                              <w:pPr>
                                <w:spacing w:before="6"/>
                                <w:rPr>
                                  <w:sz w:val="8"/>
                                </w:rPr>
                              </w:pPr>
                            </w:p>
                            <w:p w14:paraId="407EBBF4"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F0B831" id="Group 276" o:spid="_x0000_s1203" style="position:absolute;left:0;text-align:left;margin-left:125.55pt;margin-top:.7pt;width:66.45pt;height:66.55pt;z-index:-18329088;mso-position-horizontal-relative:page" coordorigin="2511,14"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">
                <v:shape id="Freeform 363" o:spid="_x0000_s1204" style="position:absolute;left:2671;top:1323;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" path="m,l,21e" fillcolor="black" stroked="f">
                  <v:path arrowok="t" o:connecttype="custom" o:connectlocs="0,1324;0,1345" o:connectangles="0,0"/>
                </v:shape>
                <v:line id="Line 362" o:spid="_x0000_s1205" style="position:absolute;visibility:visible;mso-wrap-style:square" from="2671,1324" to="2671,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" strokeweight=".08322mm"/>
                <v:shape id="Freeform 361" o:spid="_x0000_s1206" style="position:absolute;left:2531;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" path="m,l,12e" fillcolor="black" stroked="f">
                  <v:path arrowok="t" o:connecttype="custom" o:connectlocs="0,1324;0,1336" o:connectangles="0,0"/>
                </v:shape>
                <v:line id="Line 360" o:spid="_x0000_s1207" style="position:absolute;visibility:visible;mso-wrap-style:square" from="2532,1324" to="253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" strokeweight=".06242mm"/>
                <v:shape id="Freeform 359" o:spid="_x0000_s1208" style="position:absolute;left:2568;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" path="m,l,12e" fillcolor="black" stroked="f">
                  <v:path arrowok="t" o:connecttype="custom" o:connectlocs="0,1324;0,1336" o:connectangles="0,0"/>
                </v:shape>
                <v:line id="Line 358" o:spid="_x0000_s1209" style="position:absolute;visibility:visible;mso-wrap-style:square" from="2569,1324" to="2569,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" strokeweight=".06242mm"/>
                <v:shape id="Freeform 357" o:spid="_x0000_s1210" style="position:absolute;left:2599;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" path="m,l,12e" fillcolor="black" stroked="f">
                  <v:path arrowok="t" o:connecttype="custom" o:connectlocs="0,1324;0,1336" o:connectangles="0,0"/>
                </v:shape>
                <v:line id="Line 356" o:spid="_x0000_s1211" style="position:absolute;visibility:visible;mso-wrap-style:square" from="2600,1324" to="260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" strokeweight=".06242mm"/>
                <v:shape id="Freeform 355" o:spid="_x0000_s1212" style="position:absolute;left:2626;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" path="m,l,12e" fillcolor="black" stroked="f">
                  <v:path arrowok="t" o:connecttype="custom" o:connectlocs="0,1324;0,1336" o:connectangles="0,0"/>
                </v:shape>
                <v:line id="Line 354" o:spid="_x0000_s1213" style="position:absolute;visibility:visible;mso-wrap-style:square" from="2627,1324" to="2627,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" strokeweight=".06242mm"/>
                <v:shape id="Freeform 353" o:spid="_x0000_s1214" style="position:absolute;left:265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" path="m,l,12e" fillcolor="black" stroked="f">
                  <v:path arrowok="t" o:connecttype="custom" o:connectlocs="0,1324;0,1336" o:connectangles="0,0"/>
                </v:shape>
                <v:line id="Line 352" o:spid="_x0000_s1215" style="position:absolute;visibility:visible;mso-wrap-style:square" from="2650,1324" to="265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" strokeweight=".06242mm"/>
                <v:shape id="Freeform 351" o:spid="_x0000_s1216" style="position:absolute;left:2511;top:12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" path="m21,l,e" fillcolor="black" stroked="f">
                  <v:path arrowok="t" o:connecttype="custom" o:connectlocs="21,0;0,0" o:connectangles="0,0"/>
                </v:shape>
                <v:line id="Line 350" o:spid="_x0000_s1217" style="position:absolute;visibility:visible;mso-wrap-style:square" from="2532,1293" to="2532,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" strokeweight=".08322mm"/>
                <v:shape id="Freeform 349" o:spid="_x0000_s1218" style="position:absolute;left:2511;top:1043;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" path="m21,l,e" fillcolor="black" stroked="f">
                  <v:path arrowok="t" o:connecttype="custom" o:connectlocs="21,0;0,0" o:connectangles="0,0"/>
                </v:shape>
                <v:line id="Line 348" o:spid="_x0000_s1219" style="position:absolute;visibility:visible;mso-wrap-style:square" from="2532,1044" to="2532,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" strokeweight=".08322mm"/>
                <v:shape id="Freeform 347" o:spid="_x0000_s1220" style="position:absolute;left:2511;top:794;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" path="m21,l,e" fillcolor="black" stroked="f">
                  <v:path arrowok="t" o:connecttype="custom" o:connectlocs="21,0;0,0" o:connectangles="0,0"/>
                </v:shape>
                <v:line id="Line 346" o:spid="_x0000_s1221" style="position:absolute;visibility:visible;mso-wrap-style:square" from="2532,795" to="253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" strokeweight=".08322mm"/>
                <v:shape id="Freeform 345" o:spid="_x0000_s1222" style="position:absolute;left:2511;top:545;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" path="m21,l,e" fillcolor="black" stroked="f">
                  <v:path arrowok="t" o:connecttype="custom" o:connectlocs="21,0;0,0" o:connectangles="0,0"/>
                </v:shape>
                <v:line id="Line 344" o:spid="_x0000_s1223" style="position:absolute;visibility:visible;mso-wrap-style:square" from="2532,545" to="2532,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" strokeweight=".08322mm"/>
                <v:shape id="Freeform 343" o:spid="_x0000_s1224" style="position:absolute;left:2511;top:296;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" path="m21,l,e" fillcolor="black" stroked="f">
                  <v:path arrowok="t" o:connecttype="custom" o:connectlocs="21,0;0,0" o:connectangles="0,0"/>
                </v:shape>
                <v:line id="Line 342" o:spid="_x0000_s1225" style="position:absolute;visibility:visible;mso-wrap-style:square" from="2532,296" to="253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" strokeweight=".08322mm"/>
                <v:shape id="Freeform 341" o:spid="_x0000_s1226" style="position:absolute;left:2511;top:4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" path="m21,l,e" fillcolor="black" stroked="f">
                  <v:path arrowok="t" o:connecttype="custom" o:connectlocs="21,0;0,0" o:connectangles="0,0"/>
                </v:shape>
                <v:line id="Line 340" o:spid="_x0000_s1227" style="position:absolute;visibility:visible;mso-wrap-style:square" from="2532,47" to="25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" strokeweight=".08322mm"/>
                <v:line id="Line 339" o:spid="_x0000_s1228" style="position:absolute;visibility:visible;mso-wrap-style:square" from="2532,1324" to="2532,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" strokeweight=".08322mm"/>
                <v:shape id="Freeform 338" o:spid="_x0000_s1229" style="position:absolute;left:3134;top:1323;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" path="m,l,21e" fillcolor="black" stroked="f">
                  <v:path arrowok="t" o:connecttype="custom" o:connectlocs="0,1324;0,1345" o:connectangles="0,0"/>
                </v:shape>
                <v:line id="Line 337" o:spid="_x0000_s1230" style="position:absolute;visibility:visible;mso-wrap-style:square" from="3135,1324" to="3135,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" strokeweight=".08322mm"/>
                <v:shape id="Freeform 336" o:spid="_x0000_s1231" style="position:absolute;left:2892;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" path="m,l,12e" fillcolor="black" stroked="f">
                  <v:path arrowok="t" o:connecttype="custom" o:connectlocs="0,1324;0,1336" o:connectangles="0,0"/>
                </v:shape>
                <v:line id="Line 335" o:spid="_x0000_s1232" style="position:absolute;visibility:visible;mso-wrap-style:square" from="2893,1324" to="2893,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" strokeweight=".06242mm"/>
                <v:shape id="Freeform 334" o:spid="_x0000_s1233" style="position:absolute;left:295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" path="m,l,12e" fillcolor="black" stroked="f">
                  <v:path arrowok="t" o:connecttype="custom" o:connectlocs="0,1324;0,1336" o:connectangles="0,0"/>
                </v:shape>
                <v:line id="Line 333" o:spid="_x0000_s1234" style="position:absolute;visibility:visible;mso-wrap-style:square" from="2950,1324" to="295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" strokeweight=".06242mm"/>
                <v:shape id="Freeform 332" o:spid="_x0000_s1235" style="position:absolute;left:2995;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" path="m,l,12e" fillcolor="black" stroked="f">
                  <v:path arrowok="t" o:connecttype="custom" o:connectlocs="0,1324;0,1336" o:connectangles="0,0"/>
                </v:shape>
                <v:line id="Line 331" o:spid="_x0000_s1236" style="position:absolute;visibility:visible;mso-wrap-style:square" from="2995,1324" to="2995,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" strokeweight=".06242mm"/>
                <v:shape id="Freeform 330" o:spid="_x0000_s1237" style="position:absolute;left:3032;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" path="m,l,12e" fillcolor="black" stroked="f">
                  <v:path arrowok="t" o:connecttype="custom" o:connectlocs="0,1324;0,1336" o:connectangles="0,0"/>
                </v:shape>
                <v:line id="Line 329" o:spid="_x0000_s1238" style="position:absolute;visibility:visible;mso-wrap-style:square" from="3032,1324" to="303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" strokeweight=".06242mm"/>
                <v:shape id="Freeform 328" o:spid="_x0000_s1239" style="position:absolute;left:306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" path="m,l,12e" fillcolor="black" stroked="f">
                  <v:path arrowok="t" o:connecttype="custom" o:connectlocs="0,1324;0,1336" o:connectangles="0,0"/>
                </v:shape>
                <v:line id="Line 327" o:spid="_x0000_s1240" style="position:absolute;visibility:visible;mso-wrap-style:square" from="3063,1324" to="3063,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" strokeweight=".06242mm"/>
                <v:shape id="Freeform 326" o:spid="_x0000_s1241" style="position:absolute;left:309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" path="m,l,12e" fillcolor="black" stroked="f">
                  <v:path arrowok="t" o:connecttype="custom" o:connectlocs="0,1324;0,1336" o:connectangles="0,0"/>
                </v:shape>
                <v:line id="Line 325" o:spid="_x0000_s1242" style="position:absolute;visibility:visible;mso-wrap-style:square" from="3090,1324" to="309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" strokeweight=".06242mm"/>
                <v:shape id="Freeform 324" o:spid="_x0000_s1243" style="position:absolute;left:311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" path="m,l,12e" fillcolor="black" stroked="f">
                  <v:path arrowok="t" o:connecttype="custom" o:connectlocs="0,1324;0,1336" o:connectangles="0,0"/>
                </v:shape>
                <v:line id="Line 323" o:spid="_x0000_s1244" style="position:absolute;visibility:visible;mso-wrap-style:square" from="3114,1324" to="311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" strokeweight=".06242mm"/>
                <v:shape id="Freeform 322" o:spid="_x0000_s1245" style="position:absolute;left:3598;top:1323;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" path="m,l,21e" fillcolor="black" stroked="f">
                  <v:path arrowok="t" o:connecttype="custom" o:connectlocs="0,1324;0,1345" o:connectangles="0,0"/>
                </v:shape>
                <v:line id="Line 321" o:spid="_x0000_s1246" style="position:absolute;visibility:visible;mso-wrap-style:square" from="3598,1324" to="3598,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" strokeweight=".08322mm"/>
                <v:shape id="Freeform 320" o:spid="_x0000_s1247" style="position:absolute;left:3356;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" path="m,l,12e" fillcolor="black" stroked="f">
                  <v:path arrowok="t" o:connecttype="custom" o:connectlocs="0,1324;0,1336" o:connectangles="0,0"/>
                </v:shape>
                <v:line id="Line 319" o:spid="_x0000_s1248" style="position:absolute;visibility:visible;mso-wrap-style:square" from="3356,1324" to="3356,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" strokeweight=".06242mm"/>
                <v:shape id="Freeform 318" o:spid="_x0000_s1249" style="position:absolute;left:341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" path="m,l,12e" fillcolor="black" stroked="f">
                  <v:path arrowok="t" o:connecttype="custom" o:connectlocs="0,1324;0,1336" o:connectangles="0,0"/>
                </v:shape>
                <v:line id="Line 317" o:spid="_x0000_s1250" style="position:absolute;visibility:visible;mso-wrap-style:square" from="3414,1324" to="341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" strokeweight=".06242mm"/>
                <v:shape id="Freeform 316" o:spid="_x0000_s1251" style="position:absolute;left:3458;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" path="m,l,12e" fillcolor="black" stroked="f">
                  <v:path arrowok="t" o:connecttype="custom" o:connectlocs="0,1324;0,1336" o:connectangles="0,0"/>
                </v:shape>
                <v:line id="Line 315" o:spid="_x0000_s1252" style="position:absolute;visibility:visible;mso-wrap-style:square" from="3459,1324" to="3459,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" strokeweight=".06242mm"/>
                <v:shape id="Freeform 314" o:spid="_x0000_s1253" style="position:absolute;left:3495;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" path="m,l,12e" fillcolor="black" stroked="f">
                  <v:path arrowok="t" o:connecttype="custom" o:connectlocs="0,1324;0,1336" o:connectangles="0,0"/>
                </v:shape>
                <v:line id="Line 313" o:spid="_x0000_s1254" style="position:absolute;visibility:visible;mso-wrap-style:square" from="3496,1324" to="3496,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" strokeweight=".06242mm"/>
                <v:shape id="Freeform 312" o:spid="_x0000_s1255" style="position:absolute;left:3526;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" path="m,l,12e" fillcolor="black" stroked="f">
                  <v:path arrowok="t" o:connecttype="custom" o:connectlocs="0,1324;0,1336" o:connectangles="0,0"/>
                </v:shape>
                <v:line id="Line 311" o:spid="_x0000_s1256" style="position:absolute;visibility:visible;mso-wrap-style:square" from="3527,1324" to="3527,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" strokeweight=".06242mm"/>
                <v:shape id="Freeform 310" o:spid="_x0000_s1257" style="position:absolute;left:3553;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" path="m,l,12e" fillcolor="black" stroked="f">
                  <v:path arrowok="t" o:connecttype="custom" o:connectlocs="0,1324;0,1336" o:connectangles="0,0"/>
                </v:shape>
                <v:line id="Line 309" o:spid="_x0000_s1258" style="position:absolute;visibility:visible;mso-wrap-style:square" from="3554,1324" to="355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" strokeweight=".06242mm"/>
                <v:shape id="Freeform 308" o:spid="_x0000_s1259" style="position:absolute;left:3577;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" path="m,l,12e" fillcolor="black" stroked="f">
                  <v:path arrowok="t" o:connecttype="custom" o:connectlocs="0,1324;0,1336" o:connectangles="0,0"/>
                </v:shape>
                <v:line id="Line 307" o:spid="_x0000_s1260" style="position:absolute;visibility:visible;mso-wrap-style:square" from="3577,1324" to="3577,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" strokeweight=".06242mm"/>
                <v:shape id="Freeform 306" o:spid="_x0000_s1261" style="position:absolute;left:2810;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" path="m,l,12e" fillcolor="black" stroked="f">
                  <v:path arrowok="t" o:connecttype="custom" o:connectlocs="0,1324;0,1336" o:connectangles="0,0"/>
                </v:shape>
                <v:line id="Line 305" o:spid="_x0000_s1262" style="position:absolute;visibility:visible;mso-wrap-style:square" from="2811,1324" to="2811,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" strokeweight=".06242mm"/>
                <v:line id="Line 304" o:spid="_x0000_s1263" style="position:absolute;visibility:visible;mso-wrap-style:square" from="2811,1315" to="2811,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" strokeweight=".052mm">
                  <v:stroke dashstyle="1 1"/>
                </v:line>
                <v:shape id="Freeform 303" o:spid="_x0000_s1264" style="position:absolute;left:3274;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" path="m,l,12e" fillcolor="black" stroked="f">
                  <v:path arrowok="t" o:connecttype="custom" o:connectlocs="0,1324;0,1336" o:connectangles="0,0"/>
                </v:shape>
                <v:line id="Line 302" o:spid="_x0000_s1265" style="position:absolute;visibility:visible;mso-wrap-style:square" from="3274,1324" to="3274,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" strokeweight=".06242mm"/>
                <v:shape id="Freeform 301" o:spid="_x0000_s1266" style="position:absolute;left:3737;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" path="m,l,12e" fillcolor="black" stroked="f">
                  <v:path arrowok="t" o:connecttype="custom" o:connectlocs="0,1324;0,1336" o:connectangles="0,0"/>
                </v:shape>
                <v:line id="Line 300" o:spid="_x0000_s1267" style="position:absolute;visibility:visible;mso-wrap-style:square" from="3738,1324" to="3738,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" strokeweight=".06242mm"/>
                <v:shape id="Freeform 299" o:spid="_x0000_s1268" style="position:absolute;left:3819;top:1323;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" path="m,l,12e" fillcolor="black" stroked="f">
                  <v:path arrowok="t" o:connecttype="custom" o:connectlocs="0,1324;0,1336" o:connectangles="0,0"/>
                </v:shape>
                <v:line id="Line 298" o:spid="_x0000_s1269" style="position:absolute;visibility:visible;mso-wrap-style:square" from="3820,1324" to="3820,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" strokeweight=".06242mm"/>
                <v:shape id="AutoShape 297" o:spid="_x0000_s1270" style="position:absolute;left:2531;top:16;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" path="m1288,1308l1288,m,1308r1288,e" filled="f" strokeweight=".08322mm">
                  <v:path arrowok="t" o:connecttype="custom" o:connectlocs="1288,1324;1288,16;0,1324;1288,1324" o:connectangles="0,0,0,0"/>
                </v:shape>
                <v:line id="Line 296" o:spid="_x0000_s1271" style="position:absolute;visibility:visible;mso-wrap-style:square" from="2811,16" to="2811,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" strokeweight=".052mm">
                  <v:stroke dashstyle="1 1"/>
                </v:line>
                <v:line id="Line 295" o:spid="_x0000_s1272" style="position:absolute;visibility:visible;mso-wrap-style:square" from="2532,16" to="3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" strokeweight=".08322mm"/>
                <v:shape id="Freeform 294" o:spid="_x0000_s1273" style="position:absolute;left:2531;top:47;width:1288;height:617;visibility:visible;mso-wrap-style:square;v-text-anchor:top" coordsize="128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" path="m,616l68,603r71,-2l221,569r58,-13l361,553,463,521r68,-21l603,475r82,-72l742,308r82,-66l927,264r68,18l1066,278r82,-12l1206,85,1288,e" filled="f" strokecolor="#4582b3" strokeweight=".1248mm">
                  <v:path arrowok="t" o:connecttype="custom" o:connectlocs="0,663;68,650;139,648;221,616;279,603;361,600;463,568;531,547;603,522;685,450;742,355;824,289;927,311;995,329;1066,325;1148,313;1206,132;1288,47" o:connectangles="0,0,0,0,0,0,0,0,0,0,0,0,0,0,0,0,0,0"/>
                </v:shape>
                <v:shape id="Freeform 293" o:spid="_x0000_s1274" style="position:absolute;left:2531;top:47;width:1288;height:627;visibility:visible;mso-wrap-style:square;v-text-anchor:top" coordsize="128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" path="m,627l68,608r71,-2l221,572r58,-16l361,551,463,507r68,-40l603,433r82,-64l742,274r82,-28l927,239r68,26l1066,209r82,-90l1206,85,1288,e" filled="f" strokecolor="#ffa400" strokeweight=".1248mm">
                  <v:path arrowok="t" o:connecttype="custom" o:connectlocs="0,674;68,655;139,653;221,619;279,603;361,598;463,554;531,514;603,480;685,416;742,321;824,293;927,286;995,312;1066,256;1148,166;1206,132;1288,47" o:connectangles="0,0,0,0,0,0,0,0,0,0,0,0,0,0,0,0,0,0"/>
                </v:shape>
                <v:shape id="Freeform 292" o:spid="_x0000_s1275" style="position:absolute;left:3819;top:12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" path="m20,l,e" fillcolor="black" stroked="f">
                  <v:path arrowok="t" o:connecttype="custom" o:connectlocs="20,0;0,0" o:connectangles="0,0"/>
                </v:shape>
                <v:line id="Line 291" o:spid="_x0000_s1276" style="position:absolute;visibility:visible;mso-wrap-style:square" from="3820,1293" to="3840,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" strokeweight=".08322mm"/>
                <v:shape id="Freeform 290" o:spid="_x0000_s1277" style="position:absolute;left:3819;top:1043;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" path="m20,l,e" fillcolor="black" stroked="f">
                  <v:path arrowok="t" o:connecttype="custom" o:connectlocs="20,0;0,0" o:connectangles="0,0"/>
                </v:shape>
                <v:line id="Line 289" o:spid="_x0000_s1278" style="position:absolute;visibility:visible;mso-wrap-style:square" from="3820,1044" to="3840,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" strokeweight=".08322mm"/>
                <v:shape id="Freeform 288" o:spid="_x0000_s1279" style="position:absolute;left:3819;top:794;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" path="m20,l,e" fillcolor="black" stroked="f">
                  <v:path arrowok="t" o:connecttype="custom" o:connectlocs="20,0;0,0" o:connectangles="0,0"/>
                </v:shape>
                <v:line id="Line 287" o:spid="_x0000_s1280" style="position:absolute;visibility:visible;mso-wrap-style:square" from="3820,795" to="3840,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" strokeweight=".08322mm"/>
                <v:shape id="Freeform 286" o:spid="_x0000_s1281" style="position:absolute;left:3819;top:545;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" path="m20,l,e" fillcolor="black" stroked="f">
                  <v:path arrowok="t" o:connecttype="custom" o:connectlocs="20,0;0,0" o:connectangles="0,0"/>
                </v:shape>
                <v:line id="Line 285" o:spid="_x0000_s1282" style="position:absolute;visibility:visible;mso-wrap-style:square" from="3820,545" to="384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" strokeweight=".08322mm"/>
                <v:shape id="Freeform 284" o:spid="_x0000_s1283" style="position:absolute;left:3819;top:296;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" path="m20,l,e" fillcolor="black" stroked="f">
                  <v:path arrowok="t" o:connecttype="custom" o:connectlocs="20,0;0,0" o:connectangles="0,0"/>
                </v:shape>
                <v:line id="Line 283" o:spid="_x0000_s1284" style="position:absolute;visibility:visible;mso-wrap-style:square" from="3820,296" to="3840,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" strokeweight=".08322mm"/>
                <v:shape id="Freeform 282" o:spid="_x0000_s1285" style="position:absolute;left:3819;top:4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" path="m20,l,e" fillcolor="black" stroked="f">
                  <v:path arrowok="t" o:connecttype="custom" o:connectlocs="20,0;0,0" o:connectangles="0,0"/>
                </v:shape>
                <v:line id="Line 281" o:spid="_x0000_s1286" style="position:absolute;visibility:visible;mso-wrap-style:square" from="3820,47" to="38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" strokeweight=".08322mm"/>
                <v:shape id="AutoShape 280" o:spid="_x0000_s1287" style="position:absolute;left:2531;top:16;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" path="m,1308l,m1288,1308l1288,m,1308r1288,m,l1288,e" filled="f" strokeweight=".08322mm">
                  <v:path arrowok="t" o:connecttype="custom" o:connectlocs="0,1324;0,16;1288,1324;1288,16;0,1324;1288,1324;0,16;1288,16" o:connectangles="0,0,0,0,0,0,0,0"/>
                </v:shape>
                <v:line id="Line 279" o:spid="_x0000_s1288" style="position:absolute;visibility:visible;mso-wrap-style:square" from="2532,545" to="382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" strokecolor="#4582b3" strokeweight=".1248mm">
                  <v:stroke dashstyle="3 1"/>
                </v:line>
                <v:shape id="Freeform 278" o:spid="_x0000_s1289" style="position:absolute;left:2531;top:202;width:1288;height:1028;visibility:visible;mso-wrap-style:square;v-text-anchor:top" coordsize="1288,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" path="m,592l68,529r71,-62l221,62r58,280l361,93,463,r68,62l603,62r82,31l742,62r82,405l927,156r68,871l1066,1027r82,l1206,1027r82,e" filled="f" strokecolor="#ffa400" strokeweight=".1248mm">
                  <v:stroke dashstyle="3 1"/>
                  <v:path arrowok="t" o:connecttype="custom" o:connectlocs="0,795;68,732;139,670;221,265;279,545;361,296;463,203;531,265;603,265;685,296;742,265;824,670;927,359;995,1230;1066,1230;1148,1230;1206,1230;1288,1230" o:connectangles="0,0,0,0,0,0,0,0,0,0,0,0,0,0,0,0,0,0"/>
                </v:shape>
                <v:shape id="Text Box 277" o:spid="_x0000_s1290" type="#_x0000_t202" style="position:absolute;left:2511;top:13;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14:paraId="71C43122" w14:textId="77777777" w:rsidR="00E749F9" w:rsidRDefault="00E749F9">
                        <w:pPr>
                          <w:rPr>
                            <w:sz w:val="8"/>
                          </w:rPr>
                        </w:pPr>
                      </w:p>
                      <w:p w14:paraId="0E9DE795" w14:textId="77777777" w:rsidR="00E749F9" w:rsidRDefault="00E749F9">
                        <w:pPr>
                          <w:rPr>
                            <w:sz w:val="8"/>
                          </w:rPr>
                        </w:pPr>
                      </w:p>
                      <w:p w14:paraId="5AC9E6EA" w14:textId="77777777" w:rsidR="00E749F9" w:rsidRDefault="00E749F9">
                        <w:pPr>
                          <w:rPr>
                            <w:sz w:val="8"/>
                          </w:rPr>
                        </w:pPr>
                      </w:p>
                      <w:p w14:paraId="0EAC8A29" w14:textId="77777777" w:rsidR="00E749F9" w:rsidRDefault="00E749F9">
                        <w:pPr>
                          <w:rPr>
                            <w:sz w:val="8"/>
                          </w:rPr>
                        </w:pPr>
                      </w:p>
                      <w:p w14:paraId="0C3CF0A2" w14:textId="77777777" w:rsidR="00E749F9" w:rsidRDefault="00E749F9">
                        <w:pPr>
                          <w:rPr>
                            <w:sz w:val="8"/>
                          </w:rPr>
                        </w:pPr>
                      </w:p>
                      <w:p w14:paraId="18E83100" w14:textId="77777777" w:rsidR="00E749F9" w:rsidRDefault="00E749F9">
                        <w:pPr>
                          <w:rPr>
                            <w:sz w:val="8"/>
                          </w:rPr>
                        </w:pPr>
                      </w:p>
                      <w:p w14:paraId="1EAC7EAE" w14:textId="77777777" w:rsidR="00E749F9" w:rsidRDefault="00E749F9">
                        <w:pPr>
                          <w:rPr>
                            <w:sz w:val="8"/>
                          </w:rPr>
                        </w:pPr>
                      </w:p>
                      <w:p w14:paraId="5A849D18" w14:textId="77777777" w:rsidR="00E749F9" w:rsidRDefault="00E749F9">
                        <w:pPr>
                          <w:rPr>
                            <w:sz w:val="8"/>
                          </w:rPr>
                        </w:pPr>
                      </w:p>
                      <w:p w14:paraId="2C8B914A" w14:textId="77777777" w:rsidR="00E749F9" w:rsidRDefault="00E749F9">
                        <w:pPr>
                          <w:rPr>
                            <w:sz w:val="8"/>
                          </w:rPr>
                        </w:pPr>
                      </w:p>
                      <w:p w14:paraId="0151891F" w14:textId="77777777" w:rsidR="00E749F9" w:rsidRDefault="00E749F9">
                        <w:pPr>
                          <w:rPr>
                            <w:sz w:val="8"/>
                          </w:rPr>
                        </w:pPr>
                      </w:p>
                      <w:p w14:paraId="30061772" w14:textId="77777777" w:rsidR="00E749F9" w:rsidRDefault="00E749F9">
                        <w:pPr>
                          <w:rPr>
                            <w:sz w:val="8"/>
                          </w:rPr>
                        </w:pPr>
                      </w:p>
                      <w:p w14:paraId="74BE3832" w14:textId="77777777" w:rsidR="00E749F9" w:rsidRDefault="00E749F9">
                        <w:pPr>
                          <w:spacing w:before="6"/>
                          <w:rPr>
                            <w:sz w:val="8"/>
                          </w:rPr>
                        </w:pPr>
                      </w:p>
                      <w:p w14:paraId="407EBBF4"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sidR="00462487">
        <w:rPr>
          <w:rFonts w:ascii="Verdana"/>
          <w:w w:val="105"/>
          <w:sz w:val="7"/>
        </w:rPr>
        <w:t>1.0</w:t>
      </w:r>
    </w:p>
    <w:p w14:paraId="66091CFA" w14:textId="77777777" w:rsidR="00E2709D" w:rsidRDefault="00E2709D">
      <w:pPr>
        <w:pStyle w:val="BodyText"/>
        <w:rPr>
          <w:rFonts w:ascii="Verdana"/>
          <w:sz w:val="6"/>
        </w:rPr>
      </w:pPr>
    </w:p>
    <w:p w14:paraId="06A990BE" w14:textId="77777777" w:rsidR="00E2709D" w:rsidRDefault="00E2709D">
      <w:pPr>
        <w:pStyle w:val="BodyText"/>
        <w:spacing w:before="6"/>
        <w:rPr>
          <w:rFonts w:ascii="Verdana"/>
          <w:sz w:val="7"/>
        </w:rPr>
      </w:pPr>
    </w:p>
    <w:p w14:paraId="32228E69" w14:textId="77777777" w:rsidR="00E2709D" w:rsidRDefault="00462487">
      <w:pPr>
        <w:ind w:left="768"/>
        <w:rPr>
          <w:rFonts w:ascii="Verdana"/>
          <w:sz w:val="7"/>
        </w:rPr>
      </w:pPr>
      <w:r>
        <w:rPr>
          <w:rFonts w:ascii="Verdana"/>
          <w:w w:val="105"/>
          <w:sz w:val="7"/>
        </w:rPr>
        <w:t>0.8</w:t>
      </w:r>
    </w:p>
    <w:p w14:paraId="72BE0D43" w14:textId="77777777" w:rsidR="00E2709D" w:rsidRDefault="00E2709D">
      <w:pPr>
        <w:pStyle w:val="BodyText"/>
        <w:rPr>
          <w:rFonts w:ascii="Verdana"/>
          <w:sz w:val="6"/>
        </w:rPr>
      </w:pPr>
    </w:p>
    <w:p w14:paraId="000FA93F" w14:textId="77777777" w:rsidR="00E2709D" w:rsidRDefault="00E2709D">
      <w:pPr>
        <w:pStyle w:val="BodyText"/>
        <w:spacing w:before="6"/>
        <w:rPr>
          <w:rFonts w:ascii="Verdana"/>
          <w:sz w:val="7"/>
        </w:rPr>
      </w:pPr>
    </w:p>
    <w:p w14:paraId="73DC8A8F" w14:textId="69EE2B09" w:rsidR="00E2709D" w:rsidRDefault="00285D5B">
      <w:pPr>
        <w:ind w:left="768"/>
        <w:rPr>
          <w:rFonts w:ascii="Verdana"/>
          <w:sz w:val="7"/>
        </w:rPr>
      </w:pPr>
      <w:r>
        <w:rPr>
          <w:noProof/>
        </w:rPr>
        <mc:AlternateContent>
          <mc:Choice Requires="wps">
            <w:drawing>
              <wp:anchor distT="0" distB="0" distL="114300" distR="114300" simplePos="0" relativeHeight="15794176" behindDoc="0" locked="0" layoutInCell="1" allowOverlap="1" wp14:anchorId="0AD6D6B1" wp14:editId="5123EAA9">
                <wp:simplePos x="0" y="0"/>
                <wp:positionH relativeFrom="page">
                  <wp:posOffset>1421765</wp:posOffset>
                </wp:positionH>
                <wp:positionV relativeFrom="paragraph">
                  <wp:posOffset>38100</wp:posOffset>
                </wp:positionV>
                <wp:extent cx="80010" cy="134620"/>
                <wp:effectExtent l="0" t="0" r="0" b="0"/>
                <wp:wrapNone/>
                <wp:docPr id="279"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C407" w14:textId="77777777" w:rsidR="00E749F9" w:rsidRDefault="00E749F9">
                            <w:pPr>
                              <w:spacing w:before="6"/>
                              <w:ind w:left="20"/>
                              <w:rPr>
                                <w:rFonts w:ascii="Verdana"/>
                                <w:sz w:val="8"/>
                              </w:rPr>
                            </w:pPr>
                            <w:r>
                              <w:rPr>
                                <w:rFonts w:ascii="Verdana"/>
                                <w:w w:val="110"/>
                                <w:sz w:val="8"/>
                              </w:rPr>
                              <w:t>skill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6D6B1" id="Text Box 275" o:spid="_x0000_s1291" type="#_x0000_t202" style="position:absolute;left:0;text-align:left;margin-left:111.95pt;margin-top:3pt;width:6.3pt;height:10.6pt;z-index:1579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" filled="f" stroked="f">
                <v:textbox style="layout-flow:vertical;mso-layout-flow-alt:bottom-to-top" inset="0,0,0,0">
                  <w:txbxContent>
                    <w:p w14:paraId="0BDFC407" w14:textId="77777777" w:rsidR="00E749F9" w:rsidRDefault="00E749F9">
                      <w:pPr>
                        <w:spacing w:before="6"/>
                        <w:ind w:left="20"/>
                        <w:rPr>
                          <w:rFonts w:ascii="Verdana"/>
                          <w:sz w:val="8"/>
                        </w:rPr>
                      </w:pPr>
                      <w:r>
                        <w:rPr>
                          <w:rFonts w:ascii="Verdana"/>
                          <w:w w:val="110"/>
                          <w:sz w:val="8"/>
                        </w:rPr>
                        <w:t>skill</w:t>
                      </w:r>
                    </w:p>
                  </w:txbxContent>
                </v:textbox>
                <w10:wrap anchorx="page"/>
              </v:shape>
            </w:pict>
          </mc:Fallback>
        </mc:AlternateContent>
      </w:r>
      <w:r w:rsidR="00462487">
        <w:rPr>
          <w:rFonts w:ascii="Verdana"/>
          <w:w w:val="105"/>
          <w:sz w:val="7"/>
        </w:rPr>
        <w:t>0.6</w:t>
      </w:r>
    </w:p>
    <w:p w14:paraId="6EBC8463" w14:textId="77777777" w:rsidR="00E2709D" w:rsidRDefault="00462487">
      <w:pPr>
        <w:pStyle w:val="BodyText"/>
        <w:spacing w:before="8"/>
        <w:rPr>
          <w:rFonts w:ascii="Verdana"/>
          <w:sz w:val="6"/>
        </w:rPr>
      </w:pPr>
      <w:r>
        <w:br w:type="column"/>
      </w:r>
    </w:p>
    <w:p w14:paraId="512FBBEE" w14:textId="77777777" w:rsidR="00E2709D" w:rsidRDefault="00462487">
      <w:pPr>
        <w:ind w:left="453"/>
        <w:rPr>
          <w:rFonts w:ascii="Verdana"/>
          <w:sz w:val="9"/>
        </w:rPr>
      </w:pPr>
      <w:r>
        <w:rPr>
          <w:rFonts w:ascii="Verdana"/>
          <w:spacing w:val="-1"/>
          <w:w w:val="105"/>
          <w:sz w:val="9"/>
        </w:rPr>
        <w:t>model</w:t>
      </w:r>
      <w:r>
        <w:rPr>
          <w:rFonts w:ascii="Verdana"/>
          <w:spacing w:val="-8"/>
          <w:w w:val="105"/>
          <w:sz w:val="9"/>
        </w:rPr>
        <w:t xml:space="preserve"> </w:t>
      </w:r>
      <w:proofErr w:type="gramStart"/>
      <w:r>
        <w:rPr>
          <w:rFonts w:ascii="Verdana"/>
          <w:w w:val="105"/>
          <w:sz w:val="9"/>
        </w:rPr>
        <w:t>mean</w:t>
      </w:r>
      <w:proofErr w:type="gramEnd"/>
    </w:p>
    <w:p w14:paraId="2F497DF1" w14:textId="77777777" w:rsidR="00E2709D" w:rsidRDefault="00462487">
      <w:pPr>
        <w:pStyle w:val="BodyText"/>
        <w:spacing w:before="8"/>
        <w:rPr>
          <w:rFonts w:ascii="Verdana"/>
          <w:sz w:val="6"/>
        </w:rPr>
      </w:pPr>
      <w:r>
        <w:br w:type="column"/>
      </w:r>
    </w:p>
    <w:p w14:paraId="31715048" w14:textId="77777777" w:rsidR="00E2709D" w:rsidRDefault="00462487">
      <w:pPr>
        <w:ind w:left="768"/>
        <w:rPr>
          <w:rFonts w:ascii="Verdana"/>
          <w:sz w:val="9"/>
        </w:rPr>
      </w:pPr>
      <w:r>
        <w:rPr>
          <w:rFonts w:ascii="Verdana"/>
          <w:spacing w:val="-1"/>
          <w:w w:val="105"/>
          <w:sz w:val="9"/>
        </w:rPr>
        <w:t>member</w:t>
      </w:r>
      <w:r>
        <w:rPr>
          <w:rFonts w:ascii="Verdana"/>
          <w:spacing w:val="-5"/>
          <w:w w:val="105"/>
          <w:sz w:val="9"/>
        </w:rPr>
        <w:t xml:space="preserve"> </w:t>
      </w:r>
      <w:r>
        <w:rPr>
          <w:rFonts w:ascii="Verdana"/>
          <w:w w:val="105"/>
          <w:sz w:val="9"/>
        </w:rPr>
        <w:t>weighted</w:t>
      </w:r>
    </w:p>
    <w:p w14:paraId="6321A9CE" w14:textId="77777777" w:rsidR="00E2709D" w:rsidRDefault="00462487">
      <w:pPr>
        <w:pStyle w:val="BodyText"/>
        <w:spacing w:before="8"/>
        <w:rPr>
          <w:rFonts w:ascii="Verdana"/>
          <w:sz w:val="6"/>
        </w:rPr>
      </w:pPr>
      <w:r>
        <w:br w:type="column"/>
      </w:r>
    </w:p>
    <w:p w14:paraId="1D7C20E6" w14:textId="77777777" w:rsidR="00E2709D" w:rsidRDefault="00462487">
      <w:pPr>
        <w:ind w:left="728"/>
        <w:rPr>
          <w:rFonts w:ascii="Verdana"/>
          <w:sz w:val="9"/>
        </w:rPr>
      </w:pPr>
      <w:r>
        <w:rPr>
          <w:rFonts w:ascii="Verdana"/>
          <w:spacing w:val="-1"/>
          <w:w w:val="105"/>
          <w:sz w:val="9"/>
        </w:rPr>
        <w:t>brier</w:t>
      </w:r>
      <w:r>
        <w:rPr>
          <w:rFonts w:ascii="Verdana"/>
          <w:spacing w:val="-3"/>
          <w:w w:val="105"/>
          <w:sz w:val="9"/>
        </w:rPr>
        <w:t xml:space="preserve"> </w:t>
      </w:r>
      <w:r>
        <w:rPr>
          <w:rFonts w:ascii="Verdana"/>
          <w:spacing w:val="-1"/>
          <w:w w:val="105"/>
          <w:sz w:val="9"/>
        </w:rPr>
        <w:t>weighted</w:t>
      </w:r>
    </w:p>
    <w:p w14:paraId="3E06E1F5" w14:textId="77777777" w:rsidR="00E2709D" w:rsidRDefault="00462487">
      <w:pPr>
        <w:pStyle w:val="BodyText"/>
        <w:rPr>
          <w:rFonts w:ascii="Verdana"/>
          <w:sz w:val="6"/>
        </w:rPr>
      </w:pPr>
      <w:r>
        <w:br w:type="column"/>
      </w:r>
    </w:p>
    <w:p w14:paraId="29175C02" w14:textId="77777777" w:rsidR="00E2709D" w:rsidRDefault="00E2709D">
      <w:pPr>
        <w:pStyle w:val="BodyText"/>
        <w:rPr>
          <w:rFonts w:ascii="Verdana"/>
          <w:sz w:val="6"/>
        </w:rPr>
      </w:pPr>
    </w:p>
    <w:p w14:paraId="003170B4" w14:textId="66557894" w:rsidR="00E2709D" w:rsidRDefault="00285D5B">
      <w:pPr>
        <w:spacing w:before="51"/>
        <w:jc w:val="right"/>
        <w:rPr>
          <w:rFonts w:ascii="Verdana"/>
          <w:sz w:val="7"/>
        </w:rPr>
      </w:pPr>
      <w:r>
        <w:rPr>
          <w:noProof/>
        </w:rPr>
        <mc:AlternateContent>
          <mc:Choice Requires="wpg">
            <w:drawing>
              <wp:anchor distT="0" distB="0" distL="114300" distR="114300" simplePos="0" relativeHeight="484990464" behindDoc="1" locked="0" layoutInCell="1" allowOverlap="1" wp14:anchorId="6EF70231" wp14:editId="63C3B722">
                <wp:simplePos x="0" y="0"/>
                <wp:positionH relativeFrom="page">
                  <wp:posOffset>4538345</wp:posOffset>
                </wp:positionH>
                <wp:positionV relativeFrom="paragraph">
                  <wp:posOffset>37465</wp:posOffset>
                </wp:positionV>
                <wp:extent cx="843915" cy="845185"/>
                <wp:effectExtent l="0" t="0" r="0" b="0"/>
                <wp:wrapNone/>
                <wp:docPr id="191"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7147" y="59"/>
                          <a:chExt cx="1329" cy="1331"/>
                        </a:xfrm>
                      </wpg:grpSpPr>
                      <wps:wsp>
                        <wps:cNvPr id="192" name="Freeform 274"/>
                        <wps:cNvSpPr>
                          <a:spLocks/>
                        </wps:cNvSpPr>
                        <wps:spPr bwMode="auto">
                          <a:xfrm>
                            <a:off x="7306" y="1368"/>
                            <a:ext cx="2" cy="21"/>
                          </a:xfrm>
                          <a:custGeom>
                            <a:avLst/>
                            <a:gdLst>
                              <a:gd name="T0" fmla="+- 0 1369 1369"/>
                              <a:gd name="T1" fmla="*/ 1369 h 21"/>
                              <a:gd name="T2" fmla="+- 0 1390 1369"/>
                              <a:gd name="T3" fmla="*/ 1390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Line 273"/>
                        <wps:cNvCnPr>
                          <a:cxnSpLocks noChangeShapeType="1"/>
                        </wps:cNvCnPr>
                        <wps:spPr bwMode="auto">
                          <a:xfrm>
                            <a:off x="7307" y="1369"/>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Freeform 272"/>
                        <wps:cNvSpPr>
                          <a:spLocks/>
                        </wps:cNvSpPr>
                        <wps:spPr bwMode="auto">
                          <a:xfrm>
                            <a:off x="7167"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Line 271"/>
                        <wps:cNvCnPr>
                          <a:cxnSpLocks noChangeShapeType="1"/>
                        </wps:cNvCnPr>
                        <wps:spPr bwMode="auto">
                          <a:xfrm>
                            <a:off x="7167"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Freeform 270"/>
                        <wps:cNvSpPr>
                          <a:spLocks/>
                        </wps:cNvSpPr>
                        <wps:spPr bwMode="auto">
                          <a:xfrm>
                            <a:off x="7204"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Line 269"/>
                        <wps:cNvCnPr>
                          <a:cxnSpLocks noChangeShapeType="1"/>
                        </wps:cNvCnPr>
                        <wps:spPr bwMode="auto">
                          <a:xfrm>
                            <a:off x="7204"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Freeform 268"/>
                        <wps:cNvSpPr>
                          <a:spLocks/>
                        </wps:cNvSpPr>
                        <wps:spPr bwMode="auto">
                          <a:xfrm>
                            <a:off x="723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Line 267"/>
                        <wps:cNvCnPr>
                          <a:cxnSpLocks noChangeShapeType="1"/>
                        </wps:cNvCnPr>
                        <wps:spPr bwMode="auto">
                          <a:xfrm>
                            <a:off x="7235"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Freeform 266"/>
                        <wps:cNvSpPr>
                          <a:spLocks/>
                        </wps:cNvSpPr>
                        <wps:spPr bwMode="auto">
                          <a:xfrm>
                            <a:off x="7262"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Line 265"/>
                        <wps:cNvCnPr>
                          <a:cxnSpLocks noChangeShapeType="1"/>
                        </wps:cNvCnPr>
                        <wps:spPr bwMode="auto">
                          <a:xfrm>
                            <a:off x="7262"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Freeform 264"/>
                        <wps:cNvSpPr>
                          <a:spLocks/>
                        </wps:cNvSpPr>
                        <wps:spPr bwMode="auto">
                          <a:xfrm>
                            <a:off x="728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Line 263"/>
                        <wps:cNvCnPr>
                          <a:cxnSpLocks noChangeShapeType="1"/>
                        </wps:cNvCnPr>
                        <wps:spPr bwMode="auto">
                          <a:xfrm>
                            <a:off x="728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Freeform 262"/>
                        <wps:cNvSpPr>
                          <a:spLocks/>
                        </wps:cNvSpPr>
                        <wps:spPr bwMode="auto">
                          <a:xfrm>
                            <a:off x="7146" y="1337"/>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Line 261"/>
                        <wps:cNvCnPr>
                          <a:cxnSpLocks noChangeShapeType="1"/>
                        </wps:cNvCnPr>
                        <wps:spPr bwMode="auto">
                          <a:xfrm>
                            <a:off x="7167" y="1338"/>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Freeform 260"/>
                        <wps:cNvSpPr>
                          <a:spLocks/>
                        </wps:cNvSpPr>
                        <wps:spPr bwMode="auto">
                          <a:xfrm>
                            <a:off x="7146" y="1088"/>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Line 259"/>
                        <wps:cNvCnPr>
                          <a:cxnSpLocks noChangeShapeType="1"/>
                        </wps:cNvCnPr>
                        <wps:spPr bwMode="auto">
                          <a:xfrm>
                            <a:off x="7167" y="108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Freeform 258"/>
                        <wps:cNvSpPr>
                          <a:spLocks/>
                        </wps:cNvSpPr>
                        <wps:spPr bwMode="auto">
                          <a:xfrm>
                            <a:off x="7146" y="839"/>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Line 257"/>
                        <wps:cNvCnPr>
                          <a:cxnSpLocks noChangeShapeType="1"/>
                        </wps:cNvCnPr>
                        <wps:spPr bwMode="auto">
                          <a:xfrm>
                            <a:off x="7167" y="84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Freeform 256"/>
                        <wps:cNvSpPr>
                          <a:spLocks/>
                        </wps:cNvSpPr>
                        <wps:spPr bwMode="auto">
                          <a:xfrm>
                            <a:off x="7146" y="590"/>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Line 255"/>
                        <wps:cNvCnPr>
                          <a:cxnSpLocks noChangeShapeType="1"/>
                        </wps:cNvCnPr>
                        <wps:spPr bwMode="auto">
                          <a:xfrm>
                            <a:off x="7167" y="59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 name="Freeform 254"/>
                        <wps:cNvSpPr>
                          <a:spLocks/>
                        </wps:cNvSpPr>
                        <wps:spPr bwMode="auto">
                          <a:xfrm>
                            <a:off x="7146" y="341"/>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Line 253"/>
                        <wps:cNvCnPr>
                          <a:cxnSpLocks noChangeShapeType="1"/>
                        </wps:cNvCnPr>
                        <wps:spPr bwMode="auto">
                          <a:xfrm>
                            <a:off x="7167" y="34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Freeform 252"/>
                        <wps:cNvSpPr>
                          <a:spLocks/>
                        </wps:cNvSpPr>
                        <wps:spPr bwMode="auto">
                          <a:xfrm>
                            <a:off x="7146" y="92"/>
                            <a:ext cx="21" cy="2"/>
                          </a:xfrm>
                          <a:custGeom>
                            <a:avLst/>
                            <a:gdLst>
                              <a:gd name="T0" fmla="+- 0 7167 7147"/>
                              <a:gd name="T1" fmla="*/ T0 w 21"/>
                              <a:gd name="T2" fmla="+- 0 7147 7147"/>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Line 251"/>
                        <wps:cNvCnPr>
                          <a:cxnSpLocks noChangeShapeType="1"/>
                        </wps:cNvCnPr>
                        <wps:spPr bwMode="auto">
                          <a:xfrm>
                            <a:off x="7167" y="92"/>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Line 250"/>
                        <wps:cNvCnPr>
                          <a:cxnSpLocks noChangeShapeType="1"/>
                        </wps:cNvCnPr>
                        <wps:spPr bwMode="auto">
                          <a:xfrm>
                            <a:off x="7167" y="136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Freeform 249"/>
                        <wps:cNvSpPr>
                          <a:spLocks/>
                        </wps:cNvSpPr>
                        <wps:spPr bwMode="auto">
                          <a:xfrm>
                            <a:off x="7770" y="1368"/>
                            <a:ext cx="2" cy="21"/>
                          </a:xfrm>
                          <a:custGeom>
                            <a:avLst/>
                            <a:gdLst>
                              <a:gd name="T0" fmla="+- 0 1369 1369"/>
                              <a:gd name="T1" fmla="*/ 1369 h 21"/>
                              <a:gd name="T2" fmla="+- 0 1390 1369"/>
                              <a:gd name="T3" fmla="*/ 1390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Line 248"/>
                        <wps:cNvCnPr>
                          <a:cxnSpLocks noChangeShapeType="1"/>
                        </wps:cNvCnPr>
                        <wps:spPr bwMode="auto">
                          <a:xfrm>
                            <a:off x="7770" y="1369"/>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Freeform 247"/>
                        <wps:cNvSpPr>
                          <a:spLocks/>
                        </wps:cNvSpPr>
                        <wps:spPr bwMode="auto">
                          <a:xfrm>
                            <a:off x="7528"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Line 246"/>
                        <wps:cNvCnPr>
                          <a:cxnSpLocks noChangeShapeType="1"/>
                        </wps:cNvCnPr>
                        <wps:spPr bwMode="auto">
                          <a:xfrm>
                            <a:off x="7528"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Freeform 245"/>
                        <wps:cNvSpPr>
                          <a:spLocks/>
                        </wps:cNvSpPr>
                        <wps:spPr bwMode="auto">
                          <a:xfrm>
                            <a:off x="7586"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Line 244"/>
                        <wps:cNvCnPr>
                          <a:cxnSpLocks noChangeShapeType="1"/>
                        </wps:cNvCnPr>
                        <wps:spPr bwMode="auto">
                          <a:xfrm>
                            <a:off x="758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Freeform 243"/>
                        <wps:cNvSpPr>
                          <a:spLocks/>
                        </wps:cNvSpPr>
                        <wps:spPr bwMode="auto">
                          <a:xfrm>
                            <a:off x="7630"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Line 242"/>
                        <wps:cNvCnPr>
                          <a:cxnSpLocks noChangeShapeType="1"/>
                        </wps:cNvCnPr>
                        <wps:spPr bwMode="auto">
                          <a:xfrm>
                            <a:off x="7631"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Freeform 241"/>
                        <wps:cNvSpPr>
                          <a:spLocks/>
                        </wps:cNvSpPr>
                        <wps:spPr bwMode="auto">
                          <a:xfrm>
                            <a:off x="7667"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240"/>
                        <wps:cNvCnPr>
                          <a:cxnSpLocks noChangeShapeType="1"/>
                        </wps:cNvCnPr>
                        <wps:spPr bwMode="auto">
                          <a:xfrm>
                            <a:off x="7668"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Freeform 239"/>
                        <wps:cNvSpPr>
                          <a:spLocks/>
                        </wps:cNvSpPr>
                        <wps:spPr bwMode="auto">
                          <a:xfrm>
                            <a:off x="7698"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Line 238"/>
                        <wps:cNvCnPr>
                          <a:cxnSpLocks noChangeShapeType="1"/>
                        </wps:cNvCnPr>
                        <wps:spPr bwMode="auto">
                          <a:xfrm>
                            <a:off x="769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Freeform 237"/>
                        <wps:cNvSpPr>
                          <a:spLocks/>
                        </wps:cNvSpPr>
                        <wps:spPr bwMode="auto">
                          <a:xfrm>
                            <a:off x="772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236"/>
                        <wps:cNvCnPr>
                          <a:cxnSpLocks noChangeShapeType="1"/>
                        </wps:cNvCnPr>
                        <wps:spPr bwMode="auto">
                          <a:xfrm>
                            <a:off x="772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 name="Freeform 235"/>
                        <wps:cNvSpPr>
                          <a:spLocks/>
                        </wps:cNvSpPr>
                        <wps:spPr bwMode="auto">
                          <a:xfrm>
                            <a:off x="774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Line 234"/>
                        <wps:cNvCnPr>
                          <a:cxnSpLocks noChangeShapeType="1"/>
                        </wps:cNvCnPr>
                        <wps:spPr bwMode="auto">
                          <a:xfrm>
                            <a:off x="774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 name="Freeform 233"/>
                        <wps:cNvSpPr>
                          <a:spLocks/>
                        </wps:cNvSpPr>
                        <wps:spPr bwMode="auto">
                          <a:xfrm>
                            <a:off x="8233" y="1368"/>
                            <a:ext cx="2" cy="21"/>
                          </a:xfrm>
                          <a:custGeom>
                            <a:avLst/>
                            <a:gdLst>
                              <a:gd name="T0" fmla="+- 0 1369 1369"/>
                              <a:gd name="T1" fmla="*/ 1369 h 21"/>
                              <a:gd name="T2" fmla="+- 0 1390 1369"/>
                              <a:gd name="T3" fmla="*/ 1390 h 21"/>
                            </a:gdLst>
                            <a:ahLst/>
                            <a:cxnLst>
                              <a:cxn ang="0">
                                <a:pos x="0" y="T1"/>
                              </a:cxn>
                              <a:cxn ang="0">
                                <a:pos x="0" y="T3"/>
                              </a:cxn>
                            </a:cxnLst>
                            <a:rect l="0" t="0" r="r" b="b"/>
                            <a:pathLst>
                              <a:path h="21">
                                <a:moveTo>
                                  <a:pt x="0" y="0"/>
                                </a:moveTo>
                                <a:lnTo>
                                  <a:pt x="0" y="2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Line 232"/>
                        <wps:cNvCnPr>
                          <a:cxnSpLocks noChangeShapeType="1"/>
                        </wps:cNvCnPr>
                        <wps:spPr bwMode="auto">
                          <a:xfrm>
                            <a:off x="8234" y="1369"/>
                            <a:ext cx="0" cy="21"/>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Freeform 231"/>
                        <wps:cNvSpPr>
                          <a:spLocks/>
                        </wps:cNvSpPr>
                        <wps:spPr bwMode="auto">
                          <a:xfrm>
                            <a:off x="7991"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Line 230"/>
                        <wps:cNvCnPr>
                          <a:cxnSpLocks noChangeShapeType="1"/>
                        </wps:cNvCnPr>
                        <wps:spPr bwMode="auto">
                          <a:xfrm>
                            <a:off x="7992"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Freeform 229"/>
                        <wps:cNvSpPr>
                          <a:spLocks/>
                        </wps:cNvSpPr>
                        <wps:spPr bwMode="auto">
                          <a:xfrm>
                            <a:off x="804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Line 228"/>
                        <wps:cNvCnPr>
                          <a:cxnSpLocks noChangeShapeType="1"/>
                        </wps:cNvCnPr>
                        <wps:spPr bwMode="auto">
                          <a:xfrm>
                            <a:off x="804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Freeform 227"/>
                        <wps:cNvSpPr>
                          <a:spLocks/>
                        </wps:cNvSpPr>
                        <wps:spPr bwMode="auto">
                          <a:xfrm>
                            <a:off x="8094"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Line 226"/>
                        <wps:cNvCnPr>
                          <a:cxnSpLocks noChangeShapeType="1"/>
                        </wps:cNvCnPr>
                        <wps:spPr bwMode="auto">
                          <a:xfrm>
                            <a:off x="8094"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Freeform 225"/>
                        <wps:cNvSpPr>
                          <a:spLocks/>
                        </wps:cNvSpPr>
                        <wps:spPr bwMode="auto">
                          <a:xfrm>
                            <a:off x="8131"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Line 224"/>
                        <wps:cNvCnPr>
                          <a:cxnSpLocks noChangeShapeType="1"/>
                        </wps:cNvCnPr>
                        <wps:spPr bwMode="auto">
                          <a:xfrm>
                            <a:off x="8131"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 name="Freeform 223"/>
                        <wps:cNvSpPr>
                          <a:spLocks/>
                        </wps:cNvSpPr>
                        <wps:spPr bwMode="auto">
                          <a:xfrm>
                            <a:off x="8162"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Line 222"/>
                        <wps:cNvCnPr>
                          <a:cxnSpLocks noChangeShapeType="1"/>
                        </wps:cNvCnPr>
                        <wps:spPr bwMode="auto">
                          <a:xfrm>
                            <a:off x="8162"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Freeform 221"/>
                        <wps:cNvSpPr>
                          <a:spLocks/>
                        </wps:cNvSpPr>
                        <wps:spPr bwMode="auto">
                          <a:xfrm>
                            <a:off x="818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Line 220"/>
                        <wps:cNvCnPr>
                          <a:cxnSpLocks noChangeShapeType="1"/>
                        </wps:cNvCnPr>
                        <wps:spPr bwMode="auto">
                          <a:xfrm>
                            <a:off x="8189"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Freeform 219"/>
                        <wps:cNvSpPr>
                          <a:spLocks/>
                        </wps:cNvSpPr>
                        <wps:spPr bwMode="auto">
                          <a:xfrm>
                            <a:off x="8212"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Line 218"/>
                        <wps:cNvCnPr>
                          <a:cxnSpLocks noChangeShapeType="1"/>
                        </wps:cNvCnPr>
                        <wps:spPr bwMode="auto">
                          <a:xfrm>
                            <a:off x="8213"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Freeform 217"/>
                        <wps:cNvSpPr>
                          <a:spLocks/>
                        </wps:cNvSpPr>
                        <wps:spPr bwMode="auto">
                          <a:xfrm>
                            <a:off x="7446"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Line 216"/>
                        <wps:cNvCnPr>
                          <a:cxnSpLocks noChangeShapeType="1"/>
                        </wps:cNvCnPr>
                        <wps:spPr bwMode="auto">
                          <a:xfrm>
                            <a:off x="7446"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215"/>
                        <wps:cNvCnPr>
                          <a:cxnSpLocks noChangeShapeType="1"/>
                        </wps:cNvCnPr>
                        <wps:spPr bwMode="auto">
                          <a:xfrm>
                            <a:off x="7446" y="1360"/>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2" name="Freeform 214"/>
                        <wps:cNvSpPr>
                          <a:spLocks/>
                        </wps:cNvSpPr>
                        <wps:spPr bwMode="auto">
                          <a:xfrm>
                            <a:off x="7909"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Line 213"/>
                        <wps:cNvCnPr>
                          <a:cxnSpLocks noChangeShapeType="1"/>
                        </wps:cNvCnPr>
                        <wps:spPr bwMode="auto">
                          <a:xfrm>
                            <a:off x="7910"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Freeform 212"/>
                        <wps:cNvSpPr>
                          <a:spLocks/>
                        </wps:cNvSpPr>
                        <wps:spPr bwMode="auto">
                          <a:xfrm>
                            <a:off x="8373"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Line 211"/>
                        <wps:cNvCnPr>
                          <a:cxnSpLocks noChangeShapeType="1"/>
                        </wps:cNvCnPr>
                        <wps:spPr bwMode="auto">
                          <a:xfrm>
                            <a:off x="8373"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Freeform 210"/>
                        <wps:cNvSpPr>
                          <a:spLocks/>
                        </wps:cNvSpPr>
                        <wps:spPr bwMode="auto">
                          <a:xfrm>
                            <a:off x="8455" y="1368"/>
                            <a:ext cx="2" cy="12"/>
                          </a:xfrm>
                          <a:custGeom>
                            <a:avLst/>
                            <a:gdLst>
                              <a:gd name="T0" fmla="+- 0 1369 1369"/>
                              <a:gd name="T1" fmla="*/ 1369 h 12"/>
                              <a:gd name="T2" fmla="+- 0 1381 1369"/>
                              <a:gd name="T3" fmla="*/ 1381 h 12"/>
                            </a:gdLst>
                            <a:ahLst/>
                            <a:cxnLst>
                              <a:cxn ang="0">
                                <a:pos x="0" y="T1"/>
                              </a:cxn>
                              <a:cxn ang="0">
                                <a:pos x="0" y="T3"/>
                              </a:cxn>
                            </a:cxnLst>
                            <a:rect l="0" t="0" r="r" b="b"/>
                            <a:pathLst>
                              <a:path h="12">
                                <a:moveTo>
                                  <a:pt x="0" y="0"/>
                                </a:moveTo>
                                <a:lnTo>
                                  <a:pt x="0" y="1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Line 209"/>
                        <wps:cNvCnPr>
                          <a:cxnSpLocks noChangeShapeType="1"/>
                        </wps:cNvCnPr>
                        <wps:spPr bwMode="auto">
                          <a:xfrm>
                            <a:off x="8455" y="1369"/>
                            <a:ext cx="0" cy="12"/>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AutoShape 208"/>
                        <wps:cNvSpPr>
                          <a:spLocks/>
                        </wps:cNvSpPr>
                        <wps:spPr bwMode="auto">
                          <a:xfrm>
                            <a:off x="7167" y="61"/>
                            <a:ext cx="1288" cy="1308"/>
                          </a:xfrm>
                          <a:custGeom>
                            <a:avLst/>
                            <a:gdLst>
                              <a:gd name="T0" fmla="+- 0 8455 7167"/>
                              <a:gd name="T1" fmla="*/ T0 w 1288"/>
                              <a:gd name="T2" fmla="+- 0 1369 61"/>
                              <a:gd name="T3" fmla="*/ 1369 h 1308"/>
                              <a:gd name="T4" fmla="+- 0 8455 7167"/>
                              <a:gd name="T5" fmla="*/ T4 w 1288"/>
                              <a:gd name="T6" fmla="+- 0 61 61"/>
                              <a:gd name="T7" fmla="*/ 61 h 1308"/>
                              <a:gd name="T8" fmla="+- 0 7167 7167"/>
                              <a:gd name="T9" fmla="*/ T8 w 1288"/>
                              <a:gd name="T10" fmla="+- 0 1369 61"/>
                              <a:gd name="T11" fmla="*/ 1369 h 1308"/>
                              <a:gd name="T12" fmla="+- 0 8455 7167"/>
                              <a:gd name="T13" fmla="*/ T12 w 1288"/>
                              <a:gd name="T14" fmla="+- 0 1369 61"/>
                              <a:gd name="T15" fmla="*/ 1369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Line 207"/>
                        <wps:cNvCnPr>
                          <a:cxnSpLocks noChangeShapeType="1"/>
                        </wps:cNvCnPr>
                        <wps:spPr bwMode="auto">
                          <a:xfrm>
                            <a:off x="7446" y="61"/>
                            <a:ext cx="0" cy="1166"/>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0" name="Line 206"/>
                        <wps:cNvCnPr>
                          <a:cxnSpLocks noChangeShapeType="1"/>
                        </wps:cNvCnPr>
                        <wps:spPr bwMode="auto">
                          <a:xfrm>
                            <a:off x="7167" y="61"/>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Freeform 205"/>
                        <wps:cNvSpPr>
                          <a:spLocks/>
                        </wps:cNvSpPr>
                        <wps:spPr bwMode="auto">
                          <a:xfrm>
                            <a:off x="7167" y="92"/>
                            <a:ext cx="1288" cy="608"/>
                          </a:xfrm>
                          <a:custGeom>
                            <a:avLst/>
                            <a:gdLst>
                              <a:gd name="T0" fmla="+- 0 7167 7167"/>
                              <a:gd name="T1" fmla="*/ T0 w 1288"/>
                              <a:gd name="T2" fmla="+- 0 699 92"/>
                              <a:gd name="T3" fmla="*/ 699 h 608"/>
                              <a:gd name="T4" fmla="+- 0 7235 7167"/>
                              <a:gd name="T5" fmla="*/ T4 w 1288"/>
                              <a:gd name="T6" fmla="+- 0 680 92"/>
                              <a:gd name="T7" fmla="*/ 680 h 608"/>
                              <a:gd name="T8" fmla="+- 0 7307 7167"/>
                              <a:gd name="T9" fmla="*/ T8 w 1288"/>
                              <a:gd name="T10" fmla="+- 0 677 92"/>
                              <a:gd name="T11" fmla="*/ 677 h 608"/>
                              <a:gd name="T12" fmla="+- 0 7389 7167"/>
                              <a:gd name="T13" fmla="*/ T12 w 1288"/>
                              <a:gd name="T14" fmla="+- 0 640 92"/>
                              <a:gd name="T15" fmla="*/ 640 h 608"/>
                              <a:gd name="T16" fmla="+- 0 7446 7167"/>
                              <a:gd name="T17" fmla="*/ T16 w 1288"/>
                              <a:gd name="T18" fmla="+- 0 621 92"/>
                              <a:gd name="T19" fmla="*/ 621 h 608"/>
                              <a:gd name="T20" fmla="+- 0 7528 7167"/>
                              <a:gd name="T21" fmla="*/ T20 w 1288"/>
                              <a:gd name="T22" fmla="+- 0 625 92"/>
                              <a:gd name="T23" fmla="*/ 625 h 608"/>
                              <a:gd name="T24" fmla="+- 0 7631 7167"/>
                              <a:gd name="T25" fmla="*/ T24 w 1288"/>
                              <a:gd name="T26" fmla="+- 0 609 92"/>
                              <a:gd name="T27" fmla="*/ 609 h 608"/>
                              <a:gd name="T28" fmla="+- 0 7699 7167"/>
                              <a:gd name="T29" fmla="*/ T28 w 1288"/>
                              <a:gd name="T30" fmla="+- 0 584 92"/>
                              <a:gd name="T31" fmla="*/ 584 h 608"/>
                              <a:gd name="T32" fmla="+- 0 7770 7167"/>
                              <a:gd name="T33" fmla="*/ T32 w 1288"/>
                              <a:gd name="T34" fmla="+- 0 560 92"/>
                              <a:gd name="T35" fmla="*/ 560 h 608"/>
                              <a:gd name="T36" fmla="+- 0 7852 7167"/>
                              <a:gd name="T37" fmla="*/ T36 w 1288"/>
                              <a:gd name="T38" fmla="+- 0 503 92"/>
                              <a:gd name="T39" fmla="*/ 503 h 608"/>
                              <a:gd name="T40" fmla="+- 0 7910 7167"/>
                              <a:gd name="T41" fmla="*/ T40 w 1288"/>
                              <a:gd name="T42" fmla="+- 0 423 92"/>
                              <a:gd name="T43" fmla="*/ 423 h 608"/>
                              <a:gd name="T44" fmla="+- 0 7992 7167"/>
                              <a:gd name="T45" fmla="*/ T44 w 1288"/>
                              <a:gd name="T46" fmla="+- 0 367 92"/>
                              <a:gd name="T47" fmla="*/ 367 h 608"/>
                              <a:gd name="T48" fmla="+- 0 8094 7167"/>
                              <a:gd name="T49" fmla="*/ T48 w 1288"/>
                              <a:gd name="T50" fmla="+- 0 370 92"/>
                              <a:gd name="T51" fmla="*/ 370 h 608"/>
                              <a:gd name="T52" fmla="+- 0 8162 7167"/>
                              <a:gd name="T53" fmla="*/ T52 w 1288"/>
                              <a:gd name="T54" fmla="+- 0 398 92"/>
                              <a:gd name="T55" fmla="*/ 398 h 608"/>
                              <a:gd name="T56" fmla="+- 0 8234 7167"/>
                              <a:gd name="T57" fmla="*/ T56 w 1288"/>
                              <a:gd name="T58" fmla="+- 0 370 92"/>
                              <a:gd name="T59" fmla="*/ 370 h 608"/>
                              <a:gd name="T60" fmla="+- 0 8316 7167"/>
                              <a:gd name="T61" fmla="*/ T60 w 1288"/>
                              <a:gd name="T62" fmla="+- 0 358 92"/>
                              <a:gd name="T63" fmla="*/ 358 h 608"/>
                              <a:gd name="T64" fmla="+- 0 8373 7167"/>
                              <a:gd name="T65" fmla="*/ T64 w 1288"/>
                              <a:gd name="T66" fmla="+- 0 177 92"/>
                              <a:gd name="T67" fmla="*/ 177 h 608"/>
                              <a:gd name="T68" fmla="+- 0 8455 7167"/>
                              <a:gd name="T69" fmla="*/ T68 w 1288"/>
                              <a:gd name="T70" fmla="+- 0 92 92"/>
                              <a:gd name="T71" fmla="*/ 92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08">
                                <a:moveTo>
                                  <a:pt x="0" y="607"/>
                                </a:moveTo>
                                <a:lnTo>
                                  <a:pt x="68" y="588"/>
                                </a:lnTo>
                                <a:lnTo>
                                  <a:pt x="140" y="585"/>
                                </a:lnTo>
                                <a:lnTo>
                                  <a:pt x="222" y="548"/>
                                </a:lnTo>
                                <a:lnTo>
                                  <a:pt x="279" y="529"/>
                                </a:lnTo>
                                <a:lnTo>
                                  <a:pt x="361" y="533"/>
                                </a:lnTo>
                                <a:lnTo>
                                  <a:pt x="464" y="517"/>
                                </a:lnTo>
                                <a:lnTo>
                                  <a:pt x="532" y="492"/>
                                </a:lnTo>
                                <a:lnTo>
                                  <a:pt x="603" y="468"/>
                                </a:lnTo>
                                <a:lnTo>
                                  <a:pt x="685" y="411"/>
                                </a:lnTo>
                                <a:lnTo>
                                  <a:pt x="743" y="331"/>
                                </a:lnTo>
                                <a:lnTo>
                                  <a:pt x="825" y="275"/>
                                </a:lnTo>
                                <a:lnTo>
                                  <a:pt x="927" y="278"/>
                                </a:lnTo>
                                <a:lnTo>
                                  <a:pt x="995" y="306"/>
                                </a:lnTo>
                                <a:lnTo>
                                  <a:pt x="1067" y="278"/>
                                </a:lnTo>
                                <a:lnTo>
                                  <a:pt x="1149" y="266"/>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04"/>
                        <wps:cNvSpPr>
                          <a:spLocks/>
                        </wps:cNvSpPr>
                        <wps:spPr bwMode="auto">
                          <a:xfrm>
                            <a:off x="7167" y="92"/>
                            <a:ext cx="1288" cy="600"/>
                          </a:xfrm>
                          <a:custGeom>
                            <a:avLst/>
                            <a:gdLst>
                              <a:gd name="T0" fmla="+- 0 7167 7167"/>
                              <a:gd name="T1" fmla="*/ T0 w 1288"/>
                              <a:gd name="T2" fmla="+- 0 692 92"/>
                              <a:gd name="T3" fmla="*/ 692 h 600"/>
                              <a:gd name="T4" fmla="+- 0 7235 7167"/>
                              <a:gd name="T5" fmla="*/ T4 w 1288"/>
                              <a:gd name="T6" fmla="+- 0 678 92"/>
                              <a:gd name="T7" fmla="*/ 678 h 600"/>
                              <a:gd name="T8" fmla="+- 0 7307 7167"/>
                              <a:gd name="T9" fmla="*/ T8 w 1288"/>
                              <a:gd name="T10" fmla="+- 0 678 92"/>
                              <a:gd name="T11" fmla="*/ 678 h 600"/>
                              <a:gd name="T12" fmla="+- 0 7389 7167"/>
                              <a:gd name="T13" fmla="*/ T12 w 1288"/>
                              <a:gd name="T14" fmla="+- 0 646 92"/>
                              <a:gd name="T15" fmla="*/ 646 h 600"/>
                              <a:gd name="T16" fmla="+- 0 7446 7167"/>
                              <a:gd name="T17" fmla="*/ T16 w 1288"/>
                              <a:gd name="T18" fmla="+- 0 621 92"/>
                              <a:gd name="T19" fmla="*/ 621 h 600"/>
                              <a:gd name="T20" fmla="+- 0 7528 7167"/>
                              <a:gd name="T21" fmla="*/ T20 w 1288"/>
                              <a:gd name="T22" fmla="+- 0 625 92"/>
                              <a:gd name="T23" fmla="*/ 625 h 600"/>
                              <a:gd name="T24" fmla="+- 0 7631 7167"/>
                              <a:gd name="T25" fmla="*/ T24 w 1288"/>
                              <a:gd name="T26" fmla="+- 0 611 92"/>
                              <a:gd name="T27" fmla="*/ 611 h 600"/>
                              <a:gd name="T28" fmla="+- 0 7699 7167"/>
                              <a:gd name="T29" fmla="*/ T28 w 1288"/>
                              <a:gd name="T30" fmla="+- 0 569 92"/>
                              <a:gd name="T31" fmla="*/ 569 h 600"/>
                              <a:gd name="T32" fmla="+- 0 7770 7167"/>
                              <a:gd name="T33" fmla="*/ T32 w 1288"/>
                              <a:gd name="T34" fmla="+- 0 564 92"/>
                              <a:gd name="T35" fmla="*/ 564 h 600"/>
                              <a:gd name="T36" fmla="+- 0 7852 7167"/>
                              <a:gd name="T37" fmla="*/ T36 w 1288"/>
                              <a:gd name="T38" fmla="+- 0 479 92"/>
                              <a:gd name="T39" fmla="*/ 479 h 600"/>
                              <a:gd name="T40" fmla="+- 0 7910 7167"/>
                              <a:gd name="T41" fmla="*/ T40 w 1288"/>
                              <a:gd name="T42" fmla="+- 0 382 92"/>
                              <a:gd name="T43" fmla="*/ 382 h 600"/>
                              <a:gd name="T44" fmla="+- 0 7992 7167"/>
                              <a:gd name="T45" fmla="*/ T44 w 1288"/>
                              <a:gd name="T46" fmla="+- 0 330 92"/>
                              <a:gd name="T47" fmla="*/ 330 h 600"/>
                              <a:gd name="T48" fmla="+- 0 8094 7167"/>
                              <a:gd name="T49" fmla="*/ T48 w 1288"/>
                              <a:gd name="T50" fmla="+- 0 331 92"/>
                              <a:gd name="T51" fmla="*/ 331 h 600"/>
                              <a:gd name="T52" fmla="+- 0 8162 7167"/>
                              <a:gd name="T53" fmla="*/ T52 w 1288"/>
                              <a:gd name="T54" fmla="+- 0 366 92"/>
                              <a:gd name="T55" fmla="*/ 366 h 600"/>
                              <a:gd name="T56" fmla="+- 0 8234 7167"/>
                              <a:gd name="T57" fmla="*/ T56 w 1288"/>
                              <a:gd name="T58" fmla="+- 0 356 92"/>
                              <a:gd name="T59" fmla="*/ 356 h 600"/>
                              <a:gd name="T60" fmla="+- 0 8316 7167"/>
                              <a:gd name="T61" fmla="*/ T60 w 1288"/>
                              <a:gd name="T62" fmla="+- 0 311 92"/>
                              <a:gd name="T63" fmla="*/ 311 h 600"/>
                              <a:gd name="T64" fmla="+- 0 8373 7167"/>
                              <a:gd name="T65" fmla="*/ T64 w 1288"/>
                              <a:gd name="T66" fmla="+- 0 177 92"/>
                              <a:gd name="T67" fmla="*/ 177 h 600"/>
                              <a:gd name="T68" fmla="+- 0 8455 7167"/>
                              <a:gd name="T69" fmla="*/ T68 w 1288"/>
                              <a:gd name="T70" fmla="+- 0 92 92"/>
                              <a:gd name="T71" fmla="*/ 92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00">
                                <a:moveTo>
                                  <a:pt x="0" y="600"/>
                                </a:moveTo>
                                <a:lnTo>
                                  <a:pt x="68" y="586"/>
                                </a:lnTo>
                                <a:lnTo>
                                  <a:pt x="140" y="586"/>
                                </a:lnTo>
                                <a:lnTo>
                                  <a:pt x="222" y="554"/>
                                </a:lnTo>
                                <a:lnTo>
                                  <a:pt x="279" y="529"/>
                                </a:lnTo>
                                <a:lnTo>
                                  <a:pt x="361" y="533"/>
                                </a:lnTo>
                                <a:lnTo>
                                  <a:pt x="464" y="519"/>
                                </a:lnTo>
                                <a:lnTo>
                                  <a:pt x="532" y="477"/>
                                </a:lnTo>
                                <a:lnTo>
                                  <a:pt x="603" y="472"/>
                                </a:lnTo>
                                <a:lnTo>
                                  <a:pt x="685" y="387"/>
                                </a:lnTo>
                                <a:lnTo>
                                  <a:pt x="743" y="290"/>
                                </a:lnTo>
                                <a:lnTo>
                                  <a:pt x="825" y="238"/>
                                </a:lnTo>
                                <a:lnTo>
                                  <a:pt x="927" y="239"/>
                                </a:lnTo>
                                <a:lnTo>
                                  <a:pt x="995" y="274"/>
                                </a:lnTo>
                                <a:lnTo>
                                  <a:pt x="1067" y="264"/>
                                </a:lnTo>
                                <a:lnTo>
                                  <a:pt x="1149" y="219"/>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03"/>
                        <wps:cNvSpPr>
                          <a:spLocks/>
                        </wps:cNvSpPr>
                        <wps:spPr bwMode="auto">
                          <a:xfrm>
                            <a:off x="8455" y="1337"/>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Line 202"/>
                        <wps:cNvCnPr>
                          <a:cxnSpLocks noChangeShapeType="1"/>
                        </wps:cNvCnPr>
                        <wps:spPr bwMode="auto">
                          <a:xfrm>
                            <a:off x="8455" y="1338"/>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Freeform 201"/>
                        <wps:cNvSpPr>
                          <a:spLocks/>
                        </wps:cNvSpPr>
                        <wps:spPr bwMode="auto">
                          <a:xfrm>
                            <a:off x="8455" y="1088"/>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Line 200"/>
                        <wps:cNvCnPr>
                          <a:cxnSpLocks noChangeShapeType="1"/>
                        </wps:cNvCnPr>
                        <wps:spPr bwMode="auto">
                          <a:xfrm>
                            <a:off x="8455" y="1089"/>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Freeform 199"/>
                        <wps:cNvSpPr>
                          <a:spLocks/>
                        </wps:cNvSpPr>
                        <wps:spPr bwMode="auto">
                          <a:xfrm>
                            <a:off x="8455" y="839"/>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Line 198"/>
                        <wps:cNvCnPr>
                          <a:cxnSpLocks noChangeShapeType="1"/>
                        </wps:cNvCnPr>
                        <wps:spPr bwMode="auto">
                          <a:xfrm>
                            <a:off x="8455" y="840"/>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Freeform 197"/>
                        <wps:cNvSpPr>
                          <a:spLocks/>
                        </wps:cNvSpPr>
                        <wps:spPr bwMode="auto">
                          <a:xfrm>
                            <a:off x="8455" y="590"/>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Line 196"/>
                        <wps:cNvCnPr>
                          <a:cxnSpLocks noChangeShapeType="1"/>
                        </wps:cNvCnPr>
                        <wps:spPr bwMode="auto">
                          <a:xfrm>
                            <a:off x="8455" y="590"/>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Freeform 195"/>
                        <wps:cNvSpPr>
                          <a:spLocks/>
                        </wps:cNvSpPr>
                        <wps:spPr bwMode="auto">
                          <a:xfrm>
                            <a:off x="8455" y="341"/>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Line 194"/>
                        <wps:cNvCnPr>
                          <a:cxnSpLocks noChangeShapeType="1"/>
                        </wps:cNvCnPr>
                        <wps:spPr bwMode="auto">
                          <a:xfrm>
                            <a:off x="8455" y="341"/>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Freeform 193"/>
                        <wps:cNvSpPr>
                          <a:spLocks/>
                        </wps:cNvSpPr>
                        <wps:spPr bwMode="auto">
                          <a:xfrm>
                            <a:off x="8455" y="92"/>
                            <a:ext cx="21" cy="2"/>
                          </a:xfrm>
                          <a:custGeom>
                            <a:avLst/>
                            <a:gdLst>
                              <a:gd name="T0" fmla="+- 0 8476 8455"/>
                              <a:gd name="T1" fmla="*/ T0 w 21"/>
                              <a:gd name="T2" fmla="+- 0 8455 8455"/>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Line 192"/>
                        <wps:cNvCnPr>
                          <a:cxnSpLocks noChangeShapeType="1"/>
                        </wps:cNvCnPr>
                        <wps:spPr bwMode="auto">
                          <a:xfrm>
                            <a:off x="8455" y="92"/>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 name="AutoShape 191"/>
                        <wps:cNvSpPr>
                          <a:spLocks/>
                        </wps:cNvSpPr>
                        <wps:spPr bwMode="auto">
                          <a:xfrm>
                            <a:off x="7167" y="61"/>
                            <a:ext cx="1288" cy="1308"/>
                          </a:xfrm>
                          <a:custGeom>
                            <a:avLst/>
                            <a:gdLst>
                              <a:gd name="T0" fmla="+- 0 7167 7167"/>
                              <a:gd name="T1" fmla="*/ T0 w 1288"/>
                              <a:gd name="T2" fmla="+- 0 1369 61"/>
                              <a:gd name="T3" fmla="*/ 1369 h 1308"/>
                              <a:gd name="T4" fmla="+- 0 7167 7167"/>
                              <a:gd name="T5" fmla="*/ T4 w 1288"/>
                              <a:gd name="T6" fmla="+- 0 61 61"/>
                              <a:gd name="T7" fmla="*/ 61 h 1308"/>
                              <a:gd name="T8" fmla="+- 0 8455 7167"/>
                              <a:gd name="T9" fmla="*/ T8 w 1288"/>
                              <a:gd name="T10" fmla="+- 0 1369 61"/>
                              <a:gd name="T11" fmla="*/ 1369 h 1308"/>
                              <a:gd name="T12" fmla="+- 0 8455 7167"/>
                              <a:gd name="T13" fmla="*/ T12 w 1288"/>
                              <a:gd name="T14" fmla="+- 0 61 61"/>
                              <a:gd name="T15" fmla="*/ 61 h 1308"/>
                              <a:gd name="T16" fmla="+- 0 7167 7167"/>
                              <a:gd name="T17" fmla="*/ T16 w 1288"/>
                              <a:gd name="T18" fmla="+- 0 1369 61"/>
                              <a:gd name="T19" fmla="*/ 1369 h 1308"/>
                              <a:gd name="T20" fmla="+- 0 8455 7167"/>
                              <a:gd name="T21" fmla="*/ T20 w 1288"/>
                              <a:gd name="T22" fmla="+- 0 1369 61"/>
                              <a:gd name="T23" fmla="*/ 1369 h 1308"/>
                              <a:gd name="T24" fmla="+- 0 7167 7167"/>
                              <a:gd name="T25" fmla="*/ T24 w 1288"/>
                              <a:gd name="T26" fmla="+- 0 61 61"/>
                              <a:gd name="T27" fmla="*/ 61 h 1308"/>
                              <a:gd name="T28" fmla="+- 0 8455 7167"/>
                              <a:gd name="T29" fmla="*/ T28 w 1288"/>
                              <a:gd name="T30" fmla="+- 0 61 61"/>
                              <a:gd name="T31" fmla="*/ 61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190"/>
                        <wps:cNvCnPr>
                          <a:cxnSpLocks noChangeShapeType="1"/>
                        </wps:cNvCnPr>
                        <wps:spPr bwMode="auto">
                          <a:xfrm>
                            <a:off x="7167" y="684"/>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277" name="Freeform 189"/>
                        <wps:cNvSpPr>
                          <a:spLocks/>
                        </wps:cNvSpPr>
                        <wps:spPr bwMode="auto">
                          <a:xfrm>
                            <a:off x="7167" y="372"/>
                            <a:ext cx="1288" cy="903"/>
                          </a:xfrm>
                          <a:custGeom>
                            <a:avLst/>
                            <a:gdLst>
                              <a:gd name="T0" fmla="+- 0 7167 7167"/>
                              <a:gd name="T1" fmla="*/ T0 w 1288"/>
                              <a:gd name="T2" fmla="+- 0 840 372"/>
                              <a:gd name="T3" fmla="*/ 840 h 903"/>
                              <a:gd name="T4" fmla="+- 0 7235 7167"/>
                              <a:gd name="T5" fmla="*/ T4 w 1288"/>
                              <a:gd name="T6" fmla="+- 0 840 372"/>
                              <a:gd name="T7" fmla="*/ 840 h 903"/>
                              <a:gd name="T8" fmla="+- 0 7307 7167"/>
                              <a:gd name="T9" fmla="*/ T8 w 1288"/>
                              <a:gd name="T10" fmla="+- 0 808 372"/>
                              <a:gd name="T11" fmla="*/ 808 h 903"/>
                              <a:gd name="T12" fmla="+- 0 7389 7167"/>
                              <a:gd name="T13" fmla="*/ T12 w 1288"/>
                              <a:gd name="T14" fmla="+- 0 590 372"/>
                              <a:gd name="T15" fmla="*/ 590 h 903"/>
                              <a:gd name="T16" fmla="+- 0 7446 7167"/>
                              <a:gd name="T17" fmla="*/ T16 w 1288"/>
                              <a:gd name="T18" fmla="+- 0 684 372"/>
                              <a:gd name="T19" fmla="*/ 684 h 903"/>
                              <a:gd name="T20" fmla="+- 0 7528 7167"/>
                              <a:gd name="T21" fmla="*/ T20 w 1288"/>
                              <a:gd name="T22" fmla="+- 0 684 372"/>
                              <a:gd name="T23" fmla="*/ 684 h 903"/>
                              <a:gd name="T24" fmla="+- 0 7631 7167"/>
                              <a:gd name="T25" fmla="*/ T24 w 1288"/>
                              <a:gd name="T26" fmla="+- 0 466 372"/>
                              <a:gd name="T27" fmla="*/ 466 h 903"/>
                              <a:gd name="T28" fmla="+- 0 7699 7167"/>
                              <a:gd name="T29" fmla="*/ T28 w 1288"/>
                              <a:gd name="T30" fmla="+- 0 528 372"/>
                              <a:gd name="T31" fmla="*/ 528 h 903"/>
                              <a:gd name="T32" fmla="+- 0 7770 7167"/>
                              <a:gd name="T33" fmla="*/ T32 w 1288"/>
                              <a:gd name="T34" fmla="+- 0 653 372"/>
                              <a:gd name="T35" fmla="*/ 653 h 903"/>
                              <a:gd name="T36" fmla="+- 0 7852 7167"/>
                              <a:gd name="T37" fmla="*/ T36 w 1288"/>
                              <a:gd name="T38" fmla="+- 0 372 372"/>
                              <a:gd name="T39" fmla="*/ 372 h 903"/>
                              <a:gd name="T40" fmla="+- 0 7910 7167"/>
                              <a:gd name="T41" fmla="*/ T40 w 1288"/>
                              <a:gd name="T42" fmla="+- 0 372 372"/>
                              <a:gd name="T43" fmla="*/ 372 h 903"/>
                              <a:gd name="T44" fmla="+- 0 7992 7167"/>
                              <a:gd name="T45" fmla="*/ T44 w 1288"/>
                              <a:gd name="T46" fmla="+- 0 528 372"/>
                              <a:gd name="T47" fmla="*/ 528 h 903"/>
                              <a:gd name="T48" fmla="+- 0 8094 7167"/>
                              <a:gd name="T49" fmla="*/ T48 w 1288"/>
                              <a:gd name="T50" fmla="+- 0 528 372"/>
                              <a:gd name="T51" fmla="*/ 528 h 903"/>
                              <a:gd name="T52" fmla="+- 0 8162 7167"/>
                              <a:gd name="T53" fmla="*/ T52 w 1288"/>
                              <a:gd name="T54" fmla="+- 0 559 372"/>
                              <a:gd name="T55" fmla="*/ 559 h 903"/>
                              <a:gd name="T56" fmla="+- 0 8234 7167"/>
                              <a:gd name="T57" fmla="*/ T56 w 1288"/>
                              <a:gd name="T58" fmla="+- 0 590 372"/>
                              <a:gd name="T59" fmla="*/ 590 h 903"/>
                              <a:gd name="T60" fmla="+- 0 8316 7167"/>
                              <a:gd name="T61" fmla="*/ T60 w 1288"/>
                              <a:gd name="T62" fmla="+- 0 1244 372"/>
                              <a:gd name="T63" fmla="*/ 1244 h 903"/>
                              <a:gd name="T64" fmla="+- 0 8373 7167"/>
                              <a:gd name="T65" fmla="*/ T64 w 1288"/>
                              <a:gd name="T66" fmla="+- 0 1244 372"/>
                              <a:gd name="T67" fmla="*/ 1244 h 903"/>
                              <a:gd name="T68" fmla="+- 0 8455 7167"/>
                              <a:gd name="T69" fmla="*/ T68 w 1288"/>
                              <a:gd name="T70" fmla="+- 0 1275 372"/>
                              <a:gd name="T71" fmla="*/ 1275 h 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903">
                                <a:moveTo>
                                  <a:pt x="0" y="468"/>
                                </a:moveTo>
                                <a:lnTo>
                                  <a:pt x="68" y="468"/>
                                </a:lnTo>
                                <a:lnTo>
                                  <a:pt x="140" y="436"/>
                                </a:lnTo>
                                <a:lnTo>
                                  <a:pt x="222" y="218"/>
                                </a:lnTo>
                                <a:lnTo>
                                  <a:pt x="279" y="312"/>
                                </a:lnTo>
                                <a:lnTo>
                                  <a:pt x="361" y="312"/>
                                </a:lnTo>
                                <a:lnTo>
                                  <a:pt x="464" y="94"/>
                                </a:lnTo>
                                <a:lnTo>
                                  <a:pt x="532" y="156"/>
                                </a:lnTo>
                                <a:lnTo>
                                  <a:pt x="603" y="281"/>
                                </a:lnTo>
                                <a:lnTo>
                                  <a:pt x="685" y="0"/>
                                </a:lnTo>
                                <a:lnTo>
                                  <a:pt x="743" y="0"/>
                                </a:lnTo>
                                <a:lnTo>
                                  <a:pt x="825" y="156"/>
                                </a:lnTo>
                                <a:lnTo>
                                  <a:pt x="927" y="156"/>
                                </a:lnTo>
                                <a:lnTo>
                                  <a:pt x="995" y="187"/>
                                </a:lnTo>
                                <a:lnTo>
                                  <a:pt x="1067" y="218"/>
                                </a:lnTo>
                                <a:lnTo>
                                  <a:pt x="1149" y="872"/>
                                </a:lnTo>
                                <a:lnTo>
                                  <a:pt x="1206" y="872"/>
                                </a:lnTo>
                                <a:lnTo>
                                  <a:pt x="1288" y="903"/>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Text Box 188"/>
                        <wps:cNvSpPr txBox="1">
                          <a:spLocks noChangeArrowheads="1"/>
                        </wps:cNvSpPr>
                        <wps:spPr bwMode="auto">
                          <a:xfrm>
                            <a:off x="7146" y="58"/>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B0E2C" w14:textId="77777777" w:rsidR="00E749F9" w:rsidRDefault="00E749F9">
                              <w:pPr>
                                <w:rPr>
                                  <w:sz w:val="8"/>
                                </w:rPr>
                              </w:pPr>
                            </w:p>
                            <w:p w14:paraId="233B9490" w14:textId="77777777" w:rsidR="00E749F9" w:rsidRDefault="00E749F9">
                              <w:pPr>
                                <w:rPr>
                                  <w:sz w:val="8"/>
                                </w:rPr>
                              </w:pPr>
                            </w:p>
                            <w:p w14:paraId="3FBF2557" w14:textId="77777777" w:rsidR="00E749F9" w:rsidRDefault="00E749F9">
                              <w:pPr>
                                <w:rPr>
                                  <w:sz w:val="8"/>
                                </w:rPr>
                              </w:pPr>
                            </w:p>
                            <w:p w14:paraId="230849F5" w14:textId="77777777" w:rsidR="00E749F9" w:rsidRDefault="00E749F9">
                              <w:pPr>
                                <w:rPr>
                                  <w:sz w:val="8"/>
                                </w:rPr>
                              </w:pPr>
                            </w:p>
                            <w:p w14:paraId="1009FD32" w14:textId="77777777" w:rsidR="00E749F9" w:rsidRDefault="00E749F9">
                              <w:pPr>
                                <w:rPr>
                                  <w:sz w:val="8"/>
                                </w:rPr>
                              </w:pPr>
                            </w:p>
                            <w:p w14:paraId="6A431BB0" w14:textId="77777777" w:rsidR="00E749F9" w:rsidRDefault="00E749F9">
                              <w:pPr>
                                <w:rPr>
                                  <w:sz w:val="8"/>
                                </w:rPr>
                              </w:pPr>
                            </w:p>
                            <w:p w14:paraId="2B8A1571" w14:textId="77777777" w:rsidR="00E749F9" w:rsidRDefault="00E749F9">
                              <w:pPr>
                                <w:rPr>
                                  <w:sz w:val="8"/>
                                </w:rPr>
                              </w:pPr>
                            </w:p>
                            <w:p w14:paraId="6B65561B" w14:textId="77777777" w:rsidR="00E749F9" w:rsidRDefault="00E749F9">
                              <w:pPr>
                                <w:rPr>
                                  <w:sz w:val="8"/>
                                </w:rPr>
                              </w:pPr>
                            </w:p>
                            <w:p w14:paraId="29A543A5" w14:textId="77777777" w:rsidR="00E749F9" w:rsidRDefault="00E749F9">
                              <w:pPr>
                                <w:rPr>
                                  <w:sz w:val="8"/>
                                </w:rPr>
                              </w:pPr>
                            </w:p>
                            <w:p w14:paraId="4420D1E8" w14:textId="77777777" w:rsidR="00E749F9" w:rsidRDefault="00E749F9">
                              <w:pPr>
                                <w:rPr>
                                  <w:sz w:val="8"/>
                                </w:rPr>
                              </w:pPr>
                            </w:p>
                            <w:p w14:paraId="3A217744" w14:textId="77777777" w:rsidR="00E749F9" w:rsidRDefault="00E749F9">
                              <w:pPr>
                                <w:rPr>
                                  <w:sz w:val="8"/>
                                </w:rPr>
                              </w:pPr>
                            </w:p>
                            <w:p w14:paraId="30E93835" w14:textId="77777777" w:rsidR="00E749F9" w:rsidRDefault="00E749F9">
                              <w:pPr>
                                <w:spacing w:before="6"/>
                                <w:rPr>
                                  <w:sz w:val="8"/>
                                </w:rPr>
                              </w:pPr>
                            </w:p>
                            <w:p w14:paraId="7E1E0E2F"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70231" id="Group 187" o:spid="_x0000_s1292" style="position:absolute;left:0;text-align:left;margin-left:357.35pt;margin-top:2.95pt;width:66.45pt;height:66.55pt;z-index:-18326016;mso-position-horizontal-relative:page" coordorigin="7147,59"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">
                <v:shape id="Freeform 274" o:spid="_x0000_s1293" style="position:absolute;left:7306;top:1368;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" path="m,l,21e" fillcolor="black" stroked="f">
                  <v:path arrowok="t" o:connecttype="custom" o:connectlocs="0,1369;0,1390" o:connectangles="0,0"/>
                </v:shape>
                <v:line id="Line 273" o:spid="_x0000_s1294" style="position:absolute;visibility:visible;mso-wrap-style:square" from="7307,1369" to="7307,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" strokeweight=".08322mm"/>
                <v:shape id="Freeform 272" o:spid="_x0000_s1295" style="position:absolute;left:7167;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" path="m,l,12e" fillcolor="black" stroked="f">
                  <v:path arrowok="t" o:connecttype="custom" o:connectlocs="0,1369;0,1381" o:connectangles="0,0"/>
                </v:shape>
                <v:line id="Line 271" o:spid="_x0000_s1296" style="position:absolute;visibility:visible;mso-wrap-style:square" from="7167,1369" to="7167,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" strokeweight=".06242mm"/>
                <v:shape id="Freeform 270" o:spid="_x0000_s1297" style="position:absolute;left:7204;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" path="m,l,12e" fillcolor="black" stroked="f">
                  <v:path arrowok="t" o:connecttype="custom" o:connectlocs="0,1369;0,1381" o:connectangles="0,0"/>
                </v:shape>
                <v:line id="Line 269" o:spid="_x0000_s1298" style="position:absolute;visibility:visible;mso-wrap-style:square" from="7204,1369" to="7204,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" strokeweight=".06242mm"/>
                <v:shape id="Freeform 268" o:spid="_x0000_s1299" style="position:absolute;left:723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" path="m,l,12e" fillcolor="black" stroked="f">
                  <v:path arrowok="t" o:connecttype="custom" o:connectlocs="0,1369;0,1381" o:connectangles="0,0"/>
                </v:shape>
                <v:line id="Line 267" o:spid="_x0000_s1300" style="position:absolute;visibility:visible;mso-wrap-style:square" from="7235,1369" to="7235,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" strokeweight=".06242mm"/>
                <v:shape id="Freeform 266" o:spid="_x0000_s1301" style="position:absolute;left:7262;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" path="m,l,12e" fillcolor="black" stroked="f">
                  <v:path arrowok="t" o:connecttype="custom" o:connectlocs="0,1369;0,1381" o:connectangles="0,0"/>
                </v:shape>
                <v:line id="Line 265" o:spid="_x0000_s1302" style="position:absolute;visibility:visible;mso-wrap-style:square" from="7262,1369" to="726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" strokeweight=".06242mm"/>
                <v:shape id="Freeform 264" o:spid="_x0000_s1303" style="position:absolute;left:728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" path="m,l,12e" fillcolor="black" stroked="f">
                  <v:path arrowok="t" o:connecttype="custom" o:connectlocs="0,1369;0,1381" o:connectangles="0,0"/>
                </v:shape>
                <v:line id="Line 263" o:spid="_x0000_s1304" style="position:absolute;visibility:visible;mso-wrap-style:square" from="7286,1369" to="728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" strokeweight=".06242mm"/>
                <v:shape id="Freeform 262" o:spid="_x0000_s1305" style="position:absolute;left:7146;top:133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" path="m20,l,e" fillcolor="black" stroked="f">
                  <v:path arrowok="t" o:connecttype="custom" o:connectlocs="20,0;0,0" o:connectangles="0,0"/>
                </v:shape>
                <v:line id="Line 261" o:spid="_x0000_s1306" style="position:absolute;visibility:visible;mso-wrap-style:square" from="7167,1338" to="7167,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" strokeweight=".08322mm"/>
                <v:shape id="Freeform 260" o:spid="_x0000_s1307" style="position:absolute;left:7146;top:108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" path="m20,l,e" fillcolor="black" stroked="f">
                  <v:path arrowok="t" o:connecttype="custom" o:connectlocs="20,0;0,0" o:connectangles="0,0"/>
                </v:shape>
                <v:line id="Line 259" o:spid="_x0000_s1308" style="position:absolute;visibility:visible;mso-wrap-style:square" from="7167,1089" to="7167,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" strokeweight=".08322mm"/>
                <v:shape id="Freeform 258" o:spid="_x0000_s1309" style="position:absolute;left:7146;top:8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" path="m20,l,e" fillcolor="black" stroked="f">
                  <v:path arrowok="t" o:connecttype="custom" o:connectlocs="20,0;0,0" o:connectangles="0,0"/>
                </v:shape>
                <v:line id="Line 257" o:spid="_x0000_s1310" style="position:absolute;visibility:visible;mso-wrap-style:square" from="7167,840" to="7167,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" strokeweight=".08322mm"/>
                <v:shape id="Freeform 256" o:spid="_x0000_s1311" style="position:absolute;left:7146;top:5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" path="m20,l,e" fillcolor="black" stroked="f">
                  <v:path arrowok="t" o:connecttype="custom" o:connectlocs="20,0;0,0" o:connectangles="0,0"/>
                </v:shape>
                <v:line id="Line 255" o:spid="_x0000_s1312" style="position:absolute;visibility:visible;mso-wrap-style:square" from="7167,590" to="716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" strokeweight=".08322mm"/>
                <v:shape id="Freeform 254" o:spid="_x0000_s1313" style="position:absolute;left:7146;top:3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" path="m20,l,e" fillcolor="black" stroked="f">
                  <v:path arrowok="t" o:connecttype="custom" o:connectlocs="20,0;0,0" o:connectangles="0,0"/>
                </v:shape>
                <v:line id="Line 253" o:spid="_x0000_s1314" style="position:absolute;visibility:visible;mso-wrap-style:square" from="7167,341" to="7167,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" strokeweight=".08322mm"/>
                <v:shape id="Freeform 252" o:spid="_x0000_s1315" style="position:absolute;left:7146;top: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" path="m20,l,e" fillcolor="black" stroked="f">
                  <v:path arrowok="t" o:connecttype="custom" o:connectlocs="20,0;0,0" o:connectangles="0,0"/>
                </v:shape>
                <v:line id="Line 251" o:spid="_x0000_s1316" style="position:absolute;visibility:visible;mso-wrap-style:square" from="7167,92" to="716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" strokeweight=".08322mm"/>
                <v:line id="Line 250" o:spid="_x0000_s1317" style="position:absolute;visibility:visible;mso-wrap-style:square" from="7167,1369" to="7167,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" strokeweight=".08322mm"/>
                <v:shape id="Freeform 249" o:spid="_x0000_s1318" style="position:absolute;left:7770;top:1368;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" path="m,l,21e" fillcolor="black" stroked="f">
                  <v:path arrowok="t" o:connecttype="custom" o:connectlocs="0,1369;0,1390" o:connectangles="0,0"/>
                </v:shape>
                <v:line id="Line 248" o:spid="_x0000_s1319" style="position:absolute;visibility:visible;mso-wrap-style:square" from="7770,1369" to="7770,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" strokeweight=".08322mm"/>
                <v:shape id="Freeform 247" o:spid="_x0000_s1320" style="position:absolute;left:7528;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" path="m,l,12e" fillcolor="black" stroked="f">
                  <v:path arrowok="t" o:connecttype="custom" o:connectlocs="0,1369;0,1381" o:connectangles="0,0"/>
                </v:shape>
                <v:line id="Line 246" o:spid="_x0000_s1321" style="position:absolute;visibility:visible;mso-wrap-style:square" from="7528,1369" to="7528,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" strokeweight=".06242mm"/>
                <v:shape id="Freeform 245" o:spid="_x0000_s1322" style="position:absolute;left:7586;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" path="m,l,12e" fillcolor="black" stroked="f">
                  <v:path arrowok="t" o:connecttype="custom" o:connectlocs="0,1369;0,1381" o:connectangles="0,0"/>
                </v:shape>
                <v:line id="Line 244" o:spid="_x0000_s1323" style="position:absolute;visibility:visible;mso-wrap-style:square" from="7586,1369" to="758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" strokeweight=".06242mm"/>
                <v:shape id="Freeform 243" o:spid="_x0000_s1324" style="position:absolute;left:7630;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" path="m,l,12e" fillcolor="black" stroked="f">
                  <v:path arrowok="t" o:connecttype="custom" o:connectlocs="0,1369;0,1381" o:connectangles="0,0"/>
                </v:shape>
                <v:line id="Line 242" o:spid="_x0000_s1325" style="position:absolute;visibility:visible;mso-wrap-style:square" from="7631,1369" to="7631,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" strokeweight=".06242mm"/>
                <v:shape id="Freeform 241" o:spid="_x0000_s1326" style="position:absolute;left:7667;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" path="m,l,12e" fillcolor="black" stroked="f">
                  <v:path arrowok="t" o:connecttype="custom" o:connectlocs="0,1369;0,1381" o:connectangles="0,0"/>
                </v:shape>
                <v:line id="Line 240" o:spid="_x0000_s1327" style="position:absolute;visibility:visible;mso-wrap-style:square" from="7668,1369" to="7668,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" strokeweight=".06242mm"/>
                <v:shape id="Freeform 239" o:spid="_x0000_s1328" style="position:absolute;left:7698;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" path="m,l,12e" fillcolor="black" stroked="f">
                  <v:path arrowok="t" o:connecttype="custom" o:connectlocs="0,1369;0,1381" o:connectangles="0,0"/>
                </v:shape>
                <v:line id="Line 238" o:spid="_x0000_s1329" style="position:absolute;visibility:visible;mso-wrap-style:square" from="7699,1369" to="769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" strokeweight=".06242mm"/>
                <v:shape id="Freeform 237" o:spid="_x0000_s1330" style="position:absolute;left:772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" path="m,l,12e" fillcolor="black" stroked="f">
                  <v:path arrowok="t" o:connecttype="custom" o:connectlocs="0,1369;0,1381" o:connectangles="0,0"/>
                </v:shape>
                <v:line id="Line 236" o:spid="_x0000_s1331" style="position:absolute;visibility:visible;mso-wrap-style:square" from="7726,1369" to="772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" strokeweight=".06242mm"/>
                <v:shape id="Freeform 235" o:spid="_x0000_s1332" style="position:absolute;left:774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" path="m,l,12e" fillcolor="black" stroked="f">
                  <v:path arrowok="t" o:connecttype="custom" o:connectlocs="0,1369;0,1381" o:connectangles="0,0"/>
                </v:shape>
                <v:line id="Line 234" o:spid="_x0000_s1333" style="position:absolute;visibility:visible;mso-wrap-style:square" from="7749,1369" to="774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" strokeweight=".06242mm"/>
                <v:shape id="Freeform 233" o:spid="_x0000_s1334" style="position:absolute;left:8233;top:1368;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" path="m,l,21e" fillcolor="black" stroked="f">
                  <v:path arrowok="t" o:connecttype="custom" o:connectlocs="0,1369;0,1390" o:connectangles="0,0"/>
                </v:shape>
                <v:line id="Line 232" o:spid="_x0000_s1335" style="position:absolute;visibility:visible;mso-wrap-style:square" from="8234,1369" to="8234,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" strokeweight=".08322mm"/>
                <v:shape id="Freeform 231" o:spid="_x0000_s1336" style="position:absolute;left:7991;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" path="m,l,12e" fillcolor="black" stroked="f">
                  <v:path arrowok="t" o:connecttype="custom" o:connectlocs="0,1369;0,1381" o:connectangles="0,0"/>
                </v:shape>
                <v:line id="Line 230" o:spid="_x0000_s1337" style="position:absolute;visibility:visible;mso-wrap-style:square" from="7992,1369" to="799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" strokeweight=".06242mm"/>
                <v:shape id="Freeform 229" o:spid="_x0000_s1338" style="position:absolute;left:804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" path="m,l,12e" fillcolor="black" stroked="f">
                  <v:path arrowok="t" o:connecttype="custom" o:connectlocs="0,1369;0,1381" o:connectangles="0,0"/>
                </v:shape>
                <v:line id="Line 228" o:spid="_x0000_s1339" style="position:absolute;visibility:visible;mso-wrap-style:square" from="8049,1369" to="804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" strokeweight=".06242mm"/>
                <v:shape id="Freeform 227" o:spid="_x0000_s1340" style="position:absolute;left:8094;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" path="m,l,12e" fillcolor="black" stroked="f">
                  <v:path arrowok="t" o:connecttype="custom" o:connectlocs="0,1369;0,1381" o:connectangles="0,0"/>
                </v:shape>
                <v:line id="Line 226" o:spid="_x0000_s1341" style="position:absolute;visibility:visible;mso-wrap-style:square" from="8094,1369" to="8094,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" strokeweight=".06242mm"/>
                <v:shape id="Freeform 225" o:spid="_x0000_s1342" style="position:absolute;left:8131;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" path="m,l,12e" fillcolor="black" stroked="f">
                  <v:path arrowok="t" o:connecttype="custom" o:connectlocs="0,1369;0,1381" o:connectangles="0,0"/>
                </v:shape>
                <v:line id="Line 224" o:spid="_x0000_s1343" style="position:absolute;visibility:visible;mso-wrap-style:square" from="8131,1369" to="8131,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" strokeweight=".06242mm"/>
                <v:shape id="Freeform 223" o:spid="_x0000_s1344" style="position:absolute;left:8162;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" path="m,l,12e" fillcolor="black" stroked="f">
                  <v:path arrowok="t" o:connecttype="custom" o:connectlocs="0,1369;0,1381" o:connectangles="0,0"/>
                </v:shape>
                <v:line id="Line 222" o:spid="_x0000_s1345" style="position:absolute;visibility:visible;mso-wrap-style:square" from="8162,1369" to="8162,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" strokeweight=".06242mm"/>
                <v:shape id="Freeform 221" o:spid="_x0000_s1346" style="position:absolute;left:818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" path="m,l,12e" fillcolor="black" stroked="f">
                  <v:path arrowok="t" o:connecttype="custom" o:connectlocs="0,1369;0,1381" o:connectangles="0,0"/>
                </v:shape>
                <v:line id="Line 220" o:spid="_x0000_s1347" style="position:absolute;visibility:visible;mso-wrap-style:square" from="8189,1369" to="8189,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" strokeweight=".06242mm"/>
                <v:shape id="Freeform 219" o:spid="_x0000_s1348" style="position:absolute;left:8212;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" path="m,l,12e" fillcolor="black" stroked="f">
                  <v:path arrowok="t" o:connecttype="custom" o:connectlocs="0,1369;0,1381" o:connectangles="0,0"/>
                </v:shape>
                <v:line id="Line 218" o:spid="_x0000_s1349" style="position:absolute;visibility:visible;mso-wrap-style:square" from="8213,1369" to="8213,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" strokeweight=".06242mm"/>
                <v:shape id="Freeform 217" o:spid="_x0000_s1350" style="position:absolute;left:7446;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" path="m,l,12e" fillcolor="black" stroked="f">
                  <v:path arrowok="t" o:connecttype="custom" o:connectlocs="0,1369;0,1381" o:connectangles="0,0"/>
                </v:shape>
                <v:line id="Line 216" o:spid="_x0000_s1351" style="position:absolute;visibility:visible;mso-wrap-style:square" from="7446,1369" to="7446,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" strokeweight=".06242mm"/>
                <v:line id="Line 215" o:spid="_x0000_s1352" style="position:absolute;visibility:visible;mso-wrap-style:square" from="7446,1360" to="7446,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" strokeweight=".052mm">
                  <v:stroke dashstyle="1 1"/>
                </v:line>
                <v:shape id="Freeform 214" o:spid="_x0000_s1353" style="position:absolute;left:7909;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" path="m,l,12e" fillcolor="black" stroked="f">
                  <v:path arrowok="t" o:connecttype="custom" o:connectlocs="0,1369;0,1381" o:connectangles="0,0"/>
                </v:shape>
                <v:line id="Line 213" o:spid="_x0000_s1354" style="position:absolute;visibility:visible;mso-wrap-style:square" from="7910,1369" to="7910,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" strokeweight=".06242mm"/>
                <v:shape id="Freeform 212" o:spid="_x0000_s1355" style="position:absolute;left:8373;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" path="m,l,12e" fillcolor="black" stroked="f">
                  <v:path arrowok="t" o:connecttype="custom" o:connectlocs="0,1369;0,1381" o:connectangles="0,0"/>
                </v:shape>
                <v:line id="Line 211" o:spid="_x0000_s1356" style="position:absolute;visibility:visible;mso-wrap-style:square" from="8373,1369" to="8373,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" strokeweight=".06242mm"/>
                <v:shape id="Freeform 210" o:spid="_x0000_s1357" style="position:absolute;left:8455;top:1368;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" path="m,l,12e" fillcolor="black" stroked="f">
                  <v:path arrowok="t" o:connecttype="custom" o:connectlocs="0,1369;0,1381" o:connectangles="0,0"/>
                </v:shape>
                <v:line id="Line 209" o:spid="_x0000_s1358" style="position:absolute;visibility:visible;mso-wrap-style:square" from="8455,1369" to="8455,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" strokeweight=".06242mm"/>
                <v:shape id="AutoShape 208" o:spid="_x0000_s1359" style="position:absolute;left:7167;top:61;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" path="m1288,1308l1288,m,1308r1288,e" filled="f" strokeweight=".08322mm">
                  <v:path arrowok="t" o:connecttype="custom" o:connectlocs="1288,1369;1288,61;0,1369;1288,1369" o:connectangles="0,0,0,0"/>
                </v:shape>
                <v:line id="Line 207" o:spid="_x0000_s1360" style="position:absolute;visibility:visible;mso-wrap-style:square" from="7446,61" to="7446,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" strokeweight=".052mm">
                  <v:stroke dashstyle="1 1"/>
                </v:line>
                <v:line id="Line 206" o:spid="_x0000_s1361" style="position:absolute;visibility:visible;mso-wrap-style:square" from="7167,61" to="84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" strokeweight=".08322mm"/>
                <v:shape id="Freeform 205" o:spid="_x0000_s1362" style="position:absolute;left:7167;top:92;width:1288;height:608;visibility:visible;mso-wrap-style:square;v-text-anchor:top" coordsize="128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" path="m,607l68,588r72,-3l222,548r57,-19l361,533,464,517r68,-25l603,468r82,-57l743,331r82,-56l927,278r68,28l1067,278r82,-12l1206,85,1288,e" filled="f" strokecolor="#4582b3" strokeweight=".1248mm">
                  <v:path arrowok="t" o:connecttype="custom" o:connectlocs="0,699;68,680;140,677;222,640;279,621;361,625;464,609;532,584;603,560;685,503;743,423;825,367;927,370;995,398;1067,370;1149,358;1206,177;1288,92" o:connectangles="0,0,0,0,0,0,0,0,0,0,0,0,0,0,0,0,0,0"/>
                </v:shape>
                <v:shape id="Freeform 204" o:spid="_x0000_s1363" style="position:absolute;left:7167;top:92;width:1288;height:600;visibility:visible;mso-wrap-style:square;v-text-anchor:top" coordsize="128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" path="m,600l68,586r72,l222,554r57,-25l361,533,464,519r68,-42l603,472r82,-85l743,290r82,-52l927,239r68,35l1067,264r82,-45l1206,85,1288,e" filled="f" strokecolor="#ffa400" strokeweight=".1248mm">
                  <v:path arrowok="t" o:connecttype="custom" o:connectlocs="0,692;68,678;140,678;222,646;279,621;361,625;464,611;532,569;603,564;685,479;743,382;825,330;927,331;995,366;1067,356;1149,311;1206,177;1288,92" o:connectangles="0,0,0,0,0,0,0,0,0,0,0,0,0,0,0,0,0,0"/>
                </v:shape>
                <v:shape id="Freeform 203" o:spid="_x0000_s1364" style="position:absolute;left:8455;top:133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" path="m21,l,e" fillcolor="black" stroked="f">
                  <v:path arrowok="t" o:connecttype="custom" o:connectlocs="21,0;0,0" o:connectangles="0,0"/>
                </v:shape>
                <v:line id="Line 202" o:spid="_x0000_s1365" style="position:absolute;visibility:visible;mso-wrap-style:square" from="8455,1338" to="8476,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" strokeweight=".08322mm"/>
                <v:shape id="Freeform 201" o:spid="_x0000_s1366" style="position:absolute;left:8455;top:108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" path="m21,l,e" fillcolor="black" stroked="f">
                  <v:path arrowok="t" o:connecttype="custom" o:connectlocs="21,0;0,0" o:connectangles="0,0"/>
                </v:shape>
                <v:line id="Line 200" o:spid="_x0000_s1367" style="position:absolute;visibility:visible;mso-wrap-style:square" from="8455,1089" to="8476,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" strokeweight=".08322mm"/>
                <v:shape id="Freeform 199" o:spid="_x0000_s1368" style="position:absolute;left:8455;top:8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" path="m21,l,e" fillcolor="black" stroked="f">
                  <v:path arrowok="t" o:connecttype="custom" o:connectlocs="21,0;0,0" o:connectangles="0,0"/>
                </v:shape>
                <v:line id="Line 198" o:spid="_x0000_s1369" style="position:absolute;visibility:visible;mso-wrap-style:square" from="8455,840" to="847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" strokeweight=".08322mm"/>
                <v:shape id="Freeform 197" o:spid="_x0000_s1370" style="position:absolute;left:8455;top:5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" path="m21,l,e" fillcolor="black" stroked="f">
                  <v:path arrowok="t" o:connecttype="custom" o:connectlocs="21,0;0,0" o:connectangles="0,0"/>
                </v:shape>
                <v:line id="Line 196" o:spid="_x0000_s1371" style="position:absolute;visibility:visible;mso-wrap-style:square" from="8455,590" to="8476,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" strokeweight=".08322mm"/>
                <v:shape id="Freeform 195" o:spid="_x0000_s1372" style="position:absolute;left:8455;top:3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" path="m21,l,e" fillcolor="black" stroked="f">
                  <v:path arrowok="t" o:connecttype="custom" o:connectlocs="21,0;0,0" o:connectangles="0,0"/>
                </v:shape>
                <v:line id="Line 194" o:spid="_x0000_s1373" style="position:absolute;visibility:visible;mso-wrap-style:square" from="8455,341" to="847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" strokeweight=".08322mm"/>
                <v:shape id="Freeform 193" o:spid="_x0000_s1374" style="position:absolute;left:8455;top:92;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" path="m21,l,e" fillcolor="black" stroked="f">
                  <v:path arrowok="t" o:connecttype="custom" o:connectlocs="21,0;0,0" o:connectangles="0,0"/>
                </v:shape>
                <v:line id="Line 192" o:spid="_x0000_s1375" style="position:absolute;visibility:visible;mso-wrap-style:square" from="8455,92" to="847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" strokeweight=".08322mm"/>
                <v:shape id="AutoShape 191" o:spid="_x0000_s1376" style="position:absolute;left:7167;top:61;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" path="m,1308l,m1288,1308l1288,m,1308r1288,m,l1288,e" filled="f" strokeweight=".08322mm">
                  <v:path arrowok="t" o:connecttype="custom" o:connectlocs="0,1369;0,61;1288,1369;1288,61;0,1369;1288,1369;0,61;1288,61" o:connectangles="0,0,0,0,0,0,0,0"/>
                </v:shape>
                <v:line id="Line 190" o:spid="_x0000_s1377" style="position:absolute;visibility:visible;mso-wrap-style:square" from="7167,684" to="845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" strokecolor="#4582b3" strokeweight=".1248mm">
                  <v:stroke dashstyle="3 1"/>
                </v:line>
                <v:shape id="Freeform 189" o:spid="_x0000_s1378" style="position:absolute;left:7167;top:372;width:1288;height:903;visibility:visible;mso-wrap-style:square;v-text-anchor:top" coordsize="1288,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" path="m,468r68,l140,436,222,218r57,94l361,312,464,94r68,62l603,281,685,r58,l825,156r102,l995,187r72,31l1149,872r57,l1288,903e" filled="f" strokecolor="#ffa400" strokeweight=".1248mm">
                  <v:stroke dashstyle="3 1"/>
                  <v:path arrowok="t" o:connecttype="custom" o:connectlocs="0,840;68,840;140,808;222,590;279,684;361,684;464,466;532,528;603,653;685,372;743,372;825,528;927,528;995,559;1067,590;1149,1244;1206,1244;1288,1275" o:connectangles="0,0,0,0,0,0,0,0,0,0,0,0,0,0,0,0,0,0"/>
                </v:shape>
                <v:shape id="Text Box 188" o:spid="_x0000_s1379" type="#_x0000_t202" style="position:absolute;left:7146;top:58;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3F5B0E2C" w14:textId="77777777" w:rsidR="00E749F9" w:rsidRDefault="00E749F9">
                        <w:pPr>
                          <w:rPr>
                            <w:sz w:val="8"/>
                          </w:rPr>
                        </w:pPr>
                      </w:p>
                      <w:p w14:paraId="233B9490" w14:textId="77777777" w:rsidR="00E749F9" w:rsidRDefault="00E749F9">
                        <w:pPr>
                          <w:rPr>
                            <w:sz w:val="8"/>
                          </w:rPr>
                        </w:pPr>
                      </w:p>
                      <w:p w14:paraId="3FBF2557" w14:textId="77777777" w:rsidR="00E749F9" w:rsidRDefault="00E749F9">
                        <w:pPr>
                          <w:rPr>
                            <w:sz w:val="8"/>
                          </w:rPr>
                        </w:pPr>
                      </w:p>
                      <w:p w14:paraId="230849F5" w14:textId="77777777" w:rsidR="00E749F9" w:rsidRDefault="00E749F9">
                        <w:pPr>
                          <w:rPr>
                            <w:sz w:val="8"/>
                          </w:rPr>
                        </w:pPr>
                      </w:p>
                      <w:p w14:paraId="1009FD32" w14:textId="77777777" w:rsidR="00E749F9" w:rsidRDefault="00E749F9">
                        <w:pPr>
                          <w:rPr>
                            <w:sz w:val="8"/>
                          </w:rPr>
                        </w:pPr>
                      </w:p>
                      <w:p w14:paraId="6A431BB0" w14:textId="77777777" w:rsidR="00E749F9" w:rsidRDefault="00E749F9">
                        <w:pPr>
                          <w:rPr>
                            <w:sz w:val="8"/>
                          </w:rPr>
                        </w:pPr>
                      </w:p>
                      <w:p w14:paraId="2B8A1571" w14:textId="77777777" w:rsidR="00E749F9" w:rsidRDefault="00E749F9">
                        <w:pPr>
                          <w:rPr>
                            <w:sz w:val="8"/>
                          </w:rPr>
                        </w:pPr>
                      </w:p>
                      <w:p w14:paraId="6B65561B" w14:textId="77777777" w:rsidR="00E749F9" w:rsidRDefault="00E749F9">
                        <w:pPr>
                          <w:rPr>
                            <w:sz w:val="8"/>
                          </w:rPr>
                        </w:pPr>
                      </w:p>
                      <w:p w14:paraId="29A543A5" w14:textId="77777777" w:rsidR="00E749F9" w:rsidRDefault="00E749F9">
                        <w:pPr>
                          <w:rPr>
                            <w:sz w:val="8"/>
                          </w:rPr>
                        </w:pPr>
                      </w:p>
                      <w:p w14:paraId="4420D1E8" w14:textId="77777777" w:rsidR="00E749F9" w:rsidRDefault="00E749F9">
                        <w:pPr>
                          <w:rPr>
                            <w:sz w:val="8"/>
                          </w:rPr>
                        </w:pPr>
                      </w:p>
                      <w:p w14:paraId="3A217744" w14:textId="77777777" w:rsidR="00E749F9" w:rsidRDefault="00E749F9">
                        <w:pPr>
                          <w:rPr>
                            <w:sz w:val="8"/>
                          </w:rPr>
                        </w:pPr>
                      </w:p>
                      <w:p w14:paraId="30E93835" w14:textId="77777777" w:rsidR="00E749F9" w:rsidRDefault="00E749F9">
                        <w:pPr>
                          <w:spacing w:before="6"/>
                          <w:rPr>
                            <w:sz w:val="8"/>
                          </w:rPr>
                        </w:pPr>
                      </w:p>
                      <w:p w14:paraId="7E1E0E2F"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sidR="00462487">
        <w:rPr>
          <w:rFonts w:ascii="Verdana"/>
          <w:w w:val="105"/>
          <w:sz w:val="7"/>
        </w:rPr>
        <w:t>1.0</w:t>
      </w:r>
    </w:p>
    <w:p w14:paraId="03BD50CF" w14:textId="77777777" w:rsidR="00E2709D" w:rsidRDefault="00E2709D">
      <w:pPr>
        <w:pStyle w:val="BodyText"/>
        <w:rPr>
          <w:rFonts w:ascii="Verdana"/>
          <w:sz w:val="6"/>
        </w:rPr>
      </w:pPr>
    </w:p>
    <w:p w14:paraId="10D1B725" w14:textId="77777777" w:rsidR="00E2709D" w:rsidRDefault="00E2709D">
      <w:pPr>
        <w:pStyle w:val="BodyText"/>
        <w:spacing w:before="6"/>
        <w:rPr>
          <w:rFonts w:ascii="Verdana"/>
          <w:sz w:val="7"/>
        </w:rPr>
      </w:pPr>
    </w:p>
    <w:p w14:paraId="586BD327" w14:textId="77777777" w:rsidR="00E2709D" w:rsidRDefault="00462487">
      <w:pPr>
        <w:jc w:val="right"/>
        <w:rPr>
          <w:rFonts w:ascii="Verdana"/>
          <w:sz w:val="7"/>
        </w:rPr>
      </w:pPr>
      <w:r>
        <w:rPr>
          <w:rFonts w:ascii="Verdana"/>
          <w:w w:val="105"/>
          <w:sz w:val="7"/>
        </w:rPr>
        <w:t>0.8</w:t>
      </w:r>
    </w:p>
    <w:p w14:paraId="3B90687B" w14:textId="77777777" w:rsidR="00E2709D" w:rsidRDefault="00E2709D">
      <w:pPr>
        <w:pStyle w:val="BodyText"/>
        <w:rPr>
          <w:rFonts w:ascii="Verdana"/>
          <w:sz w:val="6"/>
        </w:rPr>
      </w:pPr>
    </w:p>
    <w:p w14:paraId="2E0508A8" w14:textId="77777777" w:rsidR="00E2709D" w:rsidRDefault="00E2709D">
      <w:pPr>
        <w:pStyle w:val="BodyText"/>
        <w:spacing w:before="6"/>
        <w:rPr>
          <w:rFonts w:ascii="Verdana"/>
          <w:sz w:val="7"/>
        </w:rPr>
      </w:pPr>
    </w:p>
    <w:p w14:paraId="1229E3EF" w14:textId="77777777" w:rsidR="00E2709D" w:rsidRDefault="00462487">
      <w:pPr>
        <w:jc w:val="right"/>
        <w:rPr>
          <w:rFonts w:ascii="Verdana"/>
          <w:sz w:val="7"/>
        </w:rPr>
      </w:pPr>
      <w:r>
        <w:rPr>
          <w:rFonts w:ascii="Verdana"/>
          <w:w w:val="105"/>
          <w:sz w:val="7"/>
        </w:rPr>
        <w:t>0.6</w:t>
      </w:r>
    </w:p>
    <w:p w14:paraId="6C1A0590" w14:textId="77777777" w:rsidR="00E2709D" w:rsidRDefault="00462487">
      <w:pPr>
        <w:pStyle w:val="BodyText"/>
        <w:rPr>
          <w:rFonts w:ascii="Verdana"/>
          <w:sz w:val="6"/>
        </w:rPr>
      </w:pPr>
      <w:r>
        <w:br w:type="column"/>
      </w:r>
    </w:p>
    <w:p w14:paraId="3D5458ED" w14:textId="77777777" w:rsidR="00E2709D" w:rsidRDefault="00E2709D">
      <w:pPr>
        <w:pStyle w:val="BodyText"/>
        <w:rPr>
          <w:rFonts w:ascii="Verdana"/>
          <w:sz w:val="6"/>
        </w:rPr>
      </w:pPr>
    </w:p>
    <w:p w14:paraId="67E4606D" w14:textId="77777777" w:rsidR="00E2709D" w:rsidRDefault="00E2709D">
      <w:pPr>
        <w:pStyle w:val="BodyText"/>
        <w:spacing w:before="11"/>
        <w:rPr>
          <w:rFonts w:ascii="Verdana"/>
          <w:sz w:val="6"/>
        </w:rPr>
      </w:pPr>
    </w:p>
    <w:p w14:paraId="3F5417C1" w14:textId="77777777" w:rsidR="00E2709D" w:rsidRDefault="00462487">
      <w:pPr>
        <w:ind w:left="398"/>
        <w:rPr>
          <w:rFonts w:ascii="Verdana"/>
          <w:sz w:val="7"/>
        </w:rPr>
      </w:pPr>
      <w:r>
        <w:rPr>
          <w:rFonts w:ascii="Verdana"/>
          <w:w w:val="105"/>
          <w:sz w:val="7"/>
        </w:rPr>
        <w:t>f0.8</w:t>
      </w:r>
      <w:r>
        <w:rPr>
          <w:rFonts w:ascii="Verdana"/>
          <w:spacing w:val="5"/>
          <w:w w:val="105"/>
          <w:sz w:val="7"/>
        </w:rPr>
        <w:t xml:space="preserve"> </w:t>
      </w:r>
      <w:r>
        <w:rPr>
          <w:rFonts w:ascii="Verdana"/>
          <w:w w:val="105"/>
          <w:sz w:val="7"/>
        </w:rPr>
        <w:t>(optimal)</w:t>
      </w:r>
    </w:p>
    <w:p w14:paraId="18201F02" w14:textId="25D5CB30" w:rsidR="00E2709D" w:rsidRDefault="00285D5B">
      <w:pPr>
        <w:spacing w:before="28" w:line="316" w:lineRule="auto"/>
        <w:ind w:left="398" w:right="499"/>
        <w:rPr>
          <w:rFonts w:ascii="Verdana"/>
          <w:sz w:val="7"/>
        </w:rPr>
      </w:pPr>
      <w:r>
        <w:rPr>
          <w:noProof/>
        </w:rPr>
        <mc:AlternateContent>
          <mc:Choice Requires="wps">
            <w:drawing>
              <wp:anchor distT="0" distB="0" distL="114300" distR="114300" simplePos="0" relativeHeight="15792128" behindDoc="0" locked="0" layoutInCell="1" allowOverlap="1" wp14:anchorId="151C03FC" wp14:editId="27C75A09">
                <wp:simplePos x="0" y="0"/>
                <wp:positionH relativeFrom="page">
                  <wp:posOffset>5614670</wp:posOffset>
                </wp:positionH>
                <wp:positionV relativeFrom="paragraph">
                  <wp:posOffset>-26035</wp:posOffset>
                </wp:positionV>
                <wp:extent cx="97790" cy="1270"/>
                <wp:effectExtent l="0" t="0" r="0" b="0"/>
                <wp:wrapNone/>
                <wp:docPr id="190"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270"/>
                        </a:xfrm>
                        <a:custGeom>
                          <a:avLst/>
                          <a:gdLst>
                            <a:gd name="T0" fmla="+- 0 8842 8842"/>
                            <a:gd name="T1" fmla="*/ T0 w 154"/>
                            <a:gd name="T2" fmla="+- 0 8919 8842"/>
                            <a:gd name="T3" fmla="*/ T2 w 154"/>
                            <a:gd name="T4" fmla="+- 0 8996 8842"/>
                            <a:gd name="T5" fmla="*/ T4 w 154"/>
                          </a:gdLst>
                          <a:ahLst/>
                          <a:cxnLst>
                            <a:cxn ang="0">
                              <a:pos x="T1" y="0"/>
                            </a:cxn>
                            <a:cxn ang="0">
                              <a:pos x="T3" y="0"/>
                            </a:cxn>
                            <a:cxn ang="0">
                              <a:pos x="T5" y="0"/>
                            </a:cxn>
                          </a:cxnLst>
                          <a:rect l="0" t="0" r="r" b="b"/>
                          <a:pathLst>
                            <a:path w="154">
                              <a:moveTo>
                                <a:pt x="0" y="0"/>
                              </a:moveTo>
                              <a:lnTo>
                                <a:pt x="77" y="0"/>
                              </a:lnTo>
                              <a:lnTo>
                                <a:pt x="154"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0EB6A" id="Freeform 186" o:spid="_x0000_s1026" style="position:absolute;margin-left:442.1pt;margin-top:-2.05pt;width:7.7pt;height:.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" path="m,l77,r77,e" filled="f" strokecolor="#4582b3" strokeweight=".1248mm">
                <v:path arrowok="t" o:connecttype="custom" o:connectlocs="0,0;48895,0;97790,0" o:connectangles="0,0,0"/>
                <w10:wrap anchorx="page"/>
              </v:shape>
            </w:pict>
          </mc:Fallback>
        </mc:AlternateContent>
      </w:r>
      <w:r>
        <w:rPr>
          <w:noProof/>
        </w:rPr>
        <mc:AlternateContent>
          <mc:Choice Requires="wps">
            <w:drawing>
              <wp:anchor distT="0" distB="0" distL="114300" distR="114300" simplePos="0" relativeHeight="15792640" behindDoc="0" locked="0" layoutInCell="1" allowOverlap="1" wp14:anchorId="6ED19E5B" wp14:editId="1464119F">
                <wp:simplePos x="0" y="0"/>
                <wp:positionH relativeFrom="page">
                  <wp:posOffset>5614670</wp:posOffset>
                </wp:positionH>
                <wp:positionV relativeFrom="paragraph">
                  <wp:posOffset>45720</wp:posOffset>
                </wp:positionV>
                <wp:extent cx="97790" cy="1270"/>
                <wp:effectExtent l="0" t="0" r="0" b="0"/>
                <wp:wrapNone/>
                <wp:docPr id="189" name="Freeform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270"/>
                        </a:xfrm>
                        <a:custGeom>
                          <a:avLst/>
                          <a:gdLst>
                            <a:gd name="T0" fmla="+- 0 8842 8842"/>
                            <a:gd name="T1" fmla="*/ T0 w 154"/>
                            <a:gd name="T2" fmla="+- 0 8919 8842"/>
                            <a:gd name="T3" fmla="*/ T2 w 154"/>
                            <a:gd name="T4" fmla="+- 0 8996 8842"/>
                            <a:gd name="T5" fmla="*/ T4 w 154"/>
                          </a:gdLst>
                          <a:ahLst/>
                          <a:cxnLst>
                            <a:cxn ang="0">
                              <a:pos x="T1" y="0"/>
                            </a:cxn>
                            <a:cxn ang="0">
                              <a:pos x="T3" y="0"/>
                            </a:cxn>
                            <a:cxn ang="0">
                              <a:pos x="T5" y="0"/>
                            </a:cxn>
                          </a:cxnLst>
                          <a:rect l="0" t="0" r="r" b="b"/>
                          <a:pathLst>
                            <a:path w="154">
                              <a:moveTo>
                                <a:pt x="0" y="0"/>
                              </a:moveTo>
                              <a:lnTo>
                                <a:pt x="77" y="0"/>
                              </a:lnTo>
                              <a:lnTo>
                                <a:pt x="154"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5D6AD" id="Freeform 185" o:spid="_x0000_s1026" style="position:absolute;margin-left:442.1pt;margin-top:3.6pt;width:7.7pt;height:.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" path="m,l77,r77,e" filled="f" strokecolor="#ffa400" strokeweight=".1248mm">
                <v:path arrowok="t" o:connecttype="custom" o:connectlocs="0,0;48895,0;97790,0" o:connectangles="0,0,0"/>
                <w10:wrap anchorx="page"/>
              </v:shape>
            </w:pict>
          </mc:Fallback>
        </mc:AlternateContent>
      </w:r>
      <w:r>
        <w:rPr>
          <w:noProof/>
        </w:rPr>
        <mc:AlternateContent>
          <mc:Choice Requires="wps">
            <w:drawing>
              <wp:anchor distT="0" distB="0" distL="114300" distR="114300" simplePos="0" relativeHeight="15793152" behindDoc="0" locked="0" layoutInCell="1" allowOverlap="1" wp14:anchorId="7AB4F1A8" wp14:editId="480117F2">
                <wp:simplePos x="0" y="0"/>
                <wp:positionH relativeFrom="page">
                  <wp:posOffset>5614670</wp:posOffset>
                </wp:positionH>
                <wp:positionV relativeFrom="paragraph">
                  <wp:posOffset>116840</wp:posOffset>
                </wp:positionV>
                <wp:extent cx="97790" cy="0"/>
                <wp:effectExtent l="0" t="0" r="0" b="0"/>
                <wp:wrapNone/>
                <wp:docPr id="188"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6E19F" id="Line 184" o:spid="_x0000_s1026" style="position:absolute;z-index:1579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1pt,9.2pt" to="449.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" strokecolor="#4582b3" strokeweight=".1248mm">
                <v:stroke dashstyle="3 1"/>
                <w10:wrap anchorx="page"/>
              </v:line>
            </w:pict>
          </mc:Fallback>
        </mc:AlternateContent>
      </w:r>
      <w:r w:rsidR="00462487">
        <w:rPr>
          <w:rFonts w:ascii="Verdana"/>
          <w:w w:val="105"/>
          <w:sz w:val="7"/>
        </w:rPr>
        <w:t>f0.8 (area</w:t>
      </w:r>
      <w:r w:rsidR="00462487">
        <w:rPr>
          <w:rFonts w:ascii="Verdana"/>
          <w:spacing w:val="2"/>
          <w:w w:val="105"/>
          <w:sz w:val="7"/>
        </w:rPr>
        <w:t xml:space="preserve"> </w:t>
      </w:r>
      <w:r w:rsidR="00462487">
        <w:rPr>
          <w:rFonts w:ascii="Verdana"/>
          <w:w w:val="105"/>
          <w:sz w:val="7"/>
        </w:rPr>
        <w:t>optimized)</w:t>
      </w:r>
      <w:r w:rsidR="00462487">
        <w:rPr>
          <w:rFonts w:ascii="Verdana"/>
          <w:spacing w:val="-23"/>
          <w:w w:val="105"/>
          <w:sz w:val="7"/>
        </w:rPr>
        <w:t xml:space="preserve"> </w:t>
      </w:r>
      <w:r w:rsidR="00462487">
        <w:rPr>
          <w:rFonts w:ascii="Verdana"/>
          <w:w w:val="105"/>
          <w:sz w:val="7"/>
        </w:rPr>
        <w:t>prob.</w:t>
      </w:r>
      <w:r w:rsidR="00462487">
        <w:rPr>
          <w:rFonts w:ascii="Verdana"/>
          <w:spacing w:val="1"/>
          <w:w w:val="105"/>
          <w:sz w:val="7"/>
        </w:rPr>
        <w:t xml:space="preserve"> </w:t>
      </w:r>
      <w:r w:rsidR="00462487">
        <w:rPr>
          <w:rFonts w:ascii="Verdana"/>
          <w:w w:val="105"/>
          <w:sz w:val="7"/>
        </w:rPr>
        <w:t>(optimal)</w:t>
      </w:r>
    </w:p>
    <w:p w14:paraId="235245AD" w14:textId="407B945C" w:rsidR="00E2709D" w:rsidRDefault="00285D5B">
      <w:pPr>
        <w:ind w:left="398"/>
        <w:rPr>
          <w:rFonts w:ascii="Verdana"/>
          <w:sz w:val="7"/>
        </w:rPr>
      </w:pPr>
      <w:r>
        <w:rPr>
          <w:noProof/>
        </w:rPr>
        <mc:AlternateContent>
          <mc:Choice Requires="wps">
            <w:drawing>
              <wp:anchor distT="0" distB="0" distL="114300" distR="114300" simplePos="0" relativeHeight="15793664" behindDoc="0" locked="0" layoutInCell="1" allowOverlap="1" wp14:anchorId="0AA7A9C1" wp14:editId="24A09B89">
                <wp:simplePos x="0" y="0"/>
                <wp:positionH relativeFrom="page">
                  <wp:posOffset>5614670</wp:posOffset>
                </wp:positionH>
                <wp:positionV relativeFrom="paragraph">
                  <wp:posOffset>27940</wp:posOffset>
                </wp:positionV>
                <wp:extent cx="97790" cy="1270"/>
                <wp:effectExtent l="0" t="0" r="0" b="0"/>
                <wp:wrapNone/>
                <wp:docPr id="187" name="Freeform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270"/>
                        </a:xfrm>
                        <a:custGeom>
                          <a:avLst/>
                          <a:gdLst>
                            <a:gd name="T0" fmla="+- 0 8842 8842"/>
                            <a:gd name="T1" fmla="*/ T0 w 154"/>
                            <a:gd name="T2" fmla="+- 0 8919 8842"/>
                            <a:gd name="T3" fmla="*/ T2 w 154"/>
                            <a:gd name="T4" fmla="+- 0 8996 8842"/>
                            <a:gd name="T5" fmla="*/ T4 w 154"/>
                          </a:gdLst>
                          <a:ahLst/>
                          <a:cxnLst>
                            <a:cxn ang="0">
                              <a:pos x="T1" y="0"/>
                            </a:cxn>
                            <a:cxn ang="0">
                              <a:pos x="T3" y="0"/>
                            </a:cxn>
                            <a:cxn ang="0">
                              <a:pos x="T5" y="0"/>
                            </a:cxn>
                          </a:cxnLst>
                          <a:rect l="0" t="0" r="r" b="b"/>
                          <a:pathLst>
                            <a:path w="154">
                              <a:moveTo>
                                <a:pt x="0" y="0"/>
                              </a:moveTo>
                              <a:lnTo>
                                <a:pt x="77" y="0"/>
                              </a:lnTo>
                              <a:lnTo>
                                <a:pt x="154" y="0"/>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3D83D" id="Freeform 183" o:spid="_x0000_s1026" style="position:absolute;margin-left:442.1pt;margin-top:2.2pt;width:7.7pt;height:.1pt;z-index:1579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" path="m,l77,r77,e" filled="f" strokecolor="#ffa400" strokeweight=".1248mm">
                <v:stroke dashstyle="3 1"/>
                <v:path arrowok="t" o:connecttype="custom" o:connectlocs="0,0;48895,0;97790,0" o:connectangles="0,0,0"/>
                <w10:wrap anchorx="page"/>
              </v:shape>
            </w:pict>
          </mc:Fallback>
        </mc:AlternateContent>
      </w:r>
      <w:r>
        <w:rPr>
          <w:noProof/>
        </w:rPr>
        <mc:AlternateContent>
          <mc:Choice Requires="wps">
            <w:drawing>
              <wp:anchor distT="0" distB="0" distL="114300" distR="114300" simplePos="0" relativeHeight="15794688" behindDoc="0" locked="0" layoutInCell="1" allowOverlap="1" wp14:anchorId="5D27FDFE" wp14:editId="75B252BD">
                <wp:simplePos x="0" y="0"/>
                <wp:positionH relativeFrom="page">
                  <wp:posOffset>5474970</wp:posOffset>
                </wp:positionH>
                <wp:positionV relativeFrom="paragraph">
                  <wp:posOffset>23495</wp:posOffset>
                </wp:positionV>
                <wp:extent cx="80010" cy="325755"/>
                <wp:effectExtent l="0" t="0" r="0" b="0"/>
                <wp:wrapNone/>
                <wp:docPr id="18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6B4D" w14:textId="77777777" w:rsidR="00E749F9" w:rsidRDefault="00E749F9">
                            <w:pPr>
                              <w:spacing w:before="6"/>
                              <w:ind w:left="20"/>
                              <w:rPr>
                                <w:rFonts w:ascii="Verdana"/>
                                <w:sz w:val="8"/>
                              </w:rPr>
                            </w:pPr>
                            <w:r>
                              <w:rPr>
                                <w:rFonts w:ascii="Verdana"/>
                                <w:w w:val="110"/>
                                <w:sz w:val="8"/>
                              </w:rPr>
                              <w:t>probability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7FDFE" id="Text Box 182" o:spid="_x0000_s1380" type="#_x0000_t202" style="position:absolute;left:0;text-align:left;margin-left:431.1pt;margin-top:1.85pt;width:6.3pt;height:25.65pt;z-index:1579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" filled="f" stroked="f">
                <v:textbox style="layout-flow:vertical;mso-layout-flow-alt:bottom-to-top" inset="0,0,0,0">
                  <w:txbxContent>
                    <w:p w14:paraId="13916B4D" w14:textId="77777777" w:rsidR="00E749F9" w:rsidRDefault="00E749F9">
                      <w:pPr>
                        <w:spacing w:before="6"/>
                        <w:ind w:left="20"/>
                        <w:rPr>
                          <w:rFonts w:ascii="Verdana"/>
                          <w:sz w:val="8"/>
                        </w:rPr>
                      </w:pPr>
                      <w:r>
                        <w:rPr>
                          <w:rFonts w:ascii="Verdana"/>
                          <w:w w:val="110"/>
                          <w:sz w:val="8"/>
                        </w:rPr>
                        <w:t>probability</w:t>
                      </w:r>
                    </w:p>
                  </w:txbxContent>
                </v:textbox>
                <w10:wrap anchorx="page"/>
              </v:shape>
            </w:pict>
          </mc:Fallback>
        </mc:AlternateContent>
      </w:r>
      <w:r w:rsidR="00462487">
        <w:rPr>
          <w:rFonts w:ascii="Verdana"/>
          <w:spacing w:val="-1"/>
          <w:w w:val="110"/>
          <w:sz w:val="7"/>
        </w:rPr>
        <w:t>prob.</w:t>
      </w:r>
      <w:r w:rsidR="00462487">
        <w:rPr>
          <w:rFonts w:ascii="Verdana"/>
          <w:spacing w:val="-6"/>
          <w:w w:val="110"/>
          <w:sz w:val="7"/>
        </w:rPr>
        <w:t xml:space="preserve"> </w:t>
      </w:r>
      <w:r w:rsidR="00462487">
        <w:rPr>
          <w:rFonts w:ascii="Verdana"/>
          <w:w w:val="110"/>
          <w:sz w:val="7"/>
        </w:rPr>
        <w:t>(area</w:t>
      </w:r>
      <w:r w:rsidR="00462487">
        <w:rPr>
          <w:rFonts w:ascii="Verdana"/>
          <w:spacing w:val="-5"/>
          <w:w w:val="110"/>
          <w:sz w:val="7"/>
        </w:rPr>
        <w:t xml:space="preserve"> </w:t>
      </w:r>
      <w:r w:rsidR="00462487">
        <w:rPr>
          <w:rFonts w:ascii="Verdana"/>
          <w:w w:val="110"/>
          <w:sz w:val="7"/>
        </w:rPr>
        <w:t>optimized)</w:t>
      </w:r>
    </w:p>
    <w:p w14:paraId="2647CF4C" w14:textId="77777777" w:rsidR="00E2709D" w:rsidRDefault="00E2709D">
      <w:pPr>
        <w:rPr>
          <w:rFonts w:ascii="Verdana"/>
          <w:sz w:val="7"/>
        </w:rPr>
        <w:sectPr w:rsidR="00E2709D">
          <w:type w:val="continuous"/>
          <w:pgSz w:w="12240" w:h="15840"/>
          <w:pgMar w:top="1500" w:right="1720" w:bottom="280" w:left="1600" w:header="720" w:footer="720" w:gutter="0"/>
          <w:cols w:num="6" w:space="720" w:equalWidth="0">
            <w:col w:w="2332" w:space="40"/>
            <w:col w:w="1045" w:space="48"/>
            <w:col w:w="1634" w:space="39"/>
            <w:col w:w="1417" w:space="40"/>
            <w:col w:w="424" w:space="40"/>
            <w:col w:w="1861"/>
          </w:cols>
        </w:sectPr>
      </w:pPr>
    </w:p>
    <w:p w14:paraId="2BE85B18" w14:textId="77777777" w:rsidR="00E2709D" w:rsidRDefault="00E2709D">
      <w:pPr>
        <w:pStyle w:val="BodyText"/>
        <w:rPr>
          <w:rFonts w:ascii="Verdana"/>
          <w:sz w:val="6"/>
        </w:rPr>
      </w:pPr>
    </w:p>
    <w:p w14:paraId="0BFB8250" w14:textId="77777777" w:rsidR="00E2709D" w:rsidRDefault="00E2709D">
      <w:pPr>
        <w:pStyle w:val="BodyText"/>
        <w:spacing w:before="6"/>
        <w:rPr>
          <w:rFonts w:ascii="Verdana"/>
          <w:sz w:val="7"/>
        </w:rPr>
      </w:pPr>
    </w:p>
    <w:p w14:paraId="4AC2DB54" w14:textId="1AD07679" w:rsidR="00E2709D" w:rsidRDefault="00285D5B">
      <w:pPr>
        <w:tabs>
          <w:tab w:val="left" w:pos="6896"/>
        </w:tabs>
        <w:ind w:left="768"/>
        <w:rPr>
          <w:rFonts w:ascii="Verdana"/>
          <w:sz w:val="7"/>
        </w:rPr>
      </w:pPr>
      <w:r>
        <w:rPr>
          <w:noProof/>
        </w:rPr>
        <mc:AlternateContent>
          <mc:Choice Requires="wpg">
            <w:drawing>
              <wp:anchor distT="0" distB="0" distL="114300" distR="114300" simplePos="0" relativeHeight="484988416" behindDoc="1" locked="0" layoutInCell="1" allowOverlap="1" wp14:anchorId="6247F1E8" wp14:editId="1A250F81">
                <wp:simplePos x="0" y="0"/>
                <wp:positionH relativeFrom="page">
                  <wp:posOffset>2575560</wp:posOffset>
                </wp:positionH>
                <wp:positionV relativeFrom="paragraph">
                  <wp:posOffset>-469900</wp:posOffset>
                </wp:positionV>
                <wp:extent cx="843915" cy="845185"/>
                <wp:effectExtent l="0" t="0" r="0" b="0"/>
                <wp:wrapNone/>
                <wp:docPr id="98"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4056" y="-740"/>
                          <a:chExt cx="1329" cy="1331"/>
                        </a:xfrm>
                      </wpg:grpSpPr>
                      <wps:wsp>
                        <wps:cNvPr id="99" name="Freeform 181"/>
                        <wps:cNvSpPr>
                          <a:spLocks/>
                        </wps:cNvSpPr>
                        <wps:spPr bwMode="auto">
                          <a:xfrm>
                            <a:off x="4216"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Line 180"/>
                        <wps:cNvCnPr>
                          <a:cxnSpLocks noChangeShapeType="1"/>
                        </wps:cNvCnPr>
                        <wps:spPr bwMode="auto">
                          <a:xfrm>
                            <a:off x="4217"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Freeform 179"/>
                        <wps:cNvSpPr>
                          <a:spLocks/>
                        </wps:cNvSpPr>
                        <wps:spPr bwMode="auto">
                          <a:xfrm>
                            <a:off x="407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Line 178"/>
                        <wps:cNvCnPr>
                          <a:cxnSpLocks noChangeShapeType="1"/>
                        </wps:cNvCnPr>
                        <wps:spPr bwMode="auto">
                          <a:xfrm>
                            <a:off x="407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Freeform 177"/>
                        <wps:cNvSpPr>
                          <a:spLocks/>
                        </wps:cNvSpPr>
                        <wps:spPr bwMode="auto">
                          <a:xfrm>
                            <a:off x="411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176"/>
                        <wps:cNvCnPr>
                          <a:cxnSpLocks noChangeShapeType="1"/>
                        </wps:cNvCnPr>
                        <wps:spPr bwMode="auto">
                          <a:xfrm>
                            <a:off x="411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Freeform 175"/>
                        <wps:cNvSpPr>
                          <a:spLocks/>
                        </wps:cNvSpPr>
                        <wps:spPr bwMode="auto">
                          <a:xfrm>
                            <a:off x="414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174"/>
                        <wps:cNvCnPr>
                          <a:cxnSpLocks noChangeShapeType="1"/>
                        </wps:cNvCnPr>
                        <wps:spPr bwMode="auto">
                          <a:xfrm>
                            <a:off x="414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Freeform 173"/>
                        <wps:cNvSpPr>
                          <a:spLocks/>
                        </wps:cNvSpPr>
                        <wps:spPr bwMode="auto">
                          <a:xfrm>
                            <a:off x="417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Line 172"/>
                        <wps:cNvCnPr>
                          <a:cxnSpLocks noChangeShapeType="1"/>
                        </wps:cNvCnPr>
                        <wps:spPr bwMode="auto">
                          <a:xfrm>
                            <a:off x="417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171"/>
                        <wps:cNvSpPr>
                          <a:spLocks/>
                        </wps:cNvSpPr>
                        <wps:spPr bwMode="auto">
                          <a:xfrm>
                            <a:off x="419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Line 170"/>
                        <wps:cNvCnPr>
                          <a:cxnSpLocks noChangeShapeType="1"/>
                        </wps:cNvCnPr>
                        <wps:spPr bwMode="auto">
                          <a:xfrm>
                            <a:off x="419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Freeform 169"/>
                        <wps:cNvSpPr>
                          <a:spLocks/>
                        </wps:cNvSpPr>
                        <wps:spPr bwMode="auto">
                          <a:xfrm>
                            <a:off x="4056" y="539"/>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Line 168"/>
                        <wps:cNvCnPr>
                          <a:cxnSpLocks noChangeShapeType="1"/>
                        </wps:cNvCnPr>
                        <wps:spPr bwMode="auto">
                          <a:xfrm>
                            <a:off x="4077" y="53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Freeform 167"/>
                        <wps:cNvSpPr>
                          <a:spLocks/>
                        </wps:cNvSpPr>
                        <wps:spPr bwMode="auto">
                          <a:xfrm>
                            <a:off x="4056" y="290"/>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Line 166"/>
                        <wps:cNvCnPr>
                          <a:cxnSpLocks noChangeShapeType="1"/>
                        </wps:cNvCnPr>
                        <wps:spPr bwMode="auto">
                          <a:xfrm>
                            <a:off x="4077" y="29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Freeform 165"/>
                        <wps:cNvSpPr>
                          <a:spLocks/>
                        </wps:cNvSpPr>
                        <wps:spPr bwMode="auto">
                          <a:xfrm>
                            <a:off x="4056" y="41"/>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164"/>
                        <wps:cNvCnPr>
                          <a:cxnSpLocks noChangeShapeType="1"/>
                        </wps:cNvCnPr>
                        <wps:spPr bwMode="auto">
                          <a:xfrm>
                            <a:off x="4077" y="4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Freeform 163"/>
                        <wps:cNvSpPr>
                          <a:spLocks/>
                        </wps:cNvSpPr>
                        <wps:spPr bwMode="auto">
                          <a:xfrm>
                            <a:off x="4056" y="-208"/>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Line 162"/>
                        <wps:cNvCnPr>
                          <a:cxnSpLocks noChangeShapeType="1"/>
                        </wps:cNvCnPr>
                        <wps:spPr bwMode="auto">
                          <a:xfrm>
                            <a:off x="4077" y="-208"/>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Freeform 161"/>
                        <wps:cNvSpPr>
                          <a:spLocks/>
                        </wps:cNvSpPr>
                        <wps:spPr bwMode="auto">
                          <a:xfrm>
                            <a:off x="4056" y="-457"/>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Line 160"/>
                        <wps:cNvCnPr>
                          <a:cxnSpLocks noChangeShapeType="1"/>
                        </wps:cNvCnPr>
                        <wps:spPr bwMode="auto">
                          <a:xfrm>
                            <a:off x="4077" y="-457"/>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Freeform 159"/>
                        <wps:cNvSpPr>
                          <a:spLocks/>
                        </wps:cNvSpPr>
                        <wps:spPr bwMode="auto">
                          <a:xfrm>
                            <a:off x="4056" y="-707"/>
                            <a:ext cx="21" cy="2"/>
                          </a:xfrm>
                          <a:custGeom>
                            <a:avLst/>
                            <a:gdLst>
                              <a:gd name="T0" fmla="+- 0 4077 4056"/>
                              <a:gd name="T1" fmla="*/ T0 w 21"/>
                              <a:gd name="T2" fmla="+- 0 4056 4056"/>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Line 158"/>
                        <wps:cNvCnPr>
                          <a:cxnSpLocks noChangeShapeType="1"/>
                        </wps:cNvCnPr>
                        <wps:spPr bwMode="auto">
                          <a:xfrm>
                            <a:off x="4077" y="-706"/>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157"/>
                        <wps:cNvCnPr>
                          <a:cxnSpLocks noChangeShapeType="1"/>
                        </wps:cNvCnPr>
                        <wps:spPr bwMode="auto">
                          <a:xfrm>
                            <a:off x="4077" y="57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Freeform 156"/>
                        <wps:cNvSpPr>
                          <a:spLocks/>
                        </wps:cNvSpPr>
                        <wps:spPr bwMode="auto">
                          <a:xfrm>
                            <a:off x="4680"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Line 155"/>
                        <wps:cNvCnPr>
                          <a:cxnSpLocks noChangeShapeType="1"/>
                        </wps:cNvCnPr>
                        <wps:spPr bwMode="auto">
                          <a:xfrm>
                            <a:off x="4680"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Freeform 154"/>
                        <wps:cNvSpPr>
                          <a:spLocks/>
                        </wps:cNvSpPr>
                        <wps:spPr bwMode="auto">
                          <a:xfrm>
                            <a:off x="443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Line 153"/>
                        <wps:cNvCnPr>
                          <a:cxnSpLocks noChangeShapeType="1"/>
                        </wps:cNvCnPr>
                        <wps:spPr bwMode="auto">
                          <a:xfrm>
                            <a:off x="443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Freeform 152"/>
                        <wps:cNvSpPr>
                          <a:spLocks/>
                        </wps:cNvSpPr>
                        <wps:spPr bwMode="auto">
                          <a:xfrm>
                            <a:off x="449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Line 151"/>
                        <wps:cNvCnPr>
                          <a:cxnSpLocks noChangeShapeType="1"/>
                        </wps:cNvCnPr>
                        <wps:spPr bwMode="auto">
                          <a:xfrm>
                            <a:off x="449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Freeform 150"/>
                        <wps:cNvSpPr>
                          <a:spLocks/>
                        </wps:cNvSpPr>
                        <wps:spPr bwMode="auto">
                          <a:xfrm>
                            <a:off x="45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Line 149"/>
                        <wps:cNvCnPr>
                          <a:cxnSpLocks noChangeShapeType="1"/>
                        </wps:cNvCnPr>
                        <wps:spPr bwMode="auto">
                          <a:xfrm>
                            <a:off x="45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Freeform 148"/>
                        <wps:cNvSpPr>
                          <a:spLocks/>
                        </wps:cNvSpPr>
                        <wps:spPr bwMode="auto">
                          <a:xfrm>
                            <a:off x="457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Line 147"/>
                        <wps:cNvCnPr>
                          <a:cxnSpLocks noChangeShapeType="1"/>
                        </wps:cNvCnPr>
                        <wps:spPr bwMode="auto">
                          <a:xfrm>
                            <a:off x="457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Freeform 146"/>
                        <wps:cNvSpPr>
                          <a:spLocks/>
                        </wps:cNvSpPr>
                        <wps:spPr bwMode="auto">
                          <a:xfrm>
                            <a:off x="460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Line 145"/>
                        <wps:cNvCnPr>
                          <a:cxnSpLocks noChangeShapeType="1"/>
                        </wps:cNvCnPr>
                        <wps:spPr bwMode="auto">
                          <a:xfrm>
                            <a:off x="460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Freeform 144"/>
                        <wps:cNvSpPr>
                          <a:spLocks/>
                        </wps:cNvSpPr>
                        <wps:spPr bwMode="auto">
                          <a:xfrm>
                            <a:off x="463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143"/>
                        <wps:cNvCnPr>
                          <a:cxnSpLocks noChangeShapeType="1"/>
                        </wps:cNvCnPr>
                        <wps:spPr bwMode="auto">
                          <a:xfrm>
                            <a:off x="463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Freeform 142"/>
                        <wps:cNvSpPr>
                          <a:spLocks/>
                        </wps:cNvSpPr>
                        <wps:spPr bwMode="auto">
                          <a:xfrm>
                            <a:off x="465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Line 141"/>
                        <wps:cNvCnPr>
                          <a:cxnSpLocks noChangeShapeType="1"/>
                        </wps:cNvCnPr>
                        <wps:spPr bwMode="auto">
                          <a:xfrm>
                            <a:off x="465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Freeform 140"/>
                        <wps:cNvSpPr>
                          <a:spLocks/>
                        </wps:cNvSpPr>
                        <wps:spPr bwMode="auto">
                          <a:xfrm>
                            <a:off x="5143"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Line 139"/>
                        <wps:cNvCnPr>
                          <a:cxnSpLocks noChangeShapeType="1"/>
                        </wps:cNvCnPr>
                        <wps:spPr bwMode="auto">
                          <a:xfrm>
                            <a:off x="5144"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Freeform 138"/>
                        <wps:cNvSpPr>
                          <a:spLocks/>
                        </wps:cNvSpPr>
                        <wps:spPr bwMode="auto">
                          <a:xfrm>
                            <a:off x="490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Line 137"/>
                        <wps:cNvCnPr>
                          <a:cxnSpLocks noChangeShapeType="1"/>
                        </wps:cNvCnPr>
                        <wps:spPr bwMode="auto">
                          <a:xfrm>
                            <a:off x="490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Freeform 136"/>
                        <wps:cNvSpPr>
                          <a:spLocks/>
                        </wps:cNvSpPr>
                        <wps:spPr bwMode="auto">
                          <a:xfrm>
                            <a:off x="495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Line 135"/>
                        <wps:cNvCnPr>
                          <a:cxnSpLocks noChangeShapeType="1"/>
                        </wps:cNvCnPr>
                        <wps:spPr bwMode="auto">
                          <a:xfrm>
                            <a:off x="495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Freeform 134"/>
                        <wps:cNvSpPr>
                          <a:spLocks/>
                        </wps:cNvSpPr>
                        <wps:spPr bwMode="auto">
                          <a:xfrm>
                            <a:off x="500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Line 133"/>
                        <wps:cNvCnPr>
                          <a:cxnSpLocks noChangeShapeType="1"/>
                        </wps:cNvCnPr>
                        <wps:spPr bwMode="auto">
                          <a:xfrm>
                            <a:off x="500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Freeform 132"/>
                        <wps:cNvSpPr>
                          <a:spLocks/>
                        </wps:cNvSpPr>
                        <wps:spPr bwMode="auto">
                          <a:xfrm>
                            <a:off x="50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Line 131"/>
                        <wps:cNvCnPr>
                          <a:cxnSpLocks noChangeShapeType="1"/>
                        </wps:cNvCnPr>
                        <wps:spPr bwMode="auto">
                          <a:xfrm>
                            <a:off x="50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Freeform 130"/>
                        <wps:cNvSpPr>
                          <a:spLocks/>
                        </wps:cNvSpPr>
                        <wps:spPr bwMode="auto">
                          <a:xfrm>
                            <a:off x="507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Line 129"/>
                        <wps:cNvCnPr>
                          <a:cxnSpLocks noChangeShapeType="1"/>
                        </wps:cNvCnPr>
                        <wps:spPr bwMode="auto">
                          <a:xfrm>
                            <a:off x="507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Freeform 128"/>
                        <wps:cNvSpPr>
                          <a:spLocks/>
                        </wps:cNvSpPr>
                        <wps:spPr bwMode="auto">
                          <a:xfrm>
                            <a:off x="509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Line 127"/>
                        <wps:cNvCnPr>
                          <a:cxnSpLocks noChangeShapeType="1"/>
                        </wps:cNvCnPr>
                        <wps:spPr bwMode="auto">
                          <a:xfrm>
                            <a:off x="509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Freeform 126"/>
                        <wps:cNvSpPr>
                          <a:spLocks/>
                        </wps:cNvSpPr>
                        <wps:spPr bwMode="auto">
                          <a:xfrm>
                            <a:off x="512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Line 125"/>
                        <wps:cNvCnPr>
                          <a:cxnSpLocks noChangeShapeType="1"/>
                        </wps:cNvCnPr>
                        <wps:spPr bwMode="auto">
                          <a:xfrm>
                            <a:off x="512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Freeform 124"/>
                        <wps:cNvSpPr>
                          <a:spLocks/>
                        </wps:cNvSpPr>
                        <wps:spPr bwMode="auto">
                          <a:xfrm>
                            <a:off x="435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Line 123"/>
                        <wps:cNvCnPr>
                          <a:cxnSpLocks noChangeShapeType="1"/>
                        </wps:cNvCnPr>
                        <wps:spPr bwMode="auto">
                          <a:xfrm>
                            <a:off x="435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22"/>
                        <wps:cNvCnPr>
                          <a:cxnSpLocks noChangeShapeType="1"/>
                        </wps:cNvCnPr>
                        <wps:spPr bwMode="auto">
                          <a:xfrm>
                            <a:off x="4356" y="562"/>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9" name="Freeform 121"/>
                        <wps:cNvSpPr>
                          <a:spLocks/>
                        </wps:cNvSpPr>
                        <wps:spPr bwMode="auto">
                          <a:xfrm>
                            <a:off x="481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Line 120"/>
                        <wps:cNvCnPr>
                          <a:cxnSpLocks noChangeShapeType="1"/>
                        </wps:cNvCnPr>
                        <wps:spPr bwMode="auto">
                          <a:xfrm>
                            <a:off x="482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Freeform 119"/>
                        <wps:cNvSpPr>
                          <a:spLocks/>
                        </wps:cNvSpPr>
                        <wps:spPr bwMode="auto">
                          <a:xfrm>
                            <a:off x="528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Line 118"/>
                        <wps:cNvCnPr>
                          <a:cxnSpLocks noChangeShapeType="1"/>
                        </wps:cNvCnPr>
                        <wps:spPr bwMode="auto">
                          <a:xfrm>
                            <a:off x="5283"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Freeform 117"/>
                        <wps:cNvSpPr>
                          <a:spLocks/>
                        </wps:cNvSpPr>
                        <wps:spPr bwMode="auto">
                          <a:xfrm>
                            <a:off x="536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Line 116"/>
                        <wps:cNvCnPr>
                          <a:cxnSpLocks noChangeShapeType="1"/>
                        </wps:cNvCnPr>
                        <wps:spPr bwMode="auto">
                          <a:xfrm>
                            <a:off x="536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AutoShape 115"/>
                        <wps:cNvSpPr>
                          <a:spLocks/>
                        </wps:cNvSpPr>
                        <wps:spPr bwMode="auto">
                          <a:xfrm>
                            <a:off x="4077" y="-738"/>
                            <a:ext cx="1288" cy="1308"/>
                          </a:xfrm>
                          <a:custGeom>
                            <a:avLst/>
                            <a:gdLst>
                              <a:gd name="T0" fmla="+- 0 5365 4077"/>
                              <a:gd name="T1" fmla="*/ T0 w 1288"/>
                              <a:gd name="T2" fmla="+- 0 571 -737"/>
                              <a:gd name="T3" fmla="*/ 571 h 1308"/>
                              <a:gd name="T4" fmla="+- 0 5365 4077"/>
                              <a:gd name="T5" fmla="*/ T4 w 1288"/>
                              <a:gd name="T6" fmla="+- 0 -737 -737"/>
                              <a:gd name="T7" fmla="*/ -737 h 1308"/>
                              <a:gd name="T8" fmla="+- 0 4077 4077"/>
                              <a:gd name="T9" fmla="*/ T8 w 1288"/>
                              <a:gd name="T10" fmla="+- 0 571 -737"/>
                              <a:gd name="T11" fmla="*/ 571 h 1308"/>
                              <a:gd name="T12" fmla="+- 0 5365 4077"/>
                              <a:gd name="T13" fmla="*/ T12 w 1288"/>
                              <a:gd name="T14" fmla="+- 0 571 -737"/>
                              <a:gd name="T15" fmla="*/ 571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Line 114"/>
                        <wps:cNvCnPr>
                          <a:cxnSpLocks noChangeShapeType="1"/>
                        </wps:cNvCnPr>
                        <wps:spPr bwMode="auto">
                          <a:xfrm>
                            <a:off x="4356" y="-737"/>
                            <a:ext cx="0" cy="1165"/>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7" name="Line 113"/>
                        <wps:cNvCnPr>
                          <a:cxnSpLocks noChangeShapeType="1"/>
                        </wps:cNvCnPr>
                        <wps:spPr bwMode="auto">
                          <a:xfrm>
                            <a:off x="4077" y="-737"/>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Freeform 112"/>
                        <wps:cNvSpPr>
                          <a:spLocks/>
                        </wps:cNvSpPr>
                        <wps:spPr bwMode="auto">
                          <a:xfrm>
                            <a:off x="4077" y="-707"/>
                            <a:ext cx="1288" cy="629"/>
                          </a:xfrm>
                          <a:custGeom>
                            <a:avLst/>
                            <a:gdLst>
                              <a:gd name="T0" fmla="+- 0 4077 4077"/>
                              <a:gd name="T1" fmla="*/ T0 w 1288"/>
                              <a:gd name="T2" fmla="+- 0 -77 -706"/>
                              <a:gd name="T3" fmla="*/ -77 h 629"/>
                              <a:gd name="T4" fmla="+- 0 4145 4077"/>
                              <a:gd name="T5" fmla="*/ T4 w 1288"/>
                              <a:gd name="T6" fmla="+- 0 -90 -706"/>
                              <a:gd name="T7" fmla="*/ -90 h 629"/>
                              <a:gd name="T8" fmla="+- 0 4217 4077"/>
                              <a:gd name="T9" fmla="*/ T8 w 1288"/>
                              <a:gd name="T10" fmla="+- 0 -94 -706"/>
                              <a:gd name="T11" fmla="*/ -94 h 629"/>
                              <a:gd name="T12" fmla="+- 0 4298 4077"/>
                              <a:gd name="T13" fmla="*/ T12 w 1288"/>
                              <a:gd name="T14" fmla="+- 0 -136 -706"/>
                              <a:gd name="T15" fmla="*/ -136 h 629"/>
                              <a:gd name="T16" fmla="+- 0 4356 4077"/>
                              <a:gd name="T17" fmla="*/ T16 w 1288"/>
                              <a:gd name="T18" fmla="+- 0 -156 -706"/>
                              <a:gd name="T19" fmla="*/ -156 h 629"/>
                              <a:gd name="T20" fmla="+- 0 4438 4077"/>
                              <a:gd name="T21" fmla="*/ T20 w 1288"/>
                              <a:gd name="T22" fmla="+- 0 -152 -706"/>
                              <a:gd name="T23" fmla="*/ -152 h 629"/>
                              <a:gd name="T24" fmla="+- 0 4541 4077"/>
                              <a:gd name="T25" fmla="*/ T24 w 1288"/>
                              <a:gd name="T26" fmla="+- 0 -178 -706"/>
                              <a:gd name="T27" fmla="*/ -178 h 629"/>
                              <a:gd name="T28" fmla="+- 0 4608 4077"/>
                              <a:gd name="T29" fmla="*/ T28 w 1288"/>
                              <a:gd name="T30" fmla="+- 0 -210 -706"/>
                              <a:gd name="T31" fmla="*/ -210 h 629"/>
                              <a:gd name="T32" fmla="+- 0 4680 4077"/>
                              <a:gd name="T33" fmla="*/ T32 w 1288"/>
                              <a:gd name="T34" fmla="+- 0 -233 -706"/>
                              <a:gd name="T35" fmla="*/ -233 h 629"/>
                              <a:gd name="T36" fmla="+- 0 4762 4077"/>
                              <a:gd name="T37" fmla="*/ T36 w 1288"/>
                              <a:gd name="T38" fmla="+- 0 -296 -706"/>
                              <a:gd name="T39" fmla="*/ -296 h 629"/>
                              <a:gd name="T40" fmla="+- 0 4820 4077"/>
                              <a:gd name="T41" fmla="*/ T40 w 1288"/>
                              <a:gd name="T42" fmla="+- 0 -384 -706"/>
                              <a:gd name="T43" fmla="*/ -384 h 629"/>
                              <a:gd name="T44" fmla="+- 0 4901 4077"/>
                              <a:gd name="T45" fmla="*/ T44 w 1288"/>
                              <a:gd name="T46" fmla="+- 0 -454 -706"/>
                              <a:gd name="T47" fmla="*/ -454 h 629"/>
                              <a:gd name="T48" fmla="+- 0 5004 4077"/>
                              <a:gd name="T49" fmla="*/ T48 w 1288"/>
                              <a:gd name="T50" fmla="+- 0 -440 -706"/>
                              <a:gd name="T51" fmla="*/ -440 h 629"/>
                              <a:gd name="T52" fmla="+- 0 5072 4077"/>
                              <a:gd name="T53" fmla="*/ T52 w 1288"/>
                              <a:gd name="T54" fmla="+- 0 -387 -706"/>
                              <a:gd name="T55" fmla="*/ -387 h 629"/>
                              <a:gd name="T56" fmla="+- 0 5144 4077"/>
                              <a:gd name="T57" fmla="*/ T56 w 1288"/>
                              <a:gd name="T58" fmla="+- 0 -428 -706"/>
                              <a:gd name="T59" fmla="*/ -428 h 629"/>
                              <a:gd name="T60" fmla="+- 0 5225 4077"/>
                              <a:gd name="T61" fmla="*/ T60 w 1288"/>
                              <a:gd name="T62" fmla="+- 0 -441 -706"/>
                              <a:gd name="T63" fmla="*/ -441 h 629"/>
                              <a:gd name="T64" fmla="+- 0 5283 4077"/>
                              <a:gd name="T65" fmla="*/ T64 w 1288"/>
                              <a:gd name="T66" fmla="+- 0 -621 -706"/>
                              <a:gd name="T67" fmla="*/ -621 h 629"/>
                              <a:gd name="T68" fmla="+- 0 5365 4077"/>
                              <a:gd name="T69" fmla="*/ T68 w 1288"/>
                              <a:gd name="T70" fmla="+- 0 -706 -706"/>
                              <a:gd name="T71" fmla="*/ -706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29">
                                <a:moveTo>
                                  <a:pt x="0" y="629"/>
                                </a:moveTo>
                                <a:lnTo>
                                  <a:pt x="68" y="616"/>
                                </a:lnTo>
                                <a:lnTo>
                                  <a:pt x="140" y="612"/>
                                </a:lnTo>
                                <a:lnTo>
                                  <a:pt x="221" y="570"/>
                                </a:lnTo>
                                <a:lnTo>
                                  <a:pt x="279" y="550"/>
                                </a:lnTo>
                                <a:lnTo>
                                  <a:pt x="361" y="554"/>
                                </a:lnTo>
                                <a:lnTo>
                                  <a:pt x="464" y="528"/>
                                </a:lnTo>
                                <a:lnTo>
                                  <a:pt x="531" y="496"/>
                                </a:lnTo>
                                <a:lnTo>
                                  <a:pt x="603" y="473"/>
                                </a:lnTo>
                                <a:lnTo>
                                  <a:pt x="685" y="410"/>
                                </a:lnTo>
                                <a:lnTo>
                                  <a:pt x="743" y="322"/>
                                </a:lnTo>
                                <a:lnTo>
                                  <a:pt x="824" y="252"/>
                                </a:lnTo>
                                <a:lnTo>
                                  <a:pt x="927" y="266"/>
                                </a:lnTo>
                                <a:lnTo>
                                  <a:pt x="995" y="319"/>
                                </a:lnTo>
                                <a:lnTo>
                                  <a:pt x="1067" y="278"/>
                                </a:lnTo>
                                <a:lnTo>
                                  <a:pt x="1148" y="265"/>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11"/>
                        <wps:cNvSpPr>
                          <a:spLocks/>
                        </wps:cNvSpPr>
                        <wps:spPr bwMode="auto">
                          <a:xfrm>
                            <a:off x="4077" y="-707"/>
                            <a:ext cx="1288" cy="636"/>
                          </a:xfrm>
                          <a:custGeom>
                            <a:avLst/>
                            <a:gdLst>
                              <a:gd name="T0" fmla="+- 0 4077 4077"/>
                              <a:gd name="T1" fmla="*/ T0 w 1288"/>
                              <a:gd name="T2" fmla="+- 0 -70 -706"/>
                              <a:gd name="T3" fmla="*/ -70 h 636"/>
                              <a:gd name="T4" fmla="+- 0 4145 4077"/>
                              <a:gd name="T5" fmla="*/ T4 w 1288"/>
                              <a:gd name="T6" fmla="+- 0 -96 -706"/>
                              <a:gd name="T7" fmla="*/ -96 h 636"/>
                              <a:gd name="T8" fmla="+- 0 4217 4077"/>
                              <a:gd name="T9" fmla="*/ T8 w 1288"/>
                              <a:gd name="T10" fmla="+- 0 -98 -706"/>
                              <a:gd name="T11" fmla="*/ -98 h 636"/>
                              <a:gd name="T12" fmla="+- 0 4298 4077"/>
                              <a:gd name="T13" fmla="*/ T12 w 1288"/>
                              <a:gd name="T14" fmla="+- 0 -132 -706"/>
                              <a:gd name="T15" fmla="*/ -132 h 636"/>
                              <a:gd name="T16" fmla="+- 0 4356 4077"/>
                              <a:gd name="T17" fmla="*/ T16 w 1288"/>
                              <a:gd name="T18" fmla="+- 0 -156 -706"/>
                              <a:gd name="T19" fmla="*/ -156 h 636"/>
                              <a:gd name="T20" fmla="+- 0 4438 4077"/>
                              <a:gd name="T21" fmla="*/ T20 w 1288"/>
                              <a:gd name="T22" fmla="+- 0 -154 -706"/>
                              <a:gd name="T23" fmla="*/ -154 h 636"/>
                              <a:gd name="T24" fmla="+- 0 4541 4077"/>
                              <a:gd name="T25" fmla="*/ T24 w 1288"/>
                              <a:gd name="T26" fmla="+- 0 -178 -706"/>
                              <a:gd name="T27" fmla="*/ -178 h 636"/>
                              <a:gd name="T28" fmla="+- 0 4608 4077"/>
                              <a:gd name="T29" fmla="*/ T28 w 1288"/>
                              <a:gd name="T30" fmla="+- 0 -212 -706"/>
                              <a:gd name="T31" fmla="*/ -212 h 636"/>
                              <a:gd name="T32" fmla="+- 0 4680 4077"/>
                              <a:gd name="T33" fmla="*/ T32 w 1288"/>
                              <a:gd name="T34" fmla="+- 0 -239 -706"/>
                              <a:gd name="T35" fmla="*/ -239 h 636"/>
                              <a:gd name="T36" fmla="+- 0 4762 4077"/>
                              <a:gd name="T37" fmla="*/ T36 w 1288"/>
                              <a:gd name="T38" fmla="+- 0 -311 -706"/>
                              <a:gd name="T39" fmla="*/ -311 h 636"/>
                              <a:gd name="T40" fmla="+- 0 4820 4077"/>
                              <a:gd name="T41" fmla="*/ T40 w 1288"/>
                              <a:gd name="T42" fmla="+- 0 -394 -706"/>
                              <a:gd name="T43" fmla="*/ -394 h 636"/>
                              <a:gd name="T44" fmla="+- 0 4901 4077"/>
                              <a:gd name="T45" fmla="*/ T44 w 1288"/>
                              <a:gd name="T46" fmla="+- 0 -449 -706"/>
                              <a:gd name="T47" fmla="*/ -449 h 636"/>
                              <a:gd name="T48" fmla="+- 0 5004 4077"/>
                              <a:gd name="T49" fmla="*/ T48 w 1288"/>
                              <a:gd name="T50" fmla="+- 0 -462 -706"/>
                              <a:gd name="T51" fmla="*/ -462 h 636"/>
                              <a:gd name="T52" fmla="+- 0 5072 4077"/>
                              <a:gd name="T53" fmla="*/ T52 w 1288"/>
                              <a:gd name="T54" fmla="+- 0 -455 -706"/>
                              <a:gd name="T55" fmla="*/ -455 h 636"/>
                              <a:gd name="T56" fmla="+- 0 5144 4077"/>
                              <a:gd name="T57" fmla="*/ T56 w 1288"/>
                              <a:gd name="T58" fmla="+- 0 -474 -706"/>
                              <a:gd name="T59" fmla="*/ -474 h 636"/>
                              <a:gd name="T60" fmla="+- 0 5225 4077"/>
                              <a:gd name="T61" fmla="*/ T60 w 1288"/>
                              <a:gd name="T62" fmla="+- 0 -545 -706"/>
                              <a:gd name="T63" fmla="*/ -545 h 636"/>
                              <a:gd name="T64" fmla="+- 0 5283 4077"/>
                              <a:gd name="T65" fmla="*/ T64 w 1288"/>
                              <a:gd name="T66" fmla="+- 0 -621 -706"/>
                              <a:gd name="T67" fmla="*/ -621 h 636"/>
                              <a:gd name="T68" fmla="+- 0 5365 4077"/>
                              <a:gd name="T69" fmla="*/ T68 w 1288"/>
                              <a:gd name="T70" fmla="+- 0 -706 -706"/>
                              <a:gd name="T71" fmla="*/ -706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36">
                                <a:moveTo>
                                  <a:pt x="0" y="636"/>
                                </a:moveTo>
                                <a:lnTo>
                                  <a:pt x="68" y="610"/>
                                </a:lnTo>
                                <a:lnTo>
                                  <a:pt x="140" y="608"/>
                                </a:lnTo>
                                <a:lnTo>
                                  <a:pt x="221" y="574"/>
                                </a:lnTo>
                                <a:lnTo>
                                  <a:pt x="279" y="550"/>
                                </a:lnTo>
                                <a:lnTo>
                                  <a:pt x="361" y="552"/>
                                </a:lnTo>
                                <a:lnTo>
                                  <a:pt x="464" y="528"/>
                                </a:lnTo>
                                <a:lnTo>
                                  <a:pt x="531" y="494"/>
                                </a:lnTo>
                                <a:lnTo>
                                  <a:pt x="603" y="467"/>
                                </a:lnTo>
                                <a:lnTo>
                                  <a:pt x="685" y="395"/>
                                </a:lnTo>
                                <a:lnTo>
                                  <a:pt x="743" y="312"/>
                                </a:lnTo>
                                <a:lnTo>
                                  <a:pt x="824" y="257"/>
                                </a:lnTo>
                                <a:lnTo>
                                  <a:pt x="927" y="244"/>
                                </a:lnTo>
                                <a:lnTo>
                                  <a:pt x="995" y="251"/>
                                </a:lnTo>
                                <a:lnTo>
                                  <a:pt x="1067" y="232"/>
                                </a:lnTo>
                                <a:lnTo>
                                  <a:pt x="1148" y="161"/>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10"/>
                        <wps:cNvSpPr>
                          <a:spLocks/>
                        </wps:cNvSpPr>
                        <wps:spPr bwMode="auto">
                          <a:xfrm>
                            <a:off x="5364" y="539"/>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Line 109"/>
                        <wps:cNvCnPr>
                          <a:cxnSpLocks noChangeShapeType="1"/>
                        </wps:cNvCnPr>
                        <wps:spPr bwMode="auto">
                          <a:xfrm>
                            <a:off x="5365" y="539"/>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Freeform 108"/>
                        <wps:cNvSpPr>
                          <a:spLocks/>
                        </wps:cNvSpPr>
                        <wps:spPr bwMode="auto">
                          <a:xfrm>
                            <a:off x="5364" y="290"/>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Line 107"/>
                        <wps:cNvCnPr>
                          <a:cxnSpLocks noChangeShapeType="1"/>
                        </wps:cNvCnPr>
                        <wps:spPr bwMode="auto">
                          <a:xfrm>
                            <a:off x="5365" y="290"/>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Freeform 106"/>
                        <wps:cNvSpPr>
                          <a:spLocks/>
                        </wps:cNvSpPr>
                        <wps:spPr bwMode="auto">
                          <a:xfrm>
                            <a:off x="5364" y="41"/>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Line 105"/>
                        <wps:cNvCnPr>
                          <a:cxnSpLocks noChangeShapeType="1"/>
                        </wps:cNvCnPr>
                        <wps:spPr bwMode="auto">
                          <a:xfrm>
                            <a:off x="5365" y="41"/>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Freeform 104"/>
                        <wps:cNvSpPr>
                          <a:spLocks/>
                        </wps:cNvSpPr>
                        <wps:spPr bwMode="auto">
                          <a:xfrm>
                            <a:off x="5364" y="-208"/>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Line 103"/>
                        <wps:cNvCnPr>
                          <a:cxnSpLocks noChangeShapeType="1"/>
                        </wps:cNvCnPr>
                        <wps:spPr bwMode="auto">
                          <a:xfrm>
                            <a:off x="5365" y="-208"/>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Freeform 102"/>
                        <wps:cNvSpPr>
                          <a:spLocks/>
                        </wps:cNvSpPr>
                        <wps:spPr bwMode="auto">
                          <a:xfrm>
                            <a:off x="5364" y="-457"/>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Line 101"/>
                        <wps:cNvCnPr>
                          <a:cxnSpLocks noChangeShapeType="1"/>
                        </wps:cNvCnPr>
                        <wps:spPr bwMode="auto">
                          <a:xfrm>
                            <a:off x="5365" y="-457"/>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Freeform 100"/>
                        <wps:cNvSpPr>
                          <a:spLocks/>
                        </wps:cNvSpPr>
                        <wps:spPr bwMode="auto">
                          <a:xfrm>
                            <a:off x="5364" y="-707"/>
                            <a:ext cx="21" cy="2"/>
                          </a:xfrm>
                          <a:custGeom>
                            <a:avLst/>
                            <a:gdLst>
                              <a:gd name="T0" fmla="+- 0 5385 5365"/>
                              <a:gd name="T1" fmla="*/ T0 w 21"/>
                              <a:gd name="T2" fmla="+- 0 5365 5365"/>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Line 99"/>
                        <wps:cNvCnPr>
                          <a:cxnSpLocks noChangeShapeType="1"/>
                        </wps:cNvCnPr>
                        <wps:spPr bwMode="auto">
                          <a:xfrm>
                            <a:off x="5365" y="-706"/>
                            <a:ext cx="2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AutoShape 98"/>
                        <wps:cNvSpPr>
                          <a:spLocks/>
                        </wps:cNvSpPr>
                        <wps:spPr bwMode="auto">
                          <a:xfrm>
                            <a:off x="4077" y="-738"/>
                            <a:ext cx="1288" cy="1308"/>
                          </a:xfrm>
                          <a:custGeom>
                            <a:avLst/>
                            <a:gdLst>
                              <a:gd name="T0" fmla="+- 0 4077 4077"/>
                              <a:gd name="T1" fmla="*/ T0 w 1288"/>
                              <a:gd name="T2" fmla="+- 0 571 -737"/>
                              <a:gd name="T3" fmla="*/ 571 h 1308"/>
                              <a:gd name="T4" fmla="+- 0 4077 4077"/>
                              <a:gd name="T5" fmla="*/ T4 w 1288"/>
                              <a:gd name="T6" fmla="+- 0 -737 -737"/>
                              <a:gd name="T7" fmla="*/ -737 h 1308"/>
                              <a:gd name="T8" fmla="+- 0 5365 4077"/>
                              <a:gd name="T9" fmla="*/ T8 w 1288"/>
                              <a:gd name="T10" fmla="+- 0 571 -737"/>
                              <a:gd name="T11" fmla="*/ 571 h 1308"/>
                              <a:gd name="T12" fmla="+- 0 5365 4077"/>
                              <a:gd name="T13" fmla="*/ T12 w 1288"/>
                              <a:gd name="T14" fmla="+- 0 -737 -737"/>
                              <a:gd name="T15" fmla="*/ -737 h 1308"/>
                              <a:gd name="T16" fmla="+- 0 4077 4077"/>
                              <a:gd name="T17" fmla="*/ T16 w 1288"/>
                              <a:gd name="T18" fmla="+- 0 571 -737"/>
                              <a:gd name="T19" fmla="*/ 571 h 1308"/>
                              <a:gd name="T20" fmla="+- 0 5365 4077"/>
                              <a:gd name="T21" fmla="*/ T20 w 1288"/>
                              <a:gd name="T22" fmla="+- 0 571 -737"/>
                              <a:gd name="T23" fmla="*/ 571 h 1308"/>
                              <a:gd name="T24" fmla="+- 0 4077 4077"/>
                              <a:gd name="T25" fmla="*/ T24 w 1288"/>
                              <a:gd name="T26" fmla="+- 0 -737 -737"/>
                              <a:gd name="T27" fmla="*/ -737 h 1308"/>
                              <a:gd name="T28" fmla="+- 0 5365 4077"/>
                              <a:gd name="T29" fmla="*/ T28 w 1288"/>
                              <a:gd name="T30" fmla="+- 0 -737 -737"/>
                              <a:gd name="T31" fmla="*/ -737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Line 97"/>
                        <wps:cNvCnPr>
                          <a:cxnSpLocks noChangeShapeType="1"/>
                        </wps:cNvCnPr>
                        <wps:spPr bwMode="auto">
                          <a:xfrm>
                            <a:off x="4077" y="-332"/>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184" name="Freeform 96"/>
                        <wps:cNvSpPr>
                          <a:spLocks/>
                        </wps:cNvSpPr>
                        <wps:spPr bwMode="auto">
                          <a:xfrm>
                            <a:off x="4077" y="-520"/>
                            <a:ext cx="1288" cy="997"/>
                          </a:xfrm>
                          <a:custGeom>
                            <a:avLst/>
                            <a:gdLst>
                              <a:gd name="T0" fmla="+- 0 4077 4077"/>
                              <a:gd name="T1" fmla="*/ T0 w 1288"/>
                              <a:gd name="T2" fmla="+- 0 -208 -519"/>
                              <a:gd name="T3" fmla="*/ -208 h 997"/>
                              <a:gd name="T4" fmla="+- 0 4145 4077"/>
                              <a:gd name="T5" fmla="*/ T4 w 1288"/>
                              <a:gd name="T6" fmla="+- 0 -270 -519"/>
                              <a:gd name="T7" fmla="*/ -270 h 997"/>
                              <a:gd name="T8" fmla="+- 0 4217 4077"/>
                              <a:gd name="T9" fmla="*/ T8 w 1288"/>
                              <a:gd name="T10" fmla="+- 0 -270 -519"/>
                              <a:gd name="T11" fmla="*/ -270 h 997"/>
                              <a:gd name="T12" fmla="+- 0 4298 4077"/>
                              <a:gd name="T13" fmla="*/ T12 w 1288"/>
                              <a:gd name="T14" fmla="+- 0 -395 -519"/>
                              <a:gd name="T15" fmla="*/ -395 h 997"/>
                              <a:gd name="T16" fmla="+- 0 4356 4077"/>
                              <a:gd name="T17" fmla="*/ T16 w 1288"/>
                              <a:gd name="T18" fmla="+- 0 -332 -519"/>
                              <a:gd name="T19" fmla="*/ -332 h 997"/>
                              <a:gd name="T20" fmla="+- 0 4438 4077"/>
                              <a:gd name="T21" fmla="*/ T20 w 1288"/>
                              <a:gd name="T22" fmla="+- 0 -301 -519"/>
                              <a:gd name="T23" fmla="*/ -301 h 997"/>
                              <a:gd name="T24" fmla="+- 0 4541 4077"/>
                              <a:gd name="T25" fmla="*/ T24 w 1288"/>
                              <a:gd name="T26" fmla="+- 0 -332 -519"/>
                              <a:gd name="T27" fmla="*/ -332 h 997"/>
                              <a:gd name="T28" fmla="+- 0 4608 4077"/>
                              <a:gd name="T29" fmla="*/ T28 w 1288"/>
                              <a:gd name="T30" fmla="+- 0 -519 -519"/>
                              <a:gd name="T31" fmla="*/ -519 h 997"/>
                              <a:gd name="T32" fmla="+- 0 4680 4077"/>
                              <a:gd name="T33" fmla="*/ T32 w 1288"/>
                              <a:gd name="T34" fmla="+- 0 -301 -519"/>
                              <a:gd name="T35" fmla="*/ -301 h 997"/>
                              <a:gd name="T36" fmla="+- 0 4762 4077"/>
                              <a:gd name="T37" fmla="*/ T36 w 1288"/>
                              <a:gd name="T38" fmla="+- 0 -488 -519"/>
                              <a:gd name="T39" fmla="*/ -488 h 997"/>
                              <a:gd name="T40" fmla="+- 0 4820 4077"/>
                              <a:gd name="T41" fmla="*/ T40 w 1288"/>
                              <a:gd name="T42" fmla="+- 0 -488 -519"/>
                              <a:gd name="T43" fmla="*/ -488 h 997"/>
                              <a:gd name="T44" fmla="+- 0 4901 4077"/>
                              <a:gd name="T45" fmla="*/ T44 w 1288"/>
                              <a:gd name="T46" fmla="+- 0 41 -519"/>
                              <a:gd name="T47" fmla="*/ 41 h 997"/>
                              <a:gd name="T48" fmla="+- 0 5004 4077"/>
                              <a:gd name="T49" fmla="*/ T48 w 1288"/>
                              <a:gd name="T50" fmla="+- 0 -114 -519"/>
                              <a:gd name="T51" fmla="*/ -114 h 997"/>
                              <a:gd name="T52" fmla="+- 0 5072 4077"/>
                              <a:gd name="T53" fmla="*/ T52 w 1288"/>
                              <a:gd name="T54" fmla="+- 0 197 -519"/>
                              <a:gd name="T55" fmla="*/ 197 h 997"/>
                              <a:gd name="T56" fmla="+- 0 5144 4077"/>
                              <a:gd name="T57" fmla="*/ T56 w 1288"/>
                              <a:gd name="T58" fmla="+- 0 197 -519"/>
                              <a:gd name="T59" fmla="*/ 197 h 997"/>
                              <a:gd name="T60" fmla="+- 0 5225 4077"/>
                              <a:gd name="T61" fmla="*/ T60 w 1288"/>
                              <a:gd name="T62" fmla="+- 0 446 -519"/>
                              <a:gd name="T63" fmla="*/ 446 h 997"/>
                              <a:gd name="T64" fmla="+- 0 5283 4077"/>
                              <a:gd name="T65" fmla="*/ T64 w 1288"/>
                              <a:gd name="T66" fmla="+- 0 477 -519"/>
                              <a:gd name="T67" fmla="*/ 477 h 997"/>
                              <a:gd name="T68" fmla="+- 0 5365 4077"/>
                              <a:gd name="T69" fmla="*/ T68 w 1288"/>
                              <a:gd name="T70" fmla="+- 0 477 -519"/>
                              <a:gd name="T71" fmla="*/ 477 h 9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997">
                                <a:moveTo>
                                  <a:pt x="0" y="311"/>
                                </a:moveTo>
                                <a:lnTo>
                                  <a:pt x="68" y="249"/>
                                </a:lnTo>
                                <a:lnTo>
                                  <a:pt x="140" y="249"/>
                                </a:lnTo>
                                <a:lnTo>
                                  <a:pt x="221" y="124"/>
                                </a:lnTo>
                                <a:lnTo>
                                  <a:pt x="279" y="187"/>
                                </a:lnTo>
                                <a:lnTo>
                                  <a:pt x="361" y="218"/>
                                </a:lnTo>
                                <a:lnTo>
                                  <a:pt x="464" y="187"/>
                                </a:lnTo>
                                <a:lnTo>
                                  <a:pt x="531" y="0"/>
                                </a:lnTo>
                                <a:lnTo>
                                  <a:pt x="603" y="218"/>
                                </a:lnTo>
                                <a:lnTo>
                                  <a:pt x="685" y="31"/>
                                </a:lnTo>
                                <a:lnTo>
                                  <a:pt x="743" y="31"/>
                                </a:lnTo>
                                <a:lnTo>
                                  <a:pt x="824" y="560"/>
                                </a:lnTo>
                                <a:lnTo>
                                  <a:pt x="927" y="405"/>
                                </a:lnTo>
                                <a:lnTo>
                                  <a:pt x="995" y="716"/>
                                </a:lnTo>
                                <a:lnTo>
                                  <a:pt x="1067" y="716"/>
                                </a:lnTo>
                                <a:lnTo>
                                  <a:pt x="1148" y="965"/>
                                </a:lnTo>
                                <a:lnTo>
                                  <a:pt x="1206" y="996"/>
                                </a:lnTo>
                                <a:lnTo>
                                  <a:pt x="1288" y="996"/>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Text Box 95"/>
                        <wps:cNvSpPr txBox="1">
                          <a:spLocks noChangeArrowheads="1"/>
                        </wps:cNvSpPr>
                        <wps:spPr bwMode="auto">
                          <a:xfrm>
                            <a:off x="4056" y="-740"/>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94F3C" w14:textId="77777777" w:rsidR="00E749F9" w:rsidRDefault="00E749F9">
                              <w:pPr>
                                <w:rPr>
                                  <w:sz w:val="8"/>
                                </w:rPr>
                              </w:pPr>
                            </w:p>
                            <w:p w14:paraId="4F317787" w14:textId="77777777" w:rsidR="00E749F9" w:rsidRDefault="00E749F9">
                              <w:pPr>
                                <w:rPr>
                                  <w:sz w:val="8"/>
                                </w:rPr>
                              </w:pPr>
                            </w:p>
                            <w:p w14:paraId="37C361DE" w14:textId="77777777" w:rsidR="00E749F9" w:rsidRDefault="00E749F9">
                              <w:pPr>
                                <w:rPr>
                                  <w:sz w:val="8"/>
                                </w:rPr>
                              </w:pPr>
                            </w:p>
                            <w:p w14:paraId="5D8E43BC" w14:textId="77777777" w:rsidR="00E749F9" w:rsidRDefault="00E749F9">
                              <w:pPr>
                                <w:rPr>
                                  <w:sz w:val="8"/>
                                </w:rPr>
                              </w:pPr>
                            </w:p>
                            <w:p w14:paraId="35C96514" w14:textId="77777777" w:rsidR="00E749F9" w:rsidRDefault="00E749F9">
                              <w:pPr>
                                <w:rPr>
                                  <w:sz w:val="8"/>
                                </w:rPr>
                              </w:pPr>
                            </w:p>
                            <w:p w14:paraId="0A378BAF" w14:textId="77777777" w:rsidR="00E749F9" w:rsidRDefault="00E749F9">
                              <w:pPr>
                                <w:rPr>
                                  <w:sz w:val="8"/>
                                </w:rPr>
                              </w:pPr>
                            </w:p>
                            <w:p w14:paraId="0FF65CC5" w14:textId="77777777" w:rsidR="00E749F9" w:rsidRDefault="00E749F9">
                              <w:pPr>
                                <w:rPr>
                                  <w:sz w:val="8"/>
                                </w:rPr>
                              </w:pPr>
                            </w:p>
                            <w:p w14:paraId="79519AC6" w14:textId="77777777" w:rsidR="00E749F9" w:rsidRDefault="00E749F9">
                              <w:pPr>
                                <w:rPr>
                                  <w:sz w:val="8"/>
                                </w:rPr>
                              </w:pPr>
                            </w:p>
                            <w:p w14:paraId="4AAB9A63" w14:textId="77777777" w:rsidR="00E749F9" w:rsidRDefault="00E749F9">
                              <w:pPr>
                                <w:rPr>
                                  <w:sz w:val="8"/>
                                </w:rPr>
                              </w:pPr>
                            </w:p>
                            <w:p w14:paraId="344E9691" w14:textId="77777777" w:rsidR="00E749F9" w:rsidRDefault="00E749F9">
                              <w:pPr>
                                <w:rPr>
                                  <w:sz w:val="8"/>
                                </w:rPr>
                              </w:pPr>
                            </w:p>
                            <w:p w14:paraId="45F300E8" w14:textId="77777777" w:rsidR="00E749F9" w:rsidRDefault="00E749F9">
                              <w:pPr>
                                <w:rPr>
                                  <w:sz w:val="8"/>
                                </w:rPr>
                              </w:pPr>
                            </w:p>
                            <w:p w14:paraId="1676A205" w14:textId="77777777" w:rsidR="00E749F9" w:rsidRDefault="00E749F9">
                              <w:pPr>
                                <w:spacing w:before="6"/>
                                <w:rPr>
                                  <w:sz w:val="8"/>
                                </w:rPr>
                              </w:pPr>
                            </w:p>
                            <w:p w14:paraId="60325635"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7F1E8" id="Group 94" o:spid="_x0000_s1381" style="position:absolute;left:0;text-align:left;margin-left:202.8pt;margin-top:-37pt;width:66.45pt;height:66.55pt;z-index:-18328064;mso-position-horizontal-relative:page" coordorigin="4056,-740"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">
                <v:shape id="Freeform 181" o:spid="_x0000_s1382" style="position:absolute;left:4216;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" path="m,l,20e" fillcolor="black" stroked="f">
                  <v:path arrowok="t" o:connecttype="custom" o:connectlocs="0,571;0,591" o:connectangles="0,0"/>
                </v:shape>
                <v:line id="Line 180" o:spid="_x0000_s1383" style="position:absolute;visibility:visible;mso-wrap-style:square" from="4217,571" to="421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" strokeweight=".08322mm"/>
                <v:shape id="Freeform 179" o:spid="_x0000_s1384" style="position:absolute;left:407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" path="m,l,11e" fillcolor="black" stroked="f">
                  <v:path arrowok="t" o:connecttype="custom" o:connectlocs="0,571;0,582" o:connectangles="0,0"/>
                </v:shape>
                <v:line id="Line 178" o:spid="_x0000_s1385" style="position:absolute;visibility:visible;mso-wrap-style:square" from="4077,571" to="407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" strokeweight=".06242mm"/>
                <v:shape id="Freeform 177" o:spid="_x0000_s1386" style="position:absolute;left:411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" path="m,l,11e" fillcolor="black" stroked="f">
                  <v:path arrowok="t" o:connecttype="custom" o:connectlocs="0,571;0,582" o:connectangles="0,0"/>
                </v:shape>
                <v:line id="Line 176" o:spid="_x0000_s1387" style="position:absolute;visibility:visible;mso-wrap-style:square" from="4114,571" to="41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" strokeweight=".06242mm"/>
                <v:shape id="Freeform 175" o:spid="_x0000_s1388" style="position:absolute;left:414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" path="m,l,11e" fillcolor="black" stroked="f">
                  <v:path arrowok="t" o:connecttype="custom" o:connectlocs="0,571;0,582" o:connectangles="0,0"/>
                </v:shape>
                <v:line id="Line 174" o:spid="_x0000_s1389" style="position:absolute;visibility:visible;mso-wrap-style:square" from="4145,571" to="414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" strokeweight=".06242mm"/>
                <v:shape id="Freeform 173" o:spid="_x0000_s1390" style="position:absolute;left:417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" path="m,l,11e" fillcolor="black" stroked="f">
                  <v:path arrowok="t" o:connecttype="custom" o:connectlocs="0,571;0,582" o:connectangles="0,0"/>
                </v:shape>
                <v:line id="Line 172" o:spid="_x0000_s1391" style="position:absolute;visibility:visible;mso-wrap-style:square" from="4172,571" to="417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" strokeweight=".06242mm"/>
                <v:shape id="Freeform 171" o:spid="_x0000_s1392" style="position:absolute;left:419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" path="m,l,11e" fillcolor="black" stroked="f">
                  <v:path arrowok="t" o:connecttype="custom" o:connectlocs="0,571;0,582" o:connectangles="0,0"/>
                </v:shape>
                <v:line id="Line 170" o:spid="_x0000_s1393" style="position:absolute;visibility:visible;mso-wrap-style:square" from="4195,571" to="419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" strokeweight=".06242mm"/>
                <v:shape id="Freeform 169" o:spid="_x0000_s1394" style="position:absolute;left:4056;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" path="m21,l,e" fillcolor="black" stroked="f">
                  <v:path arrowok="t" o:connecttype="custom" o:connectlocs="21,0;0,0" o:connectangles="0,0"/>
                </v:shape>
                <v:line id="Line 168" o:spid="_x0000_s1395" style="position:absolute;visibility:visible;mso-wrap-style:square" from="4077,539" to="4077,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" strokeweight=".08322mm"/>
                <v:shape id="Freeform 167" o:spid="_x0000_s1396" style="position:absolute;left:4056;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" path="m21,l,e" fillcolor="black" stroked="f">
                  <v:path arrowok="t" o:connecttype="custom" o:connectlocs="21,0;0,0" o:connectangles="0,0"/>
                </v:shape>
                <v:line id="Line 166" o:spid="_x0000_s1397" style="position:absolute;visibility:visible;mso-wrap-style:square" from="4077,290" to="407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" strokeweight=".08322mm"/>
                <v:shape id="Freeform 165" o:spid="_x0000_s1398" style="position:absolute;left:4056;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" path="m21,l,e" fillcolor="black" stroked="f">
                  <v:path arrowok="t" o:connecttype="custom" o:connectlocs="21,0;0,0" o:connectangles="0,0"/>
                </v:shape>
                <v:line id="Line 164" o:spid="_x0000_s1399" style="position:absolute;visibility:visible;mso-wrap-style:square" from="4077,41" to="40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" strokeweight=".08322mm"/>
                <v:shape id="Freeform 163" o:spid="_x0000_s1400" style="position:absolute;left:4056;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" path="m21,l,e" fillcolor="black" stroked="f">
                  <v:path arrowok="t" o:connecttype="custom" o:connectlocs="21,0;0,0" o:connectangles="0,0"/>
                </v:shape>
                <v:line id="Line 162" o:spid="_x0000_s1401" style="position:absolute;visibility:visible;mso-wrap-style:square" from="4077,-208" to="407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" strokeweight=".08322mm"/>
                <v:shape id="Freeform 161" o:spid="_x0000_s1402" style="position:absolute;left:4056;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" path="m21,l,e" fillcolor="black" stroked="f">
                  <v:path arrowok="t" o:connecttype="custom" o:connectlocs="21,0;0,0" o:connectangles="0,0"/>
                </v:shape>
                <v:line id="Line 160" o:spid="_x0000_s1403" style="position:absolute;visibility:visible;mso-wrap-style:square" from="4077,-457" to="4077,-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" strokeweight=".08322mm"/>
                <v:shape id="Freeform 159" o:spid="_x0000_s1404" style="position:absolute;left:4056;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" path="m21,l,e" fillcolor="black" stroked="f">
                  <v:path arrowok="t" o:connecttype="custom" o:connectlocs="21,0;0,0" o:connectangles="0,0"/>
                </v:shape>
                <v:line id="Line 158" o:spid="_x0000_s1405" style="position:absolute;visibility:visible;mso-wrap-style:square" from="4077,-706" to="407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" strokeweight=".08322mm"/>
                <v:line id="Line 157" o:spid="_x0000_s1406" style="position:absolute;visibility:visible;mso-wrap-style:square" from="4077,571" to="4077,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" strokeweight=".08322mm"/>
                <v:shape id="Freeform 156" o:spid="_x0000_s1407" style="position:absolute;left:4680;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" path="m,l,20e" fillcolor="black" stroked="f">
                  <v:path arrowok="t" o:connecttype="custom" o:connectlocs="0,571;0,591" o:connectangles="0,0"/>
                </v:shape>
                <v:line id="Line 155" o:spid="_x0000_s1408" style="position:absolute;visibility:visible;mso-wrap-style:square" from="4680,571" to="468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" strokeweight=".08322mm"/>
                <v:shape id="Freeform 154" o:spid="_x0000_s1409" style="position:absolute;left:443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" path="m,l,11e" fillcolor="black" stroked="f">
                  <v:path arrowok="t" o:connecttype="custom" o:connectlocs="0,571;0,582" o:connectangles="0,0"/>
                </v:shape>
                <v:line id="Line 153" o:spid="_x0000_s1410" style="position:absolute;visibility:visible;mso-wrap-style:square" from="4438,571" to="443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" strokeweight=".06242mm"/>
                <v:shape id="Freeform 152" o:spid="_x0000_s1411" style="position:absolute;left:449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" path="m,l,11e" fillcolor="black" stroked="f">
                  <v:path arrowok="t" o:connecttype="custom" o:connectlocs="0,571;0,582" o:connectangles="0,0"/>
                </v:shape>
                <v:line id="Line 151" o:spid="_x0000_s1412" style="position:absolute;visibility:visible;mso-wrap-style:square" from="4496,571" to="449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" strokeweight=".06242mm"/>
                <v:shape id="Freeform 150" o:spid="_x0000_s1413" style="position:absolute;left:45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" path="m,l,11e" fillcolor="black" stroked="f">
                  <v:path arrowok="t" o:connecttype="custom" o:connectlocs="0,571;0,582" o:connectangles="0,0"/>
                </v:shape>
                <v:line id="Line 149" o:spid="_x0000_s1414" style="position:absolute;visibility:visible;mso-wrap-style:square" from="4541,571" to="45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" strokeweight=".06242mm"/>
                <v:shape id="Freeform 148" o:spid="_x0000_s1415" style="position:absolute;left:457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" path="m,l,11e" fillcolor="black" stroked="f">
                  <v:path arrowok="t" o:connecttype="custom" o:connectlocs="0,571;0,582" o:connectangles="0,0"/>
                </v:shape>
                <v:line id="Line 147" o:spid="_x0000_s1416" style="position:absolute;visibility:visible;mso-wrap-style:square" from="4577,571" to="457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" strokeweight=".06242mm"/>
                <v:shape id="Freeform 146" o:spid="_x0000_s1417" style="position:absolute;left:460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" path="m,l,11e" fillcolor="black" stroked="f">
                  <v:path arrowok="t" o:connecttype="custom" o:connectlocs="0,571;0,582" o:connectangles="0,0"/>
                </v:shape>
                <v:line id="Line 145" o:spid="_x0000_s1418" style="position:absolute;visibility:visible;mso-wrap-style:square" from="4608,571" to="460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" strokeweight=".06242mm"/>
                <v:shape id="Freeform 144" o:spid="_x0000_s1419" style="position:absolute;left:463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" path="m,l,11e" fillcolor="black" stroked="f">
                  <v:path arrowok="t" o:connecttype="custom" o:connectlocs="0,571;0,582" o:connectangles="0,0"/>
                </v:shape>
                <v:line id="Line 143" o:spid="_x0000_s1420" style="position:absolute;visibility:visible;mso-wrap-style:square" from="4635,571" to="463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" strokeweight=".06242mm"/>
                <v:shape id="Freeform 142" o:spid="_x0000_s1421" style="position:absolute;left:465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" path="m,l,11e" fillcolor="black" stroked="f">
                  <v:path arrowok="t" o:connecttype="custom" o:connectlocs="0,571;0,582" o:connectangles="0,0"/>
                </v:shape>
                <v:line id="Line 141" o:spid="_x0000_s1422" style="position:absolute;visibility:visible;mso-wrap-style:square" from="4659,571" to="465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" strokeweight=".06242mm"/>
                <v:shape id="Freeform 140" o:spid="_x0000_s1423" style="position:absolute;left:5143;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" path="m,l,20e" fillcolor="black" stroked="f">
                  <v:path arrowok="t" o:connecttype="custom" o:connectlocs="0,571;0,591" o:connectangles="0,0"/>
                </v:shape>
                <v:line id="Line 139" o:spid="_x0000_s1424" style="position:absolute;visibility:visible;mso-wrap-style:square" from="5144,571" to="514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" strokeweight=".08322mm"/>
                <v:shape id="Freeform 138" o:spid="_x0000_s1425" style="position:absolute;left:490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" path="m,l,11e" fillcolor="black" stroked="f">
                  <v:path arrowok="t" o:connecttype="custom" o:connectlocs="0,571;0,582" o:connectangles="0,0"/>
                </v:shape>
                <v:line id="Line 137" o:spid="_x0000_s1426" style="position:absolute;visibility:visible;mso-wrap-style:square" from="4901,571" to="490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" strokeweight=".06242mm"/>
                <v:shape id="Freeform 136" o:spid="_x0000_s1427" style="position:absolute;left:495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" path="m,l,11e" fillcolor="black" stroked="f">
                  <v:path arrowok="t" o:connecttype="custom" o:connectlocs="0,571;0,582" o:connectangles="0,0"/>
                </v:shape>
                <v:line id="Line 135" o:spid="_x0000_s1428" style="position:absolute;visibility:visible;mso-wrap-style:square" from="4959,571" to="495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" strokeweight=".06242mm"/>
                <v:shape id="Freeform 134" o:spid="_x0000_s1429" style="position:absolute;left:500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" path="m,l,11e" fillcolor="black" stroked="f">
                  <v:path arrowok="t" o:connecttype="custom" o:connectlocs="0,571;0,582" o:connectangles="0,0"/>
                </v:shape>
                <v:line id="Line 133" o:spid="_x0000_s1430" style="position:absolute;visibility:visible;mso-wrap-style:square" from="5004,571" to="500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" strokeweight=".06242mm"/>
                <v:shape id="Freeform 132" o:spid="_x0000_s1431" style="position:absolute;left:50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" path="m,l,11e" fillcolor="black" stroked="f">
                  <v:path arrowok="t" o:connecttype="custom" o:connectlocs="0,571;0,582" o:connectangles="0,0"/>
                </v:shape>
                <v:line id="Line 131" o:spid="_x0000_s1432" style="position:absolute;visibility:visible;mso-wrap-style:square" from="5041,571" to="50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" strokeweight=".06242mm"/>
                <v:shape id="Freeform 130" o:spid="_x0000_s1433" style="position:absolute;left:507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" path="m,l,11e" fillcolor="black" stroked="f">
                  <v:path arrowok="t" o:connecttype="custom" o:connectlocs="0,571;0,582" o:connectangles="0,0"/>
                </v:shape>
                <v:line id="Line 129" o:spid="_x0000_s1434" style="position:absolute;visibility:visible;mso-wrap-style:square" from="5072,571" to="507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" strokeweight=".06242mm"/>
                <v:shape id="Freeform 128" o:spid="_x0000_s1435" style="position:absolute;left:509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" path="m,l,11e" fillcolor="black" stroked="f">
                  <v:path arrowok="t" o:connecttype="custom" o:connectlocs="0,571;0,582" o:connectangles="0,0"/>
                </v:shape>
                <v:line id="Line 127" o:spid="_x0000_s1436" style="position:absolute;visibility:visible;mso-wrap-style:square" from="5099,571" to="50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" strokeweight=".06242mm"/>
                <v:shape id="Freeform 126" o:spid="_x0000_s1437" style="position:absolute;left:512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" path="m,l,11e" fillcolor="black" stroked="f">
                  <v:path arrowok="t" o:connecttype="custom" o:connectlocs="0,571;0,582" o:connectangles="0,0"/>
                </v:shape>
                <v:line id="Line 125" o:spid="_x0000_s1438" style="position:absolute;visibility:visible;mso-wrap-style:square" from="5122,571" to="512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" strokeweight=".06242mm"/>
                <v:shape id="Freeform 124" o:spid="_x0000_s1439" style="position:absolute;left:435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" path="m,l,11e" fillcolor="black" stroked="f">
                  <v:path arrowok="t" o:connecttype="custom" o:connectlocs="0,571;0,582" o:connectangles="0,0"/>
                </v:shape>
                <v:line id="Line 123" o:spid="_x0000_s1440" style="position:absolute;visibility:visible;mso-wrap-style:square" from="4356,571" to="435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" strokeweight=".06242mm"/>
                <v:line id="Line 122" o:spid="_x0000_s1441" style="position:absolute;visibility:visible;mso-wrap-style:square" from="4356,562" to="4356,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" strokeweight=".052mm">
                  <v:stroke dashstyle="1 1"/>
                </v:line>
                <v:shape id="Freeform 121" o:spid="_x0000_s1442" style="position:absolute;left:481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" path="m,l,11e" fillcolor="black" stroked="f">
                  <v:path arrowok="t" o:connecttype="custom" o:connectlocs="0,571;0,582" o:connectangles="0,0"/>
                </v:shape>
                <v:line id="Line 120" o:spid="_x0000_s1443" style="position:absolute;visibility:visible;mso-wrap-style:square" from="4820,571" to="482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" strokeweight=".06242mm"/>
                <v:shape id="Freeform 119" o:spid="_x0000_s1444" style="position:absolute;left:528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" path="m,l,11e" fillcolor="black" stroked="f">
                  <v:path arrowok="t" o:connecttype="custom" o:connectlocs="0,571;0,582" o:connectangles="0,0"/>
                </v:shape>
                <v:line id="Line 118" o:spid="_x0000_s1445" style="position:absolute;visibility:visible;mso-wrap-style:square" from="5283,571" to="528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" strokeweight=".06242mm"/>
                <v:shape id="Freeform 117" o:spid="_x0000_s1446" style="position:absolute;left:536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" path="m,l,11e" fillcolor="black" stroked="f">
                  <v:path arrowok="t" o:connecttype="custom" o:connectlocs="0,571;0,582" o:connectangles="0,0"/>
                </v:shape>
                <v:line id="Line 116" o:spid="_x0000_s1447" style="position:absolute;visibility:visible;mso-wrap-style:square" from="5365,571" to="536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" strokeweight=".06242mm"/>
                <v:shape id="AutoShape 115" o:spid="_x0000_s1448" style="position:absolute;left:4077;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" path="m1288,1308l1288,m,1308r1288,e" filled="f" strokeweight=".08322mm">
                  <v:path arrowok="t" o:connecttype="custom" o:connectlocs="1288,571;1288,-737;0,571;1288,571" o:connectangles="0,0,0,0"/>
                </v:shape>
                <v:line id="Line 114" o:spid="_x0000_s1449" style="position:absolute;visibility:visible;mso-wrap-style:square" from="4356,-737" to="435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" strokeweight=".052mm">
                  <v:stroke dashstyle="1 1"/>
                </v:line>
                <v:line id="Line 113" o:spid="_x0000_s1450" style="position:absolute;visibility:visible;mso-wrap-style:square" from="4077,-737" to="536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" strokeweight=".08322mm"/>
                <v:shape id="Freeform 112" o:spid="_x0000_s1451" style="position:absolute;left:4077;top:-707;width:1288;height:629;visibility:visible;mso-wrap-style:square;v-text-anchor:top" coordsize="1288,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" path="m,629l68,616r72,-4l221,570r58,-20l361,554,464,528r67,-32l603,473r82,-63l743,322r81,-70l927,266r68,53l1067,278r81,-13l1206,85,1288,e" filled="f" strokecolor="#4582b3" strokeweight=".1248mm">
                  <v:path arrowok="t" o:connecttype="custom" o:connectlocs="0,-77;68,-90;140,-94;221,-136;279,-156;361,-152;464,-178;531,-210;603,-233;685,-296;743,-384;824,-454;927,-440;995,-387;1067,-428;1148,-441;1206,-621;1288,-706" o:connectangles="0,0,0,0,0,0,0,0,0,0,0,0,0,0,0,0,0,0"/>
                </v:shape>
                <v:shape id="Freeform 111" o:spid="_x0000_s1452" style="position:absolute;left:4077;top:-707;width:1288;height:636;visibility:visible;mso-wrap-style:square;v-text-anchor:top" coordsize="12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" path="m,636l68,610r72,-2l221,574r58,-24l361,552,464,528r67,-34l603,467r82,-72l743,312r81,-55l927,244r68,7l1067,232r81,-71l1206,85,1288,e" filled="f" strokecolor="#ffa400" strokeweight=".1248mm">
                  <v:path arrowok="t" o:connecttype="custom" o:connectlocs="0,-70;68,-96;140,-98;221,-132;279,-156;361,-154;464,-178;531,-212;603,-239;685,-311;743,-394;824,-449;927,-462;995,-455;1067,-474;1148,-545;1206,-621;1288,-706" o:connectangles="0,0,0,0,0,0,0,0,0,0,0,0,0,0,0,0,0,0"/>
                </v:shape>
                <v:shape id="Freeform 110" o:spid="_x0000_s1453" style="position:absolute;left:5364;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" path="m20,l,e" fillcolor="black" stroked="f">
                  <v:path arrowok="t" o:connecttype="custom" o:connectlocs="20,0;0,0" o:connectangles="0,0"/>
                </v:shape>
                <v:line id="Line 109" o:spid="_x0000_s1454" style="position:absolute;visibility:visible;mso-wrap-style:square" from="5365,539" to="538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" strokeweight=".08322mm"/>
                <v:shape id="Freeform 108" o:spid="_x0000_s1455" style="position:absolute;left:5364;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" path="m20,l,e" fillcolor="black" stroked="f">
                  <v:path arrowok="t" o:connecttype="custom" o:connectlocs="20,0;0,0" o:connectangles="0,0"/>
                </v:shape>
                <v:line id="Line 107" o:spid="_x0000_s1456" style="position:absolute;visibility:visible;mso-wrap-style:square" from="5365,290" to="538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" strokeweight=".08322mm"/>
                <v:shape id="Freeform 106" o:spid="_x0000_s1457" style="position:absolute;left:5364;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" path="m20,l,e" fillcolor="black" stroked="f">
                  <v:path arrowok="t" o:connecttype="custom" o:connectlocs="20,0;0,0" o:connectangles="0,0"/>
                </v:shape>
                <v:line id="Line 105" o:spid="_x0000_s1458" style="position:absolute;visibility:visible;mso-wrap-style:square" from="5365,41" to="53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" strokeweight=".08322mm"/>
                <v:shape id="Freeform 104" o:spid="_x0000_s1459" style="position:absolute;left:5364;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" path="m20,l,e" fillcolor="black" stroked="f">
                  <v:path arrowok="t" o:connecttype="custom" o:connectlocs="20,0;0,0" o:connectangles="0,0"/>
                </v:shape>
                <v:line id="Line 103" o:spid="_x0000_s1460" style="position:absolute;visibility:visible;mso-wrap-style:square" from="5365,-208" to="538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" strokeweight=".08322mm"/>
                <v:shape id="Freeform 102" o:spid="_x0000_s1461" style="position:absolute;left:5364;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" path="m20,l,e" fillcolor="black" stroked="f">
                  <v:path arrowok="t" o:connecttype="custom" o:connectlocs="20,0;0,0" o:connectangles="0,0"/>
                </v:shape>
                <v:line id="Line 101" o:spid="_x0000_s1462" style="position:absolute;visibility:visible;mso-wrap-style:square" from="5365,-457" to="538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" strokeweight=".08322mm"/>
                <v:shape id="Freeform 100" o:spid="_x0000_s1463" style="position:absolute;left:5364;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" path="m20,l,e" fillcolor="black" stroked="f">
                  <v:path arrowok="t" o:connecttype="custom" o:connectlocs="20,0;0,0" o:connectangles="0,0"/>
                </v:shape>
                <v:line id="Line 99" o:spid="_x0000_s1464" style="position:absolute;visibility:visible;mso-wrap-style:square" from="5365,-706" to="538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" strokeweight=".08322mm"/>
                <v:shape id="AutoShape 98" o:spid="_x0000_s1465" style="position:absolute;left:4077;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" path="m,1308l,m1288,1308l1288,m,1308r1288,m,l1288,e" filled="f" strokeweight=".08322mm">
                  <v:path arrowok="t" o:connecttype="custom" o:connectlocs="0,571;0,-737;1288,571;1288,-737;0,571;1288,571;0,-737;1288,-737" o:connectangles="0,0,0,0,0,0,0,0"/>
                </v:shape>
                <v:line id="Line 97" o:spid="_x0000_s1466" style="position:absolute;visibility:visible;mso-wrap-style:square" from="4077,-332" to="5365,-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" strokecolor="#4582b3" strokeweight=".1248mm">
                  <v:stroke dashstyle="3 1"/>
                </v:line>
                <v:shape id="Freeform 96" o:spid="_x0000_s1467" style="position:absolute;left:4077;top:-520;width:1288;height:997;visibility:visible;mso-wrap-style:square;v-text-anchor:top" coordsize="128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" path="m,311l68,249r72,l221,124r58,63l361,218,464,187,531,r72,218l685,31r58,l824,560,927,405r68,311l1067,716r81,249l1206,996r82,e" filled="f" strokecolor="#ffa400" strokeweight=".1248mm">
                  <v:stroke dashstyle="3 1"/>
                  <v:path arrowok="t" o:connecttype="custom" o:connectlocs="0,-208;68,-270;140,-270;221,-395;279,-332;361,-301;464,-332;531,-519;603,-301;685,-488;743,-488;824,41;927,-114;995,197;1067,197;1148,446;1206,477;1288,477" o:connectangles="0,0,0,0,0,0,0,0,0,0,0,0,0,0,0,0,0,0"/>
                </v:shape>
                <v:shape id="Text Box 95" o:spid="_x0000_s1468" type="#_x0000_t202" style="position:absolute;left:4056;top:-740;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1B094F3C" w14:textId="77777777" w:rsidR="00E749F9" w:rsidRDefault="00E749F9">
                        <w:pPr>
                          <w:rPr>
                            <w:sz w:val="8"/>
                          </w:rPr>
                        </w:pPr>
                      </w:p>
                      <w:p w14:paraId="4F317787" w14:textId="77777777" w:rsidR="00E749F9" w:rsidRDefault="00E749F9">
                        <w:pPr>
                          <w:rPr>
                            <w:sz w:val="8"/>
                          </w:rPr>
                        </w:pPr>
                      </w:p>
                      <w:p w14:paraId="37C361DE" w14:textId="77777777" w:rsidR="00E749F9" w:rsidRDefault="00E749F9">
                        <w:pPr>
                          <w:rPr>
                            <w:sz w:val="8"/>
                          </w:rPr>
                        </w:pPr>
                      </w:p>
                      <w:p w14:paraId="5D8E43BC" w14:textId="77777777" w:rsidR="00E749F9" w:rsidRDefault="00E749F9">
                        <w:pPr>
                          <w:rPr>
                            <w:sz w:val="8"/>
                          </w:rPr>
                        </w:pPr>
                      </w:p>
                      <w:p w14:paraId="35C96514" w14:textId="77777777" w:rsidR="00E749F9" w:rsidRDefault="00E749F9">
                        <w:pPr>
                          <w:rPr>
                            <w:sz w:val="8"/>
                          </w:rPr>
                        </w:pPr>
                      </w:p>
                      <w:p w14:paraId="0A378BAF" w14:textId="77777777" w:rsidR="00E749F9" w:rsidRDefault="00E749F9">
                        <w:pPr>
                          <w:rPr>
                            <w:sz w:val="8"/>
                          </w:rPr>
                        </w:pPr>
                      </w:p>
                      <w:p w14:paraId="0FF65CC5" w14:textId="77777777" w:rsidR="00E749F9" w:rsidRDefault="00E749F9">
                        <w:pPr>
                          <w:rPr>
                            <w:sz w:val="8"/>
                          </w:rPr>
                        </w:pPr>
                      </w:p>
                      <w:p w14:paraId="79519AC6" w14:textId="77777777" w:rsidR="00E749F9" w:rsidRDefault="00E749F9">
                        <w:pPr>
                          <w:rPr>
                            <w:sz w:val="8"/>
                          </w:rPr>
                        </w:pPr>
                      </w:p>
                      <w:p w14:paraId="4AAB9A63" w14:textId="77777777" w:rsidR="00E749F9" w:rsidRDefault="00E749F9">
                        <w:pPr>
                          <w:rPr>
                            <w:sz w:val="8"/>
                          </w:rPr>
                        </w:pPr>
                      </w:p>
                      <w:p w14:paraId="344E9691" w14:textId="77777777" w:rsidR="00E749F9" w:rsidRDefault="00E749F9">
                        <w:pPr>
                          <w:rPr>
                            <w:sz w:val="8"/>
                          </w:rPr>
                        </w:pPr>
                      </w:p>
                      <w:p w14:paraId="45F300E8" w14:textId="77777777" w:rsidR="00E749F9" w:rsidRDefault="00E749F9">
                        <w:pPr>
                          <w:rPr>
                            <w:sz w:val="8"/>
                          </w:rPr>
                        </w:pPr>
                      </w:p>
                      <w:p w14:paraId="1676A205" w14:textId="77777777" w:rsidR="00E749F9" w:rsidRDefault="00E749F9">
                        <w:pPr>
                          <w:spacing w:before="6"/>
                          <w:rPr>
                            <w:sz w:val="8"/>
                          </w:rPr>
                        </w:pPr>
                      </w:p>
                      <w:p w14:paraId="60325635"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Pr>
          <w:noProof/>
        </w:rPr>
        <mc:AlternateContent>
          <mc:Choice Requires="wpg">
            <w:drawing>
              <wp:anchor distT="0" distB="0" distL="114300" distR="114300" simplePos="0" relativeHeight="484989440" behindDoc="1" locked="0" layoutInCell="1" allowOverlap="1" wp14:anchorId="7D183C0D" wp14:editId="5A3F4DD3">
                <wp:simplePos x="0" y="0"/>
                <wp:positionH relativeFrom="page">
                  <wp:posOffset>3557270</wp:posOffset>
                </wp:positionH>
                <wp:positionV relativeFrom="paragraph">
                  <wp:posOffset>-469900</wp:posOffset>
                </wp:positionV>
                <wp:extent cx="843915" cy="845185"/>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845185"/>
                          <a:chOff x="5602" y="-740"/>
                          <a:chExt cx="1329" cy="1331"/>
                        </a:xfrm>
                      </wpg:grpSpPr>
                      <wps:wsp>
                        <wps:cNvPr id="50" name="Freeform 93"/>
                        <wps:cNvSpPr>
                          <a:spLocks/>
                        </wps:cNvSpPr>
                        <wps:spPr bwMode="auto">
                          <a:xfrm>
                            <a:off x="5761"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Line 92"/>
                        <wps:cNvCnPr>
                          <a:cxnSpLocks noChangeShapeType="1"/>
                        </wps:cNvCnPr>
                        <wps:spPr bwMode="auto">
                          <a:xfrm>
                            <a:off x="5762"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Freeform 91"/>
                        <wps:cNvSpPr>
                          <a:spLocks/>
                        </wps:cNvSpPr>
                        <wps:spPr bwMode="auto">
                          <a:xfrm>
                            <a:off x="562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90"/>
                        <wps:cNvCnPr>
                          <a:cxnSpLocks noChangeShapeType="1"/>
                        </wps:cNvCnPr>
                        <wps:spPr bwMode="auto">
                          <a:xfrm>
                            <a:off x="562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Freeform 89"/>
                        <wps:cNvSpPr>
                          <a:spLocks/>
                        </wps:cNvSpPr>
                        <wps:spPr bwMode="auto">
                          <a:xfrm>
                            <a:off x="565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88"/>
                        <wps:cNvCnPr>
                          <a:cxnSpLocks noChangeShapeType="1"/>
                        </wps:cNvCnPr>
                        <wps:spPr bwMode="auto">
                          <a:xfrm>
                            <a:off x="565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87"/>
                        <wps:cNvSpPr>
                          <a:spLocks/>
                        </wps:cNvSpPr>
                        <wps:spPr bwMode="auto">
                          <a:xfrm>
                            <a:off x="568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86"/>
                        <wps:cNvCnPr>
                          <a:cxnSpLocks noChangeShapeType="1"/>
                        </wps:cNvCnPr>
                        <wps:spPr bwMode="auto">
                          <a:xfrm>
                            <a:off x="569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Freeform 85"/>
                        <wps:cNvSpPr>
                          <a:spLocks/>
                        </wps:cNvSpPr>
                        <wps:spPr bwMode="auto">
                          <a:xfrm>
                            <a:off x="571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Line 84"/>
                        <wps:cNvCnPr>
                          <a:cxnSpLocks noChangeShapeType="1"/>
                        </wps:cNvCnPr>
                        <wps:spPr bwMode="auto">
                          <a:xfrm>
                            <a:off x="571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Freeform 83"/>
                        <wps:cNvSpPr>
                          <a:spLocks/>
                        </wps:cNvSpPr>
                        <wps:spPr bwMode="auto">
                          <a:xfrm>
                            <a:off x="57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Line 82"/>
                        <wps:cNvCnPr>
                          <a:cxnSpLocks noChangeShapeType="1"/>
                        </wps:cNvCnPr>
                        <wps:spPr bwMode="auto">
                          <a:xfrm>
                            <a:off x="57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Freeform 81"/>
                        <wps:cNvSpPr>
                          <a:spLocks/>
                        </wps:cNvSpPr>
                        <wps:spPr bwMode="auto">
                          <a:xfrm>
                            <a:off x="5601" y="539"/>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80"/>
                        <wps:cNvCnPr>
                          <a:cxnSpLocks noChangeShapeType="1"/>
                        </wps:cNvCnPr>
                        <wps:spPr bwMode="auto">
                          <a:xfrm>
                            <a:off x="5622" y="539"/>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 name="Freeform 79"/>
                        <wps:cNvSpPr>
                          <a:spLocks/>
                        </wps:cNvSpPr>
                        <wps:spPr bwMode="auto">
                          <a:xfrm>
                            <a:off x="5601" y="290"/>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Line 78"/>
                        <wps:cNvCnPr>
                          <a:cxnSpLocks noChangeShapeType="1"/>
                        </wps:cNvCnPr>
                        <wps:spPr bwMode="auto">
                          <a:xfrm>
                            <a:off x="5622" y="290"/>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Freeform 77"/>
                        <wps:cNvSpPr>
                          <a:spLocks/>
                        </wps:cNvSpPr>
                        <wps:spPr bwMode="auto">
                          <a:xfrm>
                            <a:off x="5601" y="41"/>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Line 76"/>
                        <wps:cNvCnPr>
                          <a:cxnSpLocks noChangeShapeType="1"/>
                        </wps:cNvCnPr>
                        <wps:spPr bwMode="auto">
                          <a:xfrm>
                            <a:off x="5622" y="4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Freeform 75"/>
                        <wps:cNvSpPr>
                          <a:spLocks/>
                        </wps:cNvSpPr>
                        <wps:spPr bwMode="auto">
                          <a:xfrm>
                            <a:off x="5601" y="-208"/>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Line 74"/>
                        <wps:cNvCnPr>
                          <a:cxnSpLocks noChangeShapeType="1"/>
                        </wps:cNvCnPr>
                        <wps:spPr bwMode="auto">
                          <a:xfrm>
                            <a:off x="5622" y="-208"/>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Freeform 73"/>
                        <wps:cNvSpPr>
                          <a:spLocks/>
                        </wps:cNvSpPr>
                        <wps:spPr bwMode="auto">
                          <a:xfrm>
                            <a:off x="5601" y="-457"/>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Line 72"/>
                        <wps:cNvCnPr>
                          <a:cxnSpLocks noChangeShapeType="1"/>
                        </wps:cNvCnPr>
                        <wps:spPr bwMode="auto">
                          <a:xfrm>
                            <a:off x="5622" y="-457"/>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Freeform 71"/>
                        <wps:cNvSpPr>
                          <a:spLocks/>
                        </wps:cNvSpPr>
                        <wps:spPr bwMode="auto">
                          <a:xfrm>
                            <a:off x="5601" y="-707"/>
                            <a:ext cx="21" cy="2"/>
                          </a:xfrm>
                          <a:custGeom>
                            <a:avLst/>
                            <a:gdLst>
                              <a:gd name="T0" fmla="+- 0 5622 5602"/>
                              <a:gd name="T1" fmla="*/ T0 w 21"/>
                              <a:gd name="T2" fmla="+- 0 5602 5602"/>
                              <a:gd name="T3" fmla="*/ T2 w 21"/>
                            </a:gdLst>
                            <a:ahLst/>
                            <a:cxnLst>
                              <a:cxn ang="0">
                                <a:pos x="T1" y="0"/>
                              </a:cxn>
                              <a:cxn ang="0">
                                <a:pos x="T3" y="0"/>
                              </a:cxn>
                            </a:cxnLst>
                            <a:rect l="0" t="0" r="r" b="b"/>
                            <a:pathLst>
                              <a:path w="21">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Line 70"/>
                        <wps:cNvCnPr>
                          <a:cxnSpLocks noChangeShapeType="1"/>
                        </wps:cNvCnPr>
                        <wps:spPr bwMode="auto">
                          <a:xfrm>
                            <a:off x="5622" y="-706"/>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69"/>
                        <wps:cNvCnPr>
                          <a:cxnSpLocks noChangeShapeType="1"/>
                        </wps:cNvCnPr>
                        <wps:spPr bwMode="auto">
                          <a:xfrm>
                            <a:off x="5622" y="571"/>
                            <a:ext cx="0"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Freeform 68"/>
                        <wps:cNvSpPr>
                          <a:spLocks/>
                        </wps:cNvSpPr>
                        <wps:spPr bwMode="auto">
                          <a:xfrm>
                            <a:off x="6225"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Line 67"/>
                        <wps:cNvCnPr>
                          <a:cxnSpLocks noChangeShapeType="1"/>
                        </wps:cNvCnPr>
                        <wps:spPr bwMode="auto">
                          <a:xfrm>
                            <a:off x="6225"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Freeform 66"/>
                        <wps:cNvSpPr>
                          <a:spLocks/>
                        </wps:cNvSpPr>
                        <wps:spPr bwMode="auto">
                          <a:xfrm>
                            <a:off x="598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65"/>
                        <wps:cNvCnPr>
                          <a:cxnSpLocks noChangeShapeType="1"/>
                        </wps:cNvCnPr>
                        <wps:spPr bwMode="auto">
                          <a:xfrm>
                            <a:off x="5983"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Freeform 64"/>
                        <wps:cNvSpPr>
                          <a:spLocks/>
                        </wps:cNvSpPr>
                        <wps:spPr bwMode="auto">
                          <a:xfrm>
                            <a:off x="604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Line 63"/>
                        <wps:cNvCnPr>
                          <a:cxnSpLocks noChangeShapeType="1"/>
                        </wps:cNvCnPr>
                        <wps:spPr bwMode="auto">
                          <a:xfrm>
                            <a:off x="604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Freeform 62"/>
                        <wps:cNvSpPr>
                          <a:spLocks/>
                        </wps:cNvSpPr>
                        <wps:spPr bwMode="auto">
                          <a:xfrm>
                            <a:off x="608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1"/>
                        <wps:cNvCnPr>
                          <a:cxnSpLocks noChangeShapeType="1"/>
                        </wps:cNvCnPr>
                        <wps:spPr bwMode="auto">
                          <a:xfrm>
                            <a:off x="608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Freeform 60"/>
                        <wps:cNvSpPr>
                          <a:spLocks/>
                        </wps:cNvSpPr>
                        <wps:spPr bwMode="auto">
                          <a:xfrm>
                            <a:off x="6122"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59"/>
                        <wps:cNvCnPr>
                          <a:cxnSpLocks noChangeShapeType="1"/>
                        </wps:cNvCnPr>
                        <wps:spPr bwMode="auto">
                          <a:xfrm>
                            <a:off x="6122"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58"/>
                        <wps:cNvSpPr>
                          <a:spLocks/>
                        </wps:cNvSpPr>
                        <wps:spPr bwMode="auto">
                          <a:xfrm>
                            <a:off x="615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57"/>
                        <wps:cNvCnPr>
                          <a:cxnSpLocks noChangeShapeType="1"/>
                        </wps:cNvCnPr>
                        <wps:spPr bwMode="auto">
                          <a:xfrm>
                            <a:off x="6153"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56"/>
                        <wps:cNvSpPr>
                          <a:spLocks/>
                        </wps:cNvSpPr>
                        <wps:spPr bwMode="auto">
                          <a:xfrm>
                            <a:off x="6180"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Line 55"/>
                        <wps:cNvCnPr>
                          <a:cxnSpLocks noChangeShapeType="1"/>
                        </wps:cNvCnPr>
                        <wps:spPr bwMode="auto">
                          <a:xfrm>
                            <a:off x="618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Freeform 54"/>
                        <wps:cNvSpPr>
                          <a:spLocks/>
                        </wps:cNvSpPr>
                        <wps:spPr bwMode="auto">
                          <a:xfrm>
                            <a:off x="620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Line 53"/>
                        <wps:cNvCnPr>
                          <a:cxnSpLocks noChangeShapeType="1"/>
                        </wps:cNvCnPr>
                        <wps:spPr bwMode="auto">
                          <a:xfrm>
                            <a:off x="620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Freeform 52"/>
                        <wps:cNvSpPr>
                          <a:spLocks/>
                        </wps:cNvSpPr>
                        <wps:spPr bwMode="auto">
                          <a:xfrm>
                            <a:off x="6688" y="570"/>
                            <a:ext cx="2" cy="21"/>
                          </a:xfrm>
                          <a:custGeom>
                            <a:avLst/>
                            <a:gdLst>
                              <a:gd name="T0" fmla="+- 0 571 571"/>
                              <a:gd name="T1" fmla="*/ 571 h 21"/>
                              <a:gd name="T2" fmla="+- 0 591 571"/>
                              <a:gd name="T3" fmla="*/ 591 h 21"/>
                            </a:gdLst>
                            <a:ahLst/>
                            <a:cxnLst>
                              <a:cxn ang="0">
                                <a:pos x="0" y="T1"/>
                              </a:cxn>
                              <a:cxn ang="0">
                                <a:pos x="0" y="T3"/>
                              </a:cxn>
                            </a:cxnLst>
                            <a:rect l="0" t="0" r="r" b="b"/>
                            <a:pathLst>
                              <a:path h="21">
                                <a:moveTo>
                                  <a:pt x="0" y="0"/>
                                </a:moveTo>
                                <a:lnTo>
                                  <a:pt x="0" y="2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Line 51"/>
                        <wps:cNvCnPr>
                          <a:cxnSpLocks noChangeShapeType="1"/>
                        </wps:cNvCnPr>
                        <wps:spPr bwMode="auto">
                          <a:xfrm>
                            <a:off x="6689" y="571"/>
                            <a:ext cx="0" cy="2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Freeform 50"/>
                        <wps:cNvSpPr>
                          <a:spLocks/>
                        </wps:cNvSpPr>
                        <wps:spPr bwMode="auto">
                          <a:xfrm>
                            <a:off x="644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Line 49"/>
                        <wps:cNvCnPr>
                          <a:cxnSpLocks noChangeShapeType="1"/>
                        </wps:cNvCnPr>
                        <wps:spPr bwMode="auto">
                          <a:xfrm>
                            <a:off x="644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Freeform 48"/>
                        <wps:cNvSpPr>
                          <a:spLocks/>
                        </wps:cNvSpPr>
                        <wps:spPr bwMode="auto">
                          <a:xfrm>
                            <a:off x="650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Line 47"/>
                        <wps:cNvCnPr>
                          <a:cxnSpLocks noChangeShapeType="1"/>
                        </wps:cNvCnPr>
                        <wps:spPr bwMode="auto">
                          <a:xfrm>
                            <a:off x="650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Freeform 46"/>
                        <wps:cNvSpPr>
                          <a:spLocks/>
                        </wps:cNvSpPr>
                        <wps:spPr bwMode="auto">
                          <a:xfrm>
                            <a:off x="654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0" name="Line 45"/>
                        <wps:cNvCnPr>
                          <a:cxnSpLocks noChangeShapeType="1"/>
                        </wps:cNvCnPr>
                        <wps:spPr bwMode="auto">
                          <a:xfrm>
                            <a:off x="6549"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1" name="Freeform 44"/>
                        <wps:cNvSpPr>
                          <a:spLocks/>
                        </wps:cNvSpPr>
                        <wps:spPr bwMode="auto">
                          <a:xfrm>
                            <a:off x="6585"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2" name="Line 43"/>
                        <wps:cNvCnPr>
                          <a:cxnSpLocks noChangeShapeType="1"/>
                        </wps:cNvCnPr>
                        <wps:spPr bwMode="auto">
                          <a:xfrm>
                            <a:off x="6586"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3" name="Freeform 42"/>
                        <wps:cNvSpPr>
                          <a:spLocks/>
                        </wps:cNvSpPr>
                        <wps:spPr bwMode="auto">
                          <a:xfrm>
                            <a:off x="6616"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 name="Line 41"/>
                        <wps:cNvCnPr>
                          <a:cxnSpLocks noChangeShapeType="1"/>
                        </wps:cNvCnPr>
                        <wps:spPr bwMode="auto">
                          <a:xfrm>
                            <a:off x="6617"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5" name="Freeform 40"/>
                        <wps:cNvSpPr>
                          <a:spLocks/>
                        </wps:cNvSpPr>
                        <wps:spPr bwMode="auto">
                          <a:xfrm>
                            <a:off x="6643"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 name="Line 39"/>
                        <wps:cNvCnPr>
                          <a:cxnSpLocks noChangeShapeType="1"/>
                        </wps:cNvCnPr>
                        <wps:spPr bwMode="auto">
                          <a:xfrm>
                            <a:off x="6644"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7" name="Freeform 38"/>
                        <wps:cNvSpPr>
                          <a:spLocks/>
                        </wps:cNvSpPr>
                        <wps:spPr bwMode="auto">
                          <a:xfrm>
                            <a:off x="6667"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Line 37"/>
                        <wps:cNvCnPr>
                          <a:cxnSpLocks noChangeShapeType="1"/>
                        </wps:cNvCnPr>
                        <wps:spPr bwMode="auto">
                          <a:xfrm>
                            <a:off x="666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9" name="Freeform 36"/>
                        <wps:cNvSpPr>
                          <a:spLocks/>
                        </wps:cNvSpPr>
                        <wps:spPr bwMode="auto">
                          <a:xfrm>
                            <a:off x="5901"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0" name="Line 35"/>
                        <wps:cNvCnPr>
                          <a:cxnSpLocks noChangeShapeType="1"/>
                        </wps:cNvCnPr>
                        <wps:spPr bwMode="auto">
                          <a:xfrm>
                            <a:off x="5901"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1" name="Line 34"/>
                        <wps:cNvCnPr>
                          <a:cxnSpLocks noChangeShapeType="1"/>
                        </wps:cNvCnPr>
                        <wps:spPr bwMode="auto">
                          <a:xfrm>
                            <a:off x="5901" y="562"/>
                            <a:ext cx="0" cy="9"/>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12" name="Freeform 33"/>
                        <wps:cNvSpPr>
                          <a:spLocks/>
                        </wps:cNvSpPr>
                        <wps:spPr bwMode="auto">
                          <a:xfrm>
                            <a:off x="6364"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3" name="Line 32"/>
                        <wps:cNvCnPr>
                          <a:cxnSpLocks noChangeShapeType="1"/>
                        </wps:cNvCnPr>
                        <wps:spPr bwMode="auto">
                          <a:xfrm>
                            <a:off x="6365"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4" name="Freeform 31"/>
                        <wps:cNvSpPr>
                          <a:spLocks/>
                        </wps:cNvSpPr>
                        <wps:spPr bwMode="auto">
                          <a:xfrm>
                            <a:off x="6828"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5" name="Line 30"/>
                        <wps:cNvCnPr>
                          <a:cxnSpLocks noChangeShapeType="1"/>
                        </wps:cNvCnPr>
                        <wps:spPr bwMode="auto">
                          <a:xfrm>
                            <a:off x="6828"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6" name="Freeform 29"/>
                        <wps:cNvSpPr>
                          <a:spLocks/>
                        </wps:cNvSpPr>
                        <wps:spPr bwMode="auto">
                          <a:xfrm>
                            <a:off x="6909" y="570"/>
                            <a:ext cx="2" cy="12"/>
                          </a:xfrm>
                          <a:custGeom>
                            <a:avLst/>
                            <a:gdLst>
                              <a:gd name="T0" fmla="+- 0 571 571"/>
                              <a:gd name="T1" fmla="*/ 571 h 12"/>
                              <a:gd name="T2" fmla="+- 0 582 571"/>
                              <a:gd name="T3" fmla="*/ 582 h 12"/>
                            </a:gdLst>
                            <a:ahLst/>
                            <a:cxnLst>
                              <a:cxn ang="0">
                                <a:pos x="0" y="T1"/>
                              </a:cxn>
                              <a:cxn ang="0">
                                <a:pos x="0" y="T3"/>
                              </a:cxn>
                            </a:cxnLst>
                            <a:rect l="0" t="0" r="r" b="b"/>
                            <a:pathLst>
                              <a:path h="12">
                                <a:moveTo>
                                  <a:pt x="0" y="0"/>
                                </a:moveTo>
                                <a:lnTo>
                                  <a:pt x="0" y="1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7" name="Line 28"/>
                        <wps:cNvCnPr>
                          <a:cxnSpLocks noChangeShapeType="1"/>
                        </wps:cNvCnPr>
                        <wps:spPr bwMode="auto">
                          <a:xfrm>
                            <a:off x="6910" y="571"/>
                            <a:ext cx="0" cy="11"/>
                          </a:xfrm>
                          <a:prstGeom prst="line">
                            <a:avLst/>
                          </a:prstGeom>
                          <a:noFill/>
                          <a:ln w="22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8" name="AutoShape 27"/>
                        <wps:cNvSpPr>
                          <a:spLocks/>
                        </wps:cNvSpPr>
                        <wps:spPr bwMode="auto">
                          <a:xfrm>
                            <a:off x="5622" y="-738"/>
                            <a:ext cx="1288" cy="1308"/>
                          </a:xfrm>
                          <a:custGeom>
                            <a:avLst/>
                            <a:gdLst>
                              <a:gd name="T0" fmla="+- 0 6910 5622"/>
                              <a:gd name="T1" fmla="*/ T0 w 1288"/>
                              <a:gd name="T2" fmla="+- 0 571 -737"/>
                              <a:gd name="T3" fmla="*/ 571 h 1308"/>
                              <a:gd name="T4" fmla="+- 0 6910 5622"/>
                              <a:gd name="T5" fmla="*/ T4 w 1288"/>
                              <a:gd name="T6" fmla="+- 0 -737 -737"/>
                              <a:gd name="T7" fmla="*/ -737 h 1308"/>
                              <a:gd name="T8" fmla="+- 0 5622 5622"/>
                              <a:gd name="T9" fmla="*/ T8 w 1288"/>
                              <a:gd name="T10" fmla="+- 0 571 -737"/>
                              <a:gd name="T11" fmla="*/ 571 h 1308"/>
                              <a:gd name="T12" fmla="+- 0 6910 5622"/>
                              <a:gd name="T13" fmla="*/ T12 w 1288"/>
                              <a:gd name="T14" fmla="+- 0 571 -737"/>
                              <a:gd name="T15" fmla="*/ 571 h 1308"/>
                            </a:gdLst>
                            <a:ahLst/>
                            <a:cxnLst>
                              <a:cxn ang="0">
                                <a:pos x="T1" y="T3"/>
                              </a:cxn>
                              <a:cxn ang="0">
                                <a:pos x="T5" y="T7"/>
                              </a:cxn>
                              <a:cxn ang="0">
                                <a:pos x="T9" y="T11"/>
                              </a:cxn>
                              <a:cxn ang="0">
                                <a:pos x="T13" y="T15"/>
                              </a:cxn>
                            </a:cxnLst>
                            <a:rect l="0" t="0" r="r" b="b"/>
                            <a:pathLst>
                              <a:path w="1288" h="1308">
                                <a:moveTo>
                                  <a:pt x="1288" y="1308"/>
                                </a:moveTo>
                                <a:lnTo>
                                  <a:pt x="1288" y="0"/>
                                </a:lnTo>
                                <a:moveTo>
                                  <a:pt x="0" y="1308"/>
                                </a:moveTo>
                                <a:lnTo>
                                  <a:pt x="1288" y="1308"/>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9" name="Line 26"/>
                        <wps:cNvCnPr>
                          <a:cxnSpLocks noChangeShapeType="1"/>
                        </wps:cNvCnPr>
                        <wps:spPr bwMode="auto">
                          <a:xfrm>
                            <a:off x="5901" y="-737"/>
                            <a:ext cx="0" cy="1165"/>
                          </a:xfrm>
                          <a:prstGeom prst="line">
                            <a:avLst/>
                          </a:prstGeom>
                          <a:noFill/>
                          <a:ln w="1872">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20" name="Line 25"/>
                        <wps:cNvCnPr>
                          <a:cxnSpLocks noChangeShapeType="1"/>
                        </wps:cNvCnPr>
                        <wps:spPr bwMode="auto">
                          <a:xfrm>
                            <a:off x="5622" y="-737"/>
                            <a:ext cx="1288"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1" name="Freeform 24"/>
                        <wps:cNvSpPr>
                          <a:spLocks/>
                        </wps:cNvSpPr>
                        <wps:spPr bwMode="auto">
                          <a:xfrm>
                            <a:off x="5622" y="-707"/>
                            <a:ext cx="1288" cy="611"/>
                          </a:xfrm>
                          <a:custGeom>
                            <a:avLst/>
                            <a:gdLst>
                              <a:gd name="T0" fmla="+- 0 5622 5622"/>
                              <a:gd name="T1" fmla="*/ T0 w 1288"/>
                              <a:gd name="T2" fmla="+- 0 -96 -706"/>
                              <a:gd name="T3" fmla="*/ -96 h 611"/>
                              <a:gd name="T4" fmla="+- 0 5690 5622"/>
                              <a:gd name="T5" fmla="*/ T4 w 1288"/>
                              <a:gd name="T6" fmla="+- 0 -113 -706"/>
                              <a:gd name="T7" fmla="*/ -113 h 611"/>
                              <a:gd name="T8" fmla="+- 0 5762 5622"/>
                              <a:gd name="T9" fmla="*/ T8 w 1288"/>
                              <a:gd name="T10" fmla="+- 0 -117 -706"/>
                              <a:gd name="T11" fmla="*/ -117 h 611"/>
                              <a:gd name="T12" fmla="+- 0 5843 5622"/>
                              <a:gd name="T13" fmla="*/ T12 w 1288"/>
                              <a:gd name="T14" fmla="+- 0 -158 -706"/>
                              <a:gd name="T15" fmla="*/ -158 h 611"/>
                              <a:gd name="T16" fmla="+- 0 5901 5622"/>
                              <a:gd name="T17" fmla="*/ T16 w 1288"/>
                              <a:gd name="T18" fmla="+- 0 -175 -706"/>
                              <a:gd name="T19" fmla="*/ -175 h 611"/>
                              <a:gd name="T20" fmla="+- 0 5983 5622"/>
                              <a:gd name="T21" fmla="*/ T20 w 1288"/>
                              <a:gd name="T22" fmla="+- 0 -171 -706"/>
                              <a:gd name="T23" fmla="*/ -171 h 611"/>
                              <a:gd name="T24" fmla="+- 0 6086 5622"/>
                              <a:gd name="T25" fmla="*/ T24 w 1288"/>
                              <a:gd name="T26" fmla="+- 0 -190 -706"/>
                              <a:gd name="T27" fmla="*/ -190 h 611"/>
                              <a:gd name="T28" fmla="+- 0 6153 5622"/>
                              <a:gd name="T29" fmla="*/ T28 w 1288"/>
                              <a:gd name="T30" fmla="+- 0 -215 -706"/>
                              <a:gd name="T31" fmla="*/ -215 h 611"/>
                              <a:gd name="T32" fmla="+- 0 6225 5622"/>
                              <a:gd name="T33" fmla="*/ T32 w 1288"/>
                              <a:gd name="T34" fmla="+- 0 -235 -706"/>
                              <a:gd name="T35" fmla="*/ -235 h 611"/>
                              <a:gd name="T36" fmla="+- 0 6307 5622"/>
                              <a:gd name="T37" fmla="*/ T36 w 1288"/>
                              <a:gd name="T38" fmla="+- 0 -288 -706"/>
                              <a:gd name="T39" fmla="*/ -288 h 611"/>
                              <a:gd name="T40" fmla="+- 0 6365 5622"/>
                              <a:gd name="T41" fmla="*/ T40 w 1288"/>
                              <a:gd name="T42" fmla="+- 0 -385 -706"/>
                              <a:gd name="T43" fmla="*/ -385 h 611"/>
                              <a:gd name="T44" fmla="+- 0 6446 5622"/>
                              <a:gd name="T45" fmla="*/ T44 w 1288"/>
                              <a:gd name="T46" fmla="+- 0 -436 -706"/>
                              <a:gd name="T47" fmla="*/ -436 h 611"/>
                              <a:gd name="T48" fmla="+- 0 6549 5622"/>
                              <a:gd name="T49" fmla="*/ T48 w 1288"/>
                              <a:gd name="T50" fmla="+- 0 -428 -706"/>
                              <a:gd name="T51" fmla="*/ -428 h 611"/>
                              <a:gd name="T52" fmla="+- 0 6617 5622"/>
                              <a:gd name="T53" fmla="*/ T52 w 1288"/>
                              <a:gd name="T54" fmla="+- 0 -400 -706"/>
                              <a:gd name="T55" fmla="*/ -400 h 611"/>
                              <a:gd name="T56" fmla="+- 0 6689 5622"/>
                              <a:gd name="T57" fmla="*/ T56 w 1288"/>
                              <a:gd name="T58" fmla="+- 0 -428 -706"/>
                              <a:gd name="T59" fmla="*/ -428 h 611"/>
                              <a:gd name="T60" fmla="+- 0 6770 5622"/>
                              <a:gd name="T61" fmla="*/ T60 w 1288"/>
                              <a:gd name="T62" fmla="+- 0 -441 -706"/>
                              <a:gd name="T63" fmla="*/ -441 h 611"/>
                              <a:gd name="T64" fmla="+- 0 6828 5622"/>
                              <a:gd name="T65" fmla="*/ T64 w 1288"/>
                              <a:gd name="T66" fmla="+- 0 -621 -706"/>
                              <a:gd name="T67" fmla="*/ -621 h 611"/>
                              <a:gd name="T68" fmla="+- 0 6910 5622"/>
                              <a:gd name="T69" fmla="*/ T68 w 1288"/>
                              <a:gd name="T70" fmla="+- 0 -706 -706"/>
                              <a:gd name="T71" fmla="*/ -706 h 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11">
                                <a:moveTo>
                                  <a:pt x="0" y="610"/>
                                </a:moveTo>
                                <a:lnTo>
                                  <a:pt x="68" y="593"/>
                                </a:lnTo>
                                <a:lnTo>
                                  <a:pt x="140" y="589"/>
                                </a:lnTo>
                                <a:lnTo>
                                  <a:pt x="221" y="548"/>
                                </a:lnTo>
                                <a:lnTo>
                                  <a:pt x="279" y="531"/>
                                </a:lnTo>
                                <a:lnTo>
                                  <a:pt x="361" y="535"/>
                                </a:lnTo>
                                <a:lnTo>
                                  <a:pt x="464" y="516"/>
                                </a:lnTo>
                                <a:lnTo>
                                  <a:pt x="531" y="491"/>
                                </a:lnTo>
                                <a:lnTo>
                                  <a:pt x="603" y="471"/>
                                </a:lnTo>
                                <a:lnTo>
                                  <a:pt x="685" y="418"/>
                                </a:lnTo>
                                <a:lnTo>
                                  <a:pt x="743" y="321"/>
                                </a:lnTo>
                                <a:lnTo>
                                  <a:pt x="824" y="270"/>
                                </a:lnTo>
                                <a:lnTo>
                                  <a:pt x="927" y="278"/>
                                </a:lnTo>
                                <a:lnTo>
                                  <a:pt x="995" y="306"/>
                                </a:lnTo>
                                <a:lnTo>
                                  <a:pt x="1067" y="278"/>
                                </a:lnTo>
                                <a:lnTo>
                                  <a:pt x="1148" y="265"/>
                                </a:lnTo>
                                <a:lnTo>
                                  <a:pt x="1206" y="85"/>
                                </a:lnTo>
                                <a:lnTo>
                                  <a:pt x="1288" y="0"/>
                                </a:lnTo>
                              </a:path>
                            </a:pathLst>
                          </a:custGeom>
                          <a:noFill/>
                          <a:ln w="4494">
                            <a:solidFill>
                              <a:srgbClr val="4582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 name="Freeform 23"/>
                        <wps:cNvSpPr>
                          <a:spLocks/>
                        </wps:cNvSpPr>
                        <wps:spPr bwMode="auto">
                          <a:xfrm>
                            <a:off x="5622" y="-707"/>
                            <a:ext cx="1288" cy="607"/>
                          </a:xfrm>
                          <a:custGeom>
                            <a:avLst/>
                            <a:gdLst>
                              <a:gd name="T0" fmla="+- 0 5622 5622"/>
                              <a:gd name="T1" fmla="*/ T0 w 1288"/>
                              <a:gd name="T2" fmla="+- 0 -99 -706"/>
                              <a:gd name="T3" fmla="*/ -99 h 607"/>
                              <a:gd name="T4" fmla="+- 0 5690 5622"/>
                              <a:gd name="T5" fmla="*/ T4 w 1288"/>
                              <a:gd name="T6" fmla="+- 0 -113 -706"/>
                              <a:gd name="T7" fmla="*/ -113 h 607"/>
                              <a:gd name="T8" fmla="+- 0 5762 5622"/>
                              <a:gd name="T9" fmla="*/ T8 w 1288"/>
                              <a:gd name="T10" fmla="+- 0 -117 -706"/>
                              <a:gd name="T11" fmla="*/ -117 h 607"/>
                              <a:gd name="T12" fmla="+- 0 5843 5622"/>
                              <a:gd name="T13" fmla="*/ T12 w 1288"/>
                              <a:gd name="T14" fmla="+- 0 -157 -706"/>
                              <a:gd name="T15" fmla="*/ -157 h 607"/>
                              <a:gd name="T16" fmla="+- 0 5901 5622"/>
                              <a:gd name="T17" fmla="*/ T16 w 1288"/>
                              <a:gd name="T18" fmla="+- 0 -175 -706"/>
                              <a:gd name="T19" fmla="*/ -175 h 607"/>
                              <a:gd name="T20" fmla="+- 0 5983 5622"/>
                              <a:gd name="T21" fmla="*/ T20 w 1288"/>
                              <a:gd name="T22" fmla="+- 0 -173 -706"/>
                              <a:gd name="T23" fmla="*/ -173 h 607"/>
                              <a:gd name="T24" fmla="+- 0 6086 5622"/>
                              <a:gd name="T25" fmla="*/ T24 w 1288"/>
                              <a:gd name="T26" fmla="+- 0 -199 -706"/>
                              <a:gd name="T27" fmla="*/ -199 h 607"/>
                              <a:gd name="T28" fmla="+- 0 6153 5622"/>
                              <a:gd name="T29" fmla="*/ T28 w 1288"/>
                              <a:gd name="T30" fmla="+- 0 -237 -706"/>
                              <a:gd name="T31" fmla="*/ -237 h 607"/>
                              <a:gd name="T32" fmla="+- 0 6225 5622"/>
                              <a:gd name="T33" fmla="*/ T32 w 1288"/>
                              <a:gd name="T34" fmla="+- 0 -257 -706"/>
                              <a:gd name="T35" fmla="*/ -257 h 607"/>
                              <a:gd name="T36" fmla="+- 0 6307 5622"/>
                              <a:gd name="T37" fmla="*/ T36 w 1288"/>
                              <a:gd name="T38" fmla="+- 0 -333 -706"/>
                              <a:gd name="T39" fmla="*/ -333 h 607"/>
                              <a:gd name="T40" fmla="+- 0 6365 5622"/>
                              <a:gd name="T41" fmla="*/ T40 w 1288"/>
                              <a:gd name="T42" fmla="+- 0 -428 -706"/>
                              <a:gd name="T43" fmla="*/ -428 h 607"/>
                              <a:gd name="T44" fmla="+- 0 6446 5622"/>
                              <a:gd name="T45" fmla="*/ T44 w 1288"/>
                              <a:gd name="T46" fmla="+- 0 -483 -706"/>
                              <a:gd name="T47" fmla="*/ -483 h 607"/>
                              <a:gd name="T48" fmla="+- 0 6549 5622"/>
                              <a:gd name="T49" fmla="*/ T48 w 1288"/>
                              <a:gd name="T50" fmla="+- 0 -475 -706"/>
                              <a:gd name="T51" fmla="*/ -475 h 607"/>
                              <a:gd name="T52" fmla="+- 0 6617 5622"/>
                              <a:gd name="T53" fmla="*/ T52 w 1288"/>
                              <a:gd name="T54" fmla="+- 0 -433 -706"/>
                              <a:gd name="T55" fmla="*/ -433 h 607"/>
                              <a:gd name="T56" fmla="+- 0 6689 5622"/>
                              <a:gd name="T57" fmla="*/ T56 w 1288"/>
                              <a:gd name="T58" fmla="+- 0 -457 -706"/>
                              <a:gd name="T59" fmla="*/ -457 h 607"/>
                              <a:gd name="T60" fmla="+- 0 6770 5622"/>
                              <a:gd name="T61" fmla="*/ T60 w 1288"/>
                              <a:gd name="T62" fmla="+- 0 -487 -706"/>
                              <a:gd name="T63" fmla="*/ -487 h 607"/>
                              <a:gd name="T64" fmla="+- 0 6828 5622"/>
                              <a:gd name="T65" fmla="*/ T64 w 1288"/>
                              <a:gd name="T66" fmla="+- 0 -621 -706"/>
                              <a:gd name="T67" fmla="*/ -621 h 607"/>
                              <a:gd name="T68" fmla="+- 0 6910 5622"/>
                              <a:gd name="T69" fmla="*/ T68 w 1288"/>
                              <a:gd name="T70" fmla="+- 0 -706 -706"/>
                              <a:gd name="T71" fmla="*/ -706 h 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607">
                                <a:moveTo>
                                  <a:pt x="0" y="607"/>
                                </a:moveTo>
                                <a:lnTo>
                                  <a:pt x="68" y="593"/>
                                </a:lnTo>
                                <a:lnTo>
                                  <a:pt x="140" y="589"/>
                                </a:lnTo>
                                <a:lnTo>
                                  <a:pt x="221" y="549"/>
                                </a:lnTo>
                                <a:lnTo>
                                  <a:pt x="279" y="531"/>
                                </a:lnTo>
                                <a:lnTo>
                                  <a:pt x="361" y="533"/>
                                </a:lnTo>
                                <a:lnTo>
                                  <a:pt x="464" y="507"/>
                                </a:lnTo>
                                <a:lnTo>
                                  <a:pt x="531" y="469"/>
                                </a:lnTo>
                                <a:lnTo>
                                  <a:pt x="603" y="449"/>
                                </a:lnTo>
                                <a:lnTo>
                                  <a:pt x="685" y="373"/>
                                </a:lnTo>
                                <a:lnTo>
                                  <a:pt x="743" y="278"/>
                                </a:lnTo>
                                <a:lnTo>
                                  <a:pt x="824" y="223"/>
                                </a:lnTo>
                                <a:lnTo>
                                  <a:pt x="927" y="231"/>
                                </a:lnTo>
                                <a:lnTo>
                                  <a:pt x="995" y="273"/>
                                </a:lnTo>
                                <a:lnTo>
                                  <a:pt x="1067" y="249"/>
                                </a:lnTo>
                                <a:lnTo>
                                  <a:pt x="1148" y="219"/>
                                </a:lnTo>
                                <a:lnTo>
                                  <a:pt x="1206" y="85"/>
                                </a:lnTo>
                                <a:lnTo>
                                  <a:pt x="1288" y="0"/>
                                </a:lnTo>
                              </a:path>
                            </a:pathLst>
                          </a:custGeom>
                          <a:noFill/>
                          <a:ln w="4494">
                            <a:solidFill>
                              <a:srgbClr val="FFA4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3" name="Freeform 22"/>
                        <wps:cNvSpPr>
                          <a:spLocks/>
                        </wps:cNvSpPr>
                        <wps:spPr bwMode="auto">
                          <a:xfrm>
                            <a:off x="6909" y="539"/>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4" name="Line 21"/>
                        <wps:cNvCnPr>
                          <a:cxnSpLocks noChangeShapeType="1"/>
                        </wps:cNvCnPr>
                        <wps:spPr bwMode="auto">
                          <a:xfrm>
                            <a:off x="6910" y="539"/>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5" name="Freeform 20"/>
                        <wps:cNvSpPr>
                          <a:spLocks/>
                        </wps:cNvSpPr>
                        <wps:spPr bwMode="auto">
                          <a:xfrm>
                            <a:off x="6909" y="290"/>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6" name="Line 19"/>
                        <wps:cNvCnPr>
                          <a:cxnSpLocks noChangeShapeType="1"/>
                        </wps:cNvCnPr>
                        <wps:spPr bwMode="auto">
                          <a:xfrm>
                            <a:off x="6910" y="290"/>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7" name="Freeform 18"/>
                        <wps:cNvSpPr>
                          <a:spLocks/>
                        </wps:cNvSpPr>
                        <wps:spPr bwMode="auto">
                          <a:xfrm>
                            <a:off x="6909" y="41"/>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8" name="Line 17"/>
                        <wps:cNvCnPr>
                          <a:cxnSpLocks noChangeShapeType="1"/>
                        </wps:cNvCnPr>
                        <wps:spPr bwMode="auto">
                          <a:xfrm>
                            <a:off x="6910" y="41"/>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9" name="Freeform 16"/>
                        <wps:cNvSpPr>
                          <a:spLocks/>
                        </wps:cNvSpPr>
                        <wps:spPr bwMode="auto">
                          <a:xfrm>
                            <a:off x="6909" y="-208"/>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0" name="Line 15"/>
                        <wps:cNvCnPr>
                          <a:cxnSpLocks noChangeShapeType="1"/>
                        </wps:cNvCnPr>
                        <wps:spPr bwMode="auto">
                          <a:xfrm>
                            <a:off x="6910" y="-208"/>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1" name="Freeform 14"/>
                        <wps:cNvSpPr>
                          <a:spLocks/>
                        </wps:cNvSpPr>
                        <wps:spPr bwMode="auto">
                          <a:xfrm>
                            <a:off x="6909" y="-457"/>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 name="Line 13"/>
                        <wps:cNvCnPr>
                          <a:cxnSpLocks noChangeShapeType="1"/>
                        </wps:cNvCnPr>
                        <wps:spPr bwMode="auto">
                          <a:xfrm>
                            <a:off x="6910" y="-457"/>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3" name="Freeform 12"/>
                        <wps:cNvSpPr>
                          <a:spLocks/>
                        </wps:cNvSpPr>
                        <wps:spPr bwMode="auto">
                          <a:xfrm>
                            <a:off x="6909" y="-707"/>
                            <a:ext cx="21" cy="2"/>
                          </a:xfrm>
                          <a:custGeom>
                            <a:avLst/>
                            <a:gdLst>
                              <a:gd name="T0" fmla="+- 0 6931 6910"/>
                              <a:gd name="T1" fmla="*/ T0 w 21"/>
                              <a:gd name="T2" fmla="+- 0 6910 6910"/>
                              <a:gd name="T3" fmla="*/ T2 w 21"/>
                            </a:gdLst>
                            <a:ahLst/>
                            <a:cxnLst>
                              <a:cxn ang="0">
                                <a:pos x="T1" y="0"/>
                              </a:cxn>
                              <a:cxn ang="0">
                                <a:pos x="T3" y="0"/>
                              </a:cxn>
                            </a:cxnLst>
                            <a:rect l="0" t="0" r="r" b="b"/>
                            <a:pathLst>
                              <a:path w="21">
                                <a:moveTo>
                                  <a:pt x="21"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 name="Line 11"/>
                        <wps:cNvCnPr>
                          <a:cxnSpLocks noChangeShapeType="1"/>
                        </wps:cNvCnPr>
                        <wps:spPr bwMode="auto">
                          <a:xfrm>
                            <a:off x="6910" y="-706"/>
                            <a:ext cx="21" cy="0"/>
                          </a:xfrm>
                          <a:prstGeom prst="line">
                            <a:avLst/>
                          </a:prstGeom>
                          <a:noFill/>
                          <a:ln w="29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5" name="AutoShape 10"/>
                        <wps:cNvSpPr>
                          <a:spLocks/>
                        </wps:cNvSpPr>
                        <wps:spPr bwMode="auto">
                          <a:xfrm>
                            <a:off x="5622" y="-738"/>
                            <a:ext cx="1288" cy="1308"/>
                          </a:xfrm>
                          <a:custGeom>
                            <a:avLst/>
                            <a:gdLst>
                              <a:gd name="T0" fmla="+- 0 5622 5622"/>
                              <a:gd name="T1" fmla="*/ T0 w 1288"/>
                              <a:gd name="T2" fmla="+- 0 571 -737"/>
                              <a:gd name="T3" fmla="*/ 571 h 1308"/>
                              <a:gd name="T4" fmla="+- 0 5622 5622"/>
                              <a:gd name="T5" fmla="*/ T4 w 1288"/>
                              <a:gd name="T6" fmla="+- 0 -737 -737"/>
                              <a:gd name="T7" fmla="*/ -737 h 1308"/>
                              <a:gd name="T8" fmla="+- 0 6910 5622"/>
                              <a:gd name="T9" fmla="*/ T8 w 1288"/>
                              <a:gd name="T10" fmla="+- 0 571 -737"/>
                              <a:gd name="T11" fmla="*/ 571 h 1308"/>
                              <a:gd name="T12" fmla="+- 0 6910 5622"/>
                              <a:gd name="T13" fmla="*/ T12 w 1288"/>
                              <a:gd name="T14" fmla="+- 0 -737 -737"/>
                              <a:gd name="T15" fmla="*/ -737 h 1308"/>
                              <a:gd name="T16" fmla="+- 0 5622 5622"/>
                              <a:gd name="T17" fmla="*/ T16 w 1288"/>
                              <a:gd name="T18" fmla="+- 0 571 -737"/>
                              <a:gd name="T19" fmla="*/ 571 h 1308"/>
                              <a:gd name="T20" fmla="+- 0 6910 5622"/>
                              <a:gd name="T21" fmla="*/ T20 w 1288"/>
                              <a:gd name="T22" fmla="+- 0 571 -737"/>
                              <a:gd name="T23" fmla="*/ 571 h 1308"/>
                              <a:gd name="T24" fmla="+- 0 5622 5622"/>
                              <a:gd name="T25" fmla="*/ T24 w 1288"/>
                              <a:gd name="T26" fmla="+- 0 -737 -737"/>
                              <a:gd name="T27" fmla="*/ -737 h 1308"/>
                              <a:gd name="T28" fmla="+- 0 6910 5622"/>
                              <a:gd name="T29" fmla="*/ T28 w 1288"/>
                              <a:gd name="T30" fmla="+- 0 -737 -737"/>
                              <a:gd name="T31" fmla="*/ -737 h 1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8" h="1308">
                                <a:moveTo>
                                  <a:pt x="0" y="1308"/>
                                </a:moveTo>
                                <a:lnTo>
                                  <a:pt x="0" y="0"/>
                                </a:lnTo>
                                <a:moveTo>
                                  <a:pt x="1288" y="1308"/>
                                </a:moveTo>
                                <a:lnTo>
                                  <a:pt x="1288" y="0"/>
                                </a:lnTo>
                                <a:moveTo>
                                  <a:pt x="0" y="1308"/>
                                </a:moveTo>
                                <a:lnTo>
                                  <a:pt x="1288" y="1308"/>
                                </a:lnTo>
                                <a:moveTo>
                                  <a:pt x="0" y="0"/>
                                </a:moveTo>
                                <a:lnTo>
                                  <a:pt x="1288" y="0"/>
                                </a:lnTo>
                              </a:path>
                            </a:pathLst>
                          </a:custGeom>
                          <a:noFill/>
                          <a:ln w="29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 name="Line 9"/>
                        <wps:cNvCnPr>
                          <a:cxnSpLocks noChangeShapeType="1"/>
                        </wps:cNvCnPr>
                        <wps:spPr bwMode="auto">
                          <a:xfrm>
                            <a:off x="5622" y="-83"/>
                            <a:ext cx="1288" cy="0"/>
                          </a:xfrm>
                          <a:prstGeom prst="line">
                            <a:avLst/>
                          </a:prstGeom>
                          <a:noFill/>
                          <a:ln w="4494">
                            <a:solidFill>
                              <a:srgbClr val="4582B3"/>
                            </a:solidFill>
                            <a:prstDash val="sysDash"/>
                            <a:round/>
                            <a:headEnd/>
                            <a:tailEnd/>
                          </a:ln>
                          <a:extLst>
                            <a:ext uri="{909E8E84-426E-40DD-AFC4-6F175D3DCCD1}">
                              <a14:hiddenFill xmlns:a14="http://schemas.microsoft.com/office/drawing/2010/main">
                                <a:noFill/>
                              </a14:hiddenFill>
                            </a:ext>
                          </a:extLst>
                        </wps:spPr>
                        <wps:bodyPr/>
                      </wps:wsp>
                      <wps:wsp>
                        <wps:cNvPr id="1637" name="Freeform 8"/>
                        <wps:cNvSpPr>
                          <a:spLocks/>
                        </wps:cNvSpPr>
                        <wps:spPr bwMode="auto">
                          <a:xfrm>
                            <a:off x="5622" y="-364"/>
                            <a:ext cx="1288" cy="841"/>
                          </a:xfrm>
                          <a:custGeom>
                            <a:avLst/>
                            <a:gdLst>
                              <a:gd name="T0" fmla="+- 0 5622 5622"/>
                              <a:gd name="T1" fmla="*/ T0 w 1288"/>
                              <a:gd name="T2" fmla="+- 0 72 -364"/>
                              <a:gd name="T3" fmla="*/ 72 h 841"/>
                              <a:gd name="T4" fmla="+- 0 5690 5622"/>
                              <a:gd name="T5" fmla="*/ T4 w 1288"/>
                              <a:gd name="T6" fmla="+- 0 41 -364"/>
                              <a:gd name="T7" fmla="*/ 41 h 841"/>
                              <a:gd name="T8" fmla="+- 0 5762 5622"/>
                              <a:gd name="T9" fmla="*/ T8 w 1288"/>
                              <a:gd name="T10" fmla="+- 0 -52 -364"/>
                              <a:gd name="T11" fmla="*/ -52 h 841"/>
                              <a:gd name="T12" fmla="+- 0 5843 5622"/>
                              <a:gd name="T13" fmla="*/ T12 w 1288"/>
                              <a:gd name="T14" fmla="+- 0 -239 -364"/>
                              <a:gd name="T15" fmla="*/ -239 h 841"/>
                              <a:gd name="T16" fmla="+- 0 5901 5622"/>
                              <a:gd name="T17" fmla="*/ T16 w 1288"/>
                              <a:gd name="T18" fmla="+- 0 -83 -364"/>
                              <a:gd name="T19" fmla="*/ -83 h 841"/>
                              <a:gd name="T20" fmla="+- 0 5983 5622"/>
                              <a:gd name="T21" fmla="*/ T20 w 1288"/>
                              <a:gd name="T22" fmla="+- 0 -239 -364"/>
                              <a:gd name="T23" fmla="*/ -239 h 841"/>
                              <a:gd name="T24" fmla="+- 0 6086 5622"/>
                              <a:gd name="T25" fmla="*/ T24 w 1288"/>
                              <a:gd name="T26" fmla="+- 0 -239 -364"/>
                              <a:gd name="T27" fmla="*/ -239 h 841"/>
                              <a:gd name="T28" fmla="+- 0 6153 5622"/>
                              <a:gd name="T29" fmla="*/ T28 w 1288"/>
                              <a:gd name="T30" fmla="+- 0 -239 -364"/>
                              <a:gd name="T31" fmla="*/ -239 h 841"/>
                              <a:gd name="T32" fmla="+- 0 6225 5622"/>
                              <a:gd name="T33" fmla="*/ T32 w 1288"/>
                              <a:gd name="T34" fmla="+- 0 -239 -364"/>
                              <a:gd name="T35" fmla="*/ -239 h 841"/>
                              <a:gd name="T36" fmla="+- 0 6307 5622"/>
                              <a:gd name="T37" fmla="*/ T36 w 1288"/>
                              <a:gd name="T38" fmla="+- 0 -364 -364"/>
                              <a:gd name="T39" fmla="*/ -364 h 841"/>
                              <a:gd name="T40" fmla="+- 0 6365 5622"/>
                              <a:gd name="T41" fmla="*/ T40 w 1288"/>
                              <a:gd name="T42" fmla="+- 0 -332 -364"/>
                              <a:gd name="T43" fmla="*/ -332 h 841"/>
                              <a:gd name="T44" fmla="+- 0 6446 5622"/>
                              <a:gd name="T45" fmla="*/ T44 w 1288"/>
                              <a:gd name="T46" fmla="+- 0 -364 -364"/>
                              <a:gd name="T47" fmla="*/ -364 h 841"/>
                              <a:gd name="T48" fmla="+- 0 6549 5622"/>
                              <a:gd name="T49" fmla="*/ T48 w 1288"/>
                              <a:gd name="T50" fmla="+- 0 -239 -364"/>
                              <a:gd name="T51" fmla="*/ -239 h 841"/>
                              <a:gd name="T52" fmla="+- 0 6617 5622"/>
                              <a:gd name="T53" fmla="*/ T52 w 1288"/>
                              <a:gd name="T54" fmla="+- 0 -177 -364"/>
                              <a:gd name="T55" fmla="*/ -177 h 841"/>
                              <a:gd name="T56" fmla="+- 0 6689 5622"/>
                              <a:gd name="T57" fmla="*/ T56 w 1288"/>
                              <a:gd name="T58" fmla="+- 0 -146 -364"/>
                              <a:gd name="T59" fmla="*/ -146 h 841"/>
                              <a:gd name="T60" fmla="+- 0 6770 5622"/>
                              <a:gd name="T61" fmla="*/ T60 w 1288"/>
                              <a:gd name="T62" fmla="+- 0 446 -364"/>
                              <a:gd name="T63" fmla="*/ 446 h 841"/>
                              <a:gd name="T64" fmla="+- 0 6828 5622"/>
                              <a:gd name="T65" fmla="*/ T64 w 1288"/>
                              <a:gd name="T66" fmla="+- 0 446 -364"/>
                              <a:gd name="T67" fmla="*/ 446 h 841"/>
                              <a:gd name="T68" fmla="+- 0 6910 5622"/>
                              <a:gd name="T69" fmla="*/ T68 w 1288"/>
                              <a:gd name="T70" fmla="+- 0 477 -364"/>
                              <a:gd name="T71" fmla="*/ 477 h 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8" h="841">
                                <a:moveTo>
                                  <a:pt x="0" y="436"/>
                                </a:moveTo>
                                <a:lnTo>
                                  <a:pt x="68" y="405"/>
                                </a:lnTo>
                                <a:lnTo>
                                  <a:pt x="140" y="312"/>
                                </a:lnTo>
                                <a:lnTo>
                                  <a:pt x="221" y="125"/>
                                </a:lnTo>
                                <a:lnTo>
                                  <a:pt x="279" y="281"/>
                                </a:lnTo>
                                <a:lnTo>
                                  <a:pt x="361" y="125"/>
                                </a:lnTo>
                                <a:lnTo>
                                  <a:pt x="464" y="125"/>
                                </a:lnTo>
                                <a:lnTo>
                                  <a:pt x="531" y="125"/>
                                </a:lnTo>
                                <a:lnTo>
                                  <a:pt x="603" y="125"/>
                                </a:lnTo>
                                <a:lnTo>
                                  <a:pt x="685" y="0"/>
                                </a:lnTo>
                                <a:lnTo>
                                  <a:pt x="743" y="32"/>
                                </a:lnTo>
                                <a:lnTo>
                                  <a:pt x="824" y="0"/>
                                </a:lnTo>
                                <a:lnTo>
                                  <a:pt x="927" y="125"/>
                                </a:lnTo>
                                <a:lnTo>
                                  <a:pt x="995" y="187"/>
                                </a:lnTo>
                                <a:lnTo>
                                  <a:pt x="1067" y="218"/>
                                </a:lnTo>
                                <a:lnTo>
                                  <a:pt x="1148" y="810"/>
                                </a:lnTo>
                                <a:lnTo>
                                  <a:pt x="1206" y="810"/>
                                </a:lnTo>
                                <a:lnTo>
                                  <a:pt x="1288" y="841"/>
                                </a:lnTo>
                              </a:path>
                            </a:pathLst>
                          </a:custGeom>
                          <a:noFill/>
                          <a:ln w="4494">
                            <a:solidFill>
                              <a:srgbClr val="FFA4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8" name="Text Box 7"/>
                        <wps:cNvSpPr txBox="1">
                          <a:spLocks noChangeArrowheads="1"/>
                        </wps:cNvSpPr>
                        <wps:spPr bwMode="auto">
                          <a:xfrm>
                            <a:off x="5601" y="-740"/>
                            <a:ext cx="1329" cy="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3D4BF" w14:textId="77777777" w:rsidR="00E749F9" w:rsidRDefault="00E749F9">
                              <w:pPr>
                                <w:rPr>
                                  <w:sz w:val="8"/>
                                </w:rPr>
                              </w:pPr>
                            </w:p>
                            <w:p w14:paraId="44D59E32" w14:textId="77777777" w:rsidR="00E749F9" w:rsidRDefault="00E749F9">
                              <w:pPr>
                                <w:rPr>
                                  <w:sz w:val="8"/>
                                </w:rPr>
                              </w:pPr>
                            </w:p>
                            <w:p w14:paraId="5222B2D7" w14:textId="77777777" w:rsidR="00E749F9" w:rsidRDefault="00E749F9">
                              <w:pPr>
                                <w:rPr>
                                  <w:sz w:val="8"/>
                                </w:rPr>
                              </w:pPr>
                            </w:p>
                            <w:p w14:paraId="1833B14F" w14:textId="77777777" w:rsidR="00E749F9" w:rsidRDefault="00E749F9">
                              <w:pPr>
                                <w:rPr>
                                  <w:sz w:val="8"/>
                                </w:rPr>
                              </w:pPr>
                            </w:p>
                            <w:p w14:paraId="1225D6F4" w14:textId="77777777" w:rsidR="00E749F9" w:rsidRDefault="00E749F9">
                              <w:pPr>
                                <w:rPr>
                                  <w:sz w:val="8"/>
                                </w:rPr>
                              </w:pPr>
                            </w:p>
                            <w:p w14:paraId="50B40B68" w14:textId="77777777" w:rsidR="00E749F9" w:rsidRDefault="00E749F9">
                              <w:pPr>
                                <w:rPr>
                                  <w:sz w:val="8"/>
                                </w:rPr>
                              </w:pPr>
                            </w:p>
                            <w:p w14:paraId="26267A89" w14:textId="77777777" w:rsidR="00E749F9" w:rsidRDefault="00E749F9">
                              <w:pPr>
                                <w:rPr>
                                  <w:sz w:val="8"/>
                                </w:rPr>
                              </w:pPr>
                            </w:p>
                            <w:p w14:paraId="2D37A6DF" w14:textId="77777777" w:rsidR="00E749F9" w:rsidRDefault="00E749F9">
                              <w:pPr>
                                <w:rPr>
                                  <w:sz w:val="8"/>
                                </w:rPr>
                              </w:pPr>
                            </w:p>
                            <w:p w14:paraId="4B098F54" w14:textId="77777777" w:rsidR="00E749F9" w:rsidRDefault="00E749F9">
                              <w:pPr>
                                <w:rPr>
                                  <w:sz w:val="8"/>
                                </w:rPr>
                              </w:pPr>
                            </w:p>
                            <w:p w14:paraId="48CC6CF2" w14:textId="77777777" w:rsidR="00E749F9" w:rsidRDefault="00E749F9">
                              <w:pPr>
                                <w:rPr>
                                  <w:sz w:val="8"/>
                                </w:rPr>
                              </w:pPr>
                            </w:p>
                            <w:p w14:paraId="657C5B2D" w14:textId="77777777" w:rsidR="00E749F9" w:rsidRDefault="00E749F9">
                              <w:pPr>
                                <w:rPr>
                                  <w:sz w:val="8"/>
                                </w:rPr>
                              </w:pPr>
                            </w:p>
                            <w:p w14:paraId="6EC2B053" w14:textId="77777777" w:rsidR="00E749F9" w:rsidRDefault="00E749F9">
                              <w:pPr>
                                <w:spacing w:before="6"/>
                                <w:rPr>
                                  <w:sz w:val="8"/>
                                </w:rPr>
                              </w:pPr>
                            </w:p>
                            <w:p w14:paraId="3DF35E55"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83C0D" id="Group 6" o:spid="_x0000_s1469" style="position:absolute;left:0;text-align:left;margin-left:280.1pt;margin-top:-37pt;width:66.45pt;height:66.55pt;z-index:-18327040;mso-position-horizontal-relative:page" coordorigin="5602,-740" coordsize="1329,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">
                <v:shape id="Freeform 93" o:spid="_x0000_s1470" style="position:absolute;left:5761;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" path="m,l,20e" fillcolor="black" stroked="f">
                  <v:path arrowok="t" o:connecttype="custom" o:connectlocs="0,571;0,591" o:connectangles="0,0"/>
                </v:shape>
                <v:line id="Line 92" o:spid="_x0000_s1471" style="position:absolute;visibility:visible;mso-wrap-style:square" from="5762,571" to="5762,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" strokeweight=".08322mm"/>
                <v:shape id="Freeform 91" o:spid="_x0000_s1472" style="position:absolute;left:562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" path="m,l,11e" fillcolor="black" stroked="f">
                  <v:path arrowok="t" o:connecttype="custom" o:connectlocs="0,571;0,582" o:connectangles="0,0"/>
                </v:shape>
                <v:line id="Line 90" o:spid="_x0000_s1473" style="position:absolute;visibility:visible;mso-wrap-style:square" from="5622,571" to="562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" strokeweight=".06242mm"/>
                <v:shape id="Freeform 89" o:spid="_x0000_s1474" style="position:absolute;left:565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" path="m,l,11e" fillcolor="black" stroked="f">
                  <v:path arrowok="t" o:connecttype="custom" o:connectlocs="0,571;0,582" o:connectangles="0,0"/>
                </v:shape>
                <v:line id="Line 88" o:spid="_x0000_s1475" style="position:absolute;visibility:visible;mso-wrap-style:square" from="5659,571" to="565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" strokeweight=".06242mm"/>
                <v:shape id="Freeform 87" o:spid="_x0000_s1476" style="position:absolute;left:568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" path="m,l,11e" fillcolor="black" stroked="f">
                  <v:path arrowok="t" o:connecttype="custom" o:connectlocs="0,571;0,582" o:connectangles="0,0"/>
                </v:shape>
                <v:line id="Line 86" o:spid="_x0000_s1477" style="position:absolute;visibility:visible;mso-wrap-style:square" from="5690,571" to="569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" strokeweight=".06242mm"/>
                <v:shape id="Freeform 85" o:spid="_x0000_s1478" style="position:absolute;left:571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" path="m,l,11e" fillcolor="black" stroked="f">
                  <v:path arrowok="t" o:connecttype="custom" o:connectlocs="0,571;0,582" o:connectangles="0,0"/>
                </v:shape>
                <v:line id="Line 84" o:spid="_x0000_s1479" style="position:absolute;visibility:visible;mso-wrap-style:square" from="5717,571" to="571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" strokeweight=".06242mm"/>
                <v:shape id="Freeform 83" o:spid="_x0000_s1480" style="position:absolute;left:57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" path="m,l,11e" fillcolor="black" stroked="f">
                  <v:path arrowok="t" o:connecttype="custom" o:connectlocs="0,571;0,582" o:connectangles="0,0"/>
                </v:shape>
                <v:line id="Line 82" o:spid="_x0000_s1481" style="position:absolute;visibility:visible;mso-wrap-style:square" from="5741,571" to="57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" strokeweight=".06242mm"/>
                <v:shape id="Freeform 81" o:spid="_x0000_s1482" style="position:absolute;left:5601;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" path="m20,l,e" fillcolor="black" stroked="f">
                  <v:path arrowok="t" o:connecttype="custom" o:connectlocs="20,0;0,0" o:connectangles="0,0"/>
                </v:shape>
                <v:line id="Line 80" o:spid="_x0000_s1483" style="position:absolute;visibility:visible;mso-wrap-style:square" from="5622,539" to="562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" strokeweight=".08322mm"/>
                <v:shape id="Freeform 79" o:spid="_x0000_s1484" style="position:absolute;left:5601;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" path="m20,l,e" fillcolor="black" stroked="f">
                  <v:path arrowok="t" o:connecttype="custom" o:connectlocs="20,0;0,0" o:connectangles="0,0"/>
                </v:shape>
                <v:line id="Line 78" o:spid="_x0000_s1485" style="position:absolute;visibility:visible;mso-wrap-style:square" from="5622,290" to="562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" strokeweight=".08322mm"/>
                <v:shape id="Freeform 77" o:spid="_x0000_s1486" style="position:absolute;left:5601;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" path="m20,l,e" fillcolor="black" stroked="f">
                  <v:path arrowok="t" o:connecttype="custom" o:connectlocs="20,0;0,0" o:connectangles="0,0"/>
                </v:shape>
                <v:line id="Line 76" o:spid="_x0000_s1487" style="position:absolute;visibility:visible;mso-wrap-style:square" from="5622,41" to="56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" strokeweight=".08322mm"/>
                <v:shape id="Freeform 75" o:spid="_x0000_s1488" style="position:absolute;left:5601;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" path="m20,l,e" fillcolor="black" stroked="f">
                  <v:path arrowok="t" o:connecttype="custom" o:connectlocs="20,0;0,0" o:connectangles="0,0"/>
                </v:shape>
                <v:line id="Line 74" o:spid="_x0000_s1489" style="position:absolute;visibility:visible;mso-wrap-style:square" from="5622,-208" to="5622,-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" strokeweight=".08322mm"/>
                <v:shape id="Freeform 73" o:spid="_x0000_s1490" style="position:absolute;left:5601;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" path="m20,l,e" fillcolor="black" stroked="f">
                  <v:path arrowok="t" o:connecttype="custom" o:connectlocs="20,0;0,0" o:connectangles="0,0"/>
                </v:shape>
                <v:line id="Line 72" o:spid="_x0000_s1491" style="position:absolute;visibility:visible;mso-wrap-style:square" from="5622,-457" to="562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" strokeweight=".08322mm"/>
                <v:shape id="Freeform 71" o:spid="_x0000_s1492" style="position:absolute;left:5601;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" path="m20,l,e" fillcolor="black" stroked="f">
                  <v:path arrowok="t" o:connecttype="custom" o:connectlocs="20,0;0,0" o:connectangles="0,0"/>
                </v:shape>
                <v:line id="Line 70" o:spid="_x0000_s1493" style="position:absolute;visibility:visible;mso-wrap-style:square" from="5622,-706" to="562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" strokeweight=".08322mm"/>
                <v:line id="Line 69" o:spid="_x0000_s1494" style="position:absolute;visibility:visible;mso-wrap-style:square" from="5622,571" to="562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" strokeweight=".08322mm"/>
                <v:shape id="Freeform 68" o:spid="_x0000_s1495" style="position:absolute;left:6225;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" path="m,l,20e" fillcolor="black" stroked="f">
                  <v:path arrowok="t" o:connecttype="custom" o:connectlocs="0,571;0,591" o:connectangles="0,0"/>
                </v:shape>
                <v:line id="Line 67" o:spid="_x0000_s1496" style="position:absolute;visibility:visible;mso-wrap-style:square" from="6225,571" to="622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" strokeweight=".08322mm"/>
                <v:shape id="Freeform 66" o:spid="_x0000_s1497" style="position:absolute;left:598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" path="m,l,11e" fillcolor="black" stroked="f">
                  <v:path arrowok="t" o:connecttype="custom" o:connectlocs="0,571;0,582" o:connectangles="0,0"/>
                </v:shape>
                <v:line id="Line 65" o:spid="_x0000_s1498" style="position:absolute;visibility:visible;mso-wrap-style:square" from="5983,571" to="598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" strokeweight=".06242mm"/>
                <v:shape id="Freeform 64" o:spid="_x0000_s1499" style="position:absolute;left:604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" path="m,l,11e" fillcolor="black" stroked="f">
                  <v:path arrowok="t" o:connecttype="custom" o:connectlocs="0,571;0,582" o:connectangles="0,0"/>
                </v:shape>
                <v:line id="Line 63" o:spid="_x0000_s1500" style="position:absolute;visibility:visible;mso-wrap-style:square" from="6041,571" to="604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" strokeweight=".06242mm"/>
                <v:shape id="Freeform 62" o:spid="_x0000_s1501" style="position:absolute;left:608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" path="m,l,11e" fillcolor="black" stroked="f">
                  <v:path arrowok="t" o:connecttype="custom" o:connectlocs="0,571;0,582" o:connectangles="0,0"/>
                </v:shape>
                <v:line id="Line 61" o:spid="_x0000_s1502" style="position:absolute;visibility:visible;mso-wrap-style:square" from="6086,571" to="608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" strokeweight=".06242mm"/>
                <v:shape id="Freeform 60" o:spid="_x0000_s1503" style="position:absolute;left:6122;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" path="m,l,11e" fillcolor="black" stroked="f">
                  <v:path arrowok="t" o:connecttype="custom" o:connectlocs="0,571;0,582" o:connectangles="0,0"/>
                </v:shape>
                <v:line id="Line 59" o:spid="_x0000_s1504" style="position:absolute;visibility:visible;mso-wrap-style:square" from="6122,571" to="612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" strokeweight=".06242mm"/>
                <v:shape id="Freeform 58" o:spid="_x0000_s1505" style="position:absolute;left:615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" path="m,l,11e" fillcolor="black" stroked="f">
                  <v:path arrowok="t" o:connecttype="custom" o:connectlocs="0,571;0,582" o:connectangles="0,0"/>
                </v:shape>
                <v:line id="Line 57" o:spid="_x0000_s1506" style="position:absolute;visibility:visible;mso-wrap-style:square" from="6153,571" to="615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" strokeweight=".06242mm"/>
                <v:shape id="Freeform 56" o:spid="_x0000_s1507" style="position:absolute;left:6180;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" path="m,l,11e" fillcolor="black" stroked="f">
                  <v:path arrowok="t" o:connecttype="custom" o:connectlocs="0,571;0,582" o:connectangles="0,0"/>
                </v:shape>
                <v:line id="Line 55" o:spid="_x0000_s1508" style="position:absolute;visibility:visible;mso-wrap-style:square" from="6180,571" to="618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" strokeweight=".06242mm"/>
                <v:shape id="Freeform 54" o:spid="_x0000_s1509" style="position:absolute;left:620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" path="m,l,11e" fillcolor="black" stroked="f">
                  <v:path arrowok="t" o:connecttype="custom" o:connectlocs="0,571;0,582" o:connectangles="0,0"/>
                </v:shape>
                <v:line id="Line 53" o:spid="_x0000_s1510" style="position:absolute;visibility:visible;mso-wrap-style:square" from="6204,571" to="620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" strokeweight=".06242mm"/>
                <v:shape id="Freeform 52" o:spid="_x0000_s1511" style="position:absolute;left:6688;top:570;width:2;height:21;visibility:visible;mso-wrap-style:square;v-text-anchor:top" coordsize="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" path="m,l,20e" fillcolor="black" stroked="f">
                  <v:path arrowok="t" o:connecttype="custom" o:connectlocs="0,571;0,591" o:connectangles="0,0"/>
                </v:shape>
                <v:line id="Line 51" o:spid="_x0000_s1512" style="position:absolute;visibility:visible;mso-wrap-style:square" from="6689,571" to="668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" strokeweight=".08322mm"/>
                <v:shape id="Freeform 50" o:spid="_x0000_s1513" style="position:absolute;left:644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" path="m,l,11e" fillcolor="black" stroked="f">
                  <v:path arrowok="t" o:connecttype="custom" o:connectlocs="0,571;0,582" o:connectangles="0,0"/>
                </v:shape>
                <v:line id="Line 49" o:spid="_x0000_s1514" style="position:absolute;visibility:visible;mso-wrap-style:square" from="6446,571" to="644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" strokeweight=".06242mm"/>
                <v:shape id="Freeform 48" o:spid="_x0000_s1515" style="position:absolute;left:650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" path="m,l,11e" fillcolor="black" stroked="f">
                  <v:path arrowok="t" o:connecttype="custom" o:connectlocs="0,571;0,582" o:connectangles="0,0"/>
                </v:shape>
                <v:line id="Line 47" o:spid="_x0000_s1516" style="position:absolute;visibility:visible;mso-wrap-style:square" from="6504,571" to="650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" strokeweight=".06242mm"/>
                <v:shape id="Freeform 46" o:spid="_x0000_s1517" style="position:absolute;left:654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" path="m,l,11e" fillcolor="black" stroked="f">
                  <v:path arrowok="t" o:connecttype="custom" o:connectlocs="0,571;0,582" o:connectangles="0,0"/>
                </v:shape>
                <v:line id="Line 45" o:spid="_x0000_s1518" style="position:absolute;visibility:visible;mso-wrap-style:square" from="6549,571" to="654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" strokeweight=".06242mm"/>
                <v:shape id="Freeform 44" o:spid="_x0000_s1519" style="position:absolute;left:6585;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" path="m,l,11e" fillcolor="black" stroked="f">
                  <v:path arrowok="t" o:connecttype="custom" o:connectlocs="0,571;0,582" o:connectangles="0,0"/>
                </v:shape>
                <v:line id="Line 43" o:spid="_x0000_s1520" style="position:absolute;visibility:visible;mso-wrap-style:square" from="6586,571" to="658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" strokeweight=".06242mm"/>
                <v:shape id="Freeform 42" o:spid="_x0000_s1521" style="position:absolute;left:6616;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" path="m,l,11e" fillcolor="black" stroked="f">
                  <v:path arrowok="t" o:connecttype="custom" o:connectlocs="0,571;0,582" o:connectangles="0,0"/>
                </v:shape>
                <v:line id="Line 41" o:spid="_x0000_s1522" style="position:absolute;visibility:visible;mso-wrap-style:square" from="6617,571" to="661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" strokeweight=".06242mm"/>
                <v:shape id="Freeform 40" o:spid="_x0000_s1523" style="position:absolute;left:6643;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" path="m,l,11e" fillcolor="black" stroked="f">
                  <v:path arrowok="t" o:connecttype="custom" o:connectlocs="0,571;0,582" o:connectangles="0,0"/>
                </v:shape>
                <v:line id="Line 39" o:spid="_x0000_s1524" style="position:absolute;visibility:visible;mso-wrap-style:square" from="6644,571" to="664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" strokeweight=".06242mm"/>
                <v:shape id="Freeform 38" o:spid="_x0000_s1525" style="position:absolute;left:6667;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" path="m,l,11e" fillcolor="black" stroked="f">
                  <v:path arrowok="t" o:connecttype="custom" o:connectlocs="0,571;0,582" o:connectangles="0,0"/>
                </v:shape>
                <v:line id="Line 37" o:spid="_x0000_s1526" style="position:absolute;visibility:visible;mso-wrap-style:square" from="6668,571" to="666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" strokeweight=".06242mm"/>
                <v:shape id="Freeform 36" o:spid="_x0000_s1527" style="position:absolute;left:5901;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" path="m,l,11e" fillcolor="black" stroked="f">
                  <v:path arrowok="t" o:connecttype="custom" o:connectlocs="0,571;0,582" o:connectangles="0,0"/>
                </v:shape>
                <v:line id="Line 35" o:spid="_x0000_s1528" style="position:absolute;visibility:visible;mso-wrap-style:square" from="5901,571" to="590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" strokeweight=".06242mm"/>
                <v:line id="Line 34" o:spid="_x0000_s1529" style="position:absolute;visibility:visible;mso-wrap-style:square" from="5901,562" to="590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" strokeweight=".052mm">
                  <v:stroke dashstyle="1 1"/>
                </v:line>
                <v:shape id="Freeform 33" o:spid="_x0000_s1530" style="position:absolute;left:6364;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" path="m,l,11e" fillcolor="black" stroked="f">
                  <v:path arrowok="t" o:connecttype="custom" o:connectlocs="0,571;0,582" o:connectangles="0,0"/>
                </v:shape>
                <v:line id="Line 32" o:spid="_x0000_s1531" style="position:absolute;visibility:visible;mso-wrap-style:square" from="6365,571" to="636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" strokeweight=".06242mm"/>
                <v:shape id="Freeform 31" o:spid="_x0000_s1532" style="position:absolute;left:6828;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" path="m,l,11e" fillcolor="black" stroked="f">
                  <v:path arrowok="t" o:connecttype="custom" o:connectlocs="0,571;0,582" o:connectangles="0,0"/>
                </v:shape>
                <v:line id="Line 30" o:spid="_x0000_s1533" style="position:absolute;visibility:visible;mso-wrap-style:square" from="6828,571" to="682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" strokeweight=".06242mm"/>
                <v:shape id="Freeform 29" o:spid="_x0000_s1534" style="position:absolute;left:6909;top:570;width:2;height:1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" path="m,l,11e" fillcolor="black" stroked="f">
                  <v:path arrowok="t" o:connecttype="custom" o:connectlocs="0,571;0,582" o:connectangles="0,0"/>
                </v:shape>
                <v:line id="Line 28" o:spid="_x0000_s1535" style="position:absolute;visibility:visible;mso-wrap-style:square" from="6910,571" to="691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" strokeweight=".06242mm"/>
                <v:shape id="AutoShape 27" o:spid="_x0000_s1536" style="position:absolute;left:5622;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" path="m1288,1308l1288,m,1308r1288,e" filled="f" strokeweight=".08322mm">
                  <v:path arrowok="t" o:connecttype="custom" o:connectlocs="1288,571;1288,-737;0,571;1288,571" o:connectangles="0,0,0,0"/>
                </v:shape>
                <v:line id="Line 26" o:spid="_x0000_s1537" style="position:absolute;visibility:visible;mso-wrap-style:square" from="5901,-737" to="590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" strokeweight=".052mm">
                  <v:stroke dashstyle="1 1"/>
                </v:line>
                <v:line id="Line 25" o:spid="_x0000_s1538" style="position:absolute;visibility:visible;mso-wrap-style:square" from="5622,-737" to="6910,-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" strokeweight=".08322mm"/>
                <v:shape id="Freeform 24" o:spid="_x0000_s1539" style="position:absolute;left:5622;top:-707;width:1288;height:611;visibility:visible;mso-wrap-style:square;v-text-anchor:top" coordsize="128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" path="m,610l68,593r72,-4l221,548r58,-17l361,535,464,516r67,-25l603,471r82,-53l743,321r81,-51l927,278r68,28l1067,278r81,-13l1206,85,1288,e" filled="f" strokecolor="#4582b3" strokeweight=".1248mm">
                  <v:path arrowok="t" o:connecttype="custom" o:connectlocs="0,-96;68,-113;140,-117;221,-158;279,-175;361,-171;464,-190;531,-215;603,-235;685,-288;743,-385;824,-436;927,-428;995,-400;1067,-428;1148,-441;1206,-621;1288,-706" o:connectangles="0,0,0,0,0,0,0,0,0,0,0,0,0,0,0,0,0,0"/>
                </v:shape>
                <v:shape id="Freeform 23" o:spid="_x0000_s1540" style="position:absolute;left:5622;top:-707;width:1288;height:607;visibility:visible;mso-wrap-style:square;v-text-anchor:top" coordsize="128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" path="m,607l68,593r72,-4l221,549r58,-18l361,533,464,507r67,-38l603,449r82,-76l743,278r81,-55l927,231r68,42l1067,249r81,-30l1206,85,1288,e" filled="f" strokecolor="#ffa400" strokeweight=".1248mm">
                  <v:path arrowok="t" o:connecttype="custom" o:connectlocs="0,-99;68,-113;140,-117;221,-157;279,-175;361,-173;464,-199;531,-237;603,-257;685,-333;743,-428;824,-483;927,-475;995,-433;1067,-457;1148,-487;1206,-621;1288,-706" o:connectangles="0,0,0,0,0,0,0,0,0,0,0,0,0,0,0,0,0,0"/>
                </v:shape>
                <v:shape id="Freeform 22" o:spid="_x0000_s1541" style="position:absolute;left:6909;top:539;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" path="m21,l,e" fillcolor="black" stroked="f">
                  <v:path arrowok="t" o:connecttype="custom" o:connectlocs="21,0;0,0" o:connectangles="0,0"/>
                </v:shape>
                <v:line id="Line 21" o:spid="_x0000_s1542" style="position:absolute;visibility:visible;mso-wrap-style:square" from="6910,539" to="693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" strokeweight=".08322mm"/>
                <v:shape id="Freeform 20" o:spid="_x0000_s1543" style="position:absolute;left:6909;top:290;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" path="m21,l,e" fillcolor="black" stroked="f">
                  <v:path arrowok="t" o:connecttype="custom" o:connectlocs="21,0;0,0" o:connectangles="0,0"/>
                </v:shape>
                <v:line id="Line 19" o:spid="_x0000_s1544" style="position:absolute;visibility:visible;mso-wrap-style:square" from="6910,290" to="693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" strokeweight=".08322mm"/>
                <v:shape id="Freeform 18" o:spid="_x0000_s1545" style="position:absolute;left:6909;top:41;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" path="m21,l,e" fillcolor="black" stroked="f">
                  <v:path arrowok="t" o:connecttype="custom" o:connectlocs="21,0;0,0" o:connectangles="0,0"/>
                </v:shape>
                <v:line id="Line 17" o:spid="_x0000_s1546" style="position:absolute;visibility:visible;mso-wrap-style:square" from="6910,41" to="69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" strokeweight=".08322mm"/>
                <v:shape id="Freeform 16" o:spid="_x0000_s1547" style="position:absolute;left:6909;top:-208;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" path="m21,l,e" fillcolor="black" stroked="f">
                  <v:path arrowok="t" o:connecttype="custom" o:connectlocs="21,0;0,0" o:connectangles="0,0"/>
                </v:shape>
                <v:line id="Line 15" o:spid="_x0000_s1548" style="position:absolute;visibility:visible;mso-wrap-style:square" from="6910,-208" to="693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" strokeweight=".08322mm"/>
                <v:shape id="Freeform 14" o:spid="_x0000_s1549" style="position:absolute;left:6909;top:-45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" path="m21,l,e" fillcolor="black" stroked="f">
                  <v:path arrowok="t" o:connecttype="custom" o:connectlocs="21,0;0,0" o:connectangles="0,0"/>
                </v:shape>
                <v:line id="Line 13" o:spid="_x0000_s1550" style="position:absolute;visibility:visible;mso-wrap-style:square" from="6910,-457" to="6931,-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" strokeweight=".08322mm"/>
                <v:shape id="Freeform 12" o:spid="_x0000_s1551" style="position:absolute;left:6909;top:-707;width:21;height:2;visibility:visible;mso-wrap-style:square;v-text-anchor:top" coordsize="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" path="m21,l,e" fillcolor="black" stroked="f">
                  <v:path arrowok="t" o:connecttype="custom" o:connectlocs="21,0;0,0" o:connectangles="0,0"/>
                </v:shape>
                <v:line id="Line 11" o:spid="_x0000_s1552" style="position:absolute;visibility:visible;mso-wrap-style:square" from="6910,-706" to="693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" strokeweight=".08322mm"/>
                <v:shape id="AutoShape 10" o:spid="_x0000_s1553" style="position:absolute;left:5622;top:-738;width:1288;height:1308;visibility:visible;mso-wrap-style:square;v-text-anchor:top" coordsize="128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" path="m,1308l,m1288,1308l1288,m,1308r1288,m,l1288,e" filled="f" strokeweight=".08322mm">
                  <v:path arrowok="t" o:connecttype="custom" o:connectlocs="0,571;0,-737;1288,571;1288,-737;0,571;1288,571;0,-737;1288,-737" o:connectangles="0,0,0,0,0,0,0,0"/>
                </v:shape>
                <v:line id="Line 9" o:spid="_x0000_s1554" style="position:absolute;visibility:visible;mso-wrap-style:square" from="5622,-83" to="69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" strokecolor="#4582b3" strokeweight=".1248mm">
                  <v:stroke dashstyle="3 1"/>
                </v:line>
                <v:shape id="Freeform 8" o:spid="_x0000_s1555" style="position:absolute;left:5622;top:-364;width:1288;height:841;visibility:visible;mso-wrap-style:square;v-text-anchor:top" coordsize="128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" path="m,436l68,405r72,-93l221,125r58,156l361,125r103,l531,125r72,l685,r58,32l824,,927,125r68,62l1067,218r81,592l1206,810r82,31e" filled="f" strokecolor="#ffa400" strokeweight=".1248mm">
                  <v:stroke dashstyle="3 1"/>
                  <v:path arrowok="t" o:connecttype="custom" o:connectlocs="0,72;68,41;140,-52;221,-239;279,-83;361,-239;464,-239;531,-239;603,-239;685,-364;743,-332;824,-364;927,-239;995,-177;1067,-146;1148,446;1206,446;1288,477" o:connectangles="0,0,0,0,0,0,0,0,0,0,0,0,0,0,0,0,0,0"/>
                </v:shape>
                <v:shape id="Text Box 7" o:spid="_x0000_s1556" type="#_x0000_t202" style="position:absolute;left:5601;top:-740;width:132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" filled="f" stroked="f">
                  <v:textbox inset="0,0,0,0">
                    <w:txbxContent>
                      <w:p w14:paraId="6513D4BF" w14:textId="77777777" w:rsidR="00E749F9" w:rsidRDefault="00E749F9">
                        <w:pPr>
                          <w:rPr>
                            <w:sz w:val="8"/>
                          </w:rPr>
                        </w:pPr>
                      </w:p>
                      <w:p w14:paraId="44D59E32" w14:textId="77777777" w:rsidR="00E749F9" w:rsidRDefault="00E749F9">
                        <w:pPr>
                          <w:rPr>
                            <w:sz w:val="8"/>
                          </w:rPr>
                        </w:pPr>
                      </w:p>
                      <w:p w14:paraId="5222B2D7" w14:textId="77777777" w:rsidR="00E749F9" w:rsidRDefault="00E749F9">
                        <w:pPr>
                          <w:rPr>
                            <w:sz w:val="8"/>
                          </w:rPr>
                        </w:pPr>
                      </w:p>
                      <w:p w14:paraId="1833B14F" w14:textId="77777777" w:rsidR="00E749F9" w:rsidRDefault="00E749F9">
                        <w:pPr>
                          <w:rPr>
                            <w:sz w:val="8"/>
                          </w:rPr>
                        </w:pPr>
                      </w:p>
                      <w:p w14:paraId="1225D6F4" w14:textId="77777777" w:rsidR="00E749F9" w:rsidRDefault="00E749F9">
                        <w:pPr>
                          <w:rPr>
                            <w:sz w:val="8"/>
                          </w:rPr>
                        </w:pPr>
                      </w:p>
                      <w:p w14:paraId="50B40B68" w14:textId="77777777" w:rsidR="00E749F9" w:rsidRDefault="00E749F9">
                        <w:pPr>
                          <w:rPr>
                            <w:sz w:val="8"/>
                          </w:rPr>
                        </w:pPr>
                      </w:p>
                      <w:p w14:paraId="26267A89" w14:textId="77777777" w:rsidR="00E749F9" w:rsidRDefault="00E749F9">
                        <w:pPr>
                          <w:rPr>
                            <w:sz w:val="8"/>
                          </w:rPr>
                        </w:pPr>
                      </w:p>
                      <w:p w14:paraId="2D37A6DF" w14:textId="77777777" w:rsidR="00E749F9" w:rsidRDefault="00E749F9">
                        <w:pPr>
                          <w:rPr>
                            <w:sz w:val="8"/>
                          </w:rPr>
                        </w:pPr>
                      </w:p>
                      <w:p w14:paraId="4B098F54" w14:textId="77777777" w:rsidR="00E749F9" w:rsidRDefault="00E749F9">
                        <w:pPr>
                          <w:rPr>
                            <w:sz w:val="8"/>
                          </w:rPr>
                        </w:pPr>
                      </w:p>
                      <w:p w14:paraId="48CC6CF2" w14:textId="77777777" w:rsidR="00E749F9" w:rsidRDefault="00E749F9">
                        <w:pPr>
                          <w:rPr>
                            <w:sz w:val="8"/>
                          </w:rPr>
                        </w:pPr>
                      </w:p>
                      <w:p w14:paraId="657C5B2D" w14:textId="77777777" w:rsidR="00E749F9" w:rsidRDefault="00E749F9">
                        <w:pPr>
                          <w:rPr>
                            <w:sz w:val="8"/>
                          </w:rPr>
                        </w:pPr>
                      </w:p>
                      <w:p w14:paraId="6EC2B053" w14:textId="77777777" w:rsidR="00E749F9" w:rsidRDefault="00E749F9">
                        <w:pPr>
                          <w:spacing w:before="6"/>
                          <w:rPr>
                            <w:sz w:val="8"/>
                          </w:rPr>
                        </w:pPr>
                      </w:p>
                      <w:p w14:paraId="3DF35E55" w14:textId="77777777" w:rsidR="00E749F9" w:rsidRDefault="00E749F9">
                        <w:pPr>
                          <w:ind w:left="52"/>
                          <w:rPr>
                            <w:rFonts w:ascii="Verdana"/>
                            <w:sz w:val="8"/>
                          </w:rPr>
                        </w:pPr>
                        <w:r>
                          <w:rPr>
                            <w:rFonts w:ascii="Verdana"/>
                            <w:w w:val="110"/>
                            <w:sz w:val="8"/>
                          </w:rPr>
                          <w:t>persistence</w:t>
                        </w:r>
                        <w:r>
                          <w:rPr>
                            <w:rFonts w:ascii="Verdana"/>
                            <w:spacing w:val="-2"/>
                            <w:w w:val="110"/>
                            <w:sz w:val="8"/>
                          </w:rPr>
                          <w:t xml:space="preserve"> </w:t>
                        </w:r>
                        <w:r>
                          <w:rPr>
                            <w:rFonts w:ascii="Verdana"/>
                            <w:w w:val="110"/>
                            <w:sz w:val="8"/>
                          </w:rPr>
                          <w:t>=</w:t>
                        </w:r>
                        <w:r>
                          <w:rPr>
                            <w:rFonts w:ascii="Verdana"/>
                            <w:spacing w:val="-1"/>
                            <w:w w:val="110"/>
                            <w:sz w:val="8"/>
                          </w:rPr>
                          <w:t xml:space="preserve"> </w:t>
                        </w:r>
                        <w:r>
                          <w:rPr>
                            <w:rFonts w:ascii="Verdana"/>
                            <w:w w:val="110"/>
                            <w:sz w:val="8"/>
                          </w:rPr>
                          <w:t>1/1</w:t>
                        </w:r>
                      </w:p>
                    </w:txbxContent>
                  </v:textbox>
                </v:shape>
                <w10:wrap anchorx="page"/>
              </v:group>
            </w:pict>
          </mc:Fallback>
        </mc:AlternateContent>
      </w:r>
      <w:r w:rsidR="00462487">
        <w:rPr>
          <w:rFonts w:ascii="Verdana"/>
          <w:w w:val="105"/>
          <w:sz w:val="7"/>
        </w:rPr>
        <w:t>0.4</w:t>
      </w:r>
      <w:r w:rsidR="00462487">
        <w:rPr>
          <w:rFonts w:ascii="Verdana"/>
          <w:w w:val="105"/>
          <w:sz w:val="7"/>
        </w:rPr>
        <w:tab/>
        <w:t>0.4</w:t>
      </w:r>
    </w:p>
    <w:p w14:paraId="3064FC0F" w14:textId="77777777" w:rsidR="00E2709D" w:rsidRDefault="00E2709D">
      <w:pPr>
        <w:pStyle w:val="BodyText"/>
        <w:rPr>
          <w:rFonts w:ascii="Verdana"/>
          <w:sz w:val="6"/>
        </w:rPr>
      </w:pPr>
    </w:p>
    <w:p w14:paraId="2D269D6C" w14:textId="77777777" w:rsidR="00E2709D" w:rsidRDefault="00E2709D">
      <w:pPr>
        <w:pStyle w:val="BodyText"/>
        <w:spacing w:before="6"/>
        <w:rPr>
          <w:rFonts w:ascii="Verdana"/>
          <w:sz w:val="7"/>
        </w:rPr>
      </w:pPr>
    </w:p>
    <w:p w14:paraId="3D720722" w14:textId="77777777" w:rsidR="00E2709D" w:rsidRDefault="00462487">
      <w:pPr>
        <w:tabs>
          <w:tab w:val="left" w:pos="6896"/>
        </w:tabs>
        <w:ind w:left="768"/>
        <w:rPr>
          <w:rFonts w:ascii="Verdana"/>
          <w:sz w:val="7"/>
        </w:rPr>
      </w:pPr>
      <w:r>
        <w:rPr>
          <w:rFonts w:ascii="Verdana"/>
          <w:w w:val="105"/>
          <w:sz w:val="7"/>
        </w:rPr>
        <w:t>0.2</w:t>
      </w:r>
      <w:r>
        <w:rPr>
          <w:rFonts w:ascii="Verdana"/>
          <w:w w:val="105"/>
          <w:sz w:val="7"/>
        </w:rPr>
        <w:tab/>
        <w:t>0.2</w:t>
      </w:r>
    </w:p>
    <w:p w14:paraId="5A888774" w14:textId="77777777" w:rsidR="00E2709D" w:rsidRDefault="00E2709D">
      <w:pPr>
        <w:rPr>
          <w:rFonts w:ascii="Verdana"/>
          <w:sz w:val="7"/>
        </w:rPr>
        <w:sectPr w:rsidR="00E2709D">
          <w:type w:val="continuous"/>
          <w:pgSz w:w="12240" w:h="15840"/>
          <w:pgMar w:top="1500" w:right="1720" w:bottom="280" w:left="1600" w:header="720" w:footer="720" w:gutter="0"/>
          <w:cols w:space="720"/>
        </w:sectPr>
      </w:pPr>
    </w:p>
    <w:p w14:paraId="42C160C1" w14:textId="77777777" w:rsidR="00E2709D" w:rsidRDefault="00E2709D">
      <w:pPr>
        <w:pStyle w:val="BodyText"/>
        <w:rPr>
          <w:rFonts w:ascii="Verdana"/>
          <w:sz w:val="6"/>
        </w:rPr>
      </w:pPr>
    </w:p>
    <w:p w14:paraId="0FA9B05F" w14:textId="77777777" w:rsidR="00E2709D" w:rsidRDefault="00E2709D">
      <w:pPr>
        <w:pStyle w:val="BodyText"/>
        <w:spacing w:before="6"/>
        <w:rPr>
          <w:rFonts w:ascii="Verdana"/>
          <w:sz w:val="7"/>
        </w:rPr>
      </w:pPr>
    </w:p>
    <w:p w14:paraId="7BDFE155" w14:textId="77777777" w:rsidR="00E2709D" w:rsidRDefault="00462487">
      <w:pPr>
        <w:jc w:val="right"/>
        <w:rPr>
          <w:rFonts w:ascii="Verdana"/>
          <w:sz w:val="7"/>
        </w:rPr>
      </w:pPr>
      <w:r>
        <w:rPr>
          <w:rFonts w:ascii="Verdana"/>
          <w:w w:val="105"/>
          <w:sz w:val="7"/>
        </w:rPr>
        <w:t>0.0</w:t>
      </w:r>
    </w:p>
    <w:p w14:paraId="56D47C41" w14:textId="77777777" w:rsidR="00E2709D" w:rsidRDefault="00462487">
      <w:pPr>
        <w:pStyle w:val="BodyText"/>
        <w:rPr>
          <w:rFonts w:ascii="Verdana"/>
          <w:sz w:val="8"/>
        </w:rPr>
      </w:pPr>
      <w:r>
        <w:br w:type="column"/>
      </w:r>
    </w:p>
    <w:p w14:paraId="30AFA58D" w14:textId="77777777" w:rsidR="00E2709D" w:rsidRDefault="00E2709D">
      <w:pPr>
        <w:pStyle w:val="BodyText"/>
        <w:rPr>
          <w:rFonts w:ascii="Verdana"/>
          <w:sz w:val="8"/>
        </w:rPr>
      </w:pPr>
    </w:p>
    <w:p w14:paraId="5D6EE731" w14:textId="77777777" w:rsidR="00E2709D" w:rsidRDefault="00E2709D">
      <w:pPr>
        <w:pStyle w:val="BodyText"/>
        <w:spacing w:before="11"/>
        <w:rPr>
          <w:rFonts w:ascii="Verdana"/>
          <w:sz w:val="5"/>
        </w:rPr>
      </w:pPr>
    </w:p>
    <w:p w14:paraId="02A81BE5" w14:textId="77777777" w:rsidR="00E2709D" w:rsidRDefault="00462487">
      <w:pPr>
        <w:ind w:left="72"/>
        <w:rPr>
          <w:rFonts w:ascii="Verdana"/>
          <w:sz w:val="7"/>
        </w:rPr>
      </w:pPr>
      <w:r>
        <w:rPr>
          <w:rFonts w:ascii="Verdana"/>
          <w:w w:val="110"/>
          <w:sz w:val="7"/>
        </w:rPr>
        <w:t>10</w:t>
      </w:r>
      <w:r>
        <w:rPr>
          <w:rFonts w:ascii="Verdana"/>
          <w:w w:val="110"/>
          <w:sz w:val="7"/>
          <w:vertAlign w:val="superscript"/>
        </w:rPr>
        <w:t>3</w:t>
      </w:r>
    </w:p>
    <w:p w14:paraId="0642D28C" w14:textId="77777777" w:rsidR="00E2709D" w:rsidRDefault="00462487">
      <w:pPr>
        <w:pStyle w:val="BodyText"/>
        <w:rPr>
          <w:rFonts w:ascii="Verdana"/>
          <w:sz w:val="8"/>
        </w:rPr>
      </w:pPr>
      <w:r>
        <w:br w:type="column"/>
      </w:r>
    </w:p>
    <w:p w14:paraId="4C93FABC" w14:textId="77777777" w:rsidR="00E2709D" w:rsidRDefault="00E2709D">
      <w:pPr>
        <w:pStyle w:val="BodyText"/>
        <w:rPr>
          <w:rFonts w:ascii="Verdana"/>
          <w:sz w:val="8"/>
        </w:rPr>
      </w:pPr>
    </w:p>
    <w:p w14:paraId="6406DFC4"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76C35F2E" w14:textId="3F8EE3AF"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87904" behindDoc="1" locked="0" layoutInCell="1" allowOverlap="1" wp14:anchorId="25C4B8B5" wp14:editId="008669A1">
                <wp:simplePos x="0" y="0"/>
                <wp:positionH relativeFrom="page">
                  <wp:posOffset>1985010</wp:posOffset>
                </wp:positionH>
                <wp:positionV relativeFrom="paragraph">
                  <wp:posOffset>26670</wp:posOffset>
                </wp:positionV>
                <wp:extent cx="35560" cy="33020"/>
                <wp:effectExtent l="0" t="0" r="0" b="0"/>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3126 3126"/>
                            <a:gd name="T1" fmla="*/ T0 w 56"/>
                            <a:gd name="T2" fmla="+- 0 42 42"/>
                            <a:gd name="T3" fmla="*/ 42 h 52"/>
                            <a:gd name="T4" fmla="+- 0 3126 3126"/>
                            <a:gd name="T5" fmla="*/ T4 w 56"/>
                            <a:gd name="T6" fmla="+- 0 50 42"/>
                            <a:gd name="T7" fmla="*/ 50 h 52"/>
                            <a:gd name="T8" fmla="+- 0 3167 3126"/>
                            <a:gd name="T9" fmla="*/ T8 w 56"/>
                            <a:gd name="T10" fmla="+- 0 61 42"/>
                            <a:gd name="T11" fmla="*/ 61 h 52"/>
                            <a:gd name="T12" fmla="+- 0 3126 3126"/>
                            <a:gd name="T13" fmla="*/ T12 w 56"/>
                            <a:gd name="T14" fmla="+- 0 73 42"/>
                            <a:gd name="T15" fmla="*/ 73 h 52"/>
                            <a:gd name="T16" fmla="+- 0 3126 3126"/>
                            <a:gd name="T17" fmla="*/ T16 w 56"/>
                            <a:gd name="T18" fmla="+- 0 81 42"/>
                            <a:gd name="T19" fmla="*/ 81 h 52"/>
                            <a:gd name="T20" fmla="+- 0 3181 3126"/>
                            <a:gd name="T21" fmla="*/ T20 w 56"/>
                            <a:gd name="T22" fmla="+- 0 65 42"/>
                            <a:gd name="T23" fmla="*/ 65 h 52"/>
                            <a:gd name="T24" fmla="+- 0 3181 3126"/>
                            <a:gd name="T25" fmla="*/ T24 w 56"/>
                            <a:gd name="T26" fmla="+- 0 58 42"/>
                            <a:gd name="T27" fmla="*/ 58 h 52"/>
                            <a:gd name="T28" fmla="+- 0 3126 3126"/>
                            <a:gd name="T29" fmla="*/ T28 w 56"/>
                            <a:gd name="T30" fmla="+- 0 42 42"/>
                            <a:gd name="T31" fmla="*/ 42 h 52"/>
                            <a:gd name="T32" fmla="+- 0 3181 3126"/>
                            <a:gd name="T33" fmla="*/ T32 w 56"/>
                            <a:gd name="T34" fmla="+- 0 86 42"/>
                            <a:gd name="T35" fmla="*/ 86 h 52"/>
                            <a:gd name="T36" fmla="+- 0 3126 3126"/>
                            <a:gd name="T37" fmla="*/ T36 w 56"/>
                            <a:gd name="T38" fmla="+- 0 86 42"/>
                            <a:gd name="T39" fmla="*/ 86 h 52"/>
                            <a:gd name="T40" fmla="+- 0 3126 3126"/>
                            <a:gd name="T41" fmla="*/ T40 w 56"/>
                            <a:gd name="T42" fmla="+- 0 93 42"/>
                            <a:gd name="T43" fmla="*/ 93 h 52"/>
                            <a:gd name="T44" fmla="+- 0 3181 3126"/>
                            <a:gd name="T45" fmla="*/ T44 w 56"/>
                            <a:gd name="T46" fmla="+- 0 93 42"/>
                            <a:gd name="T47" fmla="*/ 93 h 52"/>
                            <a:gd name="T48" fmla="+- 0 3181 3126"/>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1" y="19"/>
                              </a:lnTo>
                              <a:lnTo>
                                <a:pt x="0" y="31"/>
                              </a:lnTo>
                              <a:lnTo>
                                <a:pt x="0" y="39"/>
                              </a:lnTo>
                              <a:lnTo>
                                <a:pt x="55" y="23"/>
                              </a:lnTo>
                              <a:lnTo>
                                <a:pt x="55" y="16"/>
                              </a:lnTo>
                              <a:lnTo>
                                <a:pt x="0" y="0"/>
                              </a:lnTo>
                              <a:close/>
                              <a:moveTo>
                                <a:pt x="55" y="44"/>
                              </a:moveTo>
                              <a:lnTo>
                                <a:pt x="0" y="44"/>
                              </a:lnTo>
                              <a:lnTo>
                                <a:pt x="0" y="51"/>
                              </a:lnTo>
                              <a:lnTo>
                                <a:pt x="55" y="51"/>
                              </a:lnTo>
                              <a:lnTo>
                                <a:pt x="55"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91A46" id="AutoShape 5" o:spid="_x0000_s1026" style="position:absolute;margin-left:156.3pt;margin-top:2.1pt;width:2.8pt;height:2.6pt;z-index:-1832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" path="m,l,8,41,19,,31r,8l55,23r,-7l,xm55,44l,44r,7l55,51r,-7xe" fillcolor="black" stroked="f">
                <v:path arrowok="t" o:connecttype="custom" o:connectlocs="0,26670;0,31750;26035,38735;0,46355;0,51435;34925,41275;34925,36830;0,26670;34925,54610;0,54610;0,59055;34925,59055;34925,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40276704" w14:textId="77777777" w:rsidR="00E2709D" w:rsidRDefault="00462487">
      <w:pPr>
        <w:pStyle w:val="BodyText"/>
        <w:rPr>
          <w:rFonts w:ascii="Verdana"/>
          <w:sz w:val="8"/>
        </w:rPr>
      </w:pPr>
      <w:r>
        <w:br w:type="column"/>
      </w:r>
    </w:p>
    <w:p w14:paraId="42A7CF4F" w14:textId="77777777" w:rsidR="00E2709D" w:rsidRDefault="00E2709D">
      <w:pPr>
        <w:pStyle w:val="BodyText"/>
        <w:rPr>
          <w:rFonts w:ascii="Verdana"/>
          <w:sz w:val="8"/>
        </w:rPr>
      </w:pPr>
    </w:p>
    <w:p w14:paraId="3AC8CEC9" w14:textId="77777777" w:rsidR="00E2709D" w:rsidRDefault="00E2709D">
      <w:pPr>
        <w:pStyle w:val="BodyText"/>
        <w:spacing w:before="11"/>
        <w:rPr>
          <w:rFonts w:ascii="Verdana"/>
          <w:sz w:val="5"/>
        </w:rPr>
      </w:pPr>
    </w:p>
    <w:p w14:paraId="44B1BAA1" w14:textId="77777777" w:rsidR="00E2709D" w:rsidRDefault="00462487">
      <w:pPr>
        <w:jc w:val="right"/>
        <w:rPr>
          <w:rFonts w:ascii="Verdana"/>
          <w:sz w:val="7"/>
        </w:rPr>
      </w:pPr>
      <w:r>
        <w:rPr>
          <w:rFonts w:ascii="Verdana"/>
          <w:w w:val="110"/>
          <w:sz w:val="7"/>
        </w:rPr>
        <w:t>10</w:t>
      </w:r>
      <w:r>
        <w:rPr>
          <w:rFonts w:ascii="Verdana"/>
          <w:w w:val="110"/>
          <w:sz w:val="7"/>
          <w:vertAlign w:val="superscript"/>
        </w:rPr>
        <w:t>3</w:t>
      </w:r>
    </w:p>
    <w:p w14:paraId="71518282" w14:textId="77777777" w:rsidR="00E2709D" w:rsidRDefault="00462487">
      <w:pPr>
        <w:pStyle w:val="BodyText"/>
        <w:rPr>
          <w:rFonts w:ascii="Verdana"/>
          <w:sz w:val="8"/>
        </w:rPr>
      </w:pPr>
      <w:r>
        <w:br w:type="column"/>
      </w:r>
    </w:p>
    <w:p w14:paraId="5F08B521" w14:textId="77777777" w:rsidR="00E2709D" w:rsidRDefault="00E2709D">
      <w:pPr>
        <w:pStyle w:val="BodyText"/>
        <w:rPr>
          <w:rFonts w:ascii="Verdana"/>
          <w:sz w:val="8"/>
        </w:rPr>
      </w:pPr>
    </w:p>
    <w:p w14:paraId="6C198F39"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2B986E8D" w14:textId="1FB07E82"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88928" behindDoc="1" locked="0" layoutInCell="1" allowOverlap="1" wp14:anchorId="06EEC682" wp14:editId="45386611">
                <wp:simplePos x="0" y="0"/>
                <wp:positionH relativeFrom="page">
                  <wp:posOffset>2966085</wp:posOffset>
                </wp:positionH>
                <wp:positionV relativeFrom="paragraph">
                  <wp:posOffset>26670</wp:posOffset>
                </wp:positionV>
                <wp:extent cx="35560" cy="33020"/>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4671 4671"/>
                            <a:gd name="T1" fmla="*/ T0 w 56"/>
                            <a:gd name="T2" fmla="+- 0 42 42"/>
                            <a:gd name="T3" fmla="*/ 42 h 52"/>
                            <a:gd name="T4" fmla="+- 0 4671 4671"/>
                            <a:gd name="T5" fmla="*/ T4 w 56"/>
                            <a:gd name="T6" fmla="+- 0 50 42"/>
                            <a:gd name="T7" fmla="*/ 50 h 52"/>
                            <a:gd name="T8" fmla="+- 0 4713 4671"/>
                            <a:gd name="T9" fmla="*/ T8 w 56"/>
                            <a:gd name="T10" fmla="+- 0 61 42"/>
                            <a:gd name="T11" fmla="*/ 61 h 52"/>
                            <a:gd name="T12" fmla="+- 0 4671 4671"/>
                            <a:gd name="T13" fmla="*/ T12 w 56"/>
                            <a:gd name="T14" fmla="+- 0 73 42"/>
                            <a:gd name="T15" fmla="*/ 73 h 52"/>
                            <a:gd name="T16" fmla="+- 0 4671 4671"/>
                            <a:gd name="T17" fmla="*/ T16 w 56"/>
                            <a:gd name="T18" fmla="+- 0 81 42"/>
                            <a:gd name="T19" fmla="*/ 81 h 52"/>
                            <a:gd name="T20" fmla="+- 0 4726 4671"/>
                            <a:gd name="T21" fmla="*/ T20 w 56"/>
                            <a:gd name="T22" fmla="+- 0 65 42"/>
                            <a:gd name="T23" fmla="*/ 65 h 52"/>
                            <a:gd name="T24" fmla="+- 0 4726 4671"/>
                            <a:gd name="T25" fmla="*/ T24 w 56"/>
                            <a:gd name="T26" fmla="+- 0 58 42"/>
                            <a:gd name="T27" fmla="*/ 58 h 52"/>
                            <a:gd name="T28" fmla="+- 0 4671 4671"/>
                            <a:gd name="T29" fmla="*/ T28 w 56"/>
                            <a:gd name="T30" fmla="+- 0 42 42"/>
                            <a:gd name="T31" fmla="*/ 42 h 52"/>
                            <a:gd name="T32" fmla="+- 0 4726 4671"/>
                            <a:gd name="T33" fmla="*/ T32 w 56"/>
                            <a:gd name="T34" fmla="+- 0 86 42"/>
                            <a:gd name="T35" fmla="*/ 86 h 52"/>
                            <a:gd name="T36" fmla="+- 0 4671 4671"/>
                            <a:gd name="T37" fmla="*/ T36 w 56"/>
                            <a:gd name="T38" fmla="+- 0 86 42"/>
                            <a:gd name="T39" fmla="*/ 86 h 52"/>
                            <a:gd name="T40" fmla="+- 0 4671 4671"/>
                            <a:gd name="T41" fmla="*/ T40 w 56"/>
                            <a:gd name="T42" fmla="+- 0 93 42"/>
                            <a:gd name="T43" fmla="*/ 93 h 52"/>
                            <a:gd name="T44" fmla="+- 0 4726 4671"/>
                            <a:gd name="T45" fmla="*/ T44 w 56"/>
                            <a:gd name="T46" fmla="+- 0 93 42"/>
                            <a:gd name="T47" fmla="*/ 93 h 52"/>
                            <a:gd name="T48" fmla="+- 0 4726 4671"/>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2" y="19"/>
                              </a:lnTo>
                              <a:lnTo>
                                <a:pt x="0" y="31"/>
                              </a:lnTo>
                              <a:lnTo>
                                <a:pt x="0" y="39"/>
                              </a:lnTo>
                              <a:lnTo>
                                <a:pt x="55" y="23"/>
                              </a:lnTo>
                              <a:lnTo>
                                <a:pt x="55" y="16"/>
                              </a:lnTo>
                              <a:lnTo>
                                <a:pt x="0" y="0"/>
                              </a:lnTo>
                              <a:close/>
                              <a:moveTo>
                                <a:pt x="55" y="44"/>
                              </a:moveTo>
                              <a:lnTo>
                                <a:pt x="0" y="44"/>
                              </a:lnTo>
                              <a:lnTo>
                                <a:pt x="0" y="51"/>
                              </a:lnTo>
                              <a:lnTo>
                                <a:pt x="55" y="51"/>
                              </a:lnTo>
                              <a:lnTo>
                                <a:pt x="55"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13933" id="AutoShape 4" o:spid="_x0000_s1026" style="position:absolute;margin-left:233.55pt;margin-top:2.1pt;width:2.8pt;height:2.6pt;z-index:-1832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" path="m,l,8,42,19,,31r,8l55,23r,-7l,xm55,44l,44r,7l55,51r,-7xe" fillcolor="black" stroked="f">
                <v:path arrowok="t" o:connecttype="custom" o:connectlocs="0,26670;0,31750;26670,38735;0,46355;0,51435;34925,41275;34925,36830;0,26670;34925,54610;0,54610;0,59055;34925,59055;34925,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11D5DFFB" w14:textId="77777777" w:rsidR="00E2709D" w:rsidRDefault="00462487">
      <w:pPr>
        <w:pStyle w:val="BodyText"/>
        <w:rPr>
          <w:rFonts w:ascii="Verdana"/>
          <w:sz w:val="8"/>
        </w:rPr>
      </w:pPr>
      <w:r>
        <w:br w:type="column"/>
      </w:r>
    </w:p>
    <w:p w14:paraId="54FE61F8" w14:textId="77777777" w:rsidR="00E2709D" w:rsidRDefault="00E2709D">
      <w:pPr>
        <w:pStyle w:val="BodyText"/>
        <w:rPr>
          <w:rFonts w:ascii="Verdana"/>
          <w:sz w:val="8"/>
        </w:rPr>
      </w:pPr>
    </w:p>
    <w:p w14:paraId="3E01535E" w14:textId="77777777" w:rsidR="00E2709D" w:rsidRDefault="00E2709D">
      <w:pPr>
        <w:pStyle w:val="BodyText"/>
        <w:spacing w:before="11"/>
        <w:rPr>
          <w:rFonts w:ascii="Verdana"/>
          <w:sz w:val="5"/>
        </w:rPr>
      </w:pPr>
    </w:p>
    <w:p w14:paraId="53E802AE" w14:textId="77777777" w:rsidR="00E2709D" w:rsidRDefault="00462487">
      <w:pPr>
        <w:jc w:val="right"/>
        <w:rPr>
          <w:rFonts w:ascii="Verdana"/>
          <w:sz w:val="7"/>
        </w:rPr>
      </w:pPr>
      <w:r>
        <w:rPr>
          <w:rFonts w:ascii="Verdana"/>
          <w:w w:val="110"/>
          <w:sz w:val="7"/>
        </w:rPr>
        <w:t>10</w:t>
      </w:r>
      <w:r>
        <w:rPr>
          <w:rFonts w:ascii="Verdana"/>
          <w:w w:val="110"/>
          <w:sz w:val="7"/>
          <w:vertAlign w:val="superscript"/>
        </w:rPr>
        <w:t>3</w:t>
      </w:r>
    </w:p>
    <w:p w14:paraId="06BBBCA2" w14:textId="77777777" w:rsidR="00E2709D" w:rsidRDefault="00462487">
      <w:pPr>
        <w:pStyle w:val="BodyText"/>
        <w:rPr>
          <w:rFonts w:ascii="Verdana"/>
          <w:sz w:val="8"/>
        </w:rPr>
      </w:pPr>
      <w:r>
        <w:br w:type="column"/>
      </w:r>
    </w:p>
    <w:p w14:paraId="6B404A25" w14:textId="77777777" w:rsidR="00E2709D" w:rsidRDefault="00E2709D">
      <w:pPr>
        <w:pStyle w:val="BodyText"/>
        <w:rPr>
          <w:rFonts w:ascii="Verdana"/>
          <w:sz w:val="8"/>
        </w:rPr>
      </w:pPr>
    </w:p>
    <w:p w14:paraId="1C696F98"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13EAE154" w14:textId="454ACEB6"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89952" behindDoc="1" locked="0" layoutInCell="1" allowOverlap="1" wp14:anchorId="11421909" wp14:editId="6A407163">
                <wp:simplePos x="0" y="0"/>
                <wp:positionH relativeFrom="page">
                  <wp:posOffset>3947160</wp:posOffset>
                </wp:positionH>
                <wp:positionV relativeFrom="paragraph">
                  <wp:posOffset>26670</wp:posOffset>
                </wp:positionV>
                <wp:extent cx="35560" cy="33020"/>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6216 6216"/>
                            <a:gd name="T1" fmla="*/ T0 w 56"/>
                            <a:gd name="T2" fmla="+- 0 42 42"/>
                            <a:gd name="T3" fmla="*/ 42 h 52"/>
                            <a:gd name="T4" fmla="+- 0 6216 6216"/>
                            <a:gd name="T5" fmla="*/ T4 w 56"/>
                            <a:gd name="T6" fmla="+- 0 50 42"/>
                            <a:gd name="T7" fmla="*/ 50 h 52"/>
                            <a:gd name="T8" fmla="+- 0 6258 6216"/>
                            <a:gd name="T9" fmla="*/ T8 w 56"/>
                            <a:gd name="T10" fmla="+- 0 61 42"/>
                            <a:gd name="T11" fmla="*/ 61 h 52"/>
                            <a:gd name="T12" fmla="+- 0 6216 6216"/>
                            <a:gd name="T13" fmla="*/ T12 w 56"/>
                            <a:gd name="T14" fmla="+- 0 73 42"/>
                            <a:gd name="T15" fmla="*/ 73 h 52"/>
                            <a:gd name="T16" fmla="+- 0 6216 6216"/>
                            <a:gd name="T17" fmla="*/ T16 w 56"/>
                            <a:gd name="T18" fmla="+- 0 81 42"/>
                            <a:gd name="T19" fmla="*/ 81 h 52"/>
                            <a:gd name="T20" fmla="+- 0 6272 6216"/>
                            <a:gd name="T21" fmla="*/ T20 w 56"/>
                            <a:gd name="T22" fmla="+- 0 65 42"/>
                            <a:gd name="T23" fmla="*/ 65 h 52"/>
                            <a:gd name="T24" fmla="+- 0 6272 6216"/>
                            <a:gd name="T25" fmla="*/ T24 w 56"/>
                            <a:gd name="T26" fmla="+- 0 58 42"/>
                            <a:gd name="T27" fmla="*/ 58 h 52"/>
                            <a:gd name="T28" fmla="+- 0 6216 6216"/>
                            <a:gd name="T29" fmla="*/ T28 w 56"/>
                            <a:gd name="T30" fmla="+- 0 42 42"/>
                            <a:gd name="T31" fmla="*/ 42 h 52"/>
                            <a:gd name="T32" fmla="+- 0 6272 6216"/>
                            <a:gd name="T33" fmla="*/ T32 w 56"/>
                            <a:gd name="T34" fmla="+- 0 86 42"/>
                            <a:gd name="T35" fmla="*/ 86 h 52"/>
                            <a:gd name="T36" fmla="+- 0 6216 6216"/>
                            <a:gd name="T37" fmla="*/ T36 w 56"/>
                            <a:gd name="T38" fmla="+- 0 86 42"/>
                            <a:gd name="T39" fmla="*/ 86 h 52"/>
                            <a:gd name="T40" fmla="+- 0 6216 6216"/>
                            <a:gd name="T41" fmla="*/ T40 w 56"/>
                            <a:gd name="T42" fmla="+- 0 93 42"/>
                            <a:gd name="T43" fmla="*/ 93 h 52"/>
                            <a:gd name="T44" fmla="+- 0 6272 6216"/>
                            <a:gd name="T45" fmla="*/ T44 w 56"/>
                            <a:gd name="T46" fmla="+- 0 93 42"/>
                            <a:gd name="T47" fmla="*/ 93 h 52"/>
                            <a:gd name="T48" fmla="+- 0 6272 6216"/>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2" y="19"/>
                              </a:lnTo>
                              <a:lnTo>
                                <a:pt x="0" y="31"/>
                              </a:lnTo>
                              <a:lnTo>
                                <a:pt x="0" y="39"/>
                              </a:lnTo>
                              <a:lnTo>
                                <a:pt x="56" y="23"/>
                              </a:lnTo>
                              <a:lnTo>
                                <a:pt x="56" y="16"/>
                              </a:lnTo>
                              <a:lnTo>
                                <a:pt x="0" y="0"/>
                              </a:lnTo>
                              <a:close/>
                              <a:moveTo>
                                <a:pt x="56" y="44"/>
                              </a:moveTo>
                              <a:lnTo>
                                <a:pt x="0" y="44"/>
                              </a:lnTo>
                              <a:lnTo>
                                <a:pt x="0" y="51"/>
                              </a:lnTo>
                              <a:lnTo>
                                <a:pt x="56" y="51"/>
                              </a:lnTo>
                              <a:lnTo>
                                <a:pt x="56"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F84E8" id="AutoShape 3" o:spid="_x0000_s1026" style="position:absolute;margin-left:310.8pt;margin-top:2.1pt;width:2.8pt;height:2.6pt;z-index:-1832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" path="m,l,8,42,19,,31r,8l56,23r,-7l,xm56,44l,44r,7l56,51r,-7xe" fillcolor="black" stroked="f">
                <v:path arrowok="t" o:connecttype="custom" o:connectlocs="0,26670;0,31750;26670,38735;0,46355;0,51435;35560,41275;35560,36830;0,26670;35560,54610;0,54610;0,59055;35560,59055;35560,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34D31574" w14:textId="77777777" w:rsidR="00E2709D" w:rsidRDefault="00462487">
      <w:pPr>
        <w:pStyle w:val="BodyText"/>
        <w:rPr>
          <w:rFonts w:ascii="Verdana"/>
          <w:sz w:val="8"/>
        </w:rPr>
      </w:pPr>
      <w:r>
        <w:br w:type="column"/>
      </w:r>
    </w:p>
    <w:p w14:paraId="20EAD6FD" w14:textId="77777777" w:rsidR="00E2709D" w:rsidRDefault="00E2709D">
      <w:pPr>
        <w:pStyle w:val="BodyText"/>
        <w:rPr>
          <w:rFonts w:ascii="Verdana"/>
          <w:sz w:val="8"/>
        </w:rPr>
      </w:pPr>
    </w:p>
    <w:p w14:paraId="6C466533" w14:textId="77777777" w:rsidR="00E2709D" w:rsidRDefault="00E2709D">
      <w:pPr>
        <w:pStyle w:val="BodyText"/>
        <w:spacing w:before="11"/>
        <w:rPr>
          <w:rFonts w:ascii="Verdana"/>
          <w:sz w:val="5"/>
        </w:rPr>
      </w:pPr>
    </w:p>
    <w:p w14:paraId="63A545B1" w14:textId="77777777" w:rsidR="00E2709D" w:rsidRDefault="00462487">
      <w:pPr>
        <w:jc w:val="right"/>
        <w:rPr>
          <w:rFonts w:ascii="Verdana"/>
          <w:sz w:val="7"/>
        </w:rPr>
      </w:pPr>
      <w:r>
        <w:rPr>
          <w:rFonts w:ascii="Verdana"/>
          <w:w w:val="110"/>
          <w:sz w:val="7"/>
        </w:rPr>
        <w:t>10</w:t>
      </w:r>
      <w:r>
        <w:rPr>
          <w:rFonts w:ascii="Verdana"/>
          <w:w w:val="110"/>
          <w:sz w:val="7"/>
          <w:vertAlign w:val="superscript"/>
        </w:rPr>
        <w:t>3</w:t>
      </w:r>
    </w:p>
    <w:p w14:paraId="566F945B" w14:textId="77777777" w:rsidR="00E2709D" w:rsidRDefault="00462487">
      <w:pPr>
        <w:pStyle w:val="BodyText"/>
        <w:rPr>
          <w:rFonts w:ascii="Verdana"/>
          <w:sz w:val="8"/>
        </w:rPr>
      </w:pPr>
      <w:r>
        <w:br w:type="column"/>
      </w:r>
    </w:p>
    <w:p w14:paraId="119B46F8" w14:textId="77777777" w:rsidR="00E2709D" w:rsidRDefault="00E2709D">
      <w:pPr>
        <w:pStyle w:val="BodyText"/>
        <w:rPr>
          <w:rFonts w:ascii="Verdana"/>
          <w:sz w:val="8"/>
        </w:rPr>
      </w:pPr>
    </w:p>
    <w:p w14:paraId="0CFE5EC1" w14:textId="77777777" w:rsidR="00E2709D" w:rsidRDefault="00462487">
      <w:pPr>
        <w:tabs>
          <w:tab w:val="left" w:pos="754"/>
        </w:tabs>
        <w:spacing w:before="72"/>
        <w:ind w:left="291"/>
        <w:rPr>
          <w:rFonts w:ascii="Verdana"/>
          <w:sz w:val="7"/>
        </w:rPr>
      </w:pPr>
      <w:r>
        <w:rPr>
          <w:rFonts w:ascii="Verdana"/>
          <w:w w:val="110"/>
          <w:sz w:val="7"/>
        </w:rPr>
        <w:t>10</w:t>
      </w:r>
      <w:r>
        <w:rPr>
          <w:rFonts w:ascii="Verdana"/>
          <w:w w:val="110"/>
          <w:sz w:val="7"/>
          <w:vertAlign w:val="superscript"/>
        </w:rPr>
        <w:t>4</w:t>
      </w:r>
      <w:r>
        <w:rPr>
          <w:rFonts w:ascii="Verdana"/>
          <w:w w:val="110"/>
          <w:sz w:val="7"/>
        </w:rPr>
        <w:tab/>
      </w:r>
      <w:r>
        <w:rPr>
          <w:rFonts w:ascii="Verdana"/>
          <w:spacing w:val="-3"/>
          <w:w w:val="110"/>
          <w:sz w:val="7"/>
        </w:rPr>
        <w:t>10</w:t>
      </w:r>
      <w:r>
        <w:rPr>
          <w:rFonts w:ascii="Verdana"/>
          <w:spacing w:val="-3"/>
          <w:w w:val="110"/>
          <w:sz w:val="7"/>
          <w:vertAlign w:val="superscript"/>
        </w:rPr>
        <w:t>5</w:t>
      </w:r>
    </w:p>
    <w:p w14:paraId="1585D09B" w14:textId="2E36D128" w:rsidR="00E2709D" w:rsidRDefault="00285D5B">
      <w:pPr>
        <w:spacing w:before="13"/>
        <w:ind w:left="115"/>
        <w:rPr>
          <w:rFonts w:ascii="Verdana" w:hAnsi="Verdana"/>
          <w:sz w:val="8"/>
        </w:rPr>
      </w:pPr>
      <w:r>
        <w:rPr>
          <w:noProof/>
        </w:rPr>
        <mc:AlternateContent>
          <mc:Choice Requires="wps">
            <w:drawing>
              <wp:anchor distT="0" distB="0" distL="114300" distR="114300" simplePos="0" relativeHeight="484990976" behindDoc="1" locked="0" layoutInCell="1" allowOverlap="1" wp14:anchorId="2FC71D67" wp14:editId="0A2E531A">
                <wp:simplePos x="0" y="0"/>
                <wp:positionH relativeFrom="page">
                  <wp:posOffset>4928235</wp:posOffset>
                </wp:positionH>
                <wp:positionV relativeFrom="paragraph">
                  <wp:posOffset>26670</wp:posOffset>
                </wp:positionV>
                <wp:extent cx="35560" cy="33020"/>
                <wp:effectExtent l="0" t="0" r="0" b="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3020"/>
                        </a:xfrm>
                        <a:custGeom>
                          <a:avLst/>
                          <a:gdLst>
                            <a:gd name="T0" fmla="+- 0 7761 7761"/>
                            <a:gd name="T1" fmla="*/ T0 w 56"/>
                            <a:gd name="T2" fmla="+- 0 42 42"/>
                            <a:gd name="T3" fmla="*/ 42 h 52"/>
                            <a:gd name="T4" fmla="+- 0 7761 7761"/>
                            <a:gd name="T5" fmla="*/ T4 w 56"/>
                            <a:gd name="T6" fmla="+- 0 50 42"/>
                            <a:gd name="T7" fmla="*/ 50 h 52"/>
                            <a:gd name="T8" fmla="+- 0 7803 7761"/>
                            <a:gd name="T9" fmla="*/ T8 w 56"/>
                            <a:gd name="T10" fmla="+- 0 61 42"/>
                            <a:gd name="T11" fmla="*/ 61 h 52"/>
                            <a:gd name="T12" fmla="+- 0 7761 7761"/>
                            <a:gd name="T13" fmla="*/ T12 w 56"/>
                            <a:gd name="T14" fmla="+- 0 73 42"/>
                            <a:gd name="T15" fmla="*/ 73 h 52"/>
                            <a:gd name="T16" fmla="+- 0 7761 7761"/>
                            <a:gd name="T17" fmla="*/ T16 w 56"/>
                            <a:gd name="T18" fmla="+- 0 81 42"/>
                            <a:gd name="T19" fmla="*/ 81 h 52"/>
                            <a:gd name="T20" fmla="+- 0 7817 7761"/>
                            <a:gd name="T21" fmla="*/ T20 w 56"/>
                            <a:gd name="T22" fmla="+- 0 65 42"/>
                            <a:gd name="T23" fmla="*/ 65 h 52"/>
                            <a:gd name="T24" fmla="+- 0 7817 7761"/>
                            <a:gd name="T25" fmla="*/ T24 w 56"/>
                            <a:gd name="T26" fmla="+- 0 58 42"/>
                            <a:gd name="T27" fmla="*/ 58 h 52"/>
                            <a:gd name="T28" fmla="+- 0 7761 7761"/>
                            <a:gd name="T29" fmla="*/ T28 w 56"/>
                            <a:gd name="T30" fmla="+- 0 42 42"/>
                            <a:gd name="T31" fmla="*/ 42 h 52"/>
                            <a:gd name="T32" fmla="+- 0 7817 7761"/>
                            <a:gd name="T33" fmla="*/ T32 w 56"/>
                            <a:gd name="T34" fmla="+- 0 86 42"/>
                            <a:gd name="T35" fmla="*/ 86 h 52"/>
                            <a:gd name="T36" fmla="+- 0 7761 7761"/>
                            <a:gd name="T37" fmla="*/ T36 w 56"/>
                            <a:gd name="T38" fmla="+- 0 86 42"/>
                            <a:gd name="T39" fmla="*/ 86 h 52"/>
                            <a:gd name="T40" fmla="+- 0 7761 7761"/>
                            <a:gd name="T41" fmla="*/ T40 w 56"/>
                            <a:gd name="T42" fmla="+- 0 93 42"/>
                            <a:gd name="T43" fmla="*/ 93 h 52"/>
                            <a:gd name="T44" fmla="+- 0 7817 7761"/>
                            <a:gd name="T45" fmla="*/ T44 w 56"/>
                            <a:gd name="T46" fmla="+- 0 93 42"/>
                            <a:gd name="T47" fmla="*/ 93 h 52"/>
                            <a:gd name="T48" fmla="+- 0 7817 7761"/>
                            <a:gd name="T49" fmla="*/ T48 w 56"/>
                            <a:gd name="T50" fmla="+- 0 86 42"/>
                            <a:gd name="T51" fmla="*/ 86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 h="52">
                              <a:moveTo>
                                <a:pt x="0" y="0"/>
                              </a:moveTo>
                              <a:lnTo>
                                <a:pt x="0" y="8"/>
                              </a:lnTo>
                              <a:lnTo>
                                <a:pt x="42" y="19"/>
                              </a:lnTo>
                              <a:lnTo>
                                <a:pt x="0" y="31"/>
                              </a:lnTo>
                              <a:lnTo>
                                <a:pt x="0" y="39"/>
                              </a:lnTo>
                              <a:lnTo>
                                <a:pt x="56" y="23"/>
                              </a:lnTo>
                              <a:lnTo>
                                <a:pt x="56" y="16"/>
                              </a:lnTo>
                              <a:lnTo>
                                <a:pt x="0" y="0"/>
                              </a:lnTo>
                              <a:close/>
                              <a:moveTo>
                                <a:pt x="56" y="44"/>
                              </a:moveTo>
                              <a:lnTo>
                                <a:pt x="0" y="44"/>
                              </a:lnTo>
                              <a:lnTo>
                                <a:pt x="0" y="51"/>
                              </a:lnTo>
                              <a:lnTo>
                                <a:pt x="56" y="51"/>
                              </a:lnTo>
                              <a:lnTo>
                                <a:pt x="56"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E7BFD" id="AutoShape 2" o:spid="_x0000_s1026" style="position:absolute;margin-left:388.05pt;margin-top:2.1pt;width:2.8pt;height:2.6pt;z-index:-1832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" path="m,l,8,42,19,,31r,8l56,23r,-7l,xm56,44l,44r,7l56,51r,-7xe" fillcolor="black" stroked="f">
                <v:path arrowok="t" o:connecttype="custom" o:connectlocs="0,26670;0,31750;26670,38735;0,46355;0,51435;35560,41275;35560,36830;0,26670;35560,54610;0,54610;0,59055;35560,59055;35560,54610" o:connectangles="0,0,0,0,0,0,0,0,0,0,0,0,0"/>
                <w10:wrap anchorx="page"/>
              </v:shape>
            </w:pict>
          </mc:Fallback>
        </mc:AlternateContent>
      </w:r>
      <w:r w:rsidR="00462487">
        <w:rPr>
          <w:rFonts w:ascii="Verdana" w:hAnsi="Verdana"/>
          <w:w w:val="105"/>
          <w:sz w:val="8"/>
        </w:rPr>
        <w:t xml:space="preserve">area </w:t>
      </w:r>
      <w:proofErr w:type="gramStart"/>
      <w:r w:rsidR="00462487">
        <w:rPr>
          <w:rFonts w:ascii="Verdana" w:hAnsi="Verdana"/>
          <w:w w:val="105"/>
          <w:sz w:val="8"/>
        </w:rPr>
        <w:t xml:space="preserve">  </w:t>
      </w:r>
      <w:r w:rsidR="00462487">
        <w:rPr>
          <w:rFonts w:ascii="Verdana" w:hAnsi="Verdana"/>
          <w:spacing w:val="22"/>
          <w:w w:val="105"/>
          <w:sz w:val="8"/>
        </w:rPr>
        <w:t xml:space="preserve"> </w:t>
      </w:r>
      <w:r w:rsidR="00462487">
        <w:rPr>
          <w:rFonts w:ascii="Verdana" w:hAnsi="Verdana"/>
          <w:w w:val="105"/>
          <w:sz w:val="8"/>
        </w:rPr>
        <w:t>(</w:t>
      </w:r>
      <w:proofErr w:type="gramEnd"/>
      <w:r w:rsidR="00462487">
        <w:rPr>
          <w:rFonts w:ascii="Verdana" w:hAnsi="Verdana"/>
          <w:w w:val="105"/>
          <w:sz w:val="8"/>
        </w:rPr>
        <w:t>km²)</w:t>
      </w:r>
    </w:p>
    <w:p w14:paraId="49A09084" w14:textId="77777777" w:rsidR="00E2709D" w:rsidRDefault="00462487">
      <w:pPr>
        <w:pStyle w:val="BodyText"/>
        <w:rPr>
          <w:rFonts w:ascii="Verdana"/>
          <w:sz w:val="6"/>
        </w:rPr>
      </w:pPr>
      <w:r>
        <w:br w:type="column"/>
      </w:r>
    </w:p>
    <w:p w14:paraId="2FD4F95C" w14:textId="77777777" w:rsidR="00E2709D" w:rsidRDefault="00E2709D">
      <w:pPr>
        <w:pStyle w:val="BodyText"/>
        <w:spacing w:before="6"/>
        <w:rPr>
          <w:rFonts w:ascii="Verdana"/>
          <w:sz w:val="7"/>
        </w:rPr>
      </w:pPr>
    </w:p>
    <w:p w14:paraId="186F1D5C" w14:textId="77777777" w:rsidR="00E2709D" w:rsidRDefault="00462487">
      <w:pPr>
        <w:ind w:left="157"/>
        <w:rPr>
          <w:rFonts w:ascii="Verdana"/>
          <w:sz w:val="7"/>
        </w:rPr>
      </w:pPr>
      <w:r>
        <w:rPr>
          <w:rFonts w:ascii="Verdana"/>
          <w:w w:val="105"/>
          <w:sz w:val="7"/>
        </w:rPr>
        <w:t>0.0</w:t>
      </w:r>
    </w:p>
    <w:p w14:paraId="79C60B37" w14:textId="77777777" w:rsidR="00E2709D" w:rsidRDefault="00E2709D">
      <w:pPr>
        <w:rPr>
          <w:rFonts w:ascii="Verdana"/>
          <w:sz w:val="7"/>
        </w:rPr>
        <w:sectPr w:rsidR="00E2709D">
          <w:type w:val="continuous"/>
          <w:pgSz w:w="12240" w:h="15840"/>
          <w:pgMar w:top="1500" w:right="1720" w:bottom="280" w:left="1600" w:header="720" w:footer="720" w:gutter="0"/>
          <w:cols w:num="10" w:space="720" w:equalWidth="0">
            <w:col w:w="891" w:space="40"/>
            <w:col w:w="206" w:space="39"/>
            <w:col w:w="887" w:space="40"/>
            <w:col w:w="579" w:space="40"/>
            <w:col w:w="887" w:space="39"/>
            <w:col w:w="579" w:space="40"/>
            <w:col w:w="887" w:space="39"/>
            <w:col w:w="579" w:space="40"/>
            <w:col w:w="887" w:space="39"/>
            <w:col w:w="2182"/>
          </w:cols>
        </w:sectPr>
      </w:pPr>
    </w:p>
    <w:p w14:paraId="3DA9310B" w14:textId="77777777" w:rsidR="00E2709D" w:rsidRDefault="00E2709D">
      <w:pPr>
        <w:pStyle w:val="BodyText"/>
        <w:spacing w:before="3"/>
        <w:rPr>
          <w:rFonts w:ascii="Verdana"/>
          <w:sz w:val="13"/>
        </w:rPr>
      </w:pPr>
    </w:p>
    <w:p w14:paraId="1ECB5AC6" w14:textId="77777777" w:rsidR="00E2709D" w:rsidRDefault="00462487">
      <w:pPr>
        <w:spacing w:before="63" w:line="235" w:lineRule="auto"/>
        <w:ind w:left="617" w:right="527"/>
        <w:jc w:val="both"/>
        <w:rPr>
          <w:sz w:val="20"/>
        </w:rPr>
      </w:pPr>
      <w:r>
        <w:rPr>
          <w:w w:val="105"/>
          <w:sz w:val="20"/>
        </w:rPr>
        <w:t xml:space="preserve">Figure 13: Comparison of the notification skill between a fixed (blue) and </w:t>
      </w:r>
      <w:proofErr w:type="spellStart"/>
      <w:proofErr w:type="gramStart"/>
      <w:r>
        <w:rPr>
          <w:w w:val="105"/>
          <w:sz w:val="20"/>
        </w:rPr>
        <w:t>a</w:t>
      </w:r>
      <w:proofErr w:type="spellEnd"/>
      <w:proofErr w:type="gramEnd"/>
      <w:r>
        <w:rPr>
          <w:w w:val="105"/>
          <w:sz w:val="20"/>
        </w:rPr>
        <w:t xml:space="preserve"> area-specific</w:t>
      </w:r>
      <w:r>
        <w:rPr>
          <w:spacing w:val="1"/>
          <w:w w:val="105"/>
          <w:sz w:val="20"/>
        </w:rPr>
        <w:t xml:space="preserve"> </w:t>
      </w:r>
      <w:r>
        <w:rPr>
          <w:w w:val="105"/>
          <w:sz w:val="20"/>
        </w:rPr>
        <w:t>(orange) probability threshold criterion for the lead time range from 2 to 5.5 days.</w:t>
      </w:r>
      <w:r>
        <w:rPr>
          <w:spacing w:val="1"/>
          <w:w w:val="105"/>
          <w:sz w:val="20"/>
        </w:rPr>
        <w:t xml:space="preserve"> </w:t>
      </w:r>
      <w:r>
        <w:rPr>
          <w:w w:val="105"/>
          <w:sz w:val="20"/>
        </w:rPr>
        <w:t>Each</w:t>
      </w:r>
      <w:r>
        <w:rPr>
          <w:spacing w:val="1"/>
          <w:w w:val="105"/>
          <w:sz w:val="20"/>
        </w:rPr>
        <w:t xml:space="preserve"> </w:t>
      </w:r>
      <w:r>
        <w:rPr>
          <w:w w:val="105"/>
          <w:sz w:val="20"/>
        </w:rPr>
        <w:t xml:space="preserve">plot depicts a different combination method, with solid lines representing the </w:t>
      </w:r>
      <w:r>
        <w:rPr>
          <w:i/>
          <w:w w:val="105"/>
          <w:sz w:val="20"/>
        </w:rPr>
        <w:t>f</w:t>
      </w:r>
      <w:r>
        <w:rPr>
          <w:rFonts w:ascii="Roboto" w:hAnsi="Roboto"/>
          <w:w w:val="105"/>
          <w:sz w:val="20"/>
          <w:vertAlign w:val="subscript"/>
        </w:rPr>
        <w:t>0</w:t>
      </w:r>
      <w:r>
        <w:rPr>
          <w:i/>
          <w:w w:val="105"/>
          <w:sz w:val="20"/>
          <w:vertAlign w:val="subscript"/>
        </w:rPr>
        <w:t>.</w:t>
      </w:r>
      <w:r>
        <w:rPr>
          <w:rFonts w:ascii="Roboto" w:hAnsi="Roboto"/>
          <w:w w:val="105"/>
          <w:sz w:val="20"/>
          <w:vertAlign w:val="subscript"/>
        </w:rPr>
        <w:t>8</w:t>
      </w:r>
      <w:r>
        <w:rPr>
          <w:rFonts w:ascii="Roboto" w:hAnsi="Roboto"/>
          <w:w w:val="105"/>
          <w:sz w:val="20"/>
        </w:rPr>
        <w:t xml:space="preserve"> </w:t>
      </w:r>
      <w:r>
        <w:rPr>
          <w:w w:val="105"/>
          <w:sz w:val="20"/>
        </w:rPr>
        <w:t>and</w:t>
      </w:r>
      <w:r>
        <w:rPr>
          <w:spacing w:val="1"/>
          <w:w w:val="105"/>
          <w:sz w:val="20"/>
        </w:rPr>
        <w:t xml:space="preserve"> </w:t>
      </w:r>
      <w:r>
        <w:rPr>
          <w:w w:val="105"/>
          <w:sz w:val="20"/>
        </w:rPr>
        <w:t>dashed lines representing the probability threshold.</w:t>
      </w:r>
      <w:r>
        <w:rPr>
          <w:spacing w:val="1"/>
          <w:w w:val="105"/>
          <w:sz w:val="20"/>
        </w:rPr>
        <w:t xml:space="preserve"> </w:t>
      </w:r>
      <w:r>
        <w:rPr>
          <w:w w:val="105"/>
          <w:sz w:val="20"/>
        </w:rPr>
        <w:t>The black, dotted, vertical line in-</w:t>
      </w:r>
      <w:r>
        <w:rPr>
          <w:spacing w:val="1"/>
          <w:w w:val="105"/>
          <w:sz w:val="20"/>
        </w:rPr>
        <w:t xml:space="preserve"> </w:t>
      </w:r>
      <w:proofErr w:type="spellStart"/>
      <w:r>
        <w:rPr>
          <w:w w:val="105"/>
          <w:sz w:val="20"/>
        </w:rPr>
        <w:t>dicates</w:t>
      </w:r>
      <w:proofErr w:type="spellEnd"/>
      <w:r>
        <w:rPr>
          <w:w w:val="105"/>
          <w:sz w:val="20"/>
        </w:rPr>
        <w:t xml:space="preserve"> the catchment area limit (2,000 km</w:t>
      </w:r>
      <w:r>
        <w:rPr>
          <w:rFonts w:ascii="Trebuchet MS" w:hAnsi="Trebuchet MS"/>
          <w:w w:val="105"/>
          <w:sz w:val="20"/>
        </w:rPr>
        <w:t>²</w:t>
      </w:r>
      <w:r>
        <w:rPr>
          <w:w w:val="105"/>
          <w:sz w:val="20"/>
        </w:rPr>
        <w:t>) used for optimizing the fixed probability</w:t>
      </w:r>
      <w:r>
        <w:rPr>
          <w:spacing w:val="1"/>
          <w:w w:val="105"/>
          <w:sz w:val="20"/>
        </w:rPr>
        <w:t xml:space="preserve"> </w:t>
      </w:r>
      <w:r>
        <w:rPr>
          <w:w w:val="105"/>
          <w:sz w:val="20"/>
        </w:rPr>
        <w:t>threshold.</w:t>
      </w:r>
    </w:p>
    <w:p w14:paraId="7A66275B" w14:textId="77777777" w:rsidR="00E2709D" w:rsidRDefault="00E2709D">
      <w:pPr>
        <w:pStyle w:val="BodyText"/>
        <w:spacing w:before="1"/>
        <w:rPr>
          <w:sz w:val="27"/>
        </w:rPr>
      </w:pPr>
    </w:p>
    <w:p w14:paraId="3C00CE90" w14:textId="77777777" w:rsidR="00E2709D" w:rsidRDefault="00462487">
      <w:pPr>
        <w:pStyle w:val="BodyText"/>
        <w:spacing w:before="82" w:line="225" w:lineRule="auto"/>
        <w:ind w:left="227" w:right="529"/>
        <w:jc w:val="both"/>
      </w:pPr>
      <w:r>
        <w:rPr>
          <w:rFonts w:ascii="Trebuchet MS" w:hAnsi="Trebuchet MS"/>
          <w:w w:val="105"/>
          <w:sz w:val="12"/>
        </w:rPr>
        <w:t>733</w:t>
      </w:r>
      <w:r>
        <w:rPr>
          <w:rFonts w:ascii="Trebuchet MS" w:hAnsi="Trebuchet MS"/>
          <w:spacing w:val="10"/>
          <w:w w:val="105"/>
          <w:sz w:val="12"/>
        </w:rPr>
        <w:t xml:space="preserve"> </w:t>
      </w:r>
      <w:r>
        <w:rPr>
          <w:w w:val="105"/>
        </w:rPr>
        <w:t>the</w:t>
      </w:r>
      <w:r>
        <w:rPr>
          <w:spacing w:val="28"/>
          <w:w w:val="105"/>
        </w:rPr>
        <w:t xml:space="preserve"> </w:t>
      </w:r>
      <w:r>
        <w:rPr>
          <w:w w:val="105"/>
        </w:rPr>
        <w:t>threshold</w:t>
      </w:r>
      <w:r>
        <w:rPr>
          <w:spacing w:val="28"/>
          <w:w w:val="105"/>
        </w:rPr>
        <w:t xml:space="preserve"> </w:t>
      </w:r>
      <w:r>
        <w:rPr>
          <w:w w:val="105"/>
        </w:rPr>
        <w:t>taking</w:t>
      </w:r>
      <w:r>
        <w:rPr>
          <w:spacing w:val="27"/>
          <w:w w:val="105"/>
        </w:rPr>
        <w:t xml:space="preserve"> </w:t>
      </w:r>
      <w:r>
        <w:rPr>
          <w:w w:val="105"/>
        </w:rPr>
        <w:t>lower</w:t>
      </w:r>
      <w:r>
        <w:rPr>
          <w:spacing w:val="28"/>
          <w:w w:val="105"/>
        </w:rPr>
        <w:t xml:space="preserve"> </w:t>
      </w:r>
      <w:r>
        <w:rPr>
          <w:w w:val="105"/>
        </w:rPr>
        <w:t>values</w:t>
      </w:r>
      <w:r>
        <w:rPr>
          <w:spacing w:val="28"/>
          <w:w w:val="105"/>
        </w:rPr>
        <w:t xml:space="preserve"> </w:t>
      </w:r>
      <w:r>
        <w:rPr>
          <w:w w:val="105"/>
        </w:rPr>
        <w:t>for</w:t>
      </w:r>
      <w:r>
        <w:rPr>
          <w:spacing w:val="27"/>
          <w:w w:val="105"/>
        </w:rPr>
        <w:t xml:space="preserve"> </w:t>
      </w:r>
      <w:r>
        <w:rPr>
          <w:w w:val="105"/>
        </w:rPr>
        <w:t>catchments</w:t>
      </w:r>
      <w:r>
        <w:rPr>
          <w:spacing w:val="27"/>
          <w:w w:val="105"/>
        </w:rPr>
        <w:t xml:space="preserve"> </w:t>
      </w:r>
      <w:r>
        <w:rPr>
          <w:w w:val="105"/>
        </w:rPr>
        <w:t>smaller</w:t>
      </w:r>
      <w:r>
        <w:rPr>
          <w:spacing w:val="29"/>
          <w:w w:val="105"/>
        </w:rPr>
        <w:t xml:space="preserve"> </w:t>
      </w:r>
      <w:r>
        <w:rPr>
          <w:w w:val="105"/>
        </w:rPr>
        <w:t>than</w:t>
      </w:r>
      <w:r>
        <w:rPr>
          <w:spacing w:val="28"/>
          <w:w w:val="105"/>
        </w:rPr>
        <w:t xml:space="preserve"> </w:t>
      </w:r>
      <w:r>
        <w:rPr>
          <w:w w:val="105"/>
        </w:rPr>
        <w:t>2,000</w:t>
      </w:r>
      <w:r>
        <w:rPr>
          <w:spacing w:val="28"/>
          <w:w w:val="105"/>
        </w:rPr>
        <w:t xml:space="preserve"> </w:t>
      </w:r>
      <w:r>
        <w:rPr>
          <w:w w:val="105"/>
        </w:rPr>
        <w:t>km</w:t>
      </w:r>
      <w:r>
        <w:rPr>
          <w:rFonts w:ascii="Segoe UI Symbol" w:hAnsi="Segoe UI Symbol"/>
          <w:w w:val="105"/>
        </w:rPr>
        <w:t>²</w:t>
      </w:r>
      <w:r>
        <w:rPr>
          <w:w w:val="105"/>
        </w:rPr>
        <w:t>,</w:t>
      </w:r>
      <w:r>
        <w:rPr>
          <w:spacing w:val="-55"/>
          <w:w w:val="105"/>
        </w:rPr>
        <w:t xml:space="preserve"> </w:t>
      </w:r>
      <w:r>
        <w:rPr>
          <w:rFonts w:ascii="Trebuchet MS" w:hAnsi="Trebuchet MS"/>
          <w:w w:val="105"/>
          <w:sz w:val="12"/>
        </w:rPr>
        <w:t xml:space="preserve">734  </w:t>
      </w:r>
      <w:r>
        <w:rPr>
          <w:rFonts w:ascii="Trebuchet MS" w:hAnsi="Trebuchet MS"/>
          <w:spacing w:val="38"/>
          <w:w w:val="105"/>
          <w:sz w:val="12"/>
        </w:rPr>
        <w:t xml:space="preserve"> </w:t>
      </w:r>
      <w:r>
        <w:rPr>
          <w:w w:val="105"/>
        </w:rPr>
        <w:t>peaking at approximately 100,000 km</w:t>
      </w:r>
      <w:proofErr w:type="gramStart"/>
      <w:r>
        <w:rPr>
          <w:rFonts w:ascii="Segoe UI Symbol" w:hAnsi="Segoe UI Symbol"/>
          <w:w w:val="105"/>
        </w:rPr>
        <w:t>²</w:t>
      </w:r>
      <w:r>
        <w:rPr>
          <w:w w:val="105"/>
        </w:rPr>
        <w:t>,  and</w:t>
      </w:r>
      <w:proofErr w:type="gramEnd"/>
      <w:r>
        <w:rPr>
          <w:w w:val="105"/>
        </w:rPr>
        <w:t xml:space="preserve"> dropping to a minimum of 5%</w:t>
      </w:r>
      <w:r>
        <w:rPr>
          <w:spacing w:val="1"/>
          <w:w w:val="105"/>
        </w:rPr>
        <w:t xml:space="preserve"> </w:t>
      </w:r>
      <w:r>
        <w:rPr>
          <w:rFonts w:ascii="Trebuchet MS" w:hAnsi="Trebuchet MS"/>
          <w:w w:val="105"/>
          <w:sz w:val="12"/>
        </w:rPr>
        <w:t>735</w:t>
      </w:r>
      <w:r>
        <w:rPr>
          <w:rFonts w:ascii="Trebuchet MS" w:hAnsi="Trebuchet MS"/>
          <w:spacing w:val="7"/>
          <w:w w:val="105"/>
          <w:sz w:val="12"/>
        </w:rPr>
        <w:t xml:space="preserve"> </w:t>
      </w:r>
      <w:r>
        <w:rPr>
          <w:w w:val="105"/>
        </w:rPr>
        <w:t>for</w:t>
      </w:r>
      <w:r>
        <w:rPr>
          <w:spacing w:val="18"/>
          <w:w w:val="105"/>
        </w:rPr>
        <w:t xml:space="preserve"> </w:t>
      </w:r>
      <w:r>
        <w:rPr>
          <w:w w:val="105"/>
        </w:rPr>
        <w:t>very</w:t>
      </w:r>
      <w:r>
        <w:rPr>
          <w:spacing w:val="19"/>
          <w:w w:val="105"/>
        </w:rPr>
        <w:t xml:space="preserve"> </w:t>
      </w:r>
      <w:r>
        <w:rPr>
          <w:w w:val="105"/>
        </w:rPr>
        <w:t>large</w:t>
      </w:r>
      <w:r>
        <w:rPr>
          <w:spacing w:val="20"/>
          <w:w w:val="105"/>
        </w:rPr>
        <w:t xml:space="preserve"> </w:t>
      </w:r>
      <w:r>
        <w:rPr>
          <w:w w:val="105"/>
        </w:rPr>
        <w:t>catchments.</w:t>
      </w:r>
    </w:p>
    <w:p w14:paraId="06013193" w14:textId="77777777" w:rsidR="00E2709D" w:rsidRDefault="00462487">
      <w:pPr>
        <w:pStyle w:val="BodyText"/>
        <w:tabs>
          <w:tab w:val="left" w:pos="968"/>
        </w:tabs>
        <w:spacing w:line="237" w:lineRule="auto"/>
        <w:ind w:left="227" w:right="530"/>
        <w:jc w:val="both"/>
      </w:pPr>
      <w:r>
        <w:rPr>
          <w:rFonts w:ascii="Trebuchet MS"/>
          <w:w w:val="105"/>
          <w:sz w:val="12"/>
        </w:rPr>
        <w:t>736</w:t>
      </w:r>
      <w:r>
        <w:rPr>
          <w:rFonts w:ascii="Trebuchet MS"/>
          <w:w w:val="105"/>
          <w:sz w:val="12"/>
        </w:rPr>
        <w:tab/>
      </w:r>
      <w:commentRangeStart w:id="362"/>
      <w:r>
        <w:rPr>
          <w:w w:val="105"/>
        </w:rPr>
        <w:t>Overall, the experiment indicates that varying the probability threshold</w:t>
      </w:r>
      <w:r>
        <w:rPr>
          <w:spacing w:val="1"/>
          <w:w w:val="105"/>
        </w:rPr>
        <w:t xml:space="preserve"> </w:t>
      </w:r>
      <w:r>
        <w:rPr>
          <w:rFonts w:ascii="Trebuchet MS"/>
          <w:w w:val="105"/>
          <w:sz w:val="12"/>
        </w:rPr>
        <w:t>737</w:t>
      </w:r>
      <w:r>
        <w:rPr>
          <w:rFonts w:ascii="Trebuchet MS"/>
          <w:spacing w:val="1"/>
          <w:w w:val="105"/>
          <w:sz w:val="12"/>
        </w:rPr>
        <w:t xml:space="preserve"> </w:t>
      </w:r>
      <w:r>
        <w:rPr>
          <w:w w:val="105"/>
        </w:rPr>
        <w:t>does not significantly improve the skill of the notification criteria. Therefore,</w:t>
      </w:r>
      <w:r>
        <w:rPr>
          <w:spacing w:val="-54"/>
          <w:w w:val="105"/>
        </w:rPr>
        <w:t xml:space="preserve"> </w:t>
      </w:r>
      <w:r>
        <w:rPr>
          <w:rFonts w:ascii="Trebuchet MS"/>
          <w:w w:val="105"/>
          <w:sz w:val="12"/>
        </w:rPr>
        <w:t>738</w:t>
      </w:r>
      <w:r>
        <w:rPr>
          <w:rFonts w:ascii="Trebuchet MS"/>
          <w:spacing w:val="14"/>
          <w:w w:val="105"/>
          <w:sz w:val="12"/>
        </w:rPr>
        <w:t xml:space="preserve"> </w:t>
      </w:r>
      <w:r>
        <w:rPr>
          <w:w w:val="105"/>
        </w:rPr>
        <w:t>for</w:t>
      </w:r>
      <w:r>
        <w:rPr>
          <w:spacing w:val="7"/>
          <w:w w:val="105"/>
        </w:rPr>
        <w:t xml:space="preserve"> </w:t>
      </w:r>
      <w:r>
        <w:rPr>
          <w:w w:val="105"/>
        </w:rPr>
        <w:t>the</w:t>
      </w:r>
      <w:r>
        <w:rPr>
          <w:spacing w:val="8"/>
          <w:w w:val="105"/>
        </w:rPr>
        <w:t xml:space="preserve"> </w:t>
      </w:r>
      <w:r>
        <w:rPr>
          <w:w w:val="105"/>
        </w:rPr>
        <w:t>sake</w:t>
      </w:r>
      <w:r>
        <w:rPr>
          <w:spacing w:val="7"/>
          <w:w w:val="105"/>
        </w:rPr>
        <w:t xml:space="preserve"> </w:t>
      </w:r>
      <w:r>
        <w:rPr>
          <w:w w:val="105"/>
        </w:rPr>
        <w:t>of</w:t>
      </w:r>
      <w:r>
        <w:rPr>
          <w:spacing w:val="7"/>
          <w:w w:val="105"/>
        </w:rPr>
        <w:t xml:space="preserve"> </w:t>
      </w:r>
      <w:r>
        <w:rPr>
          <w:w w:val="105"/>
        </w:rPr>
        <w:t>simplicity,</w:t>
      </w:r>
      <w:r>
        <w:rPr>
          <w:spacing w:val="8"/>
          <w:w w:val="105"/>
        </w:rPr>
        <w:t xml:space="preserve"> </w:t>
      </w:r>
      <w:r>
        <w:rPr>
          <w:w w:val="105"/>
        </w:rPr>
        <w:t>a</w:t>
      </w:r>
      <w:r>
        <w:rPr>
          <w:spacing w:val="8"/>
          <w:w w:val="105"/>
        </w:rPr>
        <w:t xml:space="preserve"> </w:t>
      </w:r>
      <w:r>
        <w:rPr>
          <w:w w:val="105"/>
        </w:rPr>
        <w:t>fixed</w:t>
      </w:r>
      <w:r>
        <w:rPr>
          <w:spacing w:val="7"/>
          <w:w w:val="105"/>
        </w:rPr>
        <w:t xml:space="preserve"> </w:t>
      </w:r>
      <w:r>
        <w:rPr>
          <w:w w:val="105"/>
        </w:rPr>
        <w:t>probability</w:t>
      </w:r>
      <w:r>
        <w:rPr>
          <w:spacing w:val="7"/>
          <w:w w:val="105"/>
        </w:rPr>
        <w:t xml:space="preserve"> </w:t>
      </w:r>
      <w:r>
        <w:rPr>
          <w:w w:val="105"/>
        </w:rPr>
        <w:t>threshold</w:t>
      </w:r>
      <w:r>
        <w:rPr>
          <w:spacing w:val="7"/>
          <w:w w:val="105"/>
        </w:rPr>
        <w:t xml:space="preserve"> </w:t>
      </w:r>
      <w:r>
        <w:rPr>
          <w:w w:val="105"/>
        </w:rPr>
        <w:t>is</w:t>
      </w:r>
      <w:r>
        <w:rPr>
          <w:spacing w:val="9"/>
          <w:w w:val="105"/>
        </w:rPr>
        <w:t xml:space="preserve"> </w:t>
      </w:r>
      <w:r>
        <w:rPr>
          <w:w w:val="105"/>
        </w:rPr>
        <w:t>recommended.</w:t>
      </w:r>
      <w:commentRangeEnd w:id="362"/>
      <w:r w:rsidR="00C62B43">
        <w:rPr>
          <w:rStyle w:val="CommentReference"/>
        </w:rPr>
        <w:commentReference w:id="362"/>
      </w:r>
    </w:p>
    <w:p w14:paraId="76D77DE9" w14:textId="77777777" w:rsidR="00E2709D" w:rsidRDefault="00E2709D">
      <w:pPr>
        <w:pStyle w:val="BodyText"/>
        <w:spacing w:before="9"/>
      </w:pPr>
    </w:p>
    <w:p w14:paraId="4406459C" w14:textId="48715DC4" w:rsidR="00E2709D" w:rsidRDefault="00462487">
      <w:pPr>
        <w:spacing w:before="51"/>
        <w:ind w:left="227"/>
        <w:jc w:val="both"/>
        <w:rPr>
          <w:ins w:id="363" w:author="Pechlivanidis Ilias" w:date="2024-02-10T13:10:00Z"/>
          <w:b/>
          <w:w w:val="115"/>
          <w:sz w:val="24"/>
        </w:rPr>
      </w:pPr>
      <w:commentRangeStart w:id="364"/>
      <w:commentRangeStart w:id="365"/>
      <w:r>
        <w:rPr>
          <w:rFonts w:ascii="Trebuchet MS"/>
          <w:w w:val="115"/>
          <w:sz w:val="12"/>
        </w:rPr>
        <w:t xml:space="preserve">739   </w:t>
      </w:r>
      <w:bookmarkStart w:id="366" w:name="Discussion"/>
      <w:bookmarkEnd w:id="366"/>
      <w:r>
        <w:rPr>
          <w:rFonts w:ascii="Trebuchet MS"/>
          <w:spacing w:val="29"/>
          <w:w w:val="115"/>
          <w:sz w:val="12"/>
        </w:rPr>
        <w:t xml:space="preserve"> </w:t>
      </w:r>
      <w:bookmarkStart w:id="367" w:name="_bookmark31"/>
      <w:bookmarkEnd w:id="367"/>
      <w:r>
        <w:rPr>
          <w:b/>
          <w:w w:val="115"/>
          <w:sz w:val="24"/>
        </w:rPr>
        <w:t xml:space="preserve">5. </w:t>
      </w:r>
      <w:r>
        <w:rPr>
          <w:b/>
          <w:spacing w:val="7"/>
          <w:w w:val="115"/>
          <w:sz w:val="24"/>
        </w:rPr>
        <w:t xml:space="preserve"> </w:t>
      </w:r>
      <w:r>
        <w:rPr>
          <w:b/>
          <w:w w:val="115"/>
          <w:sz w:val="24"/>
        </w:rPr>
        <w:t>Discussion</w:t>
      </w:r>
      <w:commentRangeEnd w:id="364"/>
      <w:r w:rsidR="00C62B43">
        <w:rPr>
          <w:rStyle w:val="CommentReference"/>
        </w:rPr>
        <w:commentReference w:id="364"/>
      </w:r>
      <w:commentRangeEnd w:id="365"/>
      <w:r w:rsidR="00737872">
        <w:rPr>
          <w:rStyle w:val="CommentReference"/>
        </w:rPr>
        <w:commentReference w:id="365"/>
      </w:r>
    </w:p>
    <w:p w14:paraId="40271287" w14:textId="35AC5DDB" w:rsidR="00C62B43" w:rsidRPr="00C62B43" w:rsidRDefault="00C62B43">
      <w:pPr>
        <w:spacing w:before="51"/>
        <w:ind w:left="227"/>
        <w:jc w:val="both"/>
        <w:rPr>
          <w:rFonts w:asciiTheme="minorHAnsi" w:hAnsiTheme="minorHAnsi" w:cstheme="minorHAnsi"/>
          <w:b/>
          <w:sz w:val="24"/>
          <w:szCs w:val="24"/>
          <w:rPrChange w:id="368" w:author="Pechlivanidis Ilias" w:date="2024-02-10T13:11:00Z">
            <w:rPr>
              <w:b/>
              <w:sz w:val="24"/>
              <w:szCs w:val="24"/>
            </w:rPr>
          </w:rPrChange>
        </w:rPr>
      </w:pPr>
      <w:ins w:id="369" w:author="Pechlivanidis Ilias" w:date="2024-02-10T13:10:00Z">
        <w:r w:rsidRPr="00C62B43">
          <w:rPr>
            <w:rFonts w:asciiTheme="minorHAnsi" w:hAnsiTheme="minorHAnsi" w:cstheme="minorHAnsi"/>
            <w:w w:val="115"/>
            <w:sz w:val="24"/>
            <w:szCs w:val="24"/>
            <w:rPrChange w:id="370" w:author="Pechlivanidis Ilias" w:date="2024-02-10T13:11:00Z">
              <w:rPr>
                <w:rFonts w:ascii="Trebuchet MS"/>
                <w:w w:val="115"/>
                <w:sz w:val="12"/>
              </w:rPr>
            </w:rPrChange>
          </w:rPr>
          <w:t>5.1.</w:t>
        </w:r>
      </w:ins>
      <w:ins w:id="371" w:author="Pechlivanidis Ilias" w:date="2024-02-10T13:11:00Z">
        <w:r>
          <w:rPr>
            <w:rFonts w:asciiTheme="minorHAnsi" w:hAnsiTheme="minorHAnsi" w:cstheme="minorHAnsi"/>
            <w:w w:val="115"/>
            <w:sz w:val="24"/>
            <w:szCs w:val="24"/>
          </w:rPr>
          <w:t xml:space="preserve"> Limitations and moving forward</w:t>
        </w:r>
      </w:ins>
    </w:p>
    <w:p w14:paraId="3FA95627" w14:textId="77777777" w:rsidR="00E2709D" w:rsidRDefault="00462487">
      <w:pPr>
        <w:pStyle w:val="BodyText"/>
        <w:tabs>
          <w:tab w:val="left" w:pos="968"/>
        </w:tabs>
        <w:spacing w:before="178" w:line="237" w:lineRule="auto"/>
        <w:ind w:left="227" w:right="529"/>
        <w:jc w:val="both"/>
      </w:pPr>
      <w:r>
        <w:rPr>
          <w:rFonts w:ascii="Trebuchet MS"/>
          <w:sz w:val="12"/>
        </w:rPr>
        <w:t>740</w:t>
      </w:r>
      <w:r>
        <w:rPr>
          <w:rFonts w:ascii="Trebuchet MS"/>
          <w:sz w:val="12"/>
        </w:rPr>
        <w:tab/>
      </w:r>
      <w:r>
        <w:t>The definition</w:t>
      </w:r>
      <w:r>
        <w:rPr>
          <w:spacing w:val="1"/>
        </w:rPr>
        <w:t xml:space="preserve"> </w:t>
      </w:r>
      <w:r>
        <w:t>of</w:t>
      </w:r>
      <w:r>
        <w:rPr>
          <w:spacing w:val="1"/>
        </w:rPr>
        <w:t xml:space="preserve"> </w:t>
      </w:r>
      <w:r>
        <w:t>the</w:t>
      </w:r>
      <w:r>
        <w:rPr>
          <w:spacing w:val="1"/>
        </w:rPr>
        <w:t xml:space="preserve"> </w:t>
      </w:r>
      <w:r>
        <w:t>spatial and temporal</w:t>
      </w:r>
      <w:r>
        <w:rPr>
          <w:spacing w:val="54"/>
        </w:rPr>
        <w:t xml:space="preserve"> </w:t>
      </w:r>
      <w:r>
        <w:t>framework is</w:t>
      </w:r>
      <w:r>
        <w:rPr>
          <w:spacing w:val="54"/>
        </w:rPr>
        <w:t xml:space="preserve"> </w:t>
      </w:r>
      <w:r>
        <w:t>often a limitation</w:t>
      </w:r>
      <w:r>
        <w:rPr>
          <w:spacing w:val="-52"/>
        </w:rPr>
        <w:t xml:space="preserve"> </w:t>
      </w:r>
      <w:r>
        <w:rPr>
          <w:rFonts w:ascii="Trebuchet MS"/>
          <w:sz w:val="12"/>
        </w:rPr>
        <w:t>741</w:t>
      </w:r>
      <w:r>
        <w:rPr>
          <w:rFonts w:ascii="Trebuchet MS"/>
          <w:spacing w:val="41"/>
          <w:sz w:val="12"/>
        </w:rPr>
        <w:t xml:space="preserve"> </w:t>
      </w:r>
      <w:r>
        <w:t>in</w:t>
      </w:r>
      <w:r>
        <w:rPr>
          <w:spacing w:val="32"/>
        </w:rPr>
        <w:t xml:space="preserve"> </w:t>
      </w:r>
      <w:r>
        <w:t>studies</w:t>
      </w:r>
      <w:r>
        <w:rPr>
          <w:spacing w:val="33"/>
        </w:rPr>
        <w:t xml:space="preserve"> </w:t>
      </w:r>
      <w:r>
        <w:t>that</w:t>
      </w:r>
      <w:r>
        <w:rPr>
          <w:spacing w:val="33"/>
        </w:rPr>
        <w:t xml:space="preserve"> </w:t>
      </w:r>
      <w:r>
        <w:t>analyze</w:t>
      </w:r>
      <w:r>
        <w:rPr>
          <w:spacing w:val="33"/>
        </w:rPr>
        <w:t xml:space="preserve"> </w:t>
      </w:r>
      <w:r>
        <w:t>the</w:t>
      </w:r>
      <w:r>
        <w:rPr>
          <w:spacing w:val="33"/>
        </w:rPr>
        <w:t xml:space="preserve"> </w:t>
      </w:r>
      <w:r>
        <w:t>skill</w:t>
      </w:r>
      <w:r>
        <w:rPr>
          <w:spacing w:val="33"/>
        </w:rPr>
        <w:t xml:space="preserve"> </w:t>
      </w:r>
      <w:r>
        <w:t>of</w:t>
      </w:r>
      <w:r>
        <w:rPr>
          <w:spacing w:val="32"/>
        </w:rPr>
        <w:t xml:space="preserve"> </w:t>
      </w:r>
      <w:r>
        <w:t>ensemble</w:t>
      </w:r>
      <w:r>
        <w:rPr>
          <w:spacing w:val="33"/>
        </w:rPr>
        <w:t xml:space="preserve"> </w:t>
      </w:r>
      <w:r>
        <w:t>flood</w:t>
      </w:r>
      <w:r>
        <w:rPr>
          <w:spacing w:val="33"/>
        </w:rPr>
        <w:t xml:space="preserve"> </w:t>
      </w:r>
      <w:r>
        <w:t>forecasting</w:t>
      </w:r>
      <w:r>
        <w:rPr>
          <w:spacing w:val="33"/>
        </w:rPr>
        <w:t xml:space="preserve"> </w:t>
      </w:r>
      <w:r>
        <w:t>systems</w:t>
      </w:r>
      <w:r>
        <w:rPr>
          <w:spacing w:val="33"/>
        </w:rPr>
        <w:t xml:space="preserve"> </w:t>
      </w:r>
      <w:hyperlink w:anchor="_bookmark39" w:history="1">
        <w:proofErr w:type="spellStart"/>
        <w:r>
          <w:t>Cloke</w:t>
        </w:r>
        <w:proofErr w:type="spellEnd"/>
      </w:hyperlink>
      <w:r>
        <w:rPr>
          <w:spacing w:val="-52"/>
        </w:rPr>
        <w:t xml:space="preserve"> </w:t>
      </w:r>
      <w:r>
        <w:rPr>
          <w:rFonts w:ascii="Trebuchet MS"/>
          <w:sz w:val="12"/>
        </w:rPr>
        <w:t>742</w:t>
      </w:r>
      <w:r>
        <w:rPr>
          <w:rFonts w:ascii="Trebuchet MS"/>
          <w:spacing w:val="44"/>
          <w:sz w:val="12"/>
        </w:rPr>
        <w:t xml:space="preserve"> </w:t>
      </w:r>
      <w:hyperlink w:anchor="_bookmark39" w:history="1">
        <w:r>
          <w:t>and</w:t>
        </w:r>
        <w:r>
          <w:rPr>
            <w:spacing w:val="46"/>
          </w:rPr>
          <w:t xml:space="preserve"> </w:t>
        </w:r>
        <w:proofErr w:type="spellStart"/>
        <w:r>
          <w:t>Pappenberger</w:t>
        </w:r>
        <w:proofErr w:type="spellEnd"/>
      </w:hyperlink>
      <w:r>
        <w:rPr>
          <w:spacing w:val="46"/>
        </w:rPr>
        <w:t xml:space="preserve"> </w:t>
      </w:r>
      <w:hyperlink w:anchor="_bookmark39" w:history="1">
        <w:r>
          <w:t>(2009).</w:t>
        </w:r>
      </w:hyperlink>
      <w:r>
        <w:rPr>
          <w:spacing w:val="103"/>
        </w:rPr>
        <w:t xml:space="preserve"> </w:t>
      </w:r>
      <w:r>
        <w:t>Due</w:t>
      </w:r>
      <w:r>
        <w:rPr>
          <w:spacing w:val="46"/>
        </w:rPr>
        <w:t xml:space="preserve"> </w:t>
      </w:r>
      <w:r>
        <w:t>to</w:t>
      </w:r>
      <w:r>
        <w:rPr>
          <w:spacing w:val="46"/>
        </w:rPr>
        <w:t xml:space="preserve"> </w:t>
      </w:r>
      <w:r>
        <w:t>the</w:t>
      </w:r>
      <w:r>
        <w:rPr>
          <w:spacing w:val="47"/>
        </w:rPr>
        <w:t xml:space="preserve"> </w:t>
      </w:r>
      <w:r>
        <w:t>rarity</w:t>
      </w:r>
      <w:r>
        <w:rPr>
          <w:spacing w:val="46"/>
        </w:rPr>
        <w:t xml:space="preserve"> </w:t>
      </w:r>
      <w:r>
        <w:t>of</w:t>
      </w:r>
      <w:r>
        <w:rPr>
          <w:spacing w:val="46"/>
        </w:rPr>
        <w:t xml:space="preserve"> </w:t>
      </w:r>
      <w:r>
        <w:t>flood</w:t>
      </w:r>
      <w:r>
        <w:rPr>
          <w:spacing w:val="46"/>
        </w:rPr>
        <w:t xml:space="preserve"> </w:t>
      </w:r>
      <w:r>
        <w:t>events,</w:t>
      </w:r>
      <w:r>
        <w:rPr>
          <w:spacing w:val="50"/>
        </w:rPr>
        <w:t xml:space="preserve"> </w:t>
      </w:r>
      <w:r>
        <w:t>the</w:t>
      </w:r>
      <w:r>
        <w:rPr>
          <w:spacing w:val="46"/>
        </w:rPr>
        <w:t xml:space="preserve"> </w:t>
      </w:r>
      <w:r>
        <w:t>statistical</w:t>
      </w:r>
      <w:r>
        <w:rPr>
          <w:spacing w:val="-52"/>
        </w:rPr>
        <w:t xml:space="preserve"> </w:t>
      </w:r>
      <w:r>
        <w:rPr>
          <w:rFonts w:ascii="Trebuchet MS"/>
          <w:sz w:val="12"/>
        </w:rPr>
        <w:t>743</w:t>
      </w:r>
      <w:r>
        <w:rPr>
          <w:rFonts w:ascii="Trebuchet MS"/>
          <w:spacing w:val="37"/>
          <w:sz w:val="12"/>
        </w:rPr>
        <w:t xml:space="preserve"> </w:t>
      </w:r>
      <w:r>
        <w:t>robustness</w:t>
      </w:r>
      <w:r>
        <w:rPr>
          <w:spacing w:val="54"/>
        </w:rPr>
        <w:t xml:space="preserve"> </w:t>
      </w:r>
      <w:r>
        <w:t>of</w:t>
      </w:r>
      <w:r>
        <w:rPr>
          <w:spacing w:val="54"/>
        </w:rPr>
        <w:t xml:space="preserve"> </w:t>
      </w:r>
      <w:r>
        <w:t>such</w:t>
      </w:r>
      <w:r>
        <w:rPr>
          <w:spacing w:val="54"/>
        </w:rPr>
        <w:t xml:space="preserve"> </w:t>
      </w:r>
      <w:r>
        <w:t>analysis</w:t>
      </w:r>
      <w:r>
        <w:rPr>
          <w:spacing w:val="55"/>
        </w:rPr>
        <w:t xml:space="preserve"> </w:t>
      </w:r>
      <w:r>
        <w:t>relies</w:t>
      </w:r>
      <w:r>
        <w:rPr>
          <w:spacing w:val="54"/>
        </w:rPr>
        <w:t xml:space="preserve"> </w:t>
      </w:r>
      <w:r>
        <w:t>on</w:t>
      </w:r>
      <w:r>
        <w:rPr>
          <w:spacing w:val="54"/>
        </w:rPr>
        <w:t xml:space="preserve"> </w:t>
      </w:r>
      <w:r>
        <w:t>a</w:t>
      </w:r>
      <w:r>
        <w:rPr>
          <w:spacing w:val="54"/>
        </w:rPr>
        <w:t xml:space="preserve"> </w:t>
      </w:r>
      <w:r>
        <w:t>limited</w:t>
      </w:r>
      <w:r>
        <w:rPr>
          <w:spacing w:val="55"/>
        </w:rPr>
        <w:t xml:space="preserve"> </w:t>
      </w:r>
      <w:r>
        <w:t>and</w:t>
      </w:r>
      <w:r>
        <w:rPr>
          <w:spacing w:val="54"/>
        </w:rPr>
        <w:t xml:space="preserve"> </w:t>
      </w:r>
      <w:r>
        <w:t>often</w:t>
      </w:r>
      <w:r>
        <w:rPr>
          <w:spacing w:val="54"/>
        </w:rPr>
        <w:t xml:space="preserve"> </w:t>
      </w:r>
      <w:r>
        <w:t>highly</w:t>
      </w:r>
      <w:r>
        <w:rPr>
          <w:spacing w:val="54"/>
        </w:rPr>
        <w:t xml:space="preserve"> </w:t>
      </w:r>
      <w:r>
        <w:t>correlated</w:t>
      </w:r>
      <w:r>
        <w:rPr>
          <w:spacing w:val="1"/>
        </w:rPr>
        <w:t xml:space="preserve"> </w:t>
      </w:r>
      <w:r>
        <w:rPr>
          <w:rFonts w:ascii="Trebuchet MS"/>
          <w:sz w:val="12"/>
        </w:rPr>
        <w:t>744</w:t>
      </w:r>
      <w:r>
        <w:rPr>
          <w:rFonts w:ascii="Trebuchet MS"/>
          <w:spacing w:val="39"/>
          <w:sz w:val="12"/>
        </w:rPr>
        <w:t xml:space="preserve"> </w:t>
      </w:r>
      <w:r>
        <w:t>sample</w:t>
      </w:r>
      <w:r>
        <w:rPr>
          <w:spacing w:val="49"/>
        </w:rPr>
        <w:t xml:space="preserve"> </w:t>
      </w:r>
      <w:r>
        <w:t>of</w:t>
      </w:r>
      <w:r>
        <w:rPr>
          <w:spacing w:val="50"/>
        </w:rPr>
        <w:t xml:space="preserve"> </w:t>
      </w:r>
      <w:r>
        <w:t xml:space="preserve">events.  </w:t>
      </w:r>
      <w:r>
        <w:rPr>
          <w:spacing w:val="6"/>
        </w:rPr>
        <w:t xml:space="preserve"> </w:t>
      </w:r>
      <w:r>
        <w:t>To</w:t>
      </w:r>
      <w:r>
        <w:rPr>
          <w:spacing w:val="50"/>
        </w:rPr>
        <w:t xml:space="preserve"> </w:t>
      </w:r>
      <w:r>
        <w:t>address</w:t>
      </w:r>
      <w:r>
        <w:rPr>
          <w:spacing w:val="50"/>
        </w:rPr>
        <w:t xml:space="preserve"> </w:t>
      </w:r>
      <w:r>
        <w:t>this</w:t>
      </w:r>
      <w:r>
        <w:rPr>
          <w:spacing w:val="50"/>
        </w:rPr>
        <w:t xml:space="preserve"> </w:t>
      </w:r>
      <w:r>
        <w:t>limitation,</w:t>
      </w:r>
      <w:r>
        <w:rPr>
          <w:spacing w:val="54"/>
        </w:rPr>
        <w:t xml:space="preserve"> </w:t>
      </w:r>
      <w:r>
        <w:t>long-term</w:t>
      </w:r>
      <w:r>
        <w:rPr>
          <w:spacing w:val="49"/>
        </w:rPr>
        <w:t xml:space="preserve"> </w:t>
      </w:r>
      <w:r>
        <w:t>and</w:t>
      </w:r>
      <w:r>
        <w:rPr>
          <w:spacing w:val="50"/>
        </w:rPr>
        <w:t xml:space="preserve"> </w:t>
      </w:r>
      <w:r>
        <w:t>continental</w:t>
      </w:r>
      <w:r>
        <w:rPr>
          <w:spacing w:val="51"/>
        </w:rPr>
        <w:t xml:space="preserve"> </w:t>
      </w:r>
      <w:r>
        <w:t>or</w:t>
      </w:r>
      <w:r>
        <w:rPr>
          <w:spacing w:val="-52"/>
        </w:rPr>
        <w:t xml:space="preserve"> </w:t>
      </w:r>
      <w:r>
        <w:rPr>
          <w:rFonts w:ascii="Trebuchet MS"/>
          <w:sz w:val="12"/>
        </w:rPr>
        <w:t>745</w:t>
      </w:r>
      <w:r>
        <w:rPr>
          <w:rFonts w:ascii="Trebuchet MS"/>
          <w:spacing w:val="19"/>
          <w:sz w:val="12"/>
        </w:rPr>
        <w:t xml:space="preserve"> </w:t>
      </w:r>
      <w:r>
        <w:t>global</w:t>
      </w:r>
      <w:r>
        <w:rPr>
          <w:spacing w:val="43"/>
        </w:rPr>
        <w:t xml:space="preserve"> </w:t>
      </w:r>
      <w:r>
        <w:t>studies</w:t>
      </w:r>
      <w:r>
        <w:rPr>
          <w:spacing w:val="43"/>
        </w:rPr>
        <w:t xml:space="preserve"> </w:t>
      </w:r>
      <w:r>
        <w:t>are</w:t>
      </w:r>
      <w:r>
        <w:rPr>
          <w:spacing w:val="43"/>
        </w:rPr>
        <w:t xml:space="preserve"> </w:t>
      </w:r>
      <w:r>
        <w:t>advocated,</w:t>
      </w:r>
      <w:r>
        <w:rPr>
          <w:spacing w:val="48"/>
        </w:rPr>
        <w:t xml:space="preserve"> </w:t>
      </w:r>
      <w:r>
        <w:t>such</w:t>
      </w:r>
      <w:r>
        <w:rPr>
          <w:spacing w:val="43"/>
        </w:rPr>
        <w:t xml:space="preserve"> </w:t>
      </w:r>
      <w:r>
        <w:t>as</w:t>
      </w:r>
      <w:r>
        <w:rPr>
          <w:spacing w:val="43"/>
        </w:rPr>
        <w:t xml:space="preserve"> </w:t>
      </w:r>
      <w:r>
        <w:t>the</w:t>
      </w:r>
      <w:r>
        <w:rPr>
          <w:spacing w:val="43"/>
        </w:rPr>
        <w:t xml:space="preserve"> </w:t>
      </w:r>
      <w:r>
        <w:t>one</w:t>
      </w:r>
      <w:r>
        <w:rPr>
          <w:spacing w:val="43"/>
        </w:rPr>
        <w:t xml:space="preserve"> </w:t>
      </w:r>
      <w:r>
        <w:t>presented</w:t>
      </w:r>
      <w:r>
        <w:rPr>
          <w:spacing w:val="43"/>
        </w:rPr>
        <w:t xml:space="preserve"> </w:t>
      </w:r>
      <w:r>
        <w:t>here,</w:t>
      </w:r>
      <w:r>
        <w:rPr>
          <w:spacing w:val="48"/>
        </w:rPr>
        <w:t xml:space="preserve"> </w:t>
      </w:r>
      <w:r>
        <w:t>which</w:t>
      </w:r>
      <w:r>
        <w:rPr>
          <w:spacing w:val="43"/>
        </w:rPr>
        <w:t xml:space="preserve"> </w:t>
      </w:r>
      <w:r>
        <w:t>spans</w:t>
      </w:r>
      <w:r>
        <w:rPr>
          <w:spacing w:val="-52"/>
        </w:rPr>
        <w:t xml:space="preserve"> </w:t>
      </w:r>
      <w:r>
        <w:rPr>
          <w:rFonts w:ascii="Trebuchet MS"/>
          <w:sz w:val="12"/>
        </w:rPr>
        <w:t>746</w:t>
      </w:r>
      <w:r>
        <w:rPr>
          <w:rFonts w:ascii="Trebuchet MS"/>
          <w:spacing w:val="27"/>
          <w:sz w:val="12"/>
        </w:rPr>
        <w:t xml:space="preserve"> </w:t>
      </w:r>
      <w:r>
        <w:t>over</w:t>
      </w:r>
      <w:r>
        <w:rPr>
          <w:spacing w:val="29"/>
        </w:rPr>
        <w:t xml:space="preserve"> </w:t>
      </w:r>
      <w:r>
        <w:t>a</w:t>
      </w:r>
      <w:r>
        <w:rPr>
          <w:spacing w:val="29"/>
        </w:rPr>
        <w:t xml:space="preserve"> </w:t>
      </w:r>
      <w:r>
        <w:t>period</w:t>
      </w:r>
      <w:r>
        <w:rPr>
          <w:spacing w:val="29"/>
        </w:rPr>
        <w:t xml:space="preserve"> </w:t>
      </w:r>
      <w:r>
        <w:t>of</w:t>
      </w:r>
      <w:r>
        <w:rPr>
          <w:spacing w:val="30"/>
        </w:rPr>
        <w:t xml:space="preserve"> </w:t>
      </w:r>
      <w:r>
        <w:t>two</w:t>
      </w:r>
      <w:r>
        <w:rPr>
          <w:spacing w:val="29"/>
        </w:rPr>
        <w:t xml:space="preserve"> </w:t>
      </w:r>
      <w:r>
        <w:t>and</w:t>
      </w:r>
      <w:r>
        <w:rPr>
          <w:spacing w:val="29"/>
        </w:rPr>
        <w:t xml:space="preserve"> </w:t>
      </w:r>
      <w:r>
        <w:t>a</w:t>
      </w:r>
      <w:r>
        <w:rPr>
          <w:spacing w:val="30"/>
        </w:rPr>
        <w:t xml:space="preserve"> </w:t>
      </w:r>
      <w:r>
        <w:t>half</w:t>
      </w:r>
      <w:r>
        <w:rPr>
          <w:spacing w:val="29"/>
        </w:rPr>
        <w:t xml:space="preserve"> </w:t>
      </w:r>
      <w:r>
        <w:t>years</w:t>
      </w:r>
      <w:r>
        <w:rPr>
          <w:spacing w:val="29"/>
        </w:rPr>
        <w:t xml:space="preserve"> </w:t>
      </w:r>
      <w:r>
        <w:t>and</w:t>
      </w:r>
      <w:r>
        <w:rPr>
          <w:spacing w:val="30"/>
        </w:rPr>
        <w:t xml:space="preserve"> </w:t>
      </w:r>
      <w:r>
        <w:t>extends</w:t>
      </w:r>
      <w:r>
        <w:rPr>
          <w:spacing w:val="29"/>
        </w:rPr>
        <w:t xml:space="preserve"> </w:t>
      </w:r>
      <w:r>
        <w:t>over</w:t>
      </w:r>
      <w:r>
        <w:rPr>
          <w:spacing w:val="29"/>
        </w:rPr>
        <w:t xml:space="preserve"> </w:t>
      </w:r>
      <w:r>
        <w:t>a</w:t>
      </w:r>
      <w:r>
        <w:rPr>
          <w:spacing w:val="30"/>
        </w:rPr>
        <w:t xml:space="preserve"> </w:t>
      </w:r>
      <w:r>
        <w:t>European</w:t>
      </w:r>
      <w:r>
        <w:rPr>
          <w:spacing w:val="29"/>
        </w:rPr>
        <w:t xml:space="preserve"> </w:t>
      </w:r>
      <w:r>
        <w:t>domain.</w:t>
      </w:r>
      <w:r>
        <w:rPr>
          <w:spacing w:val="-52"/>
        </w:rPr>
        <w:t xml:space="preserve"> </w:t>
      </w:r>
      <w:r>
        <w:rPr>
          <w:rFonts w:ascii="Trebuchet MS"/>
          <w:sz w:val="12"/>
        </w:rPr>
        <w:t xml:space="preserve">747  </w:t>
      </w:r>
      <w:r>
        <w:rPr>
          <w:rFonts w:ascii="Trebuchet MS"/>
          <w:spacing w:val="1"/>
          <w:sz w:val="12"/>
        </w:rPr>
        <w:t xml:space="preserve"> </w:t>
      </w:r>
      <w:r>
        <w:t>Nevertheless, our study would benefit from a larger sample of points and flood</w:t>
      </w:r>
      <w:r>
        <w:rPr>
          <w:spacing w:val="1"/>
        </w:rPr>
        <w:t xml:space="preserve"> </w:t>
      </w:r>
      <w:r>
        <w:rPr>
          <w:rFonts w:ascii="Trebuchet MS"/>
          <w:sz w:val="12"/>
        </w:rPr>
        <w:t>748</w:t>
      </w:r>
      <w:r>
        <w:rPr>
          <w:rFonts w:ascii="Trebuchet MS"/>
          <w:spacing w:val="38"/>
          <w:sz w:val="12"/>
        </w:rPr>
        <w:t xml:space="preserve"> </w:t>
      </w:r>
      <w:r>
        <w:t>events.</w:t>
      </w:r>
      <w:r>
        <w:rPr>
          <w:spacing w:val="99"/>
        </w:rPr>
        <w:t xml:space="preserve"> </w:t>
      </w:r>
      <w:r>
        <w:t>As</w:t>
      </w:r>
      <w:r>
        <w:rPr>
          <w:spacing w:val="44"/>
        </w:rPr>
        <w:t xml:space="preserve"> </w:t>
      </w:r>
      <w:r>
        <w:t>shown</w:t>
      </w:r>
      <w:r>
        <w:rPr>
          <w:spacing w:val="44"/>
        </w:rPr>
        <w:t xml:space="preserve"> </w:t>
      </w:r>
      <w:r>
        <w:t>in</w:t>
      </w:r>
      <w:r>
        <w:rPr>
          <w:spacing w:val="44"/>
        </w:rPr>
        <w:t xml:space="preserve"> </w:t>
      </w:r>
      <w:r>
        <w:t>Figure</w:t>
      </w:r>
      <w:r>
        <w:rPr>
          <w:spacing w:val="44"/>
        </w:rPr>
        <w:t xml:space="preserve"> </w:t>
      </w:r>
      <w:hyperlink w:anchor="_bookmark28" w:history="1">
        <w:r>
          <w:t>11,</w:t>
        </w:r>
      </w:hyperlink>
      <w:r>
        <w:rPr>
          <w:spacing w:val="47"/>
        </w:rPr>
        <w:t xml:space="preserve"> </w:t>
      </w:r>
      <w:r>
        <w:t>there</w:t>
      </w:r>
      <w:r>
        <w:rPr>
          <w:spacing w:val="44"/>
        </w:rPr>
        <w:t xml:space="preserve"> </w:t>
      </w:r>
      <w:r>
        <w:t>are</w:t>
      </w:r>
      <w:r>
        <w:rPr>
          <w:spacing w:val="44"/>
        </w:rPr>
        <w:t xml:space="preserve"> </w:t>
      </w:r>
      <w:r>
        <w:t>many</w:t>
      </w:r>
      <w:r>
        <w:rPr>
          <w:spacing w:val="44"/>
        </w:rPr>
        <w:t xml:space="preserve"> </w:t>
      </w:r>
      <w:r>
        <w:t>stations</w:t>
      </w:r>
      <w:r>
        <w:rPr>
          <w:spacing w:val="44"/>
        </w:rPr>
        <w:t xml:space="preserve"> </w:t>
      </w:r>
      <w:r>
        <w:t>for</w:t>
      </w:r>
      <w:r>
        <w:rPr>
          <w:spacing w:val="44"/>
        </w:rPr>
        <w:t xml:space="preserve"> </w:t>
      </w:r>
      <w:r>
        <w:t>which</w:t>
      </w:r>
      <w:r>
        <w:rPr>
          <w:spacing w:val="45"/>
        </w:rPr>
        <w:t xml:space="preserve"> </w:t>
      </w:r>
      <w:r>
        <w:t>the</w:t>
      </w:r>
      <w:r>
        <w:rPr>
          <w:spacing w:val="44"/>
        </w:rPr>
        <w:t xml:space="preserve"> </w:t>
      </w:r>
      <w:r>
        <w:t>skill</w:t>
      </w:r>
      <w:r>
        <w:rPr>
          <w:spacing w:val="-52"/>
        </w:rPr>
        <w:t xml:space="preserve"> </w:t>
      </w:r>
      <w:r>
        <w:rPr>
          <w:rFonts w:ascii="Trebuchet MS"/>
          <w:sz w:val="12"/>
        </w:rPr>
        <w:t>749</w:t>
      </w:r>
      <w:r>
        <w:rPr>
          <w:rFonts w:ascii="Trebuchet MS"/>
          <w:spacing w:val="48"/>
          <w:sz w:val="12"/>
        </w:rPr>
        <w:t xml:space="preserve"> </w:t>
      </w:r>
      <w:r>
        <w:t>metrics</w:t>
      </w:r>
      <w:r>
        <w:rPr>
          <w:spacing w:val="18"/>
        </w:rPr>
        <w:t xml:space="preserve"> </w:t>
      </w:r>
      <w:r>
        <w:t>cannot</w:t>
      </w:r>
      <w:r>
        <w:rPr>
          <w:spacing w:val="18"/>
        </w:rPr>
        <w:t xml:space="preserve"> </w:t>
      </w:r>
      <w:r>
        <w:t>be</w:t>
      </w:r>
      <w:r>
        <w:rPr>
          <w:spacing w:val="18"/>
        </w:rPr>
        <w:t xml:space="preserve"> </w:t>
      </w:r>
      <w:r>
        <w:t>calculated</w:t>
      </w:r>
      <w:r>
        <w:rPr>
          <w:spacing w:val="18"/>
        </w:rPr>
        <w:t xml:space="preserve"> </w:t>
      </w:r>
      <w:r>
        <w:t>due</w:t>
      </w:r>
      <w:r>
        <w:rPr>
          <w:spacing w:val="18"/>
        </w:rPr>
        <w:t xml:space="preserve"> </w:t>
      </w:r>
      <w:r>
        <w:t>to</w:t>
      </w:r>
      <w:r>
        <w:rPr>
          <w:spacing w:val="19"/>
        </w:rPr>
        <w:t xml:space="preserve"> </w:t>
      </w:r>
      <w:r>
        <w:t>null</w:t>
      </w:r>
      <w:r>
        <w:rPr>
          <w:spacing w:val="18"/>
        </w:rPr>
        <w:t xml:space="preserve"> </w:t>
      </w:r>
      <w:r>
        <w:t>hits,</w:t>
      </w:r>
      <w:r>
        <w:rPr>
          <w:spacing w:val="21"/>
        </w:rPr>
        <w:t xml:space="preserve"> </w:t>
      </w:r>
      <w:r>
        <w:t>misses</w:t>
      </w:r>
      <w:r>
        <w:rPr>
          <w:spacing w:val="19"/>
        </w:rPr>
        <w:t xml:space="preserve"> </w:t>
      </w:r>
      <w:r>
        <w:t>or</w:t>
      </w:r>
      <w:r>
        <w:rPr>
          <w:spacing w:val="18"/>
        </w:rPr>
        <w:t xml:space="preserve"> </w:t>
      </w:r>
      <w:r>
        <w:t>false</w:t>
      </w:r>
      <w:r>
        <w:rPr>
          <w:spacing w:val="18"/>
        </w:rPr>
        <w:t xml:space="preserve"> </w:t>
      </w:r>
      <w:r>
        <w:t>alarms.</w:t>
      </w:r>
      <w:r>
        <w:rPr>
          <w:spacing w:val="60"/>
        </w:rPr>
        <w:t xml:space="preserve"> </w:t>
      </w:r>
      <w:r>
        <w:t>A</w:t>
      </w:r>
      <w:r>
        <w:rPr>
          <w:spacing w:val="18"/>
        </w:rPr>
        <w:t xml:space="preserve"> </w:t>
      </w:r>
      <w:r>
        <w:t>larger</w:t>
      </w:r>
      <w:r>
        <w:rPr>
          <w:spacing w:val="-52"/>
        </w:rPr>
        <w:t xml:space="preserve"> </w:t>
      </w:r>
      <w:r>
        <w:rPr>
          <w:rFonts w:ascii="Trebuchet MS"/>
          <w:sz w:val="12"/>
        </w:rPr>
        <w:t>750</w:t>
      </w:r>
      <w:r>
        <w:rPr>
          <w:rFonts w:ascii="Trebuchet MS"/>
          <w:spacing w:val="24"/>
          <w:sz w:val="12"/>
        </w:rPr>
        <w:t xml:space="preserve"> </w:t>
      </w:r>
      <w:r>
        <w:t>sample</w:t>
      </w:r>
      <w:r>
        <w:rPr>
          <w:spacing w:val="29"/>
        </w:rPr>
        <w:t xml:space="preserve"> </w:t>
      </w:r>
      <w:r>
        <w:t>of</w:t>
      </w:r>
      <w:r>
        <w:rPr>
          <w:spacing w:val="29"/>
        </w:rPr>
        <w:t xml:space="preserve"> </w:t>
      </w:r>
      <w:r>
        <w:t>observed</w:t>
      </w:r>
      <w:r>
        <w:rPr>
          <w:spacing w:val="29"/>
        </w:rPr>
        <w:t xml:space="preserve"> </w:t>
      </w:r>
      <w:r>
        <w:t>events</w:t>
      </w:r>
      <w:r>
        <w:rPr>
          <w:spacing w:val="30"/>
        </w:rPr>
        <w:t xml:space="preserve"> </w:t>
      </w:r>
      <w:r>
        <w:t>would</w:t>
      </w:r>
      <w:r>
        <w:rPr>
          <w:spacing w:val="29"/>
        </w:rPr>
        <w:t xml:space="preserve"> </w:t>
      </w:r>
      <w:r>
        <w:t>reduce</w:t>
      </w:r>
      <w:r>
        <w:rPr>
          <w:spacing w:val="29"/>
        </w:rPr>
        <w:t xml:space="preserve"> </w:t>
      </w:r>
      <w:r>
        <w:t>the</w:t>
      </w:r>
      <w:r>
        <w:rPr>
          <w:spacing w:val="30"/>
        </w:rPr>
        <w:t xml:space="preserve"> </w:t>
      </w:r>
      <w:r>
        <w:t>susceptibility</w:t>
      </w:r>
      <w:r>
        <w:rPr>
          <w:spacing w:val="29"/>
        </w:rPr>
        <w:t xml:space="preserve"> </w:t>
      </w:r>
      <w:r>
        <w:t>of</w:t>
      </w:r>
      <w:r>
        <w:rPr>
          <w:spacing w:val="29"/>
        </w:rPr>
        <w:t xml:space="preserve"> </w:t>
      </w:r>
      <w:r>
        <w:t>the</w:t>
      </w:r>
      <w:r>
        <w:rPr>
          <w:spacing w:val="30"/>
        </w:rPr>
        <w:t xml:space="preserve"> </w:t>
      </w:r>
      <w:r>
        <w:t>analysis</w:t>
      </w:r>
      <w:r>
        <w:rPr>
          <w:spacing w:val="29"/>
        </w:rPr>
        <w:t xml:space="preserve"> </w:t>
      </w:r>
      <w:r>
        <w:t>to</w:t>
      </w:r>
      <w:r>
        <w:rPr>
          <w:spacing w:val="-52"/>
        </w:rPr>
        <w:t xml:space="preserve"> </w:t>
      </w:r>
      <w:r>
        <w:rPr>
          <w:rFonts w:ascii="Trebuchet MS"/>
          <w:sz w:val="12"/>
        </w:rPr>
        <w:t xml:space="preserve">751   </w:t>
      </w:r>
      <w:r>
        <w:rPr>
          <w:rFonts w:ascii="Trebuchet MS"/>
          <w:spacing w:val="1"/>
          <w:sz w:val="12"/>
        </w:rPr>
        <w:t xml:space="preserve"> </w:t>
      </w:r>
      <w:r>
        <w:t>this issue.</w:t>
      </w:r>
      <w:r>
        <w:rPr>
          <w:spacing w:val="54"/>
        </w:rPr>
        <w:t xml:space="preserve"> </w:t>
      </w:r>
      <w:r>
        <w:t>Two potential solutions emerge:</w:t>
      </w:r>
      <w:r>
        <w:rPr>
          <w:spacing w:val="54"/>
        </w:rPr>
        <w:t xml:space="preserve"> </w:t>
      </w:r>
      <w:r>
        <w:t>extending the study period, which</w:t>
      </w:r>
      <w:r>
        <w:rPr>
          <w:spacing w:val="1"/>
        </w:rPr>
        <w:t xml:space="preserve"> </w:t>
      </w:r>
      <w:r>
        <w:rPr>
          <w:rFonts w:ascii="Trebuchet MS"/>
          <w:sz w:val="12"/>
        </w:rPr>
        <w:t>752</w:t>
      </w:r>
      <w:r>
        <w:rPr>
          <w:rFonts w:ascii="Trebuchet MS"/>
          <w:spacing w:val="66"/>
          <w:sz w:val="12"/>
        </w:rPr>
        <w:t xml:space="preserve"> </w:t>
      </w:r>
      <w:r>
        <w:t>is</w:t>
      </w:r>
      <w:r>
        <w:rPr>
          <w:spacing w:val="39"/>
        </w:rPr>
        <w:t xml:space="preserve"> </w:t>
      </w:r>
      <w:r>
        <w:t>limited</w:t>
      </w:r>
      <w:r>
        <w:rPr>
          <w:spacing w:val="40"/>
        </w:rPr>
        <w:t xml:space="preserve"> </w:t>
      </w:r>
      <w:r>
        <w:t>by</w:t>
      </w:r>
      <w:r>
        <w:rPr>
          <w:spacing w:val="40"/>
        </w:rPr>
        <w:t xml:space="preserve"> </w:t>
      </w:r>
      <w:r>
        <w:t>the</w:t>
      </w:r>
      <w:r>
        <w:rPr>
          <w:spacing w:val="40"/>
        </w:rPr>
        <w:t xml:space="preserve"> </w:t>
      </w:r>
      <w:r>
        <w:t>availability</w:t>
      </w:r>
      <w:r>
        <w:rPr>
          <w:spacing w:val="40"/>
        </w:rPr>
        <w:t xml:space="preserve"> </w:t>
      </w:r>
      <w:r>
        <w:t>of</w:t>
      </w:r>
      <w:r>
        <w:rPr>
          <w:spacing w:val="40"/>
        </w:rPr>
        <w:t xml:space="preserve"> </w:t>
      </w:r>
      <w:r>
        <w:t>the</w:t>
      </w:r>
      <w:r>
        <w:rPr>
          <w:spacing w:val="38"/>
        </w:rPr>
        <w:t xml:space="preserve"> </w:t>
      </w:r>
      <w:r>
        <w:t>HEPS</w:t>
      </w:r>
      <w:r>
        <w:rPr>
          <w:spacing w:val="40"/>
        </w:rPr>
        <w:t xml:space="preserve"> </w:t>
      </w:r>
      <w:r>
        <w:t>forecasts</w:t>
      </w:r>
      <w:r>
        <w:rPr>
          <w:spacing w:val="40"/>
        </w:rPr>
        <w:t xml:space="preserve"> </w:t>
      </w:r>
      <w:r>
        <w:t>(or</w:t>
      </w:r>
      <w:r>
        <w:rPr>
          <w:spacing w:val="40"/>
        </w:rPr>
        <w:t xml:space="preserve"> </w:t>
      </w:r>
      <w:r>
        <w:t>reforecasts),</w:t>
      </w:r>
      <w:r>
        <w:rPr>
          <w:spacing w:val="40"/>
        </w:rPr>
        <w:t xml:space="preserve"> </w:t>
      </w:r>
      <w:r>
        <w:t>or</w:t>
      </w:r>
      <w:r>
        <w:rPr>
          <w:spacing w:val="40"/>
        </w:rPr>
        <w:t xml:space="preserve"> </w:t>
      </w:r>
      <w:r>
        <w:t>using</w:t>
      </w:r>
      <w:r>
        <w:rPr>
          <w:spacing w:val="-52"/>
        </w:rPr>
        <w:t xml:space="preserve"> </w:t>
      </w:r>
      <w:r>
        <w:rPr>
          <w:rFonts w:ascii="Trebuchet MS"/>
          <w:sz w:val="12"/>
        </w:rPr>
        <w:t>753</w:t>
      </w:r>
      <w:r>
        <w:rPr>
          <w:rFonts w:ascii="Trebuchet MS"/>
          <w:spacing w:val="20"/>
          <w:sz w:val="12"/>
        </w:rPr>
        <w:t xml:space="preserve"> </w:t>
      </w:r>
      <w:r>
        <w:t>an</w:t>
      </w:r>
      <w:r>
        <w:rPr>
          <w:spacing w:val="27"/>
        </w:rPr>
        <w:t xml:space="preserve"> </w:t>
      </w:r>
      <w:r>
        <w:t>event</w:t>
      </w:r>
      <w:r>
        <w:rPr>
          <w:spacing w:val="28"/>
        </w:rPr>
        <w:t xml:space="preserve"> </w:t>
      </w:r>
      <w:r>
        <w:t>threshold</w:t>
      </w:r>
      <w:r>
        <w:rPr>
          <w:spacing w:val="28"/>
        </w:rPr>
        <w:t xml:space="preserve"> </w:t>
      </w:r>
      <w:r>
        <w:t>of</w:t>
      </w:r>
      <w:r>
        <w:rPr>
          <w:spacing w:val="28"/>
        </w:rPr>
        <w:t xml:space="preserve"> </w:t>
      </w:r>
      <w:r>
        <w:t>higher</w:t>
      </w:r>
      <w:r>
        <w:rPr>
          <w:spacing w:val="28"/>
        </w:rPr>
        <w:t xml:space="preserve"> </w:t>
      </w:r>
      <w:r>
        <w:t>recurrence.</w:t>
      </w:r>
      <w:r>
        <w:rPr>
          <w:spacing w:val="62"/>
        </w:rPr>
        <w:t xml:space="preserve"> </w:t>
      </w:r>
      <w:r>
        <w:t>We</w:t>
      </w:r>
      <w:r>
        <w:rPr>
          <w:spacing w:val="28"/>
        </w:rPr>
        <w:t xml:space="preserve"> </w:t>
      </w:r>
      <w:r>
        <w:t>decided</w:t>
      </w:r>
      <w:r>
        <w:rPr>
          <w:spacing w:val="28"/>
        </w:rPr>
        <w:t xml:space="preserve"> </w:t>
      </w:r>
      <w:r>
        <w:t>to</w:t>
      </w:r>
      <w:r>
        <w:rPr>
          <w:spacing w:val="28"/>
        </w:rPr>
        <w:t xml:space="preserve"> </w:t>
      </w:r>
      <w:r>
        <w:t>work</w:t>
      </w:r>
      <w:r>
        <w:rPr>
          <w:spacing w:val="28"/>
        </w:rPr>
        <w:t xml:space="preserve"> </w:t>
      </w:r>
      <w:r>
        <w:t>with</w:t>
      </w:r>
      <w:r>
        <w:rPr>
          <w:spacing w:val="28"/>
        </w:rPr>
        <w:t xml:space="preserve"> </w:t>
      </w:r>
      <w:r>
        <w:t>a</w:t>
      </w:r>
      <w:r>
        <w:rPr>
          <w:spacing w:val="28"/>
        </w:rPr>
        <w:t xml:space="preserve"> </w:t>
      </w:r>
      <w:r>
        <w:t>sample</w:t>
      </w:r>
      <w:r>
        <w:rPr>
          <w:spacing w:val="-52"/>
        </w:rPr>
        <w:t xml:space="preserve"> </w:t>
      </w:r>
      <w:r>
        <w:rPr>
          <w:rFonts w:ascii="Trebuchet MS"/>
          <w:sz w:val="12"/>
        </w:rPr>
        <w:t xml:space="preserve">754   </w:t>
      </w:r>
      <w:r>
        <w:rPr>
          <w:rFonts w:ascii="Trebuchet MS"/>
          <w:spacing w:val="1"/>
          <w:sz w:val="12"/>
        </w:rPr>
        <w:t xml:space="preserve"> </w:t>
      </w:r>
      <w:r>
        <w:t>of</w:t>
      </w:r>
      <w:r>
        <w:rPr>
          <w:spacing w:val="54"/>
        </w:rPr>
        <w:t xml:space="preserve"> </w:t>
      </w:r>
      <w:r>
        <w:t>stations,</w:t>
      </w:r>
      <w:r>
        <w:rPr>
          <w:spacing w:val="54"/>
        </w:rPr>
        <w:t xml:space="preserve"> </w:t>
      </w:r>
      <w:r>
        <w:t>instead</w:t>
      </w:r>
      <w:r>
        <w:rPr>
          <w:spacing w:val="54"/>
        </w:rPr>
        <w:t xml:space="preserve"> </w:t>
      </w:r>
      <w:r>
        <w:t>of</w:t>
      </w:r>
      <w:r>
        <w:rPr>
          <w:spacing w:val="55"/>
        </w:rPr>
        <w:t xml:space="preserve"> </w:t>
      </w:r>
      <w:r>
        <w:t>all</w:t>
      </w:r>
      <w:r>
        <w:rPr>
          <w:spacing w:val="54"/>
        </w:rPr>
        <w:t xml:space="preserve"> </w:t>
      </w:r>
      <w:r>
        <w:t>the</w:t>
      </w:r>
      <w:r>
        <w:rPr>
          <w:spacing w:val="54"/>
        </w:rPr>
        <w:t xml:space="preserve"> </w:t>
      </w:r>
      <w:r>
        <w:t>river</w:t>
      </w:r>
      <w:r>
        <w:rPr>
          <w:spacing w:val="54"/>
        </w:rPr>
        <w:t xml:space="preserve"> </w:t>
      </w:r>
      <w:r>
        <w:t>cells</w:t>
      </w:r>
      <w:r>
        <w:rPr>
          <w:spacing w:val="55"/>
        </w:rPr>
        <w:t xml:space="preserve"> </w:t>
      </w:r>
      <w:hyperlink w:anchor="_bookmark33" w:history="1">
        <w:proofErr w:type="spellStart"/>
        <w:r>
          <w:t>Bartholmes</w:t>
        </w:r>
        <w:proofErr w:type="spellEnd"/>
        <w:r>
          <w:rPr>
            <w:spacing w:val="54"/>
          </w:rPr>
          <w:t xml:space="preserve"> </w:t>
        </w:r>
        <w:r>
          <w:t>et</w:t>
        </w:r>
        <w:r>
          <w:rPr>
            <w:spacing w:val="54"/>
          </w:rPr>
          <w:t xml:space="preserve"> </w:t>
        </w:r>
        <w:r>
          <w:t>al.</w:t>
        </w:r>
      </w:hyperlink>
      <w:r>
        <w:rPr>
          <w:spacing w:val="54"/>
        </w:rPr>
        <w:t xml:space="preserve"> </w:t>
      </w:r>
      <w:hyperlink w:anchor="_bookmark33" w:history="1">
        <w:r>
          <w:t>(2009),</w:t>
        </w:r>
      </w:hyperlink>
      <w:r>
        <w:rPr>
          <w:spacing w:val="55"/>
        </w:rPr>
        <w:t xml:space="preserve"> </w:t>
      </w:r>
      <w:r>
        <w:t>to</w:t>
      </w:r>
      <w:r>
        <w:rPr>
          <w:spacing w:val="54"/>
        </w:rPr>
        <w:t xml:space="preserve"> </w:t>
      </w:r>
      <w:r>
        <w:t>limit</w:t>
      </w:r>
      <w:r>
        <w:rPr>
          <w:spacing w:val="1"/>
        </w:rPr>
        <w:t xml:space="preserve"> </w:t>
      </w:r>
      <w:r>
        <w:rPr>
          <w:rFonts w:ascii="Trebuchet MS"/>
          <w:sz w:val="12"/>
        </w:rPr>
        <w:t>755</w:t>
      </w:r>
      <w:r>
        <w:rPr>
          <w:rFonts w:ascii="Trebuchet MS"/>
          <w:spacing w:val="5"/>
          <w:sz w:val="12"/>
        </w:rPr>
        <w:t xml:space="preserve"> </w:t>
      </w:r>
      <w:r>
        <w:t>the</w:t>
      </w:r>
      <w:r>
        <w:rPr>
          <w:spacing w:val="45"/>
        </w:rPr>
        <w:t xml:space="preserve"> </w:t>
      </w:r>
      <w:r>
        <w:lastRenderedPageBreak/>
        <w:t>spatial</w:t>
      </w:r>
      <w:r>
        <w:rPr>
          <w:spacing w:val="45"/>
        </w:rPr>
        <w:t xml:space="preserve"> </w:t>
      </w:r>
      <w:r>
        <w:t>correlation</w:t>
      </w:r>
      <w:r>
        <w:rPr>
          <w:spacing w:val="44"/>
        </w:rPr>
        <w:t xml:space="preserve"> </w:t>
      </w:r>
      <w:r>
        <w:t>of</w:t>
      </w:r>
      <w:r>
        <w:rPr>
          <w:spacing w:val="45"/>
        </w:rPr>
        <w:t xml:space="preserve"> </w:t>
      </w:r>
      <w:r>
        <w:t>events.</w:t>
      </w:r>
      <w:r>
        <w:rPr>
          <w:spacing w:val="46"/>
        </w:rPr>
        <w:t xml:space="preserve"> </w:t>
      </w:r>
      <w:r>
        <w:t>Additionally,</w:t>
      </w:r>
      <w:r>
        <w:rPr>
          <w:spacing w:val="49"/>
        </w:rPr>
        <w:t xml:space="preserve"> </w:t>
      </w:r>
      <w:r>
        <w:t>we</w:t>
      </w:r>
      <w:r>
        <w:rPr>
          <w:spacing w:val="45"/>
        </w:rPr>
        <w:t xml:space="preserve"> </w:t>
      </w:r>
      <w:r>
        <w:t>tested</w:t>
      </w:r>
      <w:r>
        <w:rPr>
          <w:spacing w:val="45"/>
        </w:rPr>
        <w:t xml:space="preserve"> </w:t>
      </w:r>
      <w:r>
        <w:t>removing</w:t>
      </w:r>
      <w:r>
        <w:rPr>
          <w:spacing w:val="46"/>
        </w:rPr>
        <w:t xml:space="preserve"> </w:t>
      </w:r>
      <w:r>
        <w:t>stations</w:t>
      </w:r>
    </w:p>
    <w:p w14:paraId="5E5ADFE5" w14:textId="77777777" w:rsidR="00E2709D" w:rsidRDefault="00E2709D">
      <w:pPr>
        <w:spacing w:line="237" w:lineRule="auto"/>
        <w:jc w:val="both"/>
        <w:sectPr w:rsidR="00E2709D">
          <w:type w:val="continuous"/>
          <w:pgSz w:w="12240" w:h="15840"/>
          <w:pgMar w:top="1500" w:right="1720" w:bottom="280" w:left="1600" w:header="720" w:footer="720" w:gutter="0"/>
          <w:cols w:space="720"/>
        </w:sectPr>
      </w:pPr>
    </w:p>
    <w:p w14:paraId="5F4C4A34" w14:textId="77777777" w:rsidR="00E2709D" w:rsidRDefault="00E2709D">
      <w:pPr>
        <w:pStyle w:val="BodyText"/>
        <w:rPr>
          <w:sz w:val="20"/>
        </w:rPr>
      </w:pPr>
    </w:p>
    <w:p w14:paraId="0CC789F4" w14:textId="77777777" w:rsidR="00E2709D" w:rsidRDefault="00E2709D">
      <w:pPr>
        <w:pStyle w:val="BodyText"/>
        <w:rPr>
          <w:sz w:val="20"/>
        </w:rPr>
      </w:pPr>
    </w:p>
    <w:p w14:paraId="5E04200B" w14:textId="77777777" w:rsidR="00E2709D" w:rsidRDefault="00E2709D">
      <w:pPr>
        <w:pStyle w:val="BodyText"/>
        <w:rPr>
          <w:sz w:val="20"/>
        </w:rPr>
      </w:pPr>
    </w:p>
    <w:p w14:paraId="5F4E2DFF" w14:textId="77777777" w:rsidR="00E2709D" w:rsidRDefault="00E2709D">
      <w:pPr>
        <w:pStyle w:val="BodyText"/>
        <w:spacing w:before="11"/>
        <w:rPr>
          <w:sz w:val="19"/>
        </w:rPr>
      </w:pPr>
    </w:p>
    <w:p w14:paraId="55476DF8" w14:textId="77777777" w:rsidR="00E2709D" w:rsidRDefault="00462487">
      <w:pPr>
        <w:pStyle w:val="BodyText"/>
        <w:spacing w:before="53" w:line="237" w:lineRule="auto"/>
        <w:ind w:left="227" w:right="531"/>
        <w:jc w:val="both"/>
      </w:pPr>
      <w:r>
        <w:rPr>
          <w:rFonts w:ascii="Trebuchet MS"/>
          <w:sz w:val="12"/>
        </w:rPr>
        <w:t>756</w:t>
      </w:r>
      <w:r>
        <w:rPr>
          <w:rFonts w:ascii="Trebuchet MS"/>
          <w:spacing w:val="46"/>
          <w:sz w:val="12"/>
        </w:rPr>
        <w:t xml:space="preserve"> </w:t>
      </w:r>
      <w:r>
        <w:t>with</w:t>
      </w:r>
      <w:r>
        <w:rPr>
          <w:spacing w:val="16"/>
        </w:rPr>
        <w:t xml:space="preserve"> </w:t>
      </w:r>
      <w:r>
        <w:t>highly</w:t>
      </w:r>
      <w:r>
        <w:rPr>
          <w:spacing w:val="17"/>
        </w:rPr>
        <w:t xml:space="preserve"> </w:t>
      </w:r>
      <w:r>
        <w:t>correlated</w:t>
      </w:r>
      <w:r>
        <w:rPr>
          <w:spacing w:val="18"/>
        </w:rPr>
        <w:t xml:space="preserve"> </w:t>
      </w:r>
      <w:r>
        <w:t>discharge</w:t>
      </w:r>
      <w:r>
        <w:rPr>
          <w:spacing w:val="16"/>
        </w:rPr>
        <w:t xml:space="preserve"> </w:t>
      </w:r>
      <w:r>
        <w:t>time</w:t>
      </w:r>
      <w:r>
        <w:rPr>
          <w:spacing w:val="16"/>
        </w:rPr>
        <w:t xml:space="preserve"> </w:t>
      </w:r>
      <w:r>
        <w:t>series</w:t>
      </w:r>
      <w:r>
        <w:rPr>
          <w:spacing w:val="17"/>
        </w:rPr>
        <w:t xml:space="preserve"> </w:t>
      </w:r>
      <w:r>
        <w:t>to</w:t>
      </w:r>
      <w:r>
        <w:rPr>
          <w:spacing w:val="16"/>
        </w:rPr>
        <w:t xml:space="preserve"> </w:t>
      </w:r>
      <w:r>
        <w:t>further</w:t>
      </w:r>
      <w:r>
        <w:rPr>
          <w:spacing w:val="16"/>
        </w:rPr>
        <w:t xml:space="preserve"> </w:t>
      </w:r>
      <w:r>
        <w:t>reduce</w:t>
      </w:r>
      <w:r>
        <w:rPr>
          <w:spacing w:val="17"/>
        </w:rPr>
        <w:t xml:space="preserve"> </w:t>
      </w:r>
      <w:r>
        <w:t>correlation,</w:t>
      </w:r>
      <w:r>
        <w:rPr>
          <w:spacing w:val="19"/>
        </w:rPr>
        <w:t xml:space="preserve"> </w:t>
      </w:r>
      <w:r>
        <w:t>but</w:t>
      </w:r>
      <w:r>
        <w:rPr>
          <w:spacing w:val="-52"/>
        </w:rPr>
        <w:t xml:space="preserve"> </w:t>
      </w:r>
      <w:r>
        <w:rPr>
          <w:rFonts w:ascii="Trebuchet MS"/>
          <w:sz w:val="12"/>
        </w:rPr>
        <w:t>757</w:t>
      </w:r>
      <w:r>
        <w:rPr>
          <w:rFonts w:ascii="Trebuchet MS"/>
          <w:spacing w:val="22"/>
          <w:sz w:val="12"/>
        </w:rPr>
        <w:t xml:space="preserve"> </w:t>
      </w:r>
      <w:r>
        <w:t>the</w:t>
      </w:r>
      <w:r>
        <w:rPr>
          <w:spacing w:val="33"/>
        </w:rPr>
        <w:t xml:space="preserve"> </w:t>
      </w:r>
      <w:r>
        <w:t>results</w:t>
      </w:r>
      <w:r>
        <w:rPr>
          <w:spacing w:val="34"/>
        </w:rPr>
        <w:t xml:space="preserve"> </w:t>
      </w:r>
      <w:r>
        <w:t>were</w:t>
      </w:r>
      <w:r>
        <w:rPr>
          <w:spacing w:val="33"/>
        </w:rPr>
        <w:t xml:space="preserve"> </w:t>
      </w:r>
      <w:r>
        <w:t>similar</w:t>
      </w:r>
      <w:r>
        <w:rPr>
          <w:spacing w:val="33"/>
        </w:rPr>
        <w:t xml:space="preserve"> </w:t>
      </w:r>
      <w:r>
        <w:t>and</w:t>
      </w:r>
      <w:r>
        <w:rPr>
          <w:spacing w:val="33"/>
        </w:rPr>
        <w:t xml:space="preserve"> </w:t>
      </w:r>
      <w:r>
        <w:t>the</w:t>
      </w:r>
      <w:r>
        <w:rPr>
          <w:spacing w:val="34"/>
        </w:rPr>
        <w:t xml:space="preserve"> </w:t>
      </w:r>
      <w:r>
        <w:t>sample</w:t>
      </w:r>
      <w:r>
        <w:rPr>
          <w:spacing w:val="32"/>
        </w:rPr>
        <w:t xml:space="preserve"> </w:t>
      </w:r>
      <w:r>
        <w:t>of</w:t>
      </w:r>
      <w:r>
        <w:rPr>
          <w:spacing w:val="34"/>
        </w:rPr>
        <w:t xml:space="preserve"> </w:t>
      </w:r>
      <w:r>
        <w:t>events</w:t>
      </w:r>
      <w:r>
        <w:rPr>
          <w:spacing w:val="34"/>
        </w:rPr>
        <w:t xml:space="preserve"> </w:t>
      </w:r>
      <w:r>
        <w:t>much</w:t>
      </w:r>
      <w:r>
        <w:rPr>
          <w:spacing w:val="33"/>
        </w:rPr>
        <w:t xml:space="preserve"> </w:t>
      </w:r>
      <w:r>
        <w:t>smaller;</w:t>
      </w:r>
      <w:r>
        <w:rPr>
          <w:spacing w:val="38"/>
        </w:rPr>
        <w:t xml:space="preserve"> </w:t>
      </w:r>
      <w:r>
        <w:t>hence,</w:t>
      </w:r>
      <w:r>
        <w:rPr>
          <w:spacing w:val="36"/>
        </w:rPr>
        <w:t xml:space="preserve"> </w:t>
      </w:r>
      <w:proofErr w:type="gramStart"/>
      <w:r>
        <w:t>this</w:t>
      </w:r>
      <w:r>
        <w:rPr>
          <w:spacing w:val="-52"/>
        </w:rPr>
        <w:t xml:space="preserve"> </w:t>
      </w:r>
      <w:r>
        <w:rPr>
          <w:rFonts w:ascii="Trebuchet MS"/>
          <w:sz w:val="12"/>
        </w:rPr>
        <w:t>758</w:t>
      </w:r>
      <w:r>
        <w:rPr>
          <w:rFonts w:ascii="Trebuchet MS"/>
          <w:spacing w:val="20"/>
          <w:sz w:val="12"/>
        </w:rPr>
        <w:t xml:space="preserve"> </w:t>
      </w:r>
      <w:r>
        <w:t>approach</w:t>
      </w:r>
      <w:proofErr w:type="gramEnd"/>
      <w:r>
        <w:rPr>
          <w:spacing w:val="23"/>
        </w:rPr>
        <w:t xml:space="preserve"> </w:t>
      </w:r>
      <w:r>
        <w:t>was</w:t>
      </w:r>
      <w:r>
        <w:rPr>
          <w:spacing w:val="23"/>
        </w:rPr>
        <w:t xml:space="preserve"> </w:t>
      </w:r>
      <w:r>
        <w:t>discarded.</w:t>
      </w:r>
    </w:p>
    <w:p w14:paraId="3052B73C" w14:textId="77777777" w:rsidR="00E2709D" w:rsidRDefault="00462487">
      <w:pPr>
        <w:pStyle w:val="BodyText"/>
        <w:tabs>
          <w:tab w:val="left" w:pos="968"/>
        </w:tabs>
        <w:spacing w:line="235" w:lineRule="auto"/>
        <w:ind w:left="227" w:right="530"/>
        <w:jc w:val="both"/>
      </w:pPr>
      <w:r>
        <w:rPr>
          <w:rFonts w:ascii="Trebuchet MS" w:hAnsi="Trebuchet MS"/>
          <w:w w:val="110"/>
          <w:sz w:val="12"/>
        </w:rPr>
        <w:t>759</w:t>
      </w:r>
      <w:r>
        <w:rPr>
          <w:rFonts w:ascii="Trebuchet MS" w:hAnsi="Trebuchet MS"/>
          <w:w w:val="110"/>
          <w:sz w:val="12"/>
        </w:rPr>
        <w:tab/>
      </w:r>
      <w:r>
        <w:rPr>
          <w:w w:val="105"/>
        </w:rPr>
        <w:t>In the optimization of the notification criteria, we set a catchment area</w:t>
      </w:r>
      <w:r>
        <w:rPr>
          <w:spacing w:val="1"/>
          <w:w w:val="105"/>
        </w:rPr>
        <w:t xml:space="preserve"> </w:t>
      </w:r>
      <w:r>
        <w:rPr>
          <w:rFonts w:ascii="Trebuchet MS" w:hAnsi="Trebuchet MS"/>
          <w:w w:val="110"/>
          <w:sz w:val="12"/>
        </w:rPr>
        <w:t>760</w:t>
      </w:r>
      <w:r>
        <w:rPr>
          <w:rFonts w:ascii="Trebuchet MS" w:hAnsi="Trebuchet MS"/>
          <w:spacing w:val="1"/>
          <w:w w:val="110"/>
          <w:sz w:val="12"/>
        </w:rPr>
        <w:t xml:space="preserve"> </w:t>
      </w:r>
      <w:r>
        <w:rPr>
          <w:w w:val="110"/>
        </w:rPr>
        <w:t>limit of 2,000 km</w:t>
      </w:r>
      <w:r>
        <w:rPr>
          <w:rFonts w:ascii="Segoe UI Symbol" w:hAnsi="Segoe UI Symbol"/>
          <w:w w:val="110"/>
        </w:rPr>
        <w:t>²</w:t>
      </w:r>
      <w:r>
        <w:rPr>
          <w:w w:val="110"/>
        </w:rPr>
        <w:t>, a threshold inherited from previous EFAS setups with</w:t>
      </w:r>
      <w:r>
        <w:rPr>
          <w:spacing w:val="1"/>
          <w:w w:val="110"/>
        </w:rPr>
        <w:t xml:space="preserve"> </w:t>
      </w:r>
      <w:r>
        <w:rPr>
          <w:rFonts w:ascii="Trebuchet MS" w:hAnsi="Trebuchet MS"/>
          <w:w w:val="110"/>
          <w:sz w:val="12"/>
        </w:rPr>
        <w:t xml:space="preserve">761  </w:t>
      </w:r>
      <w:r>
        <w:rPr>
          <w:rFonts w:ascii="Trebuchet MS" w:hAnsi="Trebuchet MS"/>
          <w:spacing w:val="1"/>
          <w:w w:val="110"/>
          <w:sz w:val="12"/>
        </w:rPr>
        <w:t xml:space="preserve"> </w:t>
      </w:r>
      <w:r>
        <w:rPr>
          <w:w w:val="110"/>
        </w:rPr>
        <w:t>lower spatial and temporal resolution.   The results of this study (Figure</w:t>
      </w:r>
      <w:r>
        <w:rPr>
          <w:spacing w:val="1"/>
          <w:w w:val="110"/>
        </w:rPr>
        <w:t xml:space="preserve"> </w:t>
      </w:r>
      <w:r>
        <w:rPr>
          <w:rFonts w:ascii="Trebuchet MS" w:hAnsi="Trebuchet MS"/>
          <w:w w:val="105"/>
          <w:sz w:val="12"/>
        </w:rPr>
        <w:t xml:space="preserve">762    </w:t>
      </w:r>
      <w:hyperlink w:anchor="_bookmark29" w:history="1">
        <w:r>
          <w:rPr>
            <w:w w:val="105"/>
          </w:rPr>
          <w:t>12)</w:t>
        </w:r>
      </w:hyperlink>
      <w:r>
        <w:rPr>
          <w:w w:val="105"/>
        </w:rPr>
        <w:t xml:space="preserve"> demonstrate that the current resolution of both NWP and hydrological</w:t>
      </w:r>
      <w:r>
        <w:rPr>
          <w:spacing w:val="1"/>
          <w:w w:val="105"/>
        </w:rPr>
        <w:t xml:space="preserve"> </w:t>
      </w:r>
      <w:r>
        <w:rPr>
          <w:rFonts w:ascii="Trebuchet MS" w:hAnsi="Trebuchet MS"/>
          <w:w w:val="105"/>
          <w:sz w:val="12"/>
        </w:rPr>
        <w:t>763</w:t>
      </w:r>
      <w:r>
        <w:rPr>
          <w:rFonts w:ascii="Trebuchet MS" w:hAnsi="Trebuchet MS"/>
          <w:spacing w:val="1"/>
          <w:w w:val="105"/>
          <w:sz w:val="12"/>
        </w:rPr>
        <w:t xml:space="preserve"> </w:t>
      </w:r>
      <w:r>
        <w:rPr>
          <w:w w:val="105"/>
        </w:rPr>
        <w:t>models</w:t>
      </w:r>
      <w:r>
        <w:rPr>
          <w:spacing w:val="-11"/>
          <w:w w:val="105"/>
        </w:rPr>
        <w:t xml:space="preserve"> </w:t>
      </w:r>
      <w:r>
        <w:rPr>
          <w:w w:val="105"/>
        </w:rPr>
        <w:t>can</w:t>
      </w:r>
      <w:r>
        <w:rPr>
          <w:spacing w:val="-12"/>
          <w:w w:val="105"/>
        </w:rPr>
        <w:t xml:space="preserve"> </w:t>
      </w:r>
      <w:r>
        <w:rPr>
          <w:w w:val="105"/>
        </w:rPr>
        <w:t>produce</w:t>
      </w:r>
      <w:r>
        <w:rPr>
          <w:spacing w:val="-11"/>
          <w:w w:val="105"/>
        </w:rPr>
        <w:t xml:space="preserve"> </w:t>
      </w:r>
      <w:r>
        <w:rPr>
          <w:w w:val="105"/>
        </w:rPr>
        <w:t>skillful</w:t>
      </w:r>
      <w:r>
        <w:rPr>
          <w:spacing w:val="-11"/>
          <w:w w:val="105"/>
        </w:rPr>
        <w:t xml:space="preserve"> </w:t>
      </w:r>
      <w:r>
        <w:rPr>
          <w:w w:val="105"/>
        </w:rPr>
        <w:t>warnings</w:t>
      </w:r>
      <w:r>
        <w:rPr>
          <w:spacing w:val="-12"/>
          <w:w w:val="105"/>
        </w:rPr>
        <w:t xml:space="preserve"> </w:t>
      </w:r>
      <w:r>
        <w:rPr>
          <w:w w:val="105"/>
        </w:rPr>
        <w:t>at</w:t>
      </w:r>
      <w:r>
        <w:rPr>
          <w:spacing w:val="-12"/>
          <w:w w:val="105"/>
        </w:rPr>
        <w:t xml:space="preserve"> </w:t>
      </w:r>
      <w:r>
        <w:rPr>
          <w:w w:val="105"/>
        </w:rPr>
        <w:t>smaller</w:t>
      </w:r>
      <w:r>
        <w:rPr>
          <w:spacing w:val="-11"/>
          <w:w w:val="105"/>
        </w:rPr>
        <w:t xml:space="preserve"> </w:t>
      </w:r>
      <w:r>
        <w:rPr>
          <w:w w:val="105"/>
        </w:rPr>
        <w:t>catchments,</w:t>
      </w:r>
      <w:r>
        <w:rPr>
          <w:spacing w:val="-9"/>
          <w:w w:val="105"/>
        </w:rPr>
        <w:t xml:space="preserve"> </w:t>
      </w:r>
      <w:r>
        <w:rPr>
          <w:w w:val="105"/>
        </w:rPr>
        <w:t>which</w:t>
      </w:r>
      <w:r>
        <w:rPr>
          <w:spacing w:val="-11"/>
          <w:w w:val="105"/>
        </w:rPr>
        <w:t xml:space="preserve"> </w:t>
      </w:r>
      <w:r>
        <w:rPr>
          <w:w w:val="105"/>
        </w:rPr>
        <w:t>can</w:t>
      </w:r>
      <w:r>
        <w:rPr>
          <w:spacing w:val="-12"/>
          <w:w w:val="105"/>
        </w:rPr>
        <w:t xml:space="preserve"> </w:t>
      </w:r>
      <w:proofErr w:type="spellStart"/>
      <w:r>
        <w:rPr>
          <w:w w:val="105"/>
        </w:rPr>
        <w:t>signif</w:t>
      </w:r>
      <w:proofErr w:type="spellEnd"/>
      <w:r>
        <w:rPr>
          <w:w w:val="105"/>
        </w:rPr>
        <w:t>-</w:t>
      </w:r>
      <w:r>
        <w:rPr>
          <w:spacing w:val="-55"/>
          <w:w w:val="105"/>
        </w:rPr>
        <w:t xml:space="preserve"> </w:t>
      </w:r>
      <w:r>
        <w:rPr>
          <w:rFonts w:ascii="Trebuchet MS" w:hAnsi="Trebuchet MS"/>
          <w:w w:val="105"/>
          <w:sz w:val="12"/>
        </w:rPr>
        <w:t>764</w:t>
      </w:r>
      <w:r>
        <w:rPr>
          <w:rFonts w:ascii="Trebuchet MS" w:hAnsi="Trebuchet MS"/>
          <w:spacing w:val="1"/>
          <w:w w:val="105"/>
          <w:sz w:val="12"/>
        </w:rPr>
        <w:t xml:space="preserve"> </w:t>
      </w:r>
      <w:proofErr w:type="spellStart"/>
      <w:r>
        <w:rPr>
          <w:w w:val="105"/>
        </w:rPr>
        <w:t>icantly</w:t>
      </w:r>
      <w:proofErr w:type="spellEnd"/>
      <w:r>
        <w:rPr>
          <w:w w:val="105"/>
        </w:rPr>
        <w:t xml:space="preserve"> increase the number of stations and flood events analyzed, as shown</w:t>
      </w:r>
      <w:r>
        <w:rPr>
          <w:spacing w:val="1"/>
          <w:w w:val="105"/>
        </w:rPr>
        <w:t xml:space="preserve"> </w:t>
      </w:r>
      <w:r>
        <w:rPr>
          <w:rFonts w:ascii="Trebuchet MS" w:hAnsi="Trebuchet MS"/>
          <w:w w:val="105"/>
          <w:sz w:val="12"/>
        </w:rPr>
        <w:t xml:space="preserve">765  </w:t>
      </w:r>
      <w:r>
        <w:rPr>
          <w:rFonts w:ascii="Trebuchet MS" w:hAnsi="Trebuchet MS"/>
          <w:spacing w:val="38"/>
          <w:w w:val="105"/>
          <w:sz w:val="12"/>
        </w:rPr>
        <w:t xml:space="preserve"> </w:t>
      </w:r>
      <w:r>
        <w:rPr>
          <w:w w:val="105"/>
        </w:rPr>
        <w:t xml:space="preserve">in Figure </w:t>
      </w:r>
      <w:hyperlink w:anchor="_bookmark16" w:history="1">
        <w:r>
          <w:rPr>
            <w:w w:val="105"/>
          </w:rPr>
          <w:t>3.</w:t>
        </w:r>
      </w:hyperlink>
      <w:r>
        <w:rPr>
          <w:w w:val="105"/>
        </w:rPr>
        <w:t xml:space="preserve"> In line with this, the new EFAS version 5 </w:t>
      </w:r>
      <w:hyperlink w:anchor="_bookmark47" w:history="1">
        <w:r>
          <w:rPr>
            <w:w w:val="105"/>
          </w:rPr>
          <w:t>(Joint Research Centre</w:t>
        </w:r>
      </w:hyperlink>
      <w:r>
        <w:rPr>
          <w:spacing w:val="1"/>
          <w:w w:val="105"/>
        </w:rPr>
        <w:t xml:space="preserve"> </w:t>
      </w:r>
      <w:r>
        <w:rPr>
          <w:rFonts w:ascii="Trebuchet MS" w:hAnsi="Trebuchet MS"/>
          <w:w w:val="105"/>
          <w:sz w:val="12"/>
        </w:rPr>
        <w:t xml:space="preserve">766    </w:t>
      </w:r>
      <w:hyperlink w:anchor="_bookmark47" w:history="1">
        <w:r>
          <w:rPr>
            <w:w w:val="105"/>
          </w:rPr>
          <w:t>- European Commission</w:t>
        </w:r>
      </w:hyperlink>
      <w:r>
        <w:rPr>
          <w:w w:val="105"/>
        </w:rPr>
        <w:t xml:space="preserve"> </w:t>
      </w:r>
      <w:hyperlink w:anchor="_bookmark47" w:history="1">
        <w:r>
          <w:rPr>
            <w:w w:val="105"/>
          </w:rPr>
          <w:t>(2023))</w:t>
        </w:r>
      </w:hyperlink>
      <w:r>
        <w:rPr>
          <w:w w:val="105"/>
        </w:rPr>
        <w:t xml:space="preserve"> has increased spatial resolution from 5 km</w:t>
      </w:r>
      <w:r>
        <w:rPr>
          <w:spacing w:val="1"/>
          <w:w w:val="105"/>
        </w:rPr>
        <w:t xml:space="preserve"> </w:t>
      </w:r>
      <w:r>
        <w:rPr>
          <w:rFonts w:ascii="Trebuchet MS" w:hAnsi="Trebuchet MS"/>
          <w:w w:val="105"/>
          <w:sz w:val="12"/>
        </w:rPr>
        <w:t>767</w:t>
      </w:r>
      <w:r>
        <w:rPr>
          <w:rFonts w:ascii="Trebuchet MS" w:hAnsi="Trebuchet MS"/>
          <w:spacing w:val="1"/>
          <w:w w:val="105"/>
          <w:sz w:val="12"/>
        </w:rPr>
        <w:t xml:space="preserve"> </w:t>
      </w:r>
      <w:r>
        <w:rPr>
          <w:w w:val="105"/>
        </w:rPr>
        <w:t>to 1 arc-minute, which is expected to further improve the skill of the system</w:t>
      </w:r>
      <w:r>
        <w:rPr>
          <w:spacing w:val="-54"/>
          <w:w w:val="105"/>
        </w:rPr>
        <w:t xml:space="preserve"> </w:t>
      </w:r>
      <w:r>
        <w:rPr>
          <w:rFonts w:ascii="Trebuchet MS" w:hAnsi="Trebuchet MS"/>
          <w:w w:val="110"/>
          <w:sz w:val="12"/>
        </w:rPr>
        <w:t>768</w:t>
      </w:r>
      <w:r>
        <w:rPr>
          <w:rFonts w:ascii="Trebuchet MS" w:hAnsi="Trebuchet MS"/>
          <w:spacing w:val="1"/>
          <w:w w:val="110"/>
          <w:sz w:val="12"/>
        </w:rPr>
        <w:t xml:space="preserve"> </w:t>
      </w:r>
      <w:r>
        <w:rPr>
          <w:w w:val="110"/>
        </w:rPr>
        <w:t>in smaller catchments. The skill of this new EFAS version will be analyzed</w:t>
      </w:r>
      <w:r>
        <w:rPr>
          <w:spacing w:val="-57"/>
          <w:w w:val="110"/>
        </w:rPr>
        <w:t xml:space="preserve"> </w:t>
      </w:r>
      <w:r>
        <w:rPr>
          <w:rFonts w:ascii="Trebuchet MS" w:hAnsi="Trebuchet MS"/>
          <w:w w:val="110"/>
          <w:sz w:val="12"/>
        </w:rPr>
        <w:t>769</w:t>
      </w:r>
      <w:r>
        <w:rPr>
          <w:rFonts w:ascii="Trebuchet MS" w:hAnsi="Trebuchet MS"/>
          <w:spacing w:val="39"/>
          <w:w w:val="110"/>
          <w:sz w:val="12"/>
        </w:rPr>
        <w:t xml:space="preserve"> </w:t>
      </w:r>
      <w:r>
        <w:rPr>
          <w:w w:val="110"/>
        </w:rPr>
        <w:t>as</w:t>
      </w:r>
      <w:r>
        <w:rPr>
          <w:spacing w:val="1"/>
          <w:w w:val="110"/>
        </w:rPr>
        <w:t xml:space="preserve"> </w:t>
      </w:r>
      <w:r>
        <w:rPr>
          <w:w w:val="110"/>
        </w:rPr>
        <w:t>soon</w:t>
      </w:r>
      <w:r>
        <w:rPr>
          <w:spacing w:val="1"/>
          <w:w w:val="110"/>
        </w:rPr>
        <w:t xml:space="preserve"> </w:t>
      </w:r>
      <w:r>
        <w:rPr>
          <w:w w:val="110"/>
        </w:rPr>
        <w:t>as</w:t>
      </w:r>
      <w:r>
        <w:rPr>
          <w:spacing w:val="2"/>
          <w:w w:val="110"/>
        </w:rPr>
        <w:t xml:space="preserve"> </w:t>
      </w:r>
      <w:r>
        <w:rPr>
          <w:w w:val="110"/>
        </w:rPr>
        <w:t>a</w:t>
      </w:r>
      <w:r>
        <w:rPr>
          <w:spacing w:val="2"/>
          <w:w w:val="110"/>
        </w:rPr>
        <w:t xml:space="preserve"> </w:t>
      </w:r>
      <w:r>
        <w:rPr>
          <w:w w:val="110"/>
        </w:rPr>
        <w:t>long</w:t>
      </w:r>
      <w:r>
        <w:rPr>
          <w:spacing w:val="1"/>
          <w:w w:val="110"/>
        </w:rPr>
        <w:t xml:space="preserve"> </w:t>
      </w:r>
      <w:r>
        <w:rPr>
          <w:w w:val="110"/>
        </w:rPr>
        <w:t>enough</w:t>
      </w:r>
      <w:r>
        <w:rPr>
          <w:spacing w:val="1"/>
          <w:w w:val="110"/>
        </w:rPr>
        <w:t xml:space="preserve"> </w:t>
      </w:r>
      <w:r>
        <w:rPr>
          <w:w w:val="110"/>
        </w:rPr>
        <w:t>period</w:t>
      </w:r>
      <w:r>
        <w:rPr>
          <w:spacing w:val="2"/>
          <w:w w:val="110"/>
        </w:rPr>
        <w:t xml:space="preserve"> </w:t>
      </w:r>
      <w:r>
        <w:rPr>
          <w:w w:val="110"/>
        </w:rPr>
        <w:t>or</w:t>
      </w:r>
      <w:r>
        <w:rPr>
          <w:spacing w:val="1"/>
          <w:w w:val="110"/>
        </w:rPr>
        <w:t xml:space="preserve"> </w:t>
      </w:r>
      <w:r>
        <w:rPr>
          <w:w w:val="110"/>
        </w:rPr>
        <w:t>reforecasts</w:t>
      </w:r>
      <w:r>
        <w:rPr>
          <w:spacing w:val="1"/>
          <w:w w:val="110"/>
        </w:rPr>
        <w:t xml:space="preserve"> </w:t>
      </w:r>
      <w:r>
        <w:rPr>
          <w:w w:val="110"/>
        </w:rPr>
        <w:t>are</w:t>
      </w:r>
      <w:r>
        <w:rPr>
          <w:spacing w:val="2"/>
          <w:w w:val="110"/>
        </w:rPr>
        <w:t xml:space="preserve"> </w:t>
      </w:r>
      <w:r>
        <w:rPr>
          <w:w w:val="110"/>
        </w:rPr>
        <w:t>available.</w:t>
      </w:r>
    </w:p>
    <w:p w14:paraId="704C411A" w14:textId="77777777" w:rsidR="00E2709D" w:rsidRDefault="00462487">
      <w:pPr>
        <w:pStyle w:val="BodyText"/>
        <w:tabs>
          <w:tab w:val="left" w:pos="968"/>
        </w:tabs>
        <w:spacing w:line="276" w:lineRule="exact"/>
        <w:ind w:left="227"/>
        <w:jc w:val="both"/>
      </w:pPr>
      <w:r>
        <w:rPr>
          <w:rFonts w:ascii="Trebuchet MS"/>
          <w:sz w:val="12"/>
        </w:rPr>
        <w:t>770</w:t>
      </w:r>
      <w:r>
        <w:rPr>
          <w:rFonts w:ascii="Trebuchet MS"/>
          <w:sz w:val="12"/>
        </w:rPr>
        <w:tab/>
      </w:r>
      <w:r>
        <w:t>The</w:t>
      </w:r>
      <w:r>
        <w:rPr>
          <w:spacing w:val="51"/>
        </w:rPr>
        <w:t xml:space="preserve"> </w:t>
      </w:r>
      <w:r>
        <w:t>selection</w:t>
      </w:r>
      <w:r>
        <w:rPr>
          <w:spacing w:val="51"/>
        </w:rPr>
        <w:t xml:space="preserve"> </w:t>
      </w:r>
      <w:r>
        <w:t>of</w:t>
      </w:r>
      <w:r>
        <w:rPr>
          <w:spacing w:val="51"/>
        </w:rPr>
        <w:t xml:space="preserve"> </w:t>
      </w:r>
      <w:r>
        <w:t>the</w:t>
      </w:r>
      <w:r>
        <w:rPr>
          <w:spacing w:val="51"/>
        </w:rPr>
        <w:t xml:space="preserve"> </w:t>
      </w:r>
      <w:r>
        <w:t>target</w:t>
      </w:r>
      <w:r>
        <w:rPr>
          <w:spacing w:val="51"/>
        </w:rPr>
        <w:t xml:space="preserve"> </w:t>
      </w:r>
      <w:r>
        <w:t>metric</w:t>
      </w:r>
      <w:r>
        <w:rPr>
          <w:spacing w:val="51"/>
        </w:rPr>
        <w:t xml:space="preserve"> </w:t>
      </w:r>
      <w:r>
        <w:t>is</w:t>
      </w:r>
      <w:r>
        <w:rPr>
          <w:spacing w:val="51"/>
        </w:rPr>
        <w:t xml:space="preserve"> </w:t>
      </w:r>
      <w:r>
        <w:t>a</w:t>
      </w:r>
      <w:r>
        <w:rPr>
          <w:spacing w:val="51"/>
        </w:rPr>
        <w:t xml:space="preserve"> </w:t>
      </w:r>
      <w:r>
        <w:t>critical</w:t>
      </w:r>
      <w:r>
        <w:rPr>
          <w:spacing w:val="52"/>
        </w:rPr>
        <w:t xml:space="preserve"> </w:t>
      </w:r>
      <w:r>
        <w:t>aspect</w:t>
      </w:r>
      <w:r>
        <w:rPr>
          <w:spacing w:val="51"/>
        </w:rPr>
        <w:t xml:space="preserve"> </w:t>
      </w:r>
      <w:r>
        <w:t>in</w:t>
      </w:r>
      <w:r>
        <w:rPr>
          <w:spacing w:val="51"/>
        </w:rPr>
        <w:t xml:space="preserve"> </w:t>
      </w:r>
      <w:r>
        <w:t>any</w:t>
      </w:r>
      <w:r>
        <w:rPr>
          <w:spacing w:val="51"/>
        </w:rPr>
        <w:t xml:space="preserve"> </w:t>
      </w:r>
      <w:r>
        <w:t>skill</w:t>
      </w:r>
      <w:r>
        <w:rPr>
          <w:spacing w:val="51"/>
        </w:rPr>
        <w:t xml:space="preserve"> </w:t>
      </w:r>
      <w:proofErr w:type="spellStart"/>
      <w:r>
        <w:t>analy</w:t>
      </w:r>
      <w:proofErr w:type="spellEnd"/>
      <w:r>
        <w:t>-</w:t>
      </w:r>
    </w:p>
    <w:p w14:paraId="386A6726" w14:textId="77777777" w:rsidR="00E2709D" w:rsidRDefault="00462487">
      <w:pPr>
        <w:pStyle w:val="BodyText"/>
        <w:spacing w:line="237" w:lineRule="auto"/>
        <w:ind w:left="227" w:right="528"/>
        <w:jc w:val="both"/>
      </w:pPr>
      <w:r>
        <w:rPr>
          <w:rFonts w:ascii="Trebuchet MS" w:hAnsi="Trebuchet MS"/>
          <w:w w:val="105"/>
          <w:sz w:val="12"/>
        </w:rPr>
        <w:t>771</w:t>
      </w:r>
      <w:r>
        <w:rPr>
          <w:rFonts w:ascii="Trebuchet MS" w:hAnsi="Trebuchet MS"/>
          <w:spacing w:val="17"/>
          <w:w w:val="105"/>
          <w:sz w:val="12"/>
        </w:rPr>
        <w:t xml:space="preserve"> </w:t>
      </w:r>
      <w:r>
        <w:rPr>
          <w:w w:val="105"/>
        </w:rPr>
        <w:t>sis.</w:t>
      </w:r>
      <w:r>
        <w:rPr>
          <w:spacing w:val="16"/>
          <w:w w:val="105"/>
        </w:rPr>
        <w:t xml:space="preserve"> </w:t>
      </w:r>
      <w:hyperlink w:anchor="_bookmark33" w:history="1">
        <w:proofErr w:type="spellStart"/>
        <w:r>
          <w:rPr>
            <w:w w:val="105"/>
          </w:rPr>
          <w:t>Bartholmes</w:t>
        </w:r>
        <w:proofErr w:type="spellEnd"/>
        <w:r>
          <w:rPr>
            <w:spacing w:val="22"/>
            <w:w w:val="105"/>
          </w:rPr>
          <w:t xml:space="preserve"> </w:t>
        </w:r>
        <w:r>
          <w:rPr>
            <w:w w:val="105"/>
          </w:rPr>
          <w:t>et</w:t>
        </w:r>
        <w:r>
          <w:rPr>
            <w:spacing w:val="22"/>
            <w:w w:val="105"/>
          </w:rPr>
          <w:t xml:space="preserve"> </w:t>
        </w:r>
        <w:r>
          <w:rPr>
            <w:w w:val="105"/>
          </w:rPr>
          <w:t>al.</w:t>
        </w:r>
      </w:hyperlink>
      <w:r>
        <w:rPr>
          <w:spacing w:val="23"/>
          <w:w w:val="105"/>
        </w:rPr>
        <w:t xml:space="preserve"> </w:t>
      </w:r>
      <w:r>
        <w:rPr>
          <w:w w:val="105"/>
        </w:rPr>
        <w:t>(2</w:t>
      </w:r>
      <w:hyperlink w:anchor="_bookmark33" w:history="1">
        <w:r>
          <w:rPr>
            <w:w w:val="105"/>
          </w:rPr>
          <w:t>009)</w:t>
        </w:r>
      </w:hyperlink>
      <w:r>
        <w:rPr>
          <w:spacing w:val="23"/>
          <w:w w:val="105"/>
        </w:rPr>
        <w:t xml:space="preserve"> </w:t>
      </w:r>
      <w:r>
        <w:rPr>
          <w:w w:val="105"/>
        </w:rPr>
        <w:t>reviewed</w:t>
      </w:r>
      <w:r>
        <w:rPr>
          <w:spacing w:val="22"/>
          <w:w w:val="105"/>
        </w:rPr>
        <w:t xml:space="preserve"> </w:t>
      </w:r>
      <w:r>
        <w:rPr>
          <w:w w:val="105"/>
        </w:rPr>
        <w:t>the</w:t>
      </w:r>
      <w:r>
        <w:rPr>
          <w:spacing w:val="23"/>
          <w:w w:val="105"/>
        </w:rPr>
        <w:t xml:space="preserve"> </w:t>
      </w:r>
      <w:r>
        <w:rPr>
          <w:w w:val="105"/>
        </w:rPr>
        <w:t>desired</w:t>
      </w:r>
      <w:r>
        <w:rPr>
          <w:spacing w:val="23"/>
          <w:w w:val="105"/>
        </w:rPr>
        <w:t xml:space="preserve"> </w:t>
      </w:r>
      <w:r>
        <w:rPr>
          <w:w w:val="105"/>
        </w:rPr>
        <w:t>characteristics</w:t>
      </w:r>
      <w:r>
        <w:rPr>
          <w:spacing w:val="23"/>
          <w:w w:val="105"/>
        </w:rPr>
        <w:t xml:space="preserve"> </w:t>
      </w:r>
      <w:r>
        <w:rPr>
          <w:w w:val="105"/>
        </w:rPr>
        <w:t>of</w:t>
      </w:r>
      <w:r>
        <w:rPr>
          <w:spacing w:val="23"/>
          <w:w w:val="105"/>
        </w:rPr>
        <w:t xml:space="preserve"> </w:t>
      </w:r>
      <w:r>
        <w:rPr>
          <w:w w:val="105"/>
        </w:rPr>
        <w:t>a</w:t>
      </w:r>
      <w:r>
        <w:rPr>
          <w:spacing w:val="23"/>
          <w:w w:val="105"/>
        </w:rPr>
        <w:t xml:space="preserve"> </w:t>
      </w:r>
      <w:r>
        <w:rPr>
          <w:w w:val="105"/>
        </w:rPr>
        <w:t>skill</w:t>
      </w:r>
      <w:r>
        <w:rPr>
          <w:spacing w:val="-55"/>
          <w:w w:val="105"/>
        </w:rPr>
        <w:t xml:space="preserve"> </w:t>
      </w:r>
      <w:r>
        <w:rPr>
          <w:rFonts w:ascii="Trebuchet MS" w:hAnsi="Trebuchet MS"/>
          <w:w w:val="110"/>
          <w:sz w:val="12"/>
        </w:rPr>
        <w:t>772</w:t>
      </w:r>
      <w:r>
        <w:rPr>
          <w:rFonts w:ascii="Trebuchet MS" w:hAnsi="Trebuchet MS"/>
          <w:spacing w:val="1"/>
          <w:w w:val="110"/>
          <w:sz w:val="12"/>
        </w:rPr>
        <w:t xml:space="preserve"> </w:t>
      </w:r>
      <w:r>
        <w:rPr>
          <w:w w:val="110"/>
        </w:rPr>
        <w:t>score, and selected odds ratio, HK score and bias as their target metrics.</w:t>
      </w:r>
      <w:r>
        <w:rPr>
          <w:spacing w:val="1"/>
          <w:w w:val="110"/>
        </w:rPr>
        <w:t xml:space="preserve"> </w:t>
      </w:r>
      <w:r>
        <w:rPr>
          <w:rFonts w:ascii="Trebuchet MS" w:hAnsi="Trebuchet MS"/>
          <w:w w:val="105"/>
          <w:sz w:val="12"/>
        </w:rPr>
        <w:t xml:space="preserve">773    </w:t>
      </w:r>
      <w:r>
        <w:rPr>
          <w:w w:val="105"/>
        </w:rPr>
        <w:t xml:space="preserve">In </w:t>
      </w:r>
      <w:proofErr w:type="gramStart"/>
      <w:r>
        <w:rPr>
          <w:w w:val="105"/>
        </w:rPr>
        <w:t>contrast,  for</w:t>
      </w:r>
      <w:proofErr w:type="gramEnd"/>
      <w:r>
        <w:rPr>
          <w:w w:val="105"/>
        </w:rPr>
        <w:t xml:space="preserve"> our analysis,  we selected the </w:t>
      </w:r>
      <w:r>
        <w:rPr>
          <w:i/>
          <w:w w:val="105"/>
        </w:rPr>
        <w:t>f</w:t>
      </w:r>
      <w:r>
        <w:rPr>
          <w:i/>
          <w:w w:val="105"/>
          <w:vertAlign w:val="subscript"/>
        </w:rPr>
        <w:t>β</w:t>
      </w:r>
      <w:r>
        <w:rPr>
          <w:i/>
          <w:w w:val="105"/>
        </w:rPr>
        <w:t xml:space="preserve">  </w:t>
      </w:r>
      <w:r>
        <w:rPr>
          <w:w w:val="105"/>
        </w:rPr>
        <w:t>score, a metric commonly</w:t>
      </w:r>
      <w:r>
        <w:rPr>
          <w:spacing w:val="1"/>
          <w:w w:val="105"/>
        </w:rPr>
        <w:t xml:space="preserve"> </w:t>
      </w:r>
      <w:r>
        <w:rPr>
          <w:rFonts w:ascii="Trebuchet MS" w:hAnsi="Trebuchet MS"/>
          <w:w w:val="105"/>
          <w:sz w:val="12"/>
        </w:rPr>
        <w:t xml:space="preserve">774  </w:t>
      </w:r>
      <w:r>
        <w:rPr>
          <w:rFonts w:ascii="Trebuchet MS" w:hAnsi="Trebuchet MS"/>
          <w:spacing w:val="38"/>
          <w:w w:val="105"/>
          <w:sz w:val="12"/>
        </w:rPr>
        <w:t xml:space="preserve"> </w:t>
      </w:r>
      <w:r>
        <w:rPr>
          <w:w w:val="105"/>
        </w:rPr>
        <w:t xml:space="preserve">used in machine learning, but rarely applied in hydrology.  The </w:t>
      </w:r>
      <w:r>
        <w:rPr>
          <w:i/>
          <w:w w:val="105"/>
        </w:rPr>
        <w:t>f</w:t>
      </w:r>
      <w:r>
        <w:rPr>
          <w:i/>
          <w:w w:val="105"/>
          <w:vertAlign w:val="subscript"/>
        </w:rPr>
        <w:t>β</w:t>
      </w:r>
      <w:r>
        <w:rPr>
          <w:i/>
          <w:w w:val="105"/>
        </w:rPr>
        <w:t xml:space="preserve"> </w:t>
      </w:r>
      <w:r>
        <w:rPr>
          <w:w w:val="105"/>
        </w:rPr>
        <w:t>score has</w:t>
      </w:r>
      <w:r>
        <w:rPr>
          <w:spacing w:val="1"/>
          <w:w w:val="105"/>
        </w:rPr>
        <w:t xml:space="preserve"> </w:t>
      </w:r>
      <w:proofErr w:type="gramStart"/>
      <w:r>
        <w:rPr>
          <w:rFonts w:ascii="Trebuchet MS" w:hAnsi="Trebuchet MS"/>
          <w:w w:val="105"/>
          <w:sz w:val="12"/>
        </w:rPr>
        <w:t xml:space="preserve">775 </w:t>
      </w:r>
      <w:r>
        <w:rPr>
          <w:rFonts w:ascii="Trebuchet MS" w:hAnsi="Trebuchet MS"/>
          <w:spacing w:val="1"/>
          <w:w w:val="105"/>
          <w:sz w:val="12"/>
        </w:rPr>
        <w:t xml:space="preserve"> </w:t>
      </w:r>
      <w:r>
        <w:rPr>
          <w:w w:val="105"/>
        </w:rPr>
        <w:t>two</w:t>
      </w:r>
      <w:proofErr w:type="gramEnd"/>
      <w:r>
        <w:rPr>
          <w:w w:val="105"/>
        </w:rPr>
        <w:t xml:space="preserve"> interesting properties for analyzing a flood warning system. Firstly, it is</w:t>
      </w:r>
      <w:r>
        <w:rPr>
          <w:spacing w:val="1"/>
          <w:w w:val="105"/>
        </w:rPr>
        <w:t xml:space="preserve"> </w:t>
      </w:r>
      <w:r>
        <w:rPr>
          <w:rFonts w:ascii="Trebuchet MS" w:hAnsi="Trebuchet MS"/>
          <w:w w:val="105"/>
          <w:sz w:val="12"/>
        </w:rPr>
        <w:t>776</w:t>
      </w:r>
      <w:r>
        <w:rPr>
          <w:rFonts w:ascii="Trebuchet MS" w:hAnsi="Trebuchet MS"/>
          <w:spacing w:val="1"/>
          <w:w w:val="105"/>
          <w:sz w:val="12"/>
        </w:rPr>
        <w:t xml:space="preserve"> </w:t>
      </w:r>
      <w:r>
        <w:rPr>
          <w:w w:val="105"/>
        </w:rPr>
        <w:t>based on the contingency table but avoids using true negatives, which could</w:t>
      </w:r>
      <w:r>
        <w:rPr>
          <w:spacing w:val="-54"/>
          <w:w w:val="105"/>
        </w:rPr>
        <w:t xml:space="preserve"> </w:t>
      </w:r>
      <w:r>
        <w:rPr>
          <w:rFonts w:ascii="Trebuchet MS" w:hAnsi="Trebuchet MS"/>
          <w:w w:val="105"/>
          <w:sz w:val="12"/>
        </w:rPr>
        <w:t>777</w:t>
      </w:r>
      <w:r>
        <w:rPr>
          <w:rFonts w:ascii="Trebuchet MS" w:hAnsi="Trebuchet MS"/>
          <w:spacing w:val="1"/>
          <w:w w:val="105"/>
          <w:sz w:val="12"/>
        </w:rPr>
        <w:t xml:space="preserve"> </w:t>
      </w:r>
      <w:r>
        <w:rPr>
          <w:w w:val="105"/>
        </w:rPr>
        <w:t>overestimate skill. Secondly, it allows for tailoring the notification criteria to</w:t>
      </w:r>
      <w:r>
        <w:rPr>
          <w:spacing w:val="-54"/>
          <w:w w:val="105"/>
        </w:rPr>
        <w:t xml:space="preserve"> </w:t>
      </w:r>
      <w:r>
        <w:rPr>
          <w:rFonts w:ascii="Trebuchet MS" w:hAnsi="Trebuchet MS"/>
          <w:w w:val="105"/>
          <w:sz w:val="12"/>
        </w:rPr>
        <w:t>778</w:t>
      </w:r>
      <w:r>
        <w:rPr>
          <w:rFonts w:ascii="Trebuchet MS" w:hAnsi="Trebuchet MS"/>
          <w:spacing w:val="29"/>
          <w:w w:val="105"/>
          <w:sz w:val="12"/>
        </w:rPr>
        <w:t xml:space="preserve"> </w:t>
      </w:r>
      <w:r>
        <w:rPr>
          <w:w w:val="105"/>
        </w:rPr>
        <w:t>the</w:t>
      </w:r>
      <w:r>
        <w:rPr>
          <w:spacing w:val="-11"/>
          <w:w w:val="105"/>
        </w:rPr>
        <w:t xml:space="preserve"> </w:t>
      </w:r>
      <w:r>
        <w:rPr>
          <w:w w:val="105"/>
        </w:rPr>
        <w:t>specific</w:t>
      </w:r>
      <w:r>
        <w:rPr>
          <w:spacing w:val="-10"/>
          <w:w w:val="105"/>
        </w:rPr>
        <w:t xml:space="preserve"> </w:t>
      </w:r>
      <w:r>
        <w:rPr>
          <w:w w:val="105"/>
        </w:rPr>
        <w:t>use</w:t>
      </w:r>
      <w:r>
        <w:rPr>
          <w:spacing w:val="-11"/>
          <w:w w:val="105"/>
        </w:rPr>
        <w:t xml:space="preserve"> </w:t>
      </w:r>
      <w:r>
        <w:rPr>
          <w:w w:val="105"/>
        </w:rPr>
        <w:t>case,</w:t>
      </w:r>
      <w:r>
        <w:rPr>
          <w:spacing w:val="-9"/>
          <w:w w:val="105"/>
        </w:rPr>
        <w:t xml:space="preserve"> </w:t>
      </w:r>
      <w:r>
        <w:rPr>
          <w:w w:val="105"/>
        </w:rPr>
        <w:t>as</w:t>
      </w:r>
      <w:r>
        <w:rPr>
          <w:spacing w:val="-10"/>
          <w:w w:val="105"/>
        </w:rPr>
        <w:t xml:space="preserve"> </w:t>
      </w:r>
      <w:r>
        <w:rPr>
          <w:w w:val="105"/>
        </w:rPr>
        <w:t>the</w:t>
      </w:r>
      <w:r>
        <w:rPr>
          <w:spacing w:val="-11"/>
          <w:w w:val="105"/>
        </w:rPr>
        <w:t xml:space="preserve"> </w:t>
      </w:r>
      <w:r>
        <w:rPr>
          <w:i/>
          <w:w w:val="105"/>
        </w:rPr>
        <w:t>β</w:t>
      </w:r>
      <w:r>
        <w:rPr>
          <w:i/>
          <w:spacing w:val="-1"/>
          <w:w w:val="105"/>
        </w:rPr>
        <w:t xml:space="preserve"> </w:t>
      </w:r>
      <w:r>
        <w:rPr>
          <w:w w:val="105"/>
        </w:rPr>
        <w:t>parameter</w:t>
      </w:r>
      <w:r>
        <w:rPr>
          <w:spacing w:val="-10"/>
          <w:w w:val="105"/>
        </w:rPr>
        <w:t xml:space="preserve"> </w:t>
      </w:r>
      <w:r>
        <w:rPr>
          <w:w w:val="105"/>
        </w:rPr>
        <w:t>can</w:t>
      </w:r>
      <w:r>
        <w:rPr>
          <w:spacing w:val="-11"/>
          <w:w w:val="105"/>
        </w:rPr>
        <w:t xml:space="preserve"> </w:t>
      </w:r>
      <w:r>
        <w:rPr>
          <w:w w:val="105"/>
        </w:rPr>
        <w:t>be</w:t>
      </w:r>
      <w:r>
        <w:rPr>
          <w:spacing w:val="-10"/>
          <w:w w:val="105"/>
        </w:rPr>
        <w:t xml:space="preserve"> </w:t>
      </w:r>
      <w:r>
        <w:rPr>
          <w:w w:val="105"/>
        </w:rPr>
        <w:t>adjusted</w:t>
      </w:r>
      <w:r>
        <w:rPr>
          <w:spacing w:val="-11"/>
          <w:w w:val="105"/>
        </w:rPr>
        <w:t xml:space="preserve"> </w:t>
      </w:r>
      <w:r>
        <w:rPr>
          <w:w w:val="105"/>
        </w:rPr>
        <w:t>to</w:t>
      </w:r>
      <w:r>
        <w:rPr>
          <w:spacing w:val="-10"/>
          <w:w w:val="105"/>
        </w:rPr>
        <w:t xml:space="preserve"> </w:t>
      </w:r>
      <w:r>
        <w:rPr>
          <w:w w:val="105"/>
        </w:rPr>
        <w:t>penalize</w:t>
      </w:r>
      <w:r>
        <w:rPr>
          <w:spacing w:val="-11"/>
          <w:w w:val="105"/>
        </w:rPr>
        <w:t xml:space="preserve"> </w:t>
      </w:r>
      <w:r>
        <w:rPr>
          <w:w w:val="105"/>
        </w:rPr>
        <w:t>stronger</w:t>
      </w:r>
      <w:r>
        <w:rPr>
          <w:spacing w:val="-55"/>
          <w:w w:val="105"/>
        </w:rPr>
        <w:t xml:space="preserve"> </w:t>
      </w:r>
      <w:r>
        <w:rPr>
          <w:rFonts w:ascii="Trebuchet MS" w:hAnsi="Trebuchet MS"/>
          <w:w w:val="110"/>
          <w:sz w:val="12"/>
        </w:rPr>
        <w:t xml:space="preserve">779   </w:t>
      </w:r>
      <w:r>
        <w:rPr>
          <w:w w:val="110"/>
        </w:rPr>
        <w:t xml:space="preserve">misses or false alarms.  For instance, </w:t>
      </w:r>
      <w:proofErr w:type="spellStart"/>
      <w:r>
        <w:rPr>
          <w:w w:val="110"/>
        </w:rPr>
        <w:t>Bouttier</w:t>
      </w:r>
      <w:proofErr w:type="spellEnd"/>
      <w:r>
        <w:rPr>
          <w:w w:val="110"/>
        </w:rPr>
        <w:t xml:space="preserve"> and </w:t>
      </w:r>
      <w:proofErr w:type="spellStart"/>
      <w:r>
        <w:rPr>
          <w:w w:val="110"/>
        </w:rPr>
        <w:t>Marchal</w:t>
      </w:r>
      <w:proofErr w:type="spellEnd"/>
      <w:r>
        <w:rPr>
          <w:w w:val="110"/>
        </w:rPr>
        <w:t xml:space="preserve"> </w:t>
      </w:r>
      <w:hyperlink w:anchor="_bookmark35" w:history="1">
        <w:proofErr w:type="spellStart"/>
        <w:r>
          <w:rPr>
            <w:w w:val="110"/>
          </w:rPr>
          <w:t>Bouttier</w:t>
        </w:r>
        <w:proofErr w:type="spellEnd"/>
        <w:r>
          <w:rPr>
            <w:w w:val="110"/>
          </w:rPr>
          <w:t xml:space="preserve"> and</w:t>
        </w:r>
      </w:hyperlink>
      <w:r>
        <w:rPr>
          <w:spacing w:val="1"/>
          <w:w w:val="110"/>
        </w:rPr>
        <w:t xml:space="preserve"> </w:t>
      </w:r>
      <w:r>
        <w:rPr>
          <w:rFonts w:ascii="Trebuchet MS" w:hAnsi="Trebuchet MS"/>
          <w:w w:val="105"/>
          <w:sz w:val="12"/>
        </w:rPr>
        <w:t>780</w:t>
      </w:r>
      <w:r>
        <w:rPr>
          <w:rFonts w:ascii="Trebuchet MS" w:hAnsi="Trebuchet MS"/>
          <w:spacing w:val="18"/>
          <w:w w:val="105"/>
          <w:sz w:val="12"/>
        </w:rPr>
        <w:t xml:space="preserve"> </w:t>
      </w:r>
      <w:hyperlink w:anchor="_bookmark35" w:history="1">
        <w:proofErr w:type="spellStart"/>
        <w:r>
          <w:rPr>
            <w:w w:val="105"/>
          </w:rPr>
          <w:t>Marchal</w:t>
        </w:r>
        <w:proofErr w:type="spellEnd"/>
      </w:hyperlink>
      <w:r>
        <w:rPr>
          <w:spacing w:val="22"/>
          <w:w w:val="105"/>
        </w:rPr>
        <w:t xml:space="preserve"> </w:t>
      </w:r>
      <w:hyperlink w:anchor="_bookmark35" w:history="1">
        <w:r>
          <w:rPr>
            <w:w w:val="105"/>
          </w:rPr>
          <w:t>(2023)</w:t>
        </w:r>
      </w:hyperlink>
      <w:r>
        <w:rPr>
          <w:spacing w:val="23"/>
          <w:w w:val="105"/>
        </w:rPr>
        <w:t xml:space="preserve"> </w:t>
      </w:r>
      <w:r>
        <w:rPr>
          <w:w w:val="105"/>
        </w:rPr>
        <w:t>used</w:t>
      </w:r>
      <w:r>
        <w:rPr>
          <w:spacing w:val="23"/>
          <w:w w:val="105"/>
        </w:rPr>
        <w:t xml:space="preserve"> </w:t>
      </w:r>
      <w:r>
        <w:rPr>
          <w:w w:val="105"/>
        </w:rPr>
        <w:t>the</w:t>
      </w:r>
      <w:r>
        <w:rPr>
          <w:spacing w:val="23"/>
          <w:w w:val="105"/>
        </w:rPr>
        <w:t xml:space="preserve"> </w:t>
      </w:r>
      <w:r>
        <w:rPr>
          <w:i/>
          <w:w w:val="105"/>
        </w:rPr>
        <w:t>f</w:t>
      </w:r>
      <w:r>
        <w:rPr>
          <w:w w:val="105"/>
          <w:vertAlign w:val="subscript"/>
        </w:rPr>
        <w:t>2</w:t>
      </w:r>
      <w:r>
        <w:rPr>
          <w:spacing w:val="31"/>
          <w:w w:val="105"/>
        </w:rPr>
        <w:t xml:space="preserve"> </w:t>
      </w:r>
      <w:r>
        <w:rPr>
          <w:w w:val="105"/>
        </w:rPr>
        <w:t>score</w:t>
      </w:r>
      <w:r>
        <w:rPr>
          <w:spacing w:val="23"/>
          <w:w w:val="105"/>
        </w:rPr>
        <w:t xml:space="preserve"> </w:t>
      </w:r>
      <w:r>
        <w:rPr>
          <w:w w:val="105"/>
        </w:rPr>
        <w:t>to</w:t>
      </w:r>
      <w:r>
        <w:rPr>
          <w:spacing w:val="23"/>
          <w:w w:val="105"/>
        </w:rPr>
        <w:t xml:space="preserve"> </w:t>
      </w:r>
      <w:r>
        <w:rPr>
          <w:w w:val="105"/>
        </w:rPr>
        <w:t>optimize</w:t>
      </w:r>
      <w:r>
        <w:rPr>
          <w:spacing w:val="22"/>
          <w:w w:val="105"/>
        </w:rPr>
        <w:t xml:space="preserve"> </w:t>
      </w:r>
      <w:r>
        <w:rPr>
          <w:w w:val="105"/>
        </w:rPr>
        <w:t>the</w:t>
      </w:r>
      <w:r>
        <w:rPr>
          <w:spacing w:val="23"/>
          <w:w w:val="105"/>
        </w:rPr>
        <w:t xml:space="preserve"> </w:t>
      </w:r>
      <w:r>
        <w:rPr>
          <w:w w:val="105"/>
        </w:rPr>
        <w:t>probability</w:t>
      </w:r>
      <w:r>
        <w:rPr>
          <w:spacing w:val="23"/>
          <w:w w:val="105"/>
        </w:rPr>
        <w:t xml:space="preserve"> </w:t>
      </w:r>
      <w:r>
        <w:rPr>
          <w:w w:val="105"/>
        </w:rPr>
        <w:t>threshold</w:t>
      </w:r>
      <w:r>
        <w:rPr>
          <w:spacing w:val="23"/>
          <w:w w:val="105"/>
        </w:rPr>
        <w:t xml:space="preserve"> </w:t>
      </w:r>
      <w:r>
        <w:rPr>
          <w:w w:val="105"/>
        </w:rPr>
        <w:t>for</w:t>
      </w:r>
      <w:r>
        <w:rPr>
          <w:spacing w:val="-55"/>
          <w:w w:val="105"/>
        </w:rPr>
        <w:t xml:space="preserve"> </w:t>
      </w:r>
      <w:r>
        <w:rPr>
          <w:rFonts w:ascii="Trebuchet MS" w:hAnsi="Trebuchet MS"/>
          <w:w w:val="105"/>
          <w:sz w:val="12"/>
        </w:rPr>
        <w:t xml:space="preserve">781  </w:t>
      </w:r>
      <w:r>
        <w:rPr>
          <w:rFonts w:ascii="Trebuchet MS" w:hAnsi="Trebuchet MS"/>
          <w:spacing w:val="38"/>
          <w:w w:val="105"/>
          <w:sz w:val="12"/>
        </w:rPr>
        <w:t xml:space="preserve"> </w:t>
      </w:r>
      <w:r>
        <w:rPr>
          <w:w w:val="105"/>
        </w:rPr>
        <w:t xml:space="preserve">high-intensity precipitation warnings in France.  The </w:t>
      </w:r>
      <w:proofErr w:type="gramStart"/>
      <w:r>
        <w:rPr>
          <w:i/>
          <w:w w:val="105"/>
        </w:rPr>
        <w:t xml:space="preserve">β  </w:t>
      </w:r>
      <w:r>
        <w:rPr>
          <w:w w:val="105"/>
        </w:rPr>
        <w:t>value</w:t>
      </w:r>
      <w:proofErr w:type="gramEnd"/>
      <w:r>
        <w:rPr>
          <w:w w:val="105"/>
        </w:rPr>
        <w:t xml:space="preserve"> of 2 penalizes</w:t>
      </w:r>
      <w:r>
        <w:rPr>
          <w:spacing w:val="1"/>
          <w:w w:val="105"/>
        </w:rPr>
        <w:t xml:space="preserve"> </w:t>
      </w:r>
      <w:r>
        <w:rPr>
          <w:rFonts w:ascii="Trebuchet MS" w:hAnsi="Trebuchet MS"/>
          <w:w w:val="105"/>
          <w:sz w:val="12"/>
        </w:rPr>
        <w:t>782</w:t>
      </w:r>
      <w:r>
        <w:rPr>
          <w:rFonts w:ascii="Trebuchet MS" w:hAnsi="Trebuchet MS"/>
          <w:spacing w:val="1"/>
          <w:w w:val="105"/>
          <w:sz w:val="12"/>
        </w:rPr>
        <w:t xml:space="preserve"> </w:t>
      </w:r>
      <w:r>
        <w:rPr>
          <w:w w:val="105"/>
        </w:rPr>
        <w:t>four times more missed events than false alarms, under the assumption that</w:t>
      </w:r>
      <w:r>
        <w:rPr>
          <w:spacing w:val="-54"/>
          <w:w w:val="105"/>
        </w:rPr>
        <w:t xml:space="preserve"> </w:t>
      </w:r>
      <w:r>
        <w:rPr>
          <w:rFonts w:ascii="Trebuchet MS" w:hAnsi="Trebuchet MS"/>
          <w:w w:val="105"/>
          <w:sz w:val="12"/>
        </w:rPr>
        <w:t>783</w:t>
      </w:r>
      <w:r>
        <w:rPr>
          <w:rFonts w:ascii="Trebuchet MS" w:hAnsi="Trebuchet MS"/>
          <w:spacing w:val="1"/>
          <w:w w:val="105"/>
          <w:sz w:val="12"/>
        </w:rPr>
        <w:t xml:space="preserve"> </w:t>
      </w:r>
      <w:r>
        <w:rPr>
          <w:w w:val="105"/>
        </w:rPr>
        <w:t>the cost of being hit by an extreme event unprepared is larger than the cost</w:t>
      </w:r>
      <w:r>
        <w:rPr>
          <w:spacing w:val="1"/>
          <w:w w:val="105"/>
        </w:rPr>
        <w:t xml:space="preserve"> </w:t>
      </w:r>
      <w:r>
        <w:rPr>
          <w:rFonts w:ascii="Trebuchet MS" w:hAnsi="Trebuchet MS"/>
          <w:w w:val="105"/>
          <w:sz w:val="12"/>
        </w:rPr>
        <w:t xml:space="preserve">784    </w:t>
      </w:r>
      <w:r>
        <w:rPr>
          <w:w w:val="105"/>
        </w:rPr>
        <w:t xml:space="preserve">of </w:t>
      </w:r>
      <w:proofErr w:type="spellStart"/>
      <w:r>
        <w:rPr>
          <w:w w:val="105"/>
        </w:rPr>
        <w:t>mobilising</w:t>
      </w:r>
      <w:proofErr w:type="spellEnd"/>
      <w:r>
        <w:rPr>
          <w:w w:val="105"/>
        </w:rPr>
        <w:t xml:space="preserve"> resources in a false alarm. In our study, we took the opposite</w:t>
      </w:r>
      <w:r>
        <w:rPr>
          <w:spacing w:val="1"/>
          <w:w w:val="105"/>
        </w:rPr>
        <w:t xml:space="preserve"> </w:t>
      </w:r>
      <w:r>
        <w:rPr>
          <w:rFonts w:ascii="Trebuchet MS" w:hAnsi="Trebuchet MS"/>
          <w:w w:val="105"/>
          <w:sz w:val="12"/>
        </w:rPr>
        <w:t xml:space="preserve">785    </w:t>
      </w:r>
      <w:r>
        <w:rPr>
          <w:w w:val="105"/>
        </w:rPr>
        <w:t xml:space="preserve">approach and decided to minimize the number of false alarms by using a </w:t>
      </w:r>
      <w:r>
        <w:rPr>
          <w:i/>
          <w:w w:val="105"/>
        </w:rPr>
        <w:t>β</w:t>
      </w:r>
      <w:r>
        <w:rPr>
          <w:i/>
          <w:spacing w:val="1"/>
          <w:w w:val="105"/>
        </w:rPr>
        <w:t xml:space="preserve"> </w:t>
      </w:r>
      <w:r>
        <w:rPr>
          <w:rFonts w:ascii="Trebuchet MS" w:hAnsi="Trebuchet MS"/>
          <w:w w:val="110"/>
          <w:sz w:val="12"/>
        </w:rPr>
        <w:t>786</w:t>
      </w:r>
      <w:r>
        <w:rPr>
          <w:rFonts w:ascii="Trebuchet MS" w:hAnsi="Trebuchet MS"/>
          <w:spacing w:val="1"/>
          <w:w w:val="110"/>
          <w:sz w:val="12"/>
        </w:rPr>
        <w:t xml:space="preserve"> </w:t>
      </w:r>
      <w:r>
        <w:rPr>
          <w:w w:val="110"/>
        </w:rPr>
        <w:t>value of 0</w:t>
      </w:r>
      <w:r>
        <w:rPr>
          <w:i/>
          <w:w w:val="110"/>
        </w:rPr>
        <w:t>.</w:t>
      </w:r>
      <w:r>
        <w:rPr>
          <w:w w:val="110"/>
        </w:rPr>
        <w:t>8. This decision was based on the fact that EFAS complements</w:t>
      </w:r>
      <w:r>
        <w:rPr>
          <w:spacing w:val="1"/>
          <w:w w:val="110"/>
        </w:rPr>
        <w:t xml:space="preserve"> </w:t>
      </w:r>
      <w:r>
        <w:rPr>
          <w:rFonts w:ascii="Trebuchet MS" w:hAnsi="Trebuchet MS"/>
          <w:w w:val="105"/>
          <w:sz w:val="12"/>
        </w:rPr>
        <w:t>787</w:t>
      </w:r>
      <w:r>
        <w:rPr>
          <w:rFonts w:ascii="Trebuchet MS" w:hAnsi="Trebuchet MS"/>
          <w:spacing w:val="1"/>
          <w:w w:val="105"/>
          <w:sz w:val="12"/>
        </w:rPr>
        <w:t xml:space="preserve"> </w:t>
      </w:r>
      <w:r>
        <w:rPr>
          <w:w w:val="105"/>
        </w:rPr>
        <w:t>the national or regional systems by issuing medium-range flood warnings to</w:t>
      </w:r>
      <w:r>
        <w:rPr>
          <w:spacing w:val="-54"/>
          <w:w w:val="105"/>
        </w:rPr>
        <w:t xml:space="preserve"> </w:t>
      </w:r>
      <w:r>
        <w:rPr>
          <w:rFonts w:ascii="Trebuchet MS" w:hAnsi="Trebuchet MS"/>
          <w:w w:val="110"/>
          <w:sz w:val="12"/>
        </w:rPr>
        <w:t>788</w:t>
      </w:r>
      <w:r>
        <w:rPr>
          <w:rFonts w:ascii="Trebuchet MS" w:hAnsi="Trebuchet MS"/>
          <w:spacing w:val="40"/>
          <w:w w:val="110"/>
          <w:sz w:val="12"/>
        </w:rPr>
        <w:t xml:space="preserve"> </w:t>
      </w:r>
      <w:r>
        <w:rPr>
          <w:w w:val="110"/>
        </w:rPr>
        <w:t>the responsible administrations, not to the general public.  The aim is to</w:t>
      </w:r>
      <w:r>
        <w:rPr>
          <w:spacing w:val="1"/>
          <w:w w:val="110"/>
        </w:rPr>
        <w:t xml:space="preserve"> </w:t>
      </w:r>
      <w:r>
        <w:rPr>
          <w:rFonts w:ascii="Trebuchet MS" w:hAnsi="Trebuchet MS"/>
          <w:w w:val="105"/>
          <w:sz w:val="12"/>
        </w:rPr>
        <w:t xml:space="preserve">789  </w:t>
      </w:r>
      <w:r>
        <w:rPr>
          <w:rFonts w:ascii="Trebuchet MS" w:hAnsi="Trebuchet MS"/>
          <w:spacing w:val="1"/>
          <w:w w:val="105"/>
          <w:sz w:val="12"/>
        </w:rPr>
        <w:t xml:space="preserve"> </w:t>
      </w:r>
      <w:r>
        <w:rPr>
          <w:w w:val="105"/>
        </w:rPr>
        <w:t>alert authorities only when there is substantial evidence that the event will</w:t>
      </w:r>
      <w:r>
        <w:rPr>
          <w:spacing w:val="1"/>
          <w:w w:val="105"/>
        </w:rPr>
        <w:t xml:space="preserve"> </w:t>
      </w:r>
      <w:r>
        <w:rPr>
          <w:rFonts w:ascii="Trebuchet MS" w:hAnsi="Trebuchet MS"/>
          <w:w w:val="105"/>
          <w:sz w:val="12"/>
        </w:rPr>
        <w:t xml:space="preserve">790    </w:t>
      </w:r>
      <w:proofErr w:type="gramStart"/>
      <w:r>
        <w:rPr>
          <w:w w:val="105"/>
        </w:rPr>
        <w:t>occur,  in</w:t>
      </w:r>
      <w:proofErr w:type="gramEnd"/>
      <w:r>
        <w:rPr>
          <w:w w:val="105"/>
        </w:rPr>
        <w:t xml:space="preserve"> order to avoid excessive notifications that could undermine their</w:t>
      </w:r>
      <w:r>
        <w:rPr>
          <w:spacing w:val="1"/>
          <w:w w:val="105"/>
        </w:rPr>
        <w:t xml:space="preserve"> </w:t>
      </w:r>
      <w:r>
        <w:rPr>
          <w:rFonts w:ascii="Trebuchet MS" w:hAnsi="Trebuchet MS"/>
          <w:w w:val="105"/>
          <w:sz w:val="12"/>
        </w:rPr>
        <w:t xml:space="preserve">791 </w:t>
      </w:r>
      <w:r>
        <w:rPr>
          <w:rFonts w:ascii="Trebuchet MS" w:hAnsi="Trebuchet MS"/>
          <w:spacing w:val="1"/>
          <w:w w:val="105"/>
          <w:sz w:val="12"/>
        </w:rPr>
        <w:t xml:space="preserve"> </w:t>
      </w:r>
      <w:r>
        <w:rPr>
          <w:w w:val="105"/>
        </w:rPr>
        <w:t>trust in the system. Additionally, the event threshold (5-year return period)</w:t>
      </w:r>
      <w:r>
        <w:rPr>
          <w:spacing w:val="1"/>
          <w:w w:val="105"/>
        </w:rPr>
        <w:t xml:space="preserve"> </w:t>
      </w:r>
      <w:r>
        <w:rPr>
          <w:rFonts w:ascii="Trebuchet MS" w:hAnsi="Trebuchet MS"/>
          <w:w w:val="105"/>
          <w:sz w:val="12"/>
        </w:rPr>
        <w:t>792</w:t>
      </w:r>
      <w:r>
        <w:rPr>
          <w:rFonts w:ascii="Trebuchet MS" w:hAnsi="Trebuchet MS"/>
          <w:spacing w:val="1"/>
          <w:w w:val="105"/>
          <w:sz w:val="12"/>
        </w:rPr>
        <w:t xml:space="preserve"> </w:t>
      </w:r>
      <w:r>
        <w:rPr>
          <w:w w:val="105"/>
        </w:rPr>
        <w:t>corresponds to a recurrence time shorter than the flood protection levels in</w:t>
      </w:r>
      <w:r>
        <w:rPr>
          <w:spacing w:val="1"/>
          <w:w w:val="105"/>
        </w:rPr>
        <w:t xml:space="preserve"> </w:t>
      </w:r>
      <w:r>
        <w:rPr>
          <w:rFonts w:ascii="Trebuchet MS" w:hAnsi="Trebuchet MS"/>
          <w:w w:val="105"/>
          <w:sz w:val="12"/>
        </w:rPr>
        <w:t xml:space="preserve">793  </w:t>
      </w:r>
      <w:r>
        <w:rPr>
          <w:rFonts w:ascii="Trebuchet MS" w:hAnsi="Trebuchet MS"/>
          <w:spacing w:val="37"/>
          <w:w w:val="105"/>
          <w:sz w:val="12"/>
        </w:rPr>
        <w:t xml:space="preserve"> </w:t>
      </w:r>
      <w:r>
        <w:rPr>
          <w:w w:val="105"/>
        </w:rPr>
        <w:t>many</w:t>
      </w:r>
      <w:r>
        <w:rPr>
          <w:spacing w:val="-1"/>
          <w:w w:val="105"/>
        </w:rPr>
        <w:t xml:space="preserve"> </w:t>
      </w:r>
      <w:r>
        <w:rPr>
          <w:w w:val="105"/>
        </w:rPr>
        <w:t>European</w:t>
      </w:r>
      <w:r>
        <w:rPr>
          <w:spacing w:val="-2"/>
          <w:w w:val="105"/>
        </w:rPr>
        <w:t xml:space="preserve"> </w:t>
      </w:r>
      <w:r>
        <w:rPr>
          <w:w w:val="105"/>
        </w:rPr>
        <w:t>regions,</w:t>
      </w:r>
      <w:r>
        <w:rPr>
          <w:spacing w:val="-1"/>
          <w:w w:val="105"/>
        </w:rPr>
        <w:t xml:space="preserve"> </w:t>
      </w:r>
      <w:r>
        <w:rPr>
          <w:w w:val="105"/>
        </w:rPr>
        <w:t>so</w:t>
      </w:r>
      <w:r>
        <w:rPr>
          <w:spacing w:val="-1"/>
          <w:w w:val="105"/>
        </w:rPr>
        <w:t xml:space="preserve"> </w:t>
      </w:r>
      <w:r>
        <w:rPr>
          <w:w w:val="105"/>
        </w:rPr>
        <w:t>we</w:t>
      </w:r>
      <w:r>
        <w:rPr>
          <w:spacing w:val="-2"/>
          <w:w w:val="105"/>
        </w:rPr>
        <w:t xml:space="preserve"> </w:t>
      </w:r>
      <w:r>
        <w:rPr>
          <w:w w:val="105"/>
        </w:rPr>
        <w:t>assume</w:t>
      </w:r>
      <w:r>
        <w:rPr>
          <w:spacing w:val="-2"/>
          <w:w w:val="105"/>
        </w:rPr>
        <w:t xml:space="preserve"> </w:t>
      </w:r>
      <w:r>
        <w:rPr>
          <w:w w:val="105"/>
        </w:rPr>
        <w:t>that</w:t>
      </w:r>
      <w:r>
        <w:rPr>
          <w:spacing w:val="-1"/>
          <w:w w:val="105"/>
        </w:rPr>
        <w:t xml:space="preserve"> </w:t>
      </w:r>
      <w:r>
        <w:rPr>
          <w:w w:val="105"/>
        </w:rPr>
        <w:t>missing</w:t>
      </w:r>
      <w:r>
        <w:rPr>
          <w:spacing w:val="-1"/>
          <w:w w:val="105"/>
        </w:rPr>
        <w:t xml:space="preserve"> </w:t>
      </w:r>
      <w:r>
        <w:rPr>
          <w:w w:val="105"/>
        </w:rPr>
        <w:t>minor</w:t>
      </w:r>
      <w:r>
        <w:rPr>
          <w:spacing w:val="-2"/>
          <w:w w:val="105"/>
        </w:rPr>
        <w:t xml:space="preserve"> </w:t>
      </w:r>
      <w:r>
        <w:rPr>
          <w:w w:val="105"/>
        </w:rPr>
        <w:t>events</w:t>
      </w:r>
      <w:r>
        <w:rPr>
          <w:spacing w:val="-2"/>
          <w:w w:val="105"/>
        </w:rPr>
        <w:t xml:space="preserve"> </w:t>
      </w:r>
      <w:r>
        <w:rPr>
          <w:w w:val="105"/>
        </w:rPr>
        <w:t>will</w:t>
      </w:r>
      <w:r>
        <w:rPr>
          <w:spacing w:val="-2"/>
          <w:w w:val="105"/>
        </w:rPr>
        <w:t xml:space="preserve"> </w:t>
      </w:r>
      <w:r>
        <w:rPr>
          <w:w w:val="105"/>
        </w:rPr>
        <w:t>not</w:t>
      </w:r>
      <w:r>
        <w:rPr>
          <w:spacing w:val="-1"/>
          <w:w w:val="105"/>
        </w:rPr>
        <w:t xml:space="preserve"> </w:t>
      </w:r>
      <w:r>
        <w:rPr>
          <w:w w:val="105"/>
        </w:rPr>
        <w:t>be</w:t>
      </w:r>
    </w:p>
    <w:p w14:paraId="6503FB70" w14:textId="77777777" w:rsidR="00E2709D" w:rsidRDefault="00E2709D">
      <w:pPr>
        <w:spacing w:line="237" w:lineRule="auto"/>
        <w:jc w:val="both"/>
        <w:sectPr w:rsidR="00E2709D">
          <w:pgSz w:w="12240" w:h="15840"/>
          <w:pgMar w:top="1500" w:right="1720" w:bottom="1960" w:left="1600" w:header="0" w:footer="1777" w:gutter="0"/>
          <w:cols w:space="720"/>
        </w:sectPr>
      </w:pPr>
    </w:p>
    <w:p w14:paraId="64D1E156" w14:textId="77777777" w:rsidR="00E2709D" w:rsidRDefault="00E2709D">
      <w:pPr>
        <w:pStyle w:val="BodyText"/>
        <w:rPr>
          <w:sz w:val="20"/>
        </w:rPr>
      </w:pPr>
    </w:p>
    <w:p w14:paraId="62BE7E6D" w14:textId="77777777" w:rsidR="00E2709D" w:rsidRDefault="00E2709D">
      <w:pPr>
        <w:pStyle w:val="BodyText"/>
        <w:rPr>
          <w:sz w:val="20"/>
        </w:rPr>
      </w:pPr>
    </w:p>
    <w:p w14:paraId="410501CD" w14:textId="77777777" w:rsidR="00E2709D" w:rsidRDefault="00E2709D">
      <w:pPr>
        <w:pStyle w:val="BodyText"/>
        <w:rPr>
          <w:sz w:val="20"/>
        </w:rPr>
      </w:pPr>
    </w:p>
    <w:p w14:paraId="7822E604" w14:textId="77777777" w:rsidR="00E2709D" w:rsidRDefault="00E2709D">
      <w:pPr>
        <w:pStyle w:val="BodyText"/>
        <w:spacing w:before="11"/>
        <w:rPr>
          <w:sz w:val="19"/>
        </w:rPr>
      </w:pPr>
    </w:p>
    <w:p w14:paraId="6DDF31C5" w14:textId="1FE6E2D1" w:rsidR="00E2709D" w:rsidRDefault="00462487">
      <w:pPr>
        <w:pStyle w:val="BodyText"/>
        <w:spacing w:before="53" w:line="237" w:lineRule="auto"/>
        <w:ind w:left="227" w:right="527"/>
        <w:jc w:val="both"/>
        <w:rPr>
          <w:ins w:id="372" w:author="Pechlivanidis Ilias" w:date="2024-02-10T13:14:00Z"/>
        </w:rPr>
      </w:pPr>
      <w:r>
        <w:rPr>
          <w:rFonts w:ascii="Trebuchet MS" w:hAnsi="Trebuchet MS"/>
          <w:sz w:val="12"/>
        </w:rPr>
        <w:t>794</w:t>
      </w:r>
      <w:r>
        <w:rPr>
          <w:rFonts w:ascii="Trebuchet MS" w:hAnsi="Trebuchet MS"/>
          <w:spacing w:val="62"/>
          <w:sz w:val="12"/>
        </w:rPr>
        <w:t xml:space="preserve"> </w:t>
      </w:r>
      <w:r>
        <w:t>as</w:t>
      </w:r>
      <w:r>
        <w:rPr>
          <w:spacing w:val="23"/>
        </w:rPr>
        <w:t xml:space="preserve"> </w:t>
      </w:r>
      <w:r>
        <w:t>costly</w:t>
      </w:r>
      <w:r>
        <w:rPr>
          <w:spacing w:val="24"/>
        </w:rPr>
        <w:t xml:space="preserve"> </w:t>
      </w:r>
      <w:r>
        <w:t>as</w:t>
      </w:r>
      <w:r>
        <w:rPr>
          <w:spacing w:val="24"/>
        </w:rPr>
        <w:t xml:space="preserve"> </w:t>
      </w:r>
      <w:proofErr w:type="spellStart"/>
      <w:r>
        <w:t>Bouttier</w:t>
      </w:r>
      <w:proofErr w:type="spellEnd"/>
      <w:r>
        <w:rPr>
          <w:spacing w:val="24"/>
        </w:rPr>
        <w:t xml:space="preserve"> </w:t>
      </w:r>
      <w:r>
        <w:t>and</w:t>
      </w:r>
      <w:r>
        <w:rPr>
          <w:spacing w:val="23"/>
        </w:rPr>
        <w:t xml:space="preserve"> </w:t>
      </w:r>
      <w:proofErr w:type="spellStart"/>
      <w:r>
        <w:t>Marchal</w:t>
      </w:r>
      <w:proofErr w:type="spellEnd"/>
      <w:r>
        <w:rPr>
          <w:spacing w:val="24"/>
        </w:rPr>
        <w:t xml:space="preserve"> </w:t>
      </w:r>
      <w:r>
        <w:t>argue.</w:t>
      </w:r>
      <w:r>
        <w:rPr>
          <w:spacing w:val="67"/>
        </w:rPr>
        <w:t xml:space="preserve"> </w:t>
      </w:r>
      <w:r>
        <w:t>In</w:t>
      </w:r>
      <w:r>
        <w:rPr>
          <w:spacing w:val="24"/>
        </w:rPr>
        <w:t xml:space="preserve"> </w:t>
      </w:r>
      <w:r>
        <w:t>a</w:t>
      </w:r>
      <w:r>
        <w:rPr>
          <w:spacing w:val="23"/>
        </w:rPr>
        <w:t xml:space="preserve"> </w:t>
      </w:r>
      <w:r>
        <w:t>preliminary</w:t>
      </w:r>
      <w:r>
        <w:rPr>
          <w:spacing w:val="24"/>
        </w:rPr>
        <w:t xml:space="preserve"> </w:t>
      </w:r>
      <w:r>
        <w:t>analysis,</w:t>
      </w:r>
      <w:r>
        <w:rPr>
          <w:spacing w:val="28"/>
        </w:rPr>
        <w:t xml:space="preserve"> </w:t>
      </w:r>
      <w:r>
        <w:t>we</w:t>
      </w:r>
      <w:r>
        <w:rPr>
          <w:spacing w:val="23"/>
        </w:rPr>
        <w:t xml:space="preserve"> </w:t>
      </w:r>
      <w:r>
        <w:t>tested</w:t>
      </w:r>
      <w:r>
        <w:rPr>
          <w:spacing w:val="-52"/>
        </w:rPr>
        <w:t xml:space="preserve"> </w:t>
      </w:r>
      <w:r>
        <w:rPr>
          <w:rFonts w:ascii="Trebuchet MS" w:hAnsi="Trebuchet MS"/>
          <w:sz w:val="12"/>
        </w:rPr>
        <w:t>795</w:t>
      </w:r>
      <w:r>
        <w:rPr>
          <w:rFonts w:ascii="Trebuchet MS" w:hAnsi="Trebuchet MS"/>
          <w:spacing w:val="17"/>
          <w:sz w:val="12"/>
        </w:rPr>
        <w:t xml:space="preserve"> </w:t>
      </w:r>
      <w:r>
        <w:rPr>
          <w:i/>
        </w:rPr>
        <w:t>β</w:t>
      </w:r>
      <w:r>
        <w:rPr>
          <w:i/>
          <w:spacing w:val="51"/>
        </w:rPr>
        <w:t xml:space="preserve"> </w:t>
      </w:r>
      <w:r>
        <w:t>values</w:t>
      </w:r>
      <w:r>
        <w:rPr>
          <w:spacing w:val="38"/>
        </w:rPr>
        <w:t xml:space="preserve"> </w:t>
      </w:r>
      <w:r>
        <w:t>of</w:t>
      </w:r>
      <w:r>
        <w:rPr>
          <w:spacing w:val="37"/>
        </w:rPr>
        <w:t xml:space="preserve"> </w:t>
      </w:r>
      <w:r>
        <w:t>0.8,</w:t>
      </w:r>
      <w:r>
        <w:rPr>
          <w:spacing w:val="41"/>
        </w:rPr>
        <w:t xml:space="preserve"> </w:t>
      </w:r>
      <w:r>
        <w:t>1</w:t>
      </w:r>
      <w:r>
        <w:rPr>
          <w:spacing w:val="37"/>
        </w:rPr>
        <w:t xml:space="preserve"> </w:t>
      </w:r>
      <w:r>
        <w:t>and</w:t>
      </w:r>
      <w:r>
        <w:rPr>
          <w:spacing w:val="38"/>
        </w:rPr>
        <w:t xml:space="preserve"> </w:t>
      </w:r>
      <w:r>
        <w:t>1.25</w:t>
      </w:r>
      <w:r>
        <w:rPr>
          <w:spacing w:val="38"/>
        </w:rPr>
        <w:t xml:space="preserve"> </w:t>
      </w:r>
      <w:r>
        <w:t>and</w:t>
      </w:r>
      <w:r>
        <w:rPr>
          <w:spacing w:val="38"/>
        </w:rPr>
        <w:t xml:space="preserve"> </w:t>
      </w:r>
      <w:r>
        <w:t>found</w:t>
      </w:r>
      <w:r>
        <w:rPr>
          <w:spacing w:val="37"/>
        </w:rPr>
        <w:t xml:space="preserve"> </w:t>
      </w:r>
      <w:r>
        <w:t>that</w:t>
      </w:r>
      <w:r>
        <w:rPr>
          <w:spacing w:val="37"/>
        </w:rPr>
        <w:t xml:space="preserve"> </w:t>
      </w:r>
      <w:r>
        <w:t>the</w:t>
      </w:r>
      <w:r>
        <w:rPr>
          <w:spacing w:val="38"/>
        </w:rPr>
        <w:t xml:space="preserve"> </w:t>
      </w:r>
      <w:r>
        <w:t>changes</w:t>
      </w:r>
      <w:r>
        <w:rPr>
          <w:spacing w:val="38"/>
        </w:rPr>
        <w:t xml:space="preserve"> </w:t>
      </w:r>
      <w:r>
        <w:t>in</w:t>
      </w:r>
      <w:r>
        <w:rPr>
          <w:spacing w:val="37"/>
        </w:rPr>
        <w:t xml:space="preserve"> </w:t>
      </w:r>
      <w:r>
        <w:t>the</w:t>
      </w:r>
      <w:r>
        <w:rPr>
          <w:spacing w:val="38"/>
        </w:rPr>
        <w:t xml:space="preserve"> </w:t>
      </w:r>
      <w:r>
        <w:t>f-score</w:t>
      </w:r>
      <w:r>
        <w:rPr>
          <w:spacing w:val="37"/>
        </w:rPr>
        <w:t xml:space="preserve"> </w:t>
      </w:r>
      <w:r>
        <w:t>were</w:t>
      </w:r>
      <w:r>
        <w:rPr>
          <w:spacing w:val="-52"/>
        </w:rPr>
        <w:t xml:space="preserve"> </w:t>
      </w:r>
      <w:r>
        <w:rPr>
          <w:rFonts w:ascii="Trebuchet MS" w:hAnsi="Trebuchet MS"/>
          <w:sz w:val="12"/>
        </w:rPr>
        <w:t xml:space="preserve">796     </w:t>
      </w:r>
      <w:r>
        <w:t>minimal (in the order of 3%) and in none of the cases persistence was needed.</w:t>
      </w:r>
      <w:r>
        <w:rPr>
          <w:spacing w:val="1"/>
        </w:rPr>
        <w:t xml:space="preserve"> </w:t>
      </w:r>
      <w:r>
        <w:rPr>
          <w:rFonts w:ascii="Trebuchet MS" w:hAnsi="Trebuchet MS"/>
          <w:sz w:val="12"/>
        </w:rPr>
        <w:t>797</w:t>
      </w:r>
      <w:r>
        <w:rPr>
          <w:rFonts w:ascii="Trebuchet MS" w:hAnsi="Trebuchet MS"/>
          <w:spacing w:val="33"/>
          <w:sz w:val="12"/>
        </w:rPr>
        <w:t xml:space="preserve"> </w:t>
      </w:r>
      <w:r>
        <w:t>However,</w:t>
      </w:r>
      <w:r>
        <w:rPr>
          <w:spacing w:val="23"/>
        </w:rPr>
        <w:t xml:space="preserve"> </w:t>
      </w:r>
      <w:r>
        <w:t>the</w:t>
      </w:r>
      <w:r>
        <w:rPr>
          <w:spacing w:val="22"/>
        </w:rPr>
        <w:t xml:space="preserve"> </w:t>
      </w:r>
      <w:r>
        <w:t>selection</w:t>
      </w:r>
      <w:r>
        <w:rPr>
          <w:spacing w:val="22"/>
        </w:rPr>
        <w:t xml:space="preserve"> </w:t>
      </w:r>
      <w:r>
        <w:t>of</w:t>
      </w:r>
      <w:r>
        <w:rPr>
          <w:spacing w:val="23"/>
        </w:rPr>
        <w:t xml:space="preserve"> </w:t>
      </w:r>
      <w:r>
        <w:rPr>
          <w:i/>
        </w:rPr>
        <w:t>β</w:t>
      </w:r>
      <w:r>
        <w:rPr>
          <w:i/>
          <w:spacing w:val="36"/>
        </w:rPr>
        <w:t xml:space="preserve"> </w:t>
      </w:r>
      <w:r>
        <w:t>affects</w:t>
      </w:r>
      <w:r>
        <w:rPr>
          <w:spacing w:val="22"/>
        </w:rPr>
        <w:t xml:space="preserve"> </w:t>
      </w:r>
      <w:r>
        <w:t>the</w:t>
      </w:r>
      <w:r>
        <w:rPr>
          <w:spacing w:val="22"/>
        </w:rPr>
        <w:t xml:space="preserve"> </w:t>
      </w:r>
      <w:r>
        <w:t>optimal</w:t>
      </w:r>
      <w:r>
        <w:rPr>
          <w:spacing w:val="22"/>
        </w:rPr>
        <w:t xml:space="preserve"> </w:t>
      </w:r>
      <w:r>
        <w:t>probability</w:t>
      </w:r>
      <w:r>
        <w:rPr>
          <w:spacing w:val="22"/>
        </w:rPr>
        <w:t xml:space="preserve"> </w:t>
      </w:r>
      <w:r>
        <w:t>threshold</w:t>
      </w:r>
      <w:r>
        <w:rPr>
          <w:spacing w:val="22"/>
        </w:rPr>
        <w:t xml:space="preserve"> </w:t>
      </w:r>
      <w:r>
        <w:t>and</w:t>
      </w:r>
      <w:r>
        <w:rPr>
          <w:spacing w:val="22"/>
        </w:rPr>
        <w:t xml:space="preserve"> </w:t>
      </w:r>
      <w:r>
        <w:t>the</w:t>
      </w:r>
      <w:r>
        <w:rPr>
          <w:spacing w:val="-52"/>
        </w:rPr>
        <w:t xml:space="preserve"> </w:t>
      </w:r>
      <w:proofErr w:type="gramStart"/>
      <w:r>
        <w:rPr>
          <w:rFonts w:ascii="Trebuchet MS" w:hAnsi="Trebuchet MS"/>
          <w:sz w:val="12"/>
        </w:rPr>
        <w:t xml:space="preserve">798   </w:t>
      </w:r>
      <w:r>
        <w:rPr>
          <w:rFonts w:ascii="Trebuchet MS" w:hAnsi="Trebuchet MS"/>
          <w:spacing w:val="1"/>
          <w:sz w:val="12"/>
        </w:rPr>
        <w:t xml:space="preserve"> </w:t>
      </w:r>
      <w:r>
        <w:t>resulting</w:t>
      </w:r>
      <w:proofErr w:type="gramEnd"/>
      <w:r>
        <w:t xml:space="preserve"> bias,</w:t>
      </w:r>
      <w:r>
        <w:rPr>
          <w:spacing w:val="54"/>
        </w:rPr>
        <w:t xml:space="preserve"> </w:t>
      </w:r>
      <w:r>
        <w:t>i.e.,</w:t>
      </w:r>
      <w:r>
        <w:rPr>
          <w:spacing w:val="54"/>
        </w:rPr>
        <w:t xml:space="preserve"> </w:t>
      </w:r>
      <w:r>
        <w:t>the distribution of errors between misses and false alarms.</w:t>
      </w:r>
      <w:r>
        <w:rPr>
          <w:spacing w:val="1"/>
        </w:rPr>
        <w:t xml:space="preserve"> </w:t>
      </w:r>
      <w:r>
        <w:rPr>
          <w:rFonts w:ascii="Trebuchet MS" w:hAnsi="Trebuchet MS"/>
          <w:sz w:val="12"/>
        </w:rPr>
        <w:t>799</w:t>
      </w:r>
      <w:r>
        <w:rPr>
          <w:rFonts w:ascii="Trebuchet MS" w:hAnsi="Trebuchet MS"/>
          <w:spacing w:val="43"/>
          <w:sz w:val="12"/>
        </w:rPr>
        <w:t xml:space="preserve"> </w:t>
      </w:r>
      <w:r>
        <w:t>Values</w:t>
      </w:r>
      <w:r>
        <w:rPr>
          <w:spacing w:val="14"/>
        </w:rPr>
        <w:t xml:space="preserve"> </w:t>
      </w:r>
      <w:r>
        <w:t>lower</w:t>
      </w:r>
      <w:r>
        <w:rPr>
          <w:spacing w:val="14"/>
        </w:rPr>
        <w:t xml:space="preserve"> </w:t>
      </w:r>
      <w:r>
        <w:t>than</w:t>
      </w:r>
      <w:r>
        <w:rPr>
          <w:spacing w:val="15"/>
        </w:rPr>
        <w:t xml:space="preserve"> </w:t>
      </w:r>
      <w:r>
        <w:t>1</w:t>
      </w:r>
      <w:r>
        <w:rPr>
          <w:spacing w:val="14"/>
        </w:rPr>
        <w:t xml:space="preserve"> </w:t>
      </w:r>
      <w:r>
        <w:t>lead</w:t>
      </w:r>
      <w:r>
        <w:rPr>
          <w:spacing w:val="15"/>
        </w:rPr>
        <w:t xml:space="preserve"> </w:t>
      </w:r>
      <w:r>
        <w:t>to</w:t>
      </w:r>
      <w:r>
        <w:rPr>
          <w:spacing w:val="14"/>
        </w:rPr>
        <w:t xml:space="preserve"> </w:t>
      </w:r>
      <w:r>
        <w:t>higher</w:t>
      </w:r>
      <w:r>
        <w:rPr>
          <w:spacing w:val="15"/>
        </w:rPr>
        <w:t xml:space="preserve"> </w:t>
      </w:r>
      <w:r>
        <w:t>probability</w:t>
      </w:r>
      <w:r>
        <w:rPr>
          <w:spacing w:val="14"/>
        </w:rPr>
        <w:t xml:space="preserve"> </w:t>
      </w:r>
      <w:r>
        <w:t>thresholds</w:t>
      </w:r>
      <w:r>
        <w:rPr>
          <w:spacing w:val="15"/>
        </w:rPr>
        <w:t xml:space="preserve"> </w:t>
      </w:r>
      <w:r>
        <w:t>and</w:t>
      </w:r>
      <w:r>
        <w:rPr>
          <w:spacing w:val="14"/>
        </w:rPr>
        <w:t xml:space="preserve"> </w:t>
      </w:r>
      <w:r>
        <w:t>negative</w:t>
      </w:r>
      <w:r>
        <w:rPr>
          <w:spacing w:val="15"/>
        </w:rPr>
        <w:t xml:space="preserve"> </w:t>
      </w:r>
      <w:r>
        <w:t>biases,</w:t>
      </w:r>
      <w:r>
        <w:rPr>
          <w:spacing w:val="-52"/>
        </w:rPr>
        <w:t xml:space="preserve"> </w:t>
      </w:r>
      <w:r>
        <w:rPr>
          <w:rFonts w:ascii="Trebuchet MS" w:hAnsi="Trebuchet MS"/>
          <w:sz w:val="12"/>
        </w:rPr>
        <w:t>800</w:t>
      </w:r>
      <w:r>
        <w:rPr>
          <w:rFonts w:ascii="Trebuchet MS" w:hAnsi="Trebuchet MS"/>
          <w:spacing w:val="41"/>
          <w:sz w:val="12"/>
        </w:rPr>
        <w:t xml:space="preserve"> </w:t>
      </w:r>
      <w:r>
        <w:t>whereas</w:t>
      </w:r>
      <w:r>
        <w:rPr>
          <w:spacing w:val="29"/>
        </w:rPr>
        <w:t xml:space="preserve"> </w:t>
      </w:r>
      <w:r>
        <w:t>values</w:t>
      </w:r>
      <w:r>
        <w:rPr>
          <w:spacing w:val="29"/>
        </w:rPr>
        <w:t xml:space="preserve"> </w:t>
      </w:r>
      <w:r>
        <w:t>larger</w:t>
      </w:r>
      <w:r>
        <w:rPr>
          <w:spacing w:val="31"/>
        </w:rPr>
        <w:t xml:space="preserve"> </w:t>
      </w:r>
      <w:r>
        <w:t>than</w:t>
      </w:r>
      <w:r>
        <w:rPr>
          <w:spacing w:val="29"/>
        </w:rPr>
        <w:t xml:space="preserve"> </w:t>
      </w:r>
      <w:r>
        <w:t>1</w:t>
      </w:r>
      <w:r>
        <w:rPr>
          <w:spacing w:val="30"/>
        </w:rPr>
        <w:t xml:space="preserve"> </w:t>
      </w:r>
      <w:r>
        <w:t>yield</w:t>
      </w:r>
      <w:r>
        <w:rPr>
          <w:spacing w:val="30"/>
        </w:rPr>
        <w:t xml:space="preserve"> </w:t>
      </w:r>
      <w:r>
        <w:t>positive</w:t>
      </w:r>
      <w:r>
        <w:rPr>
          <w:spacing w:val="30"/>
        </w:rPr>
        <w:t xml:space="preserve"> </w:t>
      </w:r>
      <w:r>
        <w:t>bias,</w:t>
      </w:r>
      <w:r>
        <w:rPr>
          <w:spacing w:val="30"/>
        </w:rPr>
        <w:t xml:space="preserve"> </w:t>
      </w:r>
      <w:r>
        <w:t>i.e.,</w:t>
      </w:r>
      <w:r>
        <w:rPr>
          <w:spacing w:val="31"/>
        </w:rPr>
        <w:t xml:space="preserve"> </w:t>
      </w:r>
      <w:r>
        <w:t>more</w:t>
      </w:r>
      <w:r>
        <w:rPr>
          <w:spacing w:val="30"/>
        </w:rPr>
        <w:t xml:space="preserve"> </w:t>
      </w:r>
      <w:r>
        <w:t>notifications</w:t>
      </w:r>
      <w:r>
        <w:rPr>
          <w:spacing w:val="31"/>
        </w:rPr>
        <w:t xml:space="preserve"> </w:t>
      </w:r>
      <w:r>
        <w:t>than</w:t>
      </w:r>
      <w:r>
        <w:rPr>
          <w:spacing w:val="-52"/>
        </w:rPr>
        <w:t xml:space="preserve"> </w:t>
      </w:r>
      <w:r>
        <w:rPr>
          <w:rFonts w:ascii="Trebuchet MS" w:hAnsi="Trebuchet MS"/>
          <w:sz w:val="12"/>
        </w:rPr>
        <w:t>801</w:t>
      </w:r>
      <w:r>
        <w:rPr>
          <w:rFonts w:ascii="Trebuchet MS" w:hAnsi="Trebuchet MS"/>
          <w:spacing w:val="19"/>
          <w:sz w:val="12"/>
        </w:rPr>
        <w:t xml:space="preserve"> </w:t>
      </w:r>
      <w:r>
        <w:t>actual</w:t>
      </w:r>
      <w:r>
        <w:rPr>
          <w:spacing w:val="23"/>
        </w:rPr>
        <w:t xml:space="preserve"> </w:t>
      </w:r>
      <w:r>
        <w:t>events.</w:t>
      </w:r>
    </w:p>
    <w:p w14:paraId="77982C49" w14:textId="77777777" w:rsidR="000B74F8" w:rsidRDefault="000B74F8">
      <w:pPr>
        <w:pStyle w:val="BodyText"/>
        <w:spacing w:before="53" w:line="237" w:lineRule="auto"/>
        <w:ind w:left="227" w:right="527"/>
        <w:jc w:val="both"/>
        <w:rPr>
          <w:ins w:id="373" w:author="Pechlivanidis Ilias" w:date="2024-02-10T13:13:00Z"/>
        </w:rPr>
      </w:pPr>
    </w:p>
    <w:p w14:paraId="3BFECB0B" w14:textId="722210AE" w:rsidR="000B74F8" w:rsidRDefault="000B74F8">
      <w:pPr>
        <w:pStyle w:val="BodyText"/>
        <w:spacing w:before="53" w:line="237" w:lineRule="auto"/>
        <w:ind w:left="227" w:right="527"/>
        <w:jc w:val="both"/>
      </w:pPr>
      <w:commentRangeStart w:id="374"/>
      <w:ins w:id="375" w:author="Pechlivanidis Ilias" w:date="2024-02-10T13:13:00Z">
        <w:r>
          <w:t>5.2. Addre</w:t>
        </w:r>
      </w:ins>
      <w:ins w:id="376" w:author="Pechlivanidis Ilias" w:date="2024-02-10T13:14:00Z">
        <w:r>
          <w:t>ssing study objectives</w:t>
        </w:r>
        <w:commentRangeEnd w:id="374"/>
        <w:r>
          <w:rPr>
            <w:rStyle w:val="CommentReference"/>
          </w:rPr>
          <w:commentReference w:id="374"/>
        </w:r>
      </w:ins>
    </w:p>
    <w:p w14:paraId="26853865" w14:textId="77777777" w:rsidR="00E2709D" w:rsidRDefault="00462487">
      <w:pPr>
        <w:pStyle w:val="BodyText"/>
        <w:tabs>
          <w:tab w:val="left" w:pos="968"/>
        </w:tabs>
        <w:spacing w:line="280" w:lineRule="exact"/>
        <w:ind w:left="227"/>
        <w:jc w:val="both"/>
      </w:pPr>
      <w:r>
        <w:rPr>
          <w:rFonts w:ascii="Trebuchet MS"/>
          <w:w w:val="105"/>
          <w:sz w:val="12"/>
        </w:rPr>
        <w:t>802</w:t>
      </w:r>
      <w:r>
        <w:rPr>
          <w:rFonts w:ascii="Trebuchet MS"/>
          <w:w w:val="105"/>
          <w:sz w:val="12"/>
        </w:rPr>
        <w:tab/>
      </w:r>
      <w:r>
        <w:rPr>
          <w:w w:val="105"/>
        </w:rPr>
        <w:t>The</w:t>
      </w:r>
      <w:r>
        <w:rPr>
          <w:spacing w:val="29"/>
          <w:w w:val="105"/>
        </w:rPr>
        <w:t xml:space="preserve"> </w:t>
      </w:r>
      <w:r>
        <w:rPr>
          <w:w w:val="105"/>
        </w:rPr>
        <w:t>first</w:t>
      </w:r>
      <w:r>
        <w:rPr>
          <w:spacing w:val="29"/>
          <w:w w:val="105"/>
        </w:rPr>
        <w:t xml:space="preserve"> </w:t>
      </w:r>
      <w:r>
        <w:rPr>
          <w:w w:val="105"/>
        </w:rPr>
        <w:t>objective</w:t>
      </w:r>
      <w:r>
        <w:rPr>
          <w:spacing w:val="30"/>
          <w:w w:val="105"/>
        </w:rPr>
        <w:t xml:space="preserve"> </w:t>
      </w:r>
      <w:r>
        <w:rPr>
          <w:w w:val="105"/>
        </w:rPr>
        <w:t>of</w:t>
      </w:r>
      <w:r>
        <w:rPr>
          <w:spacing w:val="29"/>
          <w:w w:val="105"/>
        </w:rPr>
        <w:t xml:space="preserve"> </w:t>
      </w:r>
      <w:r>
        <w:rPr>
          <w:w w:val="105"/>
        </w:rPr>
        <w:t>this</w:t>
      </w:r>
      <w:r>
        <w:rPr>
          <w:spacing w:val="29"/>
          <w:w w:val="105"/>
        </w:rPr>
        <w:t xml:space="preserve"> </w:t>
      </w:r>
      <w:r>
        <w:rPr>
          <w:w w:val="105"/>
        </w:rPr>
        <w:t>study</w:t>
      </w:r>
      <w:r>
        <w:rPr>
          <w:spacing w:val="30"/>
          <w:w w:val="105"/>
        </w:rPr>
        <w:t xml:space="preserve"> </w:t>
      </w:r>
      <w:r>
        <w:rPr>
          <w:w w:val="105"/>
        </w:rPr>
        <w:t>was</w:t>
      </w:r>
      <w:r>
        <w:rPr>
          <w:spacing w:val="29"/>
          <w:w w:val="105"/>
        </w:rPr>
        <w:t xml:space="preserve"> </w:t>
      </w:r>
      <w:r>
        <w:rPr>
          <w:w w:val="105"/>
        </w:rPr>
        <w:t>to</w:t>
      </w:r>
      <w:r>
        <w:rPr>
          <w:spacing w:val="29"/>
          <w:w w:val="105"/>
        </w:rPr>
        <w:t xml:space="preserve"> </w:t>
      </w:r>
      <w:r>
        <w:rPr>
          <w:w w:val="105"/>
        </w:rPr>
        <w:t>evaluate</w:t>
      </w:r>
      <w:r>
        <w:rPr>
          <w:spacing w:val="30"/>
          <w:w w:val="105"/>
        </w:rPr>
        <w:t xml:space="preserve"> </w:t>
      </w:r>
      <w:r>
        <w:rPr>
          <w:w w:val="105"/>
        </w:rPr>
        <w:t>the</w:t>
      </w:r>
      <w:r>
        <w:rPr>
          <w:spacing w:val="29"/>
          <w:w w:val="105"/>
        </w:rPr>
        <w:t xml:space="preserve"> </w:t>
      </w:r>
      <w:r>
        <w:rPr>
          <w:w w:val="105"/>
        </w:rPr>
        <w:t>skill</w:t>
      </w:r>
      <w:r>
        <w:rPr>
          <w:spacing w:val="29"/>
          <w:w w:val="105"/>
        </w:rPr>
        <w:t xml:space="preserve"> </w:t>
      </w:r>
      <w:r>
        <w:rPr>
          <w:w w:val="105"/>
        </w:rPr>
        <w:t>of</w:t>
      </w:r>
      <w:r>
        <w:rPr>
          <w:spacing w:val="30"/>
          <w:w w:val="105"/>
        </w:rPr>
        <w:t xml:space="preserve"> </w:t>
      </w:r>
      <w:r>
        <w:rPr>
          <w:w w:val="105"/>
        </w:rPr>
        <w:t>the</w:t>
      </w:r>
      <w:r>
        <w:rPr>
          <w:spacing w:val="29"/>
          <w:w w:val="105"/>
        </w:rPr>
        <w:t xml:space="preserve"> </w:t>
      </w:r>
      <w:r>
        <w:rPr>
          <w:w w:val="105"/>
        </w:rPr>
        <w:t>differ-</w:t>
      </w:r>
    </w:p>
    <w:p w14:paraId="5FD14ED6" w14:textId="77777777" w:rsidR="00E2709D" w:rsidRDefault="00462487">
      <w:pPr>
        <w:pStyle w:val="BodyText"/>
        <w:spacing w:line="237" w:lineRule="auto"/>
        <w:ind w:left="227" w:right="527"/>
        <w:jc w:val="both"/>
      </w:pPr>
      <w:proofErr w:type="gramStart"/>
      <w:r>
        <w:rPr>
          <w:rFonts w:ascii="Trebuchet MS" w:hAnsi="Trebuchet MS"/>
          <w:w w:val="105"/>
          <w:sz w:val="12"/>
        </w:rPr>
        <w:t xml:space="preserve">803 </w:t>
      </w:r>
      <w:r>
        <w:rPr>
          <w:rFonts w:ascii="Trebuchet MS" w:hAnsi="Trebuchet MS"/>
          <w:spacing w:val="38"/>
          <w:w w:val="105"/>
          <w:sz w:val="12"/>
        </w:rPr>
        <w:t xml:space="preserve"> </w:t>
      </w:r>
      <w:proofErr w:type="spellStart"/>
      <w:r>
        <w:rPr>
          <w:w w:val="105"/>
        </w:rPr>
        <w:t>ent</w:t>
      </w:r>
      <w:proofErr w:type="spellEnd"/>
      <w:proofErr w:type="gramEnd"/>
      <w:r>
        <w:rPr>
          <w:w w:val="105"/>
        </w:rPr>
        <w:t xml:space="preserve"> NWP within EFAS, with a specific focus on comparing deterministic and</w:t>
      </w:r>
      <w:r>
        <w:rPr>
          <w:spacing w:val="1"/>
          <w:w w:val="105"/>
        </w:rPr>
        <w:t xml:space="preserve"> </w:t>
      </w:r>
      <w:r>
        <w:rPr>
          <w:rFonts w:ascii="Trebuchet MS" w:hAnsi="Trebuchet MS"/>
          <w:w w:val="105"/>
          <w:sz w:val="12"/>
        </w:rPr>
        <w:t>804</w:t>
      </w:r>
      <w:r>
        <w:rPr>
          <w:rFonts w:ascii="Trebuchet MS" w:hAnsi="Trebuchet MS"/>
          <w:spacing w:val="1"/>
          <w:w w:val="105"/>
          <w:sz w:val="12"/>
        </w:rPr>
        <w:t xml:space="preserve"> </w:t>
      </w:r>
      <w:r>
        <w:rPr>
          <w:w w:val="105"/>
        </w:rPr>
        <w:t xml:space="preserve">probabilistic models. Figure </w:t>
      </w:r>
      <w:hyperlink w:anchor="_bookmark18" w:history="1">
        <w:r>
          <w:rPr>
            <w:w w:val="105"/>
          </w:rPr>
          <w:t xml:space="preserve">4 </w:t>
        </w:r>
      </w:hyperlink>
      <w:r>
        <w:rPr>
          <w:w w:val="105"/>
        </w:rPr>
        <w:t xml:space="preserve">demonstrates that probabilistic NWPs </w:t>
      </w:r>
      <w:proofErr w:type="spellStart"/>
      <w:r>
        <w:rPr>
          <w:w w:val="105"/>
        </w:rPr>
        <w:t>outper</w:t>
      </w:r>
      <w:proofErr w:type="spellEnd"/>
      <w:r>
        <w:rPr>
          <w:w w:val="105"/>
        </w:rPr>
        <w:t>-</w:t>
      </w:r>
      <w:r>
        <w:rPr>
          <w:spacing w:val="-54"/>
          <w:w w:val="105"/>
        </w:rPr>
        <w:t xml:space="preserve"> </w:t>
      </w:r>
      <w:r>
        <w:rPr>
          <w:rFonts w:ascii="Trebuchet MS" w:hAnsi="Trebuchet MS"/>
          <w:w w:val="105"/>
          <w:sz w:val="12"/>
        </w:rPr>
        <w:t xml:space="preserve">805  </w:t>
      </w:r>
      <w:r>
        <w:rPr>
          <w:rFonts w:ascii="Trebuchet MS" w:hAnsi="Trebuchet MS"/>
          <w:spacing w:val="1"/>
          <w:w w:val="105"/>
          <w:sz w:val="12"/>
        </w:rPr>
        <w:t xml:space="preserve"> </w:t>
      </w:r>
      <w:r>
        <w:rPr>
          <w:w w:val="105"/>
        </w:rPr>
        <w:t>form deterministic models in terms of Brier skill score across all lead times,</w:t>
      </w:r>
      <w:r>
        <w:rPr>
          <w:spacing w:val="1"/>
          <w:w w:val="105"/>
        </w:rPr>
        <w:t xml:space="preserve"> </w:t>
      </w:r>
      <w:r>
        <w:rPr>
          <w:rFonts w:ascii="Trebuchet MS" w:hAnsi="Trebuchet MS"/>
          <w:w w:val="105"/>
          <w:sz w:val="12"/>
        </w:rPr>
        <w:t>806</w:t>
      </w:r>
      <w:r>
        <w:rPr>
          <w:rFonts w:ascii="Trebuchet MS" w:hAnsi="Trebuchet MS"/>
          <w:spacing w:val="1"/>
          <w:w w:val="105"/>
          <w:sz w:val="12"/>
        </w:rPr>
        <w:t xml:space="preserve"> </w:t>
      </w:r>
      <w:r>
        <w:rPr>
          <w:w w:val="105"/>
        </w:rPr>
        <w:t>with the exception of short lead times, where deterministic NWPs approach</w:t>
      </w:r>
      <w:r>
        <w:rPr>
          <w:spacing w:val="-54"/>
          <w:w w:val="105"/>
        </w:rPr>
        <w:t xml:space="preserve"> </w:t>
      </w:r>
      <w:r>
        <w:rPr>
          <w:rFonts w:ascii="Trebuchet MS" w:hAnsi="Trebuchet MS"/>
          <w:w w:val="105"/>
          <w:sz w:val="12"/>
        </w:rPr>
        <w:t xml:space="preserve">807    </w:t>
      </w:r>
      <w:r>
        <w:rPr>
          <w:w w:val="105"/>
        </w:rPr>
        <w:t>similar levels of skill. The outcome is similar when applying the notification</w:t>
      </w:r>
      <w:r>
        <w:rPr>
          <w:spacing w:val="1"/>
          <w:w w:val="105"/>
        </w:rPr>
        <w:t xml:space="preserve"> </w:t>
      </w:r>
      <w:r>
        <w:rPr>
          <w:rFonts w:ascii="Trebuchet MS" w:hAnsi="Trebuchet MS"/>
          <w:w w:val="105"/>
          <w:sz w:val="12"/>
        </w:rPr>
        <w:t xml:space="preserve">808  </w:t>
      </w:r>
      <w:r>
        <w:rPr>
          <w:rFonts w:ascii="Trebuchet MS" w:hAnsi="Trebuchet MS"/>
          <w:spacing w:val="38"/>
          <w:w w:val="105"/>
          <w:sz w:val="12"/>
        </w:rPr>
        <w:t xml:space="preserve"> </w:t>
      </w:r>
      <w:r>
        <w:rPr>
          <w:w w:val="105"/>
        </w:rPr>
        <w:t xml:space="preserve">criteria and measuring warning skill in terms of </w:t>
      </w:r>
      <w:r>
        <w:rPr>
          <w:i/>
          <w:w w:val="105"/>
        </w:rPr>
        <w:t>f</w:t>
      </w:r>
      <w:r>
        <w:rPr>
          <w:w w:val="105"/>
          <w:vertAlign w:val="subscript"/>
        </w:rPr>
        <w:t>0</w:t>
      </w:r>
      <w:r>
        <w:rPr>
          <w:i/>
          <w:w w:val="105"/>
          <w:vertAlign w:val="subscript"/>
        </w:rPr>
        <w:t>.</w:t>
      </w:r>
      <w:r>
        <w:rPr>
          <w:w w:val="105"/>
          <w:vertAlign w:val="subscript"/>
        </w:rPr>
        <w:t>8</w:t>
      </w:r>
      <w:r>
        <w:rPr>
          <w:w w:val="105"/>
        </w:rPr>
        <w:t xml:space="preserve">  (Figure </w:t>
      </w:r>
      <w:hyperlink w:anchor="_bookmark19" w:history="1">
        <w:r>
          <w:rPr>
            <w:w w:val="105"/>
          </w:rPr>
          <w:t xml:space="preserve">5 </w:t>
        </w:r>
      </w:hyperlink>
      <w:r>
        <w:rPr>
          <w:w w:val="105"/>
        </w:rPr>
        <w:t xml:space="preserve">and Figure </w:t>
      </w:r>
      <w:hyperlink w:anchor="_bookmark20" w:history="1">
        <w:r>
          <w:rPr>
            <w:w w:val="105"/>
          </w:rPr>
          <w:t>6).</w:t>
        </w:r>
      </w:hyperlink>
      <w:r>
        <w:rPr>
          <w:spacing w:val="1"/>
          <w:w w:val="105"/>
        </w:rPr>
        <w:t xml:space="preserve"> </w:t>
      </w:r>
      <w:r>
        <w:rPr>
          <w:rFonts w:ascii="Trebuchet MS" w:hAnsi="Trebuchet MS"/>
          <w:w w:val="105"/>
          <w:sz w:val="12"/>
        </w:rPr>
        <w:t xml:space="preserve">809 </w:t>
      </w:r>
      <w:r>
        <w:rPr>
          <w:rFonts w:ascii="Trebuchet MS" w:hAnsi="Trebuchet MS"/>
          <w:spacing w:val="38"/>
          <w:w w:val="105"/>
          <w:sz w:val="12"/>
        </w:rPr>
        <w:t xml:space="preserve"> </w:t>
      </w:r>
      <w:r>
        <w:rPr>
          <w:w w:val="105"/>
        </w:rPr>
        <w:t>At their  optimal notification  criteria,  the probabilistic  NWPs,  particularly</w:t>
      </w:r>
      <w:r>
        <w:rPr>
          <w:spacing w:val="1"/>
          <w:w w:val="105"/>
        </w:rPr>
        <w:t xml:space="preserve"> </w:t>
      </w:r>
      <w:r>
        <w:rPr>
          <w:rFonts w:ascii="Trebuchet MS" w:hAnsi="Trebuchet MS"/>
          <w:w w:val="105"/>
          <w:sz w:val="12"/>
        </w:rPr>
        <w:t>810</w:t>
      </w:r>
      <w:r>
        <w:rPr>
          <w:rFonts w:ascii="Trebuchet MS" w:hAnsi="Trebuchet MS"/>
          <w:spacing w:val="18"/>
          <w:w w:val="105"/>
          <w:sz w:val="12"/>
        </w:rPr>
        <w:t xml:space="preserve"> </w:t>
      </w:r>
      <w:r>
        <w:rPr>
          <w:w w:val="105"/>
        </w:rPr>
        <w:t>ENS,</w:t>
      </w:r>
      <w:r>
        <w:rPr>
          <w:spacing w:val="28"/>
          <w:w w:val="105"/>
        </w:rPr>
        <w:t xml:space="preserve"> </w:t>
      </w:r>
      <w:r>
        <w:rPr>
          <w:w w:val="105"/>
        </w:rPr>
        <w:t>outperform</w:t>
      </w:r>
      <w:r>
        <w:rPr>
          <w:spacing w:val="28"/>
          <w:w w:val="105"/>
        </w:rPr>
        <w:t xml:space="preserve"> </w:t>
      </w:r>
      <w:r>
        <w:rPr>
          <w:w w:val="105"/>
        </w:rPr>
        <w:t>deterministic</w:t>
      </w:r>
      <w:r>
        <w:rPr>
          <w:spacing w:val="28"/>
          <w:w w:val="105"/>
        </w:rPr>
        <w:t xml:space="preserve"> </w:t>
      </w:r>
      <w:r>
        <w:rPr>
          <w:w w:val="105"/>
        </w:rPr>
        <w:t xml:space="preserve">NWPs. </w:t>
      </w:r>
      <w:r>
        <w:rPr>
          <w:spacing w:val="7"/>
          <w:w w:val="105"/>
        </w:rPr>
        <w:t xml:space="preserve"> </w:t>
      </w:r>
      <w:r>
        <w:rPr>
          <w:w w:val="105"/>
        </w:rPr>
        <w:t>The</w:t>
      </w:r>
      <w:r>
        <w:rPr>
          <w:spacing w:val="29"/>
          <w:w w:val="105"/>
        </w:rPr>
        <w:t xml:space="preserve"> </w:t>
      </w:r>
      <w:r>
        <w:rPr>
          <w:w w:val="105"/>
        </w:rPr>
        <w:t>skill</w:t>
      </w:r>
      <w:r>
        <w:rPr>
          <w:spacing w:val="27"/>
          <w:w w:val="105"/>
        </w:rPr>
        <w:t xml:space="preserve"> </w:t>
      </w:r>
      <w:r>
        <w:rPr>
          <w:w w:val="105"/>
        </w:rPr>
        <w:t>of</w:t>
      </w:r>
      <w:r>
        <w:rPr>
          <w:spacing w:val="29"/>
          <w:w w:val="105"/>
        </w:rPr>
        <w:t xml:space="preserve"> </w:t>
      </w:r>
      <w:r>
        <w:rPr>
          <w:w w:val="105"/>
        </w:rPr>
        <w:t>both</w:t>
      </w:r>
      <w:r>
        <w:rPr>
          <w:spacing w:val="28"/>
          <w:w w:val="105"/>
        </w:rPr>
        <w:t xml:space="preserve"> </w:t>
      </w:r>
      <w:r>
        <w:rPr>
          <w:w w:val="105"/>
        </w:rPr>
        <w:t>types</w:t>
      </w:r>
      <w:r>
        <w:rPr>
          <w:spacing w:val="29"/>
          <w:w w:val="105"/>
        </w:rPr>
        <w:t xml:space="preserve"> </w:t>
      </w:r>
      <w:r>
        <w:rPr>
          <w:w w:val="105"/>
        </w:rPr>
        <w:t>of</w:t>
      </w:r>
      <w:r>
        <w:rPr>
          <w:spacing w:val="27"/>
          <w:w w:val="105"/>
        </w:rPr>
        <w:t xml:space="preserve"> </w:t>
      </w:r>
      <w:r>
        <w:rPr>
          <w:w w:val="105"/>
        </w:rPr>
        <w:t>NWP</w:t>
      </w:r>
      <w:r>
        <w:rPr>
          <w:spacing w:val="28"/>
          <w:w w:val="105"/>
        </w:rPr>
        <w:t xml:space="preserve"> </w:t>
      </w:r>
      <w:r>
        <w:rPr>
          <w:w w:val="105"/>
        </w:rPr>
        <w:t>de-</w:t>
      </w:r>
      <w:r>
        <w:rPr>
          <w:spacing w:val="-55"/>
          <w:w w:val="105"/>
        </w:rPr>
        <w:t xml:space="preserve"> </w:t>
      </w:r>
      <w:r>
        <w:rPr>
          <w:rFonts w:ascii="Trebuchet MS" w:hAnsi="Trebuchet MS"/>
          <w:w w:val="105"/>
          <w:sz w:val="12"/>
        </w:rPr>
        <w:t>811</w:t>
      </w:r>
      <w:r>
        <w:rPr>
          <w:rFonts w:ascii="Trebuchet MS" w:hAnsi="Trebuchet MS"/>
          <w:spacing w:val="1"/>
          <w:w w:val="105"/>
          <w:sz w:val="12"/>
        </w:rPr>
        <w:t xml:space="preserve"> </w:t>
      </w:r>
      <w:r>
        <w:rPr>
          <w:w w:val="105"/>
        </w:rPr>
        <w:t>grades with increasing lead time, casting doubt on their ability to issue flood</w:t>
      </w:r>
      <w:r>
        <w:rPr>
          <w:spacing w:val="-54"/>
          <w:w w:val="105"/>
        </w:rPr>
        <w:t xml:space="preserve"> </w:t>
      </w:r>
      <w:r>
        <w:rPr>
          <w:rFonts w:ascii="Trebuchet MS" w:hAnsi="Trebuchet MS"/>
          <w:w w:val="105"/>
          <w:sz w:val="12"/>
        </w:rPr>
        <w:t xml:space="preserve">812  </w:t>
      </w:r>
      <w:r>
        <w:rPr>
          <w:rFonts w:ascii="Trebuchet MS" w:hAnsi="Trebuchet MS"/>
          <w:spacing w:val="1"/>
          <w:w w:val="105"/>
          <w:sz w:val="12"/>
        </w:rPr>
        <w:t xml:space="preserve"> </w:t>
      </w:r>
      <w:r>
        <w:rPr>
          <w:w w:val="105"/>
        </w:rPr>
        <w:t>alerts more than 5-6 days in advance. The effects of the probability thresh-</w:t>
      </w:r>
      <w:r>
        <w:rPr>
          <w:spacing w:val="1"/>
          <w:w w:val="105"/>
        </w:rPr>
        <w:t xml:space="preserve"> </w:t>
      </w:r>
      <w:r>
        <w:rPr>
          <w:rFonts w:ascii="Trebuchet MS" w:hAnsi="Trebuchet MS"/>
          <w:w w:val="105"/>
          <w:sz w:val="12"/>
        </w:rPr>
        <w:t>813</w:t>
      </w:r>
      <w:r>
        <w:rPr>
          <w:rFonts w:ascii="Trebuchet MS" w:hAnsi="Trebuchet MS"/>
          <w:spacing w:val="16"/>
          <w:w w:val="105"/>
          <w:sz w:val="12"/>
        </w:rPr>
        <w:t xml:space="preserve"> </w:t>
      </w:r>
      <w:r>
        <w:rPr>
          <w:w w:val="105"/>
        </w:rPr>
        <w:t>old</w:t>
      </w:r>
      <w:r>
        <w:rPr>
          <w:spacing w:val="33"/>
          <w:w w:val="105"/>
        </w:rPr>
        <w:t xml:space="preserve"> </w:t>
      </w:r>
      <w:r>
        <w:rPr>
          <w:w w:val="105"/>
        </w:rPr>
        <w:t>and</w:t>
      </w:r>
      <w:r>
        <w:rPr>
          <w:spacing w:val="34"/>
          <w:w w:val="105"/>
        </w:rPr>
        <w:t xml:space="preserve"> </w:t>
      </w:r>
      <w:r>
        <w:rPr>
          <w:w w:val="105"/>
        </w:rPr>
        <w:t>persistence</w:t>
      </w:r>
      <w:r>
        <w:rPr>
          <w:spacing w:val="34"/>
          <w:w w:val="105"/>
        </w:rPr>
        <w:t xml:space="preserve"> </w:t>
      </w:r>
      <w:r>
        <w:rPr>
          <w:w w:val="105"/>
        </w:rPr>
        <w:t>criteria</w:t>
      </w:r>
      <w:r>
        <w:rPr>
          <w:spacing w:val="34"/>
          <w:w w:val="105"/>
        </w:rPr>
        <w:t xml:space="preserve"> </w:t>
      </w:r>
      <w:proofErr w:type="gramStart"/>
      <w:r>
        <w:rPr>
          <w:w w:val="105"/>
        </w:rPr>
        <w:t>differs</w:t>
      </w:r>
      <w:proofErr w:type="gramEnd"/>
      <w:r>
        <w:rPr>
          <w:spacing w:val="35"/>
          <w:w w:val="105"/>
        </w:rPr>
        <w:t xml:space="preserve"> </w:t>
      </w:r>
      <w:r>
        <w:rPr>
          <w:w w:val="105"/>
        </w:rPr>
        <w:t>depending</w:t>
      </w:r>
      <w:r>
        <w:rPr>
          <w:spacing w:val="34"/>
          <w:w w:val="105"/>
        </w:rPr>
        <w:t xml:space="preserve"> </w:t>
      </w:r>
      <w:r>
        <w:rPr>
          <w:w w:val="105"/>
        </w:rPr>
        <w:t>on</w:t>
      </w:r>
      <w:r>
        <w:rPr>
          <w:spacing w:val="34"/>
          <w:w w:val="105"/>
        </w:rPr>
        <w:t xml:space="preserve"> </w:t>
      </w:r>
      <w:r>
        <w:rPr>
          <w:w w:val="105"/>
        </w:rPr>
        <w:t>the</w:t>
      </w:r>
      <w:r>
        <w:rPr>
          <w:spacing w:val="34"/>
          <w:w w:val="105"/>
        </w:rPr>
        <w:t xml:space="preserve"> </w:t>
      </w:r>
      <w:r>
        <w:rPr>
          <w:w w:val="105"/>
        </w:rPr>
        <w:t>nature</w:t>
      </w:r>
      <w:r>
        <w:rPr>
          <w:spacing w:val="35"/>
          <w:w w:val="105"/>
        </w:rPr>
        <w:t xml:space="preserve"> </w:t>
      </w:r>
      <w:r>
        <w:rPr>
          <w:w w:val="105"/>
        </w:rPr>
        <w:t>of</w:t>
      </w:r>
      <w:r>
        <w:rPr>
          <w:spacing w:val="34"/>
          <w:w w:val="105"/>
        </w:rPr>
        <w:t xml:space="preserve"> </w:t>
      </w:r>
      <w:r>
        <w:rPr>
          <w:w w:val="105"/>
        </w:rPr>
        <w:t>the</w:t>
      </w:r>
      <w:r>
        <w:rPr>
          <w:spacing w:val="34"/>
          <w:w w:val="105"/>
        </w:rPr>
        <w:t xml:space="preserve"> </w:t>
      </w:r>
      <w:r>
        <w:rPr>
          <w:w w:val="105"/>
        </w:rPr>
        <w:t>NWP.</w:t>
      </w:r>
      <w:r>
        <w:rPr>
          <w:spacing w:val="-55"/>
          <w:w w:val="105"/>
        </w:rPr>
        <w:t xml:space="preserve"> </w:t>
      </w:r>
      <w:r>
        <w:rPr>
          <w:rFonts w:ascii="Trebuchet MS" w:hAnsi="Trebuchet MS"/>
          <w:w w:val="105"/>
          <w:sz w:val="12"/>
        </w:rPr>
        <w:t>814</w:t>
      </w:r>
      <w:r>
        <w:rPr>
          <w:rFonts w:ascii="Trebuchet MS" w:hAnsi="Trebuchet MS"/>
          <w:spacing w:val="1"/>
          <w:w w:val="105"/>
          <w:sz w:val="12"/>
        </w:rPr>
        <w:t xml:space="preserve"> </w:t>
      </w:r>
      <w:r>
        <w:rPr>
          <w:w w:val="105"/>
        </w:rPr>
        <w:t>The probability threshold has a substantial effect on the skill of probabilistic</w:t>
      </w:r>
      <w:r>
        <w:rPr>
          <w:spacing w:val="1"/>
          <w:w w:val="105"/>
        </w:rPr>
        <w:t xml:space="preserve"> </w:t>
      </w:r>
      <w:r>
        <w:rPr>
          <w:rFonts w:ascii="Trebuchet MS" w:hAnsi="Trebuchet MS"/>
          <w:w w:val="105"/>
          <w:sz w:val="12"/>
        </w:rPr>
        <w:t xml:space="preserve">815   </w:t>
      </w:r>
      <w:r>
        <w:rPr>
          <w:rFonts w:ascii="Trebuchet MS" w:hAnsi="Trebuchet MS"/>
          <w:spacing w:val="37"/>
          <w:w w:val="105"/>
          <w:sz w:val="12"/>
        </w:rPr>
        <w:t xml:space="preserve"> </w:t>
      </w:r>
      <w:r>
        <w:rPr>
          <w:w w:val="105"/>
        </w:rPr>
        <w:t>models, while it does not impact deterministic models.  Both COS and ENS</w:t>
      </w:r>
      <w:r>
        <w:rPr>
          <w:spacing w:val="1"/>
          <w:w w:val="105"/>
        </w:rPr>
        <w:t xml:space="preserve"> </w:t>
      </w:r>
      <w:r>
        <w:rPr>
          <w:rFonts w:ascii="Trebuchet MS" w:hAnsi="Trebuchet MS"/>
          <w:w w:val="105"/>
          <w:sz w:val="12"/>
        </w:rPr>
        <w:t>816</w:t>
      </w:r>
      <w:r>
        <w:rPr>
          <w:rFonts w:ascii="Trebuchet MS" w:hAnsi="Trebuchet MS"/>
          <w:spacing w:val="4"/>
          <w:w w:val="105"/>
          <w:sz w:val="12"/>
        </w:rPr>
        <w:t xml:space="preserve"> </w:t>
      </w:r>
      <w:r>
        <w:rPr>
          <w:w w:val="105"/>
        </w:rPr>
        <w:t>perform</w:t>
      </w:r>
      <w:r>
        <w:rPr>
          <w:spacing w:val="-3"/>
          <w:w w:val="105"/>
        </w:rPr>
        <w:t xml:space="preserve"> </w:t>
      </w:r>
      <w:r>
        <w:rPr>
          <w:w w:val="105"/>
        </w:rPr>
        <w:t>better</w:t>
      </w:r>
      <w:r>
        <w:rPr>
          <w:spacing w:val="-3"/>
          <w:w w:val="105"/>
        </w:rPr>
        <w:t xml:space="preserve"> </w:t>
      </w:r>
      <w:r>
        <w:rPr>
          <w:w w:val="105"/>
        </w:rPr>
        <w:t>at</w:t>
      </w:r>
      <w:r>
        <w:rPr>
          <w:spacing w:val="-3"/>
          <w:w w:val="105"/>
        </w:rPr>
        <w:t xml:space="preserve"> </w:t>
      </w:r>
      <w:r>
        <w:rPr>
          <w:w w:val="105"/>
        </w:rPr>
        <w:t>probability</w:t>
      </w:r>
      <w:r>
        <w:rPr>
          <w:spacing w:val="-2"/>
          <w:w w:val="105"/>
        </w:rPr>
        <w:t xml:space="preserve"> </w:t>
      </w:r>
      <w:r>
        <w:rPr>
          <w:w w:val="105"/>
        </w:rPr>
        <w:t>thresholds</w:t>
      </w:r>
      <w:r>
        <w:rPr>
          <w:spacing w:val="-3"/>
          <w:w w:val="105"/>
        </w:rPr>
        <w:t xml:space="preserve"> </w:t>
      </w:r>
      <w:r>
        <w:rPr>
          <w:w w:val="105"/>
        </w:rPr>
        <w:t>over</w:t>
      </w:r>
      <w:r>
        <w:rPr>
          <w:spacing w:val="-3"/>
          <w:w w:val="105"/>
        </w:rPr>
        <w:t xml:space="preserve"> </w:t>
      </w:r>
      <w:r>
        <w:rPr>
          <w:w w:val="105"/>
        </w:rPr>
        <w:t>50%,</w:t>
      </w:r>
      <w:r>
        <w:rPr>
          <w:spacing w:val="-2"/>
          <w:w w:val="105"/>
        </w:rPr>
        <w:t xml:space="preserve"> </w:t>
      </w:r>
      <w:r>
        <w:rPr>
          <w:w w:val="105"/>
        </w:rPr>
        <w:t>with</w:t>
      </w:r>
      <w:r>
        <w:rPr>
          <w:spacing w:val="-3"/>
          <w:w w:val="105"/>
        </w:rPr>
        <w:t xml:space="preserve"> </w:t>
      </w:r>
      <w:r>
        <w:rPr>
          <w:w w:val="105"/>
        </w:rPr>
        <w:t>a</w:t>
      </w:r>
      <w:r>
        <w:rPr>
          <w:spacing w:val="-3"/>
          <w:w w:val="105"/>
        </w:rPr>
        <w:t xml:space="preserve"> </w:t>
      </w:r>
      <w:r>
        <w:rPr>
          <w:w w:val="105"/>
        </w:rPr>
        <w:t>wide</w:t>
      </w:r>
      <w:r>
        <w:rPr>
          <w:spacing w:val="-3"/>
          <w:w w:val="105"/>
        </w:rPr>
        <w:t xml:space="preserve"> </w:t>
      </w:r>
      <w:r>
        <w:rPr>
          <w:w w:val="105"/>
        </w:rPr>
        <w:t>range</w:t>
      </w:r>
      <w:r>
        <w:rPr>
          <w:spacing w:val="-3"/>
          <w:w w:val="105"/>
        </w:rPr>
        <w:t xml:space="preserve"> </w:t>
      </w:r>
      <w:r>
        <w:rPr>
          <w:w w:val="105"/>
        </w:rPr>
        <w:t>of</w:t>
      </w:r>
      <w:r>
        <w:rPr>
          <w:spacing w:val="-2"/>
          <w:w w:val="105"/>
        </w:rPr>
        <w:t xml:space="preserve"> </w:t>
      </w:r>
      <w:r>
        <w:rPr>
          <w:w w:val="105"/>
        </w:rPr>
        <w:t>sim-</w:t>
      </w:r>
      <w:r>
        <w:rPr>
          <w:spacing w:val="-55"/>
          <w:w w:val="105"/>
        </w:rPr>
        <w:t xml:space="preserve"> </w:t>
      </w:r>
      <w:r>
        <w:rPr>
          <w:rFonts w:ascii="Trebuchet MS" w:hAnsi="Trebuchet MS"/>
          <w:w w:val="105"/>
          <w:sz w:val="12"/>
        </w:rPr>
        <w:t>817</w:t>
      </w:r>
      <w:r>
        <w:rPr>
          <w:rFonts w:ascii="Trebuchet MS" w:hAnsi="Trebuchet MS"/>
          <w:spacing w:val="1"/>
          <w:w w:val="105"/>
          <w:sz w:val="12"/>
        </w:rPr>
        <w:t xml:space="preserve"> </w:t>
      </w:r>
      <w:proofErr w:type="spellStart"/>
      <w:r>
        <w:rPr>
          <w:w w:val="105"/>
        </w:rPr>
        <w:t>ilarly</w:t>
      </w:r>
      <w:proofErr w:type="spellEnd"/>
      <w:r>
        <w:rPr>
          <w:w w:val="105"/>
        </w:rPr>
        <w:t xml:space="preserve"> performing values. On the contrary, persistence proves to be beneficial</w:t>
      </w:r>
      <w:r>
        <w:rPr>
          <w:spacing w:val="-54"/>
          <w:w w:val="105"/>
        </w:rPr>
        <w:t xml:space="preserve"> </w:t>
      </w:r>
      <w:r>
        <w:rPr>
          <w:rFonts w:ascii="Trebuchet MS" w:hAnsi="Trebuchet MS"/>
          <w:w w:val="105"/>
          <w:sz w:val="12"/>
        </w:rPr>
        <w:t>818</w:t>
      </w:r>
      <w:r>
        <w:rPr>
          <w:rFonts w:ascii="Trebuchet MS" w:hAnsi="Trebuchet MS"/>
          <w:spacing w:val="8"/>
          <w:w w:val="105"/>
          <w:sz w:val="12"/>
        </w:rPr>
        <w:t xml:space="preserve"> </w:t>
      </w:r>
      <w:r>
        <w:rPr>
          <w:w w:val="105"/>
        </w:rPr>
        <w:t>in</w:t>
      </w:r>
      <w:r>
        <w:rPr>
          <w:spacing w:val="32"/>
          <w:w w:val="105"/>
        </w:rPr>
        <w:t xml:space="preserve"> </w:t>
      </w:r>
      <w:r>
        <w:rPr>
          <w:w w:val="105"/>
        </w:rPr>
        <w:t>improving</w:t>
      </w:r>
      <w:r>
        <w:rPr>
          <w:spacing w:val="33"/>
          <w:w w:val="105"/>
        </w:rPr>
        <w:t xml:space="preserve"> </w:t>
      </w:r>
      <w:r>
        <w:rPr>
          <w:w w:val="105"/>
        </w:rPr>
        <w:t>the</w:t>
      </w:r>
      <w:r>
        <w:rPr>
          <w:spacing w:val="33"/>
          <w:w w:val="105"/>
        </w:rPr>
        <w:t xml:space="preserve"> </w:t>
      </w:r>
      <w:r>
        <w:rPr>
          <w:w w:val="105"/>
        </w:rPr>
        <w:t>notification</w:t>
      </w:r>
      <w:r>
        <w:rPr>
          <w:spacing w:val="33"/>
          <w:w w:val="105"/>
        </w:rPr>
        <w:t xml:space="preserve"> </w:t>
      </w:r>
      <w:r>
        <w:rPr>
          <w:w w:val="105"/>
        </w:rPr>
        <w:t>skill</w:t>
      </w:r>
      <w:r>
        <w:rPr>
          <w:spacing w:val="32"/>
          <w:w w:val="105"/>
        </w:rPr>
        <w:t xml:space="preserve"> </w:t>
      </w:r>
      <w:r>
        <w:rPr>
          <w:w w:val="105"/>
        </w:rPr>
        <w:t>of</w:t>
      </w:r>
      <w:r>
        <w:rPr>
          <w:spacing w:val="33"/>
          <w:w w:val="105"/>
        </w:rPr>
        <w:t xml:space="preserve"> </w:t>
      </w:r>
      <w:r>
        <w:rPr>
          <w:w w:val="105"/>
        </w:rPr>
        <w:t>deterministic</w:t>
      </w:r>
      <w:r>
        <w:rPr>
          <w:spacing w:val="33"/>
          <w:w w:val="105"/>
        </w:rPr>
        <w:t xml:space="preserve"> </w:t>
      </w:r>
      <w:r>
        <w:rPr>
          <w:w w:val="105"/>
        </w:rPr>
        <w:t>NWPs,</w:t>
      </w:r>
      <w:r>
        <w:rPr>
          <w:spacing w:val="36"/>
          <w:w w:val="105"/>
        </w:rPr>
        <w:t xml:space="preserve"> </w:t>
      </w:r>
      <w:r>
        <w:rPr>
          <w:w w:val="105"/>
        </w:rPr>
        <w:t>but</w:t>
      </w:r>
      <w:r>
        <w:rPr>
          <w:spacing w:val="32"/>
          <w:w w:val="105"/>
        </w:rPr>
        <w:t xml:space="preserve"> </w:t>
      </w:r>
      <w:r>
        <w:rPr>
          <w:w w:val="105"/>
        </w:rPr>
        <w:t>it</w:t>
      </w:r>
      <w:r>
        <w:rPr>
          <w:spacing w:val="33"/>
          <w:w w:val="105"/>
        </w:rPr>
        <w:t xml:space="preserve"> </w:t>
      </w:r>
      <w:r>
        <w:rPr>
          <w:w w:val="105"/>
        </w:rPr>
        <w:t>limits</w:t>
      </w:r>
      <w:r>
        <w:rPr>
          <w:spacing w:val="33"/>
          <w:w w:val="105"/>
        </w:rPr>
        <w:t xml:space="preserve"> </w:t>
      </w:r>
      <w:r>
        <w:rPr>
          <w:w w:val="105"/>
        </w:rPr>
        <w:t>the</w:t>
      </w:r>
      <w:r>
        <w:rPr>
          <w:spacing w:val="-55"/>
          <w:w w:val="105"/>
        </w:rPr>
        <w:t xml:space="preserve"> </w:t>
      </w:r>
      <w:r>
        <w:rPr>
          <w:rFonts w:ascii="Trebuchet MS" w:hAnsi="Trebuchet MS"/>
          <w:w w:val="105"/>
          <w:sz w:val="12"/>
        </w:rPr>
        <w:t xml:space="preserve">819  </w:t>
      </w:r>
      <w:r>
        <w:rPr>
          <w:rFonts w:ascii="Trebuchet MS" w:hAnsi="Trebuchet MS"/>
          <w:spacing w:val="1"/>
          <w:w w:val="105"/>
          <w:sz w:val="12"/>
        </w:rPr>
        <w:t xml:space="preserve"> </w:t>
      </w:r>
      <w:r>
        <w:rPr>
          <w:w w:val="105"/>
        </w:rPr>
        <w:t xml:space="preserve">skill of probabilistic models.  </w:t>
      </w:r>
      <w:proofErr w:type="gramStart"/>
      <w:r>
        <w:rPr>
          <w:w w:val="105"/>
        </w:rPr>
        <w:t>Persistence,  a.k.a.</w:t>
      </w:r>
      <w:proofErr w:type="gramEnd"/>
      <w:r>
        <w:rPr>
          <w:w w:val="105"/>
        </w:rPr>
        <w:t xml:space="preserve">  poor man’s ensemble,  is a</w:t>
      </w:r>
      <w:r>
        <w:rPr>
          <w:spacing w:val="1"/>
          <w:w w:val="105"/>
        </w:rPr>
        <w:t xml:space="preserve"> </w:t>
      </w:r>
      <w:r>
        <w:rPr>
          <w:rFonts w:ascii="Trebuchet MS" w:hAnsi="Trebuchet MS"/>
          <w:w w:val="105"/>
          <w:sz w:val="12"/>
        </w:rPr>
        <w:t>820</w:t>
      </w:r>
      <w:r>
        <w:rPr>
          <w:rFonts w:ascii="Trebuchet MS" w:hAnsi="Trebuchet MS"/>
          <w:spacing w:val="6"/>
          <w:w w:val="105"/>
          <w:sz w:val="12"/>
        </w:rPr>
        <w:t xml:space="preserve"> </w:t>
      </w:r>
      <w:r>
        <w:rPr>
          <w:w w:val="105"/>
        </w:rPr>
        <w:t>method</w:t>
      </w:r>
      <w:r>
        <w:rPr>
          <w:spacing w:val="23"/>
          <w:w w:val="105"/>
        </w:rPr>
        <w:t xml:space="preserve"> </w:t>
      </w:r>
      <w:r>
        <w:rPr>
          <w:w w:val="105"/>
        </w:rPr>
        <w:t>of</w:t>
      </w:r>
      <w:r>
        <w:rPr>
          <w:spacing w:val="22"/>
          <w:w w:val="105"/>
        </w:rPr>
        <w:t xml:space="preserve"> </w:t>
      </w:r>
      <w:r>
        <w:rPr>
          <w:w w:val="105"/>
        </w:rPr>
        <w:t>creating</w:t>
      </w:r>
      <w:r>
        <w:rPr>
          <w:spacing w:val="22"/>
          <w:w w:val="105"/>
        </w:rPr>
        <w:t xml:space="preserve"> </w:t>
      </w:r>
      <w:r>
        <w:rPr>
          <w:w w:val="105"/>
        </w:rPr>
        <w:t>an</w:t>
      </w:r>
      <w:r>
        <w:rPr>
          <w:spacing w:val="22"/>
          <w:w w:val="105"/>
        </w:rPr>
        <w:t xml:space="preserve"> </w:t>
      </w:r>
      <w:r>
        <w:rPr>
          <w:w w:val="105"/>
        </w:rPr>
        <w:t>ensemble</w:t>
      </w:r>
      <w:r>
        <w:rPr>
          <w:spacing w:val="22"/>
          <w:w w:val="105"/>
        </w:rPr>
        <w:t xml:space="preserve"> </w:t>
      </w:r>
      <w:r>
        <w:rPr>
          <w:w w:val="105"/>
        </w:rPr>
        <w:t>out</w:t>
      </w:r>
      <w:r>
        <w:rPr>
          <w:spacing w:val="24"/>
          <w:w w:val="105"/>
        </w:rPr>
        <w:t xml:space="preserve"> </w:t>
      </w:r>
      <w:r>
        <w:rPr>
          <w:w w:val="105"/>
        </w:rPr>
        <w:t>of</w:t>
      </w:r>
      <w:r>
        <w:rPr>
          <w:spacing w:val="22"/>
          <w:w w:val="105"/>
        </w:rPr>
        <w:t xml:space="preserve"> </w:t>
      </w:r>
      <w:r>
        <w:rPr>
          <w:w w:val="105"/>
        </w:rPr>
        <w:t>a</w:t>
      </w:r>
      <w:r>
        <w:rPr>
          <w:spacing w:val="23"/>
          <w:w w:val="105"/>
        </w:rPr>
        <w:t xml:space="preserve"> </w:t>
      </w:r>
      <w:r>
        <w:rPr>
          <w:w w:val="105"/>
        </w:rPr>
        <w:t>deterministic</w:t>
      </w:r>
      <w:r>
        <w:rPr>
          <w:spacing w:val="22"/>
          <w:w w:val="105"/>
        </w:rPr>
        <w:t xml:space="preserve"> </w:t>
      </w:r>
      <w:r>
        <w:rPr>
          <w:w w:val="105"/>
        </w:rPr>
        <w:t>forecast</w:t>
      </w:r>
      <w:r>
        <w:rPr>
          <w:spacing w:val="22"/>
          <w:w w:val="105"/>
        </w:rPr>
        <w:t xml:space="preserve"> </w:t>
      </w:r>
      <w:hyperlink w:anchor="_bookmark39" w:history="1">
        <w:proofErr w:type="spellStart"/>
        <w:r>
          <w:rPr>
            <w:w w:val="105"/>
          </w:rPr>
          <w:t>Cloke</w:t>
        </w:r>
        <w:proofErr w:type="spellEnd"/>
        <w:r>
          <w:rPr>
            <w:spacing w:val="22"/>
            <w:w w:val="105"/>
          </w:rPr>
          <w:t xml:space="preserve"> </w:t>
        </w:r>
        <w:r>
          <w:rPr>
            <w:w w:val="105"/>
          </w:rPr>
          <w:t>and</w:t>
        </w:r>
      </w:hyperlink>
      <w:r>
        <w:rPr>
          <w:spacing w:val="-55"/>
          <w:w w:val="105"/>
        </w:rPr>
        <w:t xml:space="preserve"> </w:t>
      </w:r>
      <w:r>
        <w:rPr>
          <w:rFonts w:ascii="Trebuchet MS" w:hAnsi="Trebuchet MS"/>
          <w:w w:val="105"/>
          <w:sz w:val="12"/>
        </w:rPr>
        <w:t xml:space="preserve">821 </w:t>
      </w:r>
      <w:r>
        <w:rPr>
          <w:rFonts w:ascii="Trebuchet MS" w:hAnsi="Trebuchet MS"/>
          <w:spacing w:val="1"/>
          <w:w w:val="105"/>
          <w:sz w:val="12"/>
        </w:rPr>
        <w:t xml:space="preserve"> </w:t>
      </w:r>
      <w:hyperlink w:anchor="_bookmark39" w:history="1">
        <w:proofErr w:type="spellStart"/>
        <w:r>
          <w:rPr>
            <w:w w:val="105"/>
          </w:rPr>
          <w:t>Pappenberger</w:t>
        </w:r>
        <w:proofErr w:type="spellEnd"/>
        <w:r>
          <w:rPr>
            <w:w w:val="105"/>
          </w:rPr>
          <w:t xml:space="preserve"> </w:t>
        </w:r>
      </w:hyperlink>
      <w:hyperlink w:anchor="_bookmark39" w:history="1">
        <w:r>
          <w:rPr>
            <w:w w:val="105"/>
          </w:rPr>
          <w:t>(2009).</w:t>
        </w:r>
      </w:hyperlink>
      <w:r>
        <w:rPr>
          <w:w w:val="105"/>
        </w:rPr>
        <w:t xml:space="preserve"> For instance, a persistence of 3/3 is an ensemble of 3</w:t>
      </w:r>
      <w:r>
        <w:rPr>
          <w:spacing w:val="1"/>
          <w:w w:val="105"/>
        </w:rPr>
        <w:t xml:space="preserve"> </w:t>
      </w:r>
      <w:r>
        <w:rPr>
          <w:rFonts w:ascii="Trebuchet MS" w:hAnsi="Trebuchet MS"/>
          <w:w w:val="105"/>
          <w:sz w:val="12"/>
        </w:rPr>
        <w:t xml:space="preserve">822 </w:t>
      </w:r>
      <w:r>
        <w:rPr>
          <w:rFonts w:ascii="Trebuchet MS" w:hAnsi="Trebuchet MS"/>
          <w:spacing w:val="1"/>
          <w:w w:val="105"/>
          <w:sz w:val="12"/>
        </w:rPr>
        <w:t xml:space="preserve"> </w:t>
      </w:r>
      <w:r>
        <w:rPr>
          <w:w w:val="105"/>
        </w:rPr>
        <w:t>members with a probability threshold of 100%. Our results show that while</w:t>
      </w:r>
      <w:r>
        <w:rPr>
          <w:spacing w:val="1"/>
          <w:w w:val="105"/>
        </w:rPr>
        <w:t xml:space="preserve"> </w:t>
      </w:r>
      <w:r>
        <w:rPr>
          <w:rFonts w:ascii="Trebuchet MS" w:hAnsi="Trebuchet MS"/>
          <w:w w:val="105"/>
          <w:sz w:val="12"/>
        </w:rPr>
        <w:t>823</w:t>
      </w:r>
      <w:r>
        <w:rPr>
          <w:rFonts w:ascii="Trebuchet MS" w:hAnsi="Trebuchet MS"/>
          <w:spacing w:val="1"/>
          <w:w w:val="105"/>
          <w:sz w:val="12"/>
        </w:rPr>
        <w:t xml:space="preserve"> </w:t>
      </w:r>
      <w:r>
        <w:rPr>
          <w:w w:val="105"/>
        </w:rPr>
        <w:t xml:space="preserve">persistence removes the inherent erratic </w:t>
      </w:r>
      <w:proofErr w:type="spellStart"/>
      <w:r>
        <w:rPr>
          <w:w w:val="105"/>
        </w:rPr>
        <w:t>behaviour</w:t>
      </w:r>
      <w:proofErr w:type="spellEnd"/>
      <w:r>
        <w:rPr>
          <w:w w:val="105"/>
        </w:rPr>
        <w:t xml:space="preserve"> of deterministic models</w:t>
      </w:r>
      <w:r>
        <w:rPr>
          <w:spacing w:val="1"/>
          <w:w w:val="105"/>
        </w:rPr>
        <w:t xml:space="preserve"> </w:t>
      </w:r>
      <w:r>
        <w:rPr>
          <w:rFonts w:ascii="Trebuchet MS" w:hAnsi="Trebuchet MS"/>
          <w:w w:val="105"/>
          <w:sz w:val="12"/>
        </w:rPr>
        <w:t>824</w:t>
      </w:r>
      <w:r>
        <w:rPr>
          <w:rFonts w:ascii="Trebuchet MS" w:hAnsi="Trebuchet MS"/>
          <w:spacing w:val="8"/>
          <w:w w:val="105"/>
          <w:sz w:val="12"/>
        </w:rPr>
        <w:t xml:space="preserve"> </w:t>
      </w:r>
      <w:r>
        <w:rPr>
          <w:w w:val="105"/>
        </w:rPr>
        <w:t>and</w:t>
      </w:r>
      <w:r>
        <w:rPr>
          <w:spacing w:val="19"/>
          <w:w w:val="105"/>
        </w:rPr>
        <w:t xml:space="preserve"> </w:t>
      </w:r>
      <w:r>
        <w:rPr>
          <w:w w:val="105"/>
        </w:rPr>
        <w:t>notably</w:t>
      </w:r>
      <w:r>
        <w:rPr>
          <w:spacing w:val="21"/>
          <w:w w:val="105"/>
        </w:rPr>
        <w:t xml:space="preserve"> </w:t>
      </w:r>
      <w:r>
        <w:rPr>
          <w:w w:val="105"/>
        </w:rPr>
        <w:t>improves</w:t>
      </w:r>
      <w:r>
        <w:rPr>
          <w:spacing w:val="19"/>
          <w:w w:val="105"/>
        </w:rPr>
        <w:t xml:space="preserve"> </w:t>
      </w:r>
      <w:r>
        <w:rPr>
          <w:w w:val="105"/>
        </w:rPr>
        <w:t>their</w:t>
      </w:r>
      <w:r>
        <w:rPr>
          <w:spacing w:val="21"/>
          <w:w w:val="105"/>
        </w:rPr>
        <w:t xml:space="preserve"> </w:t>
      </w:r>
      <w:r>
        <w:rPr>
          <w:w w:val="105"/>
        </w:rPr>
        <w:t>skill,</w:t>
      </w:r>
      <w:r>
        <w:rPr>
          <w:spacing w:val="19"/>
          <w:w w:val="105"/>
        </w:rPr>
        <w:t xml:space="preserve"> </w:t>
      </w:r>
      <w:r>
        <w:rPr>
          <w:w w:val="105"/>
        </w:rPr>
        <w:t>it</w:t>
      </w:r>
      <w:r>
        <w:rPr>
          <w:spacing w:val="20"/>
          <w:w w:val="105"/>
        </w:rPr>
        <w:t xml:space="preserve"> </w:t>
      </w:r>
      <w:r>
        <w:rPr>
          <w:w w:val="105"/>
        </w:rPr>
        <w:t>should</w:t>
      </w:r>
      <w:r>
        <w:rPr>
          <w:spacing w:val="19"/>
          <w:w w:val="105"/>
        </w:rPr>
        <w:t xml:space="preserve"> </w:t>
      </w:r>
      <w:r>
        <w:rPr>
          <w:w w:val="105"/>
        </w:rPr>
        <w:t>not</w:t>
      </w:r>
      <w:r>
        <w:rPr>
          <w:spacing w:val="20"/>
          <w:w w:val="105"/>
        </w:rPr>
        <w:t xml:space="preserve"> </w:t>
      </w:r>
      <w:r>
        <w:rPr>
          <w:w w:val="105"/>
        </w:rPr>
        <w:t>be</w:t>
      </w:r>
      <w:r>
        <w:rPr>
          <w:spacing w:val="20"/>
          <w:w w:val="105"/>
        </w:rPr>
        <w:t xml:space="preserve"> </w:t>
      </w:r>
      <w:r>
        <w:rPr>
          <w:w w:val="105"/>
        </w:rPr>
        <w:t>applied</w:t>
      </w:r>
      <w:r>
        <w:rPr>
          <w:spacing w:val="20"/>
          <w:w w:val="105"/>
        </w:rPr>
        <w:t xml:space="preserve"> </w:t>
      </w:r>
      <w:r>
        <w:rPr>
          <w:w w:val="105"/>
        </w:rPr>
        <w:t>to</w:t>
      </w:r>
      <w:r>
        <w:rPr>
          <w:spacing w:val="20"/>
          <w:w w:val="105"/>
        </w:rPr>
        <w:t xml:space="preserve"> </w:t>
      </w:r>
      <w:r>
        <w:rPr>
          <w:w w:val="105"/>
        </w:rPr>
        <w:t>HEPS.</w:t>
      </w:r>
    </w:p>
    <w:p w14:paraId="7BCA40E7" w14:textId="77777777" w:rsidR="00E2709D" w:rsidRDefault="00462487">
      <w:pPr>
        <w:pStyle w:val="BodyText"/>
        <w:tabs>
          <w:tab w:val="left" w:pos="968"/>
        </w:tabs>
        <w:spacing w:line="264" w:lineRule="exact"/>
        <w:ind w:left="227"/>
        <w:jc w:val="both"/>
      </w:pPr>
      <w:r>
        <w:rPr>
          <w:rFonts w:ascii="Trebuchet MS"/>
          <w:sz w:val="12"/>
        </w:rPr>
        <w:t>825</w:t>
      </w:r>
      <w:r>
        <w:rPr>
          <w:rFonts w:ascii="Trebuchet MS"/>
          <w:sz w:val="12"/>
        </w:rPr>
        <w:tab/>
      </w:r>
      <w:r>
        <w:t>The</w:t>
      </w:r>
      <w:r>
        <w:rPr>
          <w:spacing w:val="72"/>
        </w:rPr>
        <w:t xml:space="preserve"> </w:t>
      </w:r>
      <w:r>
        <w:t>second</w:t>
      </w:r>
      <w:r>
        <w:rPr>
          <w:spacing w:val="73"/>
        </w:rPr>
        <w:t xml:space="preserve"> </w:t>
      </w:r>
      <w:r>
        <w:t>objective</w:t>
      </w:r>
      <w:r>
        <w:rPr>
          <w:spacing w:val="72"/>
        </w:rPr>
        <w:t xml:space="preserve"> </w:t>
      </w:r>
      <w:r>
        <w:t>of</w:t>
      </w:r>
      <w:r>
        <w:rPr>
          <w:spacing w:val="73"/>
        </w:rPr>
        <w:t xml:space="preserve"> </w:t>
      </w:r>
      <w:r>
        <w:t>this</w:t>
      </w:r>
      <w:r>
        <w:rPr>
          <w:spacing w:val="74"/>
        </w:rPr>
        <w:t xml:space="preserve"> </w:t>
      </w:r>
      <w:r>
        <w:t>study</w:t>
      </w:r>
      <w:r>
        <w:rPr>
          <w:spacing w:val="73"/>
        </w:rPr>
        <w:t xml:space="preserve"> </w:t>
      </w:r>
      <w:r>
        <w:t>was</w:t>
      </w:r>
      <w:r>
        <w:rPr>
          <w:spacing w:val="74"/>
        </w:rPr>
        <w:t xml:space="preserve"> </w:t>
      </w:r>
      <w:r>
        <w:t>to</w:t>
      </w:r>
      <w:r>
        <w:rPr>
          <w:spacing w:val="74"/>
        </w:rPr>
        <w:t xml:space="preserve"> </w:t>
      </w:r>
      <w:r>
        <w:t>determine</w:t>
      </w:r>
      <w:r>
        <w:rPr>
          <w:spacing w:val="73"/>
        </w:rPr>
        <w:t xml:space="preserve"> </w:t>
      </w:r>
      <w:r>
        <w:t>the</w:t>
      </w:r>
      <w:r>
        <w:rPr>
          <w:spacing w:val="74"/>
        </w:rPr>
        <w:t xml:space="preserve"> </w:t>
      </w:r>
      <w:r>
        <w:t>appropriate</w:t>
      </w:r>
    </w:p>
    <w:p w14:paraId="1928E3F8" w14:textId="77777777" w:rsidR="00E2709D" w:rsidRDefault="00462487">
      <w:pPr>
        <w:pStyle w:val="BodyText"/>
        <w:spacing w:before="1" w:line="237" w:lineRule="auto"/>
        <w:ind w:left="227" w:right="529"/>
        <w:jc w:val="both"/>
      </w:pPr>
      <w:r>
        <w:rPr>
          <w:rFonts w:ascii="Trebuchet MS"/>
          <w:w w:val="105"/>
          <w:sz w:val="12"/>
        </w:rPr>
        <w:t>826</w:t>
      </w:r>
      <w:r>
        <w:rPr>
          <w:rFonts w:ascii="Trebuchet MS"/>
          <w:spacing w:val="16"/>
          <w:w w:val="105"/>
          <w:sz w:val="12"/>
        </w:rPr>
        <w:t xml:space="preserve"> </w:t>
      </w:r>
      <w:r>
        <w:rPr>
          <w:w w:val="105"/>
        </w:rPr>
        <w:t>method</w:t>
      </w:r>
      <w:r>
        <w:rPr>
          <w:spacing w:val="31"/>
          <w:w w:val="105"/>
        </w:rPr>
        <w:t xml:space="preserve"> </w:t>
      </w:r>
      <w:r>
        <w:rPr>
          <w:w w:val="105"/>
        </w:rPr>
        <w:t>to</w:t>
      </w:r>
      <w:r>
        <w:rPr>
          <w:spacing w:val="31"/>
          <w:w w:val="105"/>
        </w:rPr>
        <w:t xml:space="preserve"> </w:t>
      </w:r>
      <w:r>
        <w:rPr>
          <w:w w:val="105"/>
        </w:rPr>
        <w:t>combine</w:t>
      </w:r>
      <w:r>
        <w:rPr>
          <w:spacing w:val="32"/>
          <w:w w:val="105"/>
        </w:rPr>
        <w:t xml:space="preserve"> </w:t>
      </w:r>
      <w:r>
        <w:rPr>
          <w:w w:val="105"/>
        </w:rPr>
        <w:t>several</w:t>
      </w:r>
      <w:r>
        <w:rPr>
          <w:spacing w:val="31"/>
          <w:w w:val="105"/>
        </w:rPr>
        <w:t xml:space="preserve"> </w:t>
      </w:r>
      <w:r>
        <w:rPr>
          <w:w w:val="105"/>
        </w:rPr>
        <w:t>NWP</w:t>
      </w:r>
      <w:r>
        <w:rPr>
          <w:spacing w:val="32"/>
          <w:w w:val="105"/>
        </w:rPr>
        <w:t xml:space="preserve"> </w:t>
      </w:r>
      <w:r>
        <w:rPr>
          <w:w w:val="105"/>
        </w:rPr>
        <w:t>models</w:t>
      </w:r>
      <w:r>
        <w:rPr>
          <w:spacing w:val="31"/>
          <w:w w:val="105"/>
        </w:rPr>
        <w:t xml:space="preserve"> </w:t>
      </w:r>
      <w:r>
        <w:rPr>
          <w:w w:val="105"/>
        </w:rPr>
        <w:t>into</w:t>
      </w:r>
      <w:r>
        <w:rPr>
          <w:spacing w:val="32"/>
          <w:w w:val="105"/>
        </w:rPr>
        <w:t xml:space="preserve"> </w:t>
      </w:r>
      <w:r>
        <w:rPr>
          <w:w w:val="105"/>
        </w:rPr>
        <w:t>a</w:t>
      </w:r>
      <w:r>
        <w:rPr>
          <w:spacing w:val="31"/>
          <w:w w:val="105"/>
        </w:rPr>
        <w:t xml:space="preserve"> </w:t>
      </w:r>
      <w:r>
        <w:rPr>
          <w:w w:val="105"/>
        </w:rPr>
        <w:t>grand</w:t>
      </w:r>
      <w:r>
        <w:rPr>
          <w:spacing w:val="32"/>
          <w:w w:val="105"/>
        </w:rPr>
        <w:t xml:space="preserve"> </w:t>
      </w:r>
      <w:r>
        <w:rPr>
          <w:w w:val="105"/>
        </w:rPr>
        <w:t>ensemble.</w:t>
      </w:r>
      <w:r>
        <w:rPr>
          <w:spacing w:val="44"/>
          <w:w w:val="105"/>
        </w:rPr>
        <w:t xml:space="preserve"> </w:t>
      </w:r>
      <w:r>
        <w:rPr>
          <w:w w:val="105"/>
        </w:rPr>
        <w:t>Careful</w:t>
      </w:r>
      <w:r>
        <w:rPr>
          <w:spacing w:val="-55"/>
          <w:w w:val="105"/>
        </w:rPr>
        <w:t xml:space="preserve"> </w:t>
      </w:r>
      <w:proofErr w:type="gramStart"/>
      <w:r>
        <w:rPr>
          <w:rFonts w:ascii="Trebuchet MS"/>
          <w:w w:val="105"/>
          <w:sz w:val="12"/>
        </w:rPr>
        <w:t xml:space="preserve">827 </w:t>
      </w:r>
      <w:r>
        <w:rPr>
          <w:rFonts w:ascii="Trebuchet MS"/>
          <w:spacing w:val="1"/>
          <w:w w:val="105"/>
          <w:sz w:val="12"/>
        </w:rPr>
        <w:t xml:space="preserve"> </w:t>
      </w:r>
      <w:r>
        <w:rPr>
          <w:w w:val="105"/>
        </w:rPr>
        <w:t>consideration</w:t>
      </w:r>
      <w:proofErr w:type="gramEnd"/>
      <w:r>
        <w:rPr>
          <w:w w:val="105"/>
        </w:rPr>
        <w:t xml:space="preserve"> is necessary in selecting this method to avoid diminishing the</w:t>
      </w:r>
      <w:r>
        <w:rPr>
          <w:spacing w:val="1"/>
          <w:w w:val="105"/>
        </w:rPr>
        <w:t xml:space="preserve"> </w:t>
      </w:r>
      <w:r>
        <w:rPr>
          <w:rFonts w:ascii="Trebuchet MS"/>
          <w:w w:val="105"/>
          <w:sz w:val="12"/>
        </w:rPr>
        <w:t>828</w:t>
      </w:r>
      <w:r>
        <w:rPr>
          <w:rFonts w:ascii="Trebuchet MS"/>
          <w:spacing w:val="24"/>
          <w:w w:val="105"/>
          <w:sz w:val="12"/>
        </w:rPr>
        <w:t xml:space="preserve"> </w:t>
      </w:r>
      <w:r>
        <w:rPr>
          <w:w w:val="105"/>
        </w:rPr>
        <w:t>skill</w:t>
      </w:r>
      <w:r>
        <w:rPr>
          <w:spacing w:val="21"/>
          <w:w w:val="105"/>
        </w:rPr>
        <w:t xml:space="preserve"> </w:t>
      </w:r>
      <w:r>
        <w:rPr>
          <w:w w:val="105"/>
        </w:rPr>
        <w:t>of</w:t>
      </w:r>
      <w:r>
        <w:rPr>
          <w:spacing w:val="22"/>
          <w:w w:val="105"/>
        </w:rPr>
        <w:t xml:space="preserve"> </w:t>
      </w:r>
      <w:r>
        <w:rPr>
          <w:w w:val="105"/>
        </w:rPr>
        <w:t>the</w:t>
      </w:r>
      <w:r>
        <w:rPr>
          <w:spacing w:val="22"/>
          <w:w w:val="105"/>
        </w:rPr>
        <w:t xml:space="preserve"> </w:t>
      </w:r>
      <w:r>
        <w:rPr>
          <w:w w:val="105"/>
        </w:rPr>
        <w:t>most</w:t>
      </w:r>
      <w:r>
        <w:rPr>
          <w:spacing w:val="22"/>
          <w:w w:val="105"/>
        </w:rPr>
        <w:t xml:space="preserve"> </w:t>
      </w:r>
      <w:r>
        <w:rPr>
          <w:w w:val="105"/>
        </w:rPr>
        <w:t>proficient</w:t>
      </w:r>
      <w:r>
        <w:rPr>
          <w:spacing w:val="22"/>
          <w:w w:val="105"/>
        </w:rPr>
        <w:t xml:space="preserve"> </w:t>
      </w:r>
      <w:r>
        <w:rPr>
          <w:w w:val="105"/>
        </w:rPr>
        <w:t>NWP</w:t>
      </w:r>
      <w:r>
        <w:rPr>
          <w:spacing w:val="21"/>
          <w:w w:val="105"/>
        </w:rPr>
        <w:t xml:space="preserve"> </w:t>
      </w:r>
      <w:r>
        <w:rPr>
          <w:w w:val="105"/>
        </w:rPr>
        <w:t>within</w:t>
      </w:r>
      <w:r>
        <w:rPr>
          <w:spacing w:val="22"/>
          <w:w w:val="105"/>
        </w:rPr>
        <w:t xml:space="preserve"> </w:t>
      </w:r>
      <w:r>
        <w:rPr>
          <w:w w:val="105"/>
        </w:rPr>
        <w:t>the</w:t>
      </w:r>
      <w:r>
        <w:rPr>
          <w:spacing w:val="21"/>
          <w:w w:val="105"/>
        </w:rPr>
        <w:t xml:space="preserve"> </w:t>
      </w:r>
      <w:r>
        <w:rPr>
          <w:w w:val="105"/>
        </w:rPr>
        <w:t>grand</w:t>
      </w:r>
      <w:r>
        <w:rPr>
          <w:spacing w:val="22"/>
          <w:w w:val="105"/>
        </w:rPr>
        <w:t xml:space="preserve"> </w:t>
      </w:r>
      <w:r>
        <w:rPr>
          <w:w w:val="105"/>
        </w:rPr>
        <w:t>ensemble.</w:t>
      </w:r>
      <w:r>
        <w:rPr>
          <w:spacing w:val="9"/>
          <w:w w:val="105"/>
        </w:rPr>
        <w:t xml:space="preserve"> </w:t>
      </w:r>
      <w:r>
        <w:rPr>
          <w:w w:val="105"/>
        </w:rPr>
        <w:t>For</w:t>
      </w:r>
      <w:r>
        <w:rPr>
          <w:spacing w:val="22"/>
          <w:w w:val="105"/>
        </w:rPr>
        <w:t xml:space="preserve"> </w:t>
      </w:r>
      <w:r>
        <w:rPr>
          <w:w w:val="105"/>
        </w:rPr>
        <w:t>instance,</w:t>
      </w:r>
      <w:r>
        <w:rPr>
          <w:spacing w:val="-55"/>
          <w:w w:val="105"/>
        </w:rPr>
        <w:t xml:space="preserve"> </w:t>
      </w:r>
      <w:r>
        <w:rPr>
          <w:rFonts w:ascii="Trebuchet MS"/>
          <w:w w:val="105"/>
          <w:sz w:val="12"/>
        </w:rPr>
        <w:t>829</w:t>
      </w:r>
      <w:r>
        <w:rPr>
          <w:rFonts w:ascii="Trebuchet MS"/>
          <w:spacing w:val="7"/>
          <w:w w:val="105"/>
          <w:sz w:val="12"/>
        </w:rPr>
        <w:t xml:space="preserve"> </w:t>
      </w:r>
      <w:r>
        <w:rPr>
          <w:w w:val="105"/>
        </w:rPr>
        <w:t>the</w:t>
      </w:r>
      <w:r>
        <w:rPr>
          <w:spacing w:val="37"/>
          <w:w w:val="105"/>
        </w:rPr>
        <w:t xml:space="preserve"> </w:t>
      </w:r>
      <w:r>
        <w:rPr>
          <w:w w:val="105"/>
        </w:rPr>
        <w:t>current</w:t>
      </w:r>
      <w:r>
        <w:rPr>
          <w:spacing w:val="39"/>
          <w:w w:val="105"/>
        </w:rPr>
        <w:t xml:space="preserve"> </w:t>
      </w:r>
      <w:r>
        <w:rPr>
          <w:w w:val="105"/>
        </w:rPr>
        <w:t>EFAS</w:t>
      </w:r>
      <w:r>
        <w:rPr>
          <w:spacing w:val="38"/>
          <w:w w:val="105"/>
        </w:rPr>
        <w:t xml:space="preserve"> </w:t>
      </w:r>
      <w:r>
        <w:rPr>
          <w:w w:val="105"/>
        </w:rPr>
        <w:t>notification</w:t>
      </w:r>
      <w:r>
        <w:rPr>
          <w:spacing w:val="38"/>
          <w:w w:val="105"/>
        </w:rPr>
        <w:t xml:space="preserve"> </w:t>
      </w:r>
      <w:r>
        <w:rPr>
          <w:w w:val="105"/>
        </w:rPr>
        <w:t>criteria</w:t>
      </w:r>
      <w:r>
        <w:rPr>
          <w:spacing w:val="38"/>
          <w:w w:val="105"/>
        </w:rPr>
        <w:t xml:space="preserve"> </w:t>
      </w:r>
      <w:r>
        <w:rPr>
          <w:w w:val="105"/>
        </w:rPr>
        <w:t>limit</w:t>
      </w:r>
      <w:r>
        <w:rPr>
          <w:spacing w:val="38"/>
          <w:w w:val="105"/>
        </w:rPr>
        <w:t xml:space="preserve"> </w:t>
      </w:r>
      <w:r>
        <w:rPr>
          <w:w w:val="105"/>
        </w:rPr>
        <w:t>the</w:t>
      </w:r>
      <w:r>
        <w:rPr>
          <w:spacing w:val="39"/>
          <w:w w:val="105"/>
        </w:rPr>
        <w:t xml:space="preserve"> </w:t>
      </w:r>
      <w:r>
        <w:rPr>
          <w:w w:val="105"/>
        </w:rPr>
        <w:t>skill</w:t>
      </w:r>
      <w:r>
        <w:rPr>
          <w:spacing w:val="39"/>
          <w:w w:val="105"/>
        </w:rPr>
        <w:t xml:space="preserve"> </w:t>
      </w:r>
      <w:r>
        <w:rPr>
          <w:w w:val="105"/>
        </w:rPr>
        <w:t>of</w:t>
      </w:r>
      <w:r>
        <w:rPr>
          <w:spacing w:val="38"/>
          <w:w w:val="105"/>
        </w:rPr>
        <w:t xml:space="preserve"> </w:t>
      </w:r>
      <w:r>
        <w:rPr>
          <w:w w:val="105"/>
        </w:rPr>
        <w:t>the</w:t>
      </w:r>
      <w:r>
        <w:rPr>
          <w:spacing w:val="39"/>
          <w:w w:val="105"/>
        </w:rPr>
        <w:t xml:space="preserve"> </w:t>
      </w:r>
      <w:r>
        <w:rPr>
          <w:w w:val="105"/>
        </w:rPr>
        <w:t>system</w:t>
      </w:r>
      <w:r>
        <w:rPr>
          <w:spacing w:val="38"/>
          <w:w w:val="105"/>
        </w:rPr>
        <w:t xml:space="preserve"> </w:t>
      </w:r>
      <w:r>
        <w:rPr>
          <w:w w:val="105"/>
        </w:rPr>
        <w:t>to</w:t>
      </w:r>
      <w:r>
        <w:rPr>
          <w:spacing w:val="39"/>
          <w:w w:val="105"/>
        </w:rPr>
        <w:t xml:space="preserve"> </w:t>
      </w:r>
      <w:r>
        <w:rPr>
          <w:w w:val="105"/>
        </w:rPr>
        <w:t>that</w:t>
      </w:r>
      <w:r>
        <w:rPr>
          <w:spacing w:val="-55"/>
          <w:w w:val="105"/>
        </w:rPr>
        <w:t xml:space="preserve"> </w:t>
      </w:r>
      <w:r>
        <w:rPr>
          <w:rFonts w:ascii="Trebuchet MS"/>
          <w:w w:val="105"/>
          <w:sz w:val="12"/>
        </w:rPr>
        <w:t>830</w:t>
      </w:r>
      <w:r>
        <w:rPr>
          <w:rFonts w:ascii="Trebuchet MS"/>
          <w:spacing w:val="1"/>
          <w:w w:val="105"/>
          <w:sz w:val="12"/>
        </w:rPr>
        <w:t xml:space="preserve"> </w:t>
      </w:r>
      <w:r>
        <w:rPr>
          <w:w w:val="105"/>
        </w:rPr>
        <w:t xml:space="preserve">of </w:t>
      </w:r>
      <w:r>
        <w:rPr>
          <w:w w:val="105"/>
        </w:rPr>
        <w:lastRenderedPageBreak/>
        <w:t>the highest-performing deterministic model (HRES), which is poorer than</w:t>
      </w:r>
      <w:r>
        <w:rPr>
          <w:spacing w:val="1"/>
          <w:w w:val="105"/>
        </w:rPr>
        <w:t xml:space="preserve"> </w:t>
      </w:r>
      <w:r>
        <w:rPr>
          <w:rFonts w:ascii="Trebuchet MS"/>
          <w:w w:val="105"/>
          <w:sz w:val="12"/>
        </w:rPr>
        <w:t xml:space="preserve">831    </w:t>
      </w:r>
      <w:r>
        <w:rPr>
          <w:rFonts w:ascii="Trebuchet MS"/>
          <w:spacing w:val="16"/>
          <w:w w:val="105"/>
          <w:sz w:val="12"/>
        </w:rPr>
        <w:t xml:space="preserve"> </w:t>
      </w:r>
      <w:r>
        <w:rPr>
          <w:w w:val="105"/>
        </w:rPr>
        <w:t>any</w:t>
      </w:r>
      <w:r>
        <w:rPr>
          <w:spacing w:val="9"/>
          <w:w w:val="105"/>
        </w:rPr>
        <w:t xml:space="preserve"> </w:t>
      </w:r>
      <w:r>
        <w:rPr>
          <w:w w:val="105"/>
        </w:rPr>
        <w:t>of</w:t>
      </w:r>
      <w:r>
        <w:rPr>
          <w:spacing w:val="10"/>
          <w:w w:val="105"/>
        </w:rPr>
        <w:t xml:space="preserve"> </w:t>
      </w:r>
      <w:r>
        <w:rPr>
          <w:w w:val="105"/>
        </w:rPr>
        <w:t>the</w:t>
      </w:r>
      <w:r>
        <w:rPr>
          <w:spacing w:val="10"/>
          <w:w w:val="105"/>
        </w:rPr>
        <w:t xml:space="preserve"> </w:t>
      </w:r>
      <w:r>
        <w:rPr>
          <w:w w:val="105"/>
        </w:rPr>
        <w:t>probabilistic</w:t>
      </w:r>
      <w:r>
        <w:rPr>
          <w:spacing w:val="10"/>
          <w:w w:val="105"/>
        </w:rPr>
        <w:t xml:space="preserve"> </w:t>
      </w:r>
      <w:r>
        <w:rPr>
          <w:w w:val="105"/>
        </w:rPr>
        <w:t>NWP</w:t>
      </w:r>
      <w:r>
        <w:rPr>
          <w:spacing w:val="10"/>
          <w:w w:val="105"/>
        </w:rPr>
        <w:t xml:space="preserve"> </w:t>
      </w:r>
      <w:r>
        <w:rPr>
          <w:w w:val="105"/>
        </w:rPr>
        <w:t>(Figure</w:t>
      </w:r>
      <w:r>
        <w:rPr>
          <w:spacing w:val="10"/>
          <w:w w:val="105"/>
        </w:rPr>
        <w:t xml:space="preserve"> </w:t>
      </w:r>
      <w:hyperlink w:anchor="_bookmark20" w:history="1">
        <w:r>
          <w:rPr>
            <w:w w:val="105"/>
          </w:rPr>
          <w:t>6).</w:t>
        </w:r>
      </w:hyperlink>
      <w:r>
        <w:rPr>
          <w:spacing w:val="46"/>
          <w:w w:val="105"/>
        </w:rPr>
        <w:t xml:space="preserve"> </w:t>
      </w:r>
      <w:r>
        <w:rPr>
          <w:w w:val="105"/>
        </w:rPr>
        <w:t>This</w:t>
      </w:r>
      <w:r>
        <w:rPr>
          <w:spacing w:val="9"/>
          <w:w w:val="105"/>
        </w:rPr>
        <w:t xml:space="preserve"> </w:t>
      </w:r>
      <w:r>
        <w:rPr>
          <w:w w:val="105"/>
        </w:rPr>
        <w:t>limitation</w:t>
      </w:r>
      <w:r>
        <w:rPr>
          <w:spacing w:val="10"/>
          <w:w w:val="105"/>
        </w:rPr>
        <w:t xml:space="preserve"> </w:t>
      </w:r>
      <w:r>
        <w:rPr>
          <w:w w:val="105"/>
        </w:rPr>
        <w:t>is</w:t>
      </w:r>
      <w:r>
        <w:rPr>
          <w:spacing w:val="11"/>
          <w:w w:val="105"/>
        </w:rPr>
        <w:t xml:space="preserve"> </w:t>
      </w:r>
      <w:r>
        <w:rPr>
          <w:w w:val="105"/>
        </w:rPr>
        <w:t>caused</w:t>
      </w:r>
      <w:r>
        <w:rPr>
          <w:spacing w:val="9"/>
          <w:w w:val="105"/>
        </w:rPr>
        <w:t xml:space="preserve"> </w:t>
      </w:r>
      <w:r>
        <w:rPr>
          <w:w w:val="105"/>
        </w:rPr>
        <w:t>by</w:t>
      </w:r>
      <w:r>
        <w:rPr>
          <w:spacing w:val="10"/>
          <w:w w:val="105"/>
        </w:rPr>
        <w:t xml:space="preserve"> </w:t>
      </w:r>
      <w:r>
        <w:rPr>
          <w:w w:val="105"/>
        </w:rPr>
        <w:t>a</w:t>
      </w:r>
      <w:r>
        <w:rPr>
          <w:spacing w:val="10"/>
          <w:w w:val="105"/>
        </w:rPr>
        <w:t xml:space="preserve"> </w:t>
      </w:r>
      <w:r>
        <w:rPr>
          <w:w w:val="105"/>
        </w:rPr>
        <w:t>com-</w:t>
      </w:r>
    </w:p>
    <w:p w14:paraId="50BE52EC" w14:textId="77777777" w:rsidR="00E2709D" w:rsidRDefault="00E2709D">
      <w:pPr>
        <w:spacing w:line="237" w:lineRule="auto"/>
        <w:jc w:val="both"/>
        <w:sectPr w:rsidR="00E2709D">
          <w:pgSz w:w="12240" w:h="15840"/>
          <w:pgMar w:top="1500" w:right="1720" w:bottom="1960" w:left="1600" w:header="0" w:footer="1777" w:gutter="0"/>
          <w:cols w:space="720"/>
        </w:sectPr>
      </w:pPr>
    </w:p>
    <w:p w14:paraId="307FF98F" w14:textId="77777777" w:rsidR="00E2709D" w:rsidRDefault="00E2709D">
      <w:pPr>
        <w:pStyle w:val="BodyText"/>
        <w:rPr>
          <w:sz w:val="20"/>
        </w:rPr>
      </w:pPr>
    </w:p>
    <w:p w14:paraId="3895A3EA" w14:textId="77777777" w:rsidR="00E2709D" w:rsidRDefault="00E2709D">
      <w:pPr>
        <w:pStyle w:val="BodyText"/>
        <w:rPr>
          <w:sz w:val="20"/>
        </w:rPr>
      </w:pPr>
    </w:p>
    <w:p w14:paraId="5FBE0DFD" w14:textId="77777777" w:rsidR="00E2709D" w:rsidRDefault="00E2709D">
      <w:pPr>
        <w:pStyle w:val="BodyText"/>
        <w:rPr>
          <w:sz w:val="20"/>
        </w:rPr>
      </w:pPr>
    </w:p>
    <w:p w14:paraId="192B95C7" w14:textId="77777777" w:rsidR="00E2709D" w:rsidRDefault="00E2709D">
      <w:pPr>
        <w:pStyle w:val="BodyText"/>
        <w:spacing w:before="11"/>
        <w:rPr>
          <w:sz w:val="19"/>
        </w:rPr>
      </w:pPr>
    </w:p>
    <w:p w14:paraId="381DB83A" w14:textId="77777777" w:rsidR="00E2709D" w:rsidRDefault="00462487">
      <w:pPr>
        <w:pStyle w:val="BodyText"/>
        <w:spacing w:before="53" w:line="237" w:lineRule="auto"/>
        <w:ind w:left="227" w:right="529"/>
        <w:jc w:val="both"/>
      </w:pPr>
      <w:r>
        <w:rPr>
          <w:rFonts w:ascii="Trebuchet MS"/>
          <w:w w:val="105"/>
          <w:sz w:val="12"/>
        </w:rPr>
        <w:t xml:space="preserve">832  </w:t>
      </w:r>
      <w:r>
        <w:rPr>
          <w:rFonts w:ascii="Trebuchet MS"/>
          <w:spacing w:val="1"/>
          <w:w w:val="105"/>
          <w:sz w:val="12"/>
        </w:rPr>
        <w:t xml:space="preserve"> </w:t>
      </w:r>
      <w:r>
        <w:rPr>
          <w:w w:val="105"/>
        </w:rPr>
        <w:t>bination method (1D+1P) that excessively relies on deterministic forecasts,</w:t>
      </w:r>
      <w:r>
        <w:rPr>
          <w:spacing w:val="1"/>
          <w:w w:val="105"/>
        </w:rPr>
        <w:t xml:space="preserve"> </w:t>
      </w:r>
      <w:r>
        <w:rPr>
          <w:rFonts w:ascii="Trebuchet MS"/>
          <w:w w:val="105"/>
          <w:sz w:val="12"/>
        </w:rPr>
        <w:t>833</w:t>
      </w:r>
      <w:r>
        <w:rPr>
          <w:rFonts w:ascii="Trebuchet MS"/>
          <w:spacing w:val="1"/>
          <w:w w:val="105"/>
          <w:sz w:val="12"/>
        </w:rPr>
        <w:t xml:space="preserve"> </w:t>
      </w:r>
      <w:r>
        <w:rPr>
          <w:w w:val="105"/>
        </w:rPr>
        <w:t>as well as the use of persistence. The challenge lies in finding a combination</w:t>
      </w:r>
      <w:r>
        <w:rPr>
          <w:spacing w:val="1"/>
          <w:w w:val="105"/>
        </w:rPr>
        <w:t xml:space="preserve"> </w:t>
      </w:r>
      <w:r>
        <w:rPr>
          <w:rFonts w:ascii="Trebuchet MS"/>
          <w:w w:val="105"/>
          <w:sz w:val="12"/>
        </w:rPr>
        <w:t>834</w:t>
      </w:r>
      <w:r>
        <w:rPr>
          <w:rFonts w:ascii="Trebuchet MS"/>
          <w:spacing w:val="20"/>
          <w:w w:val="105"/>
          <w:sz w:val="12"/>
        </w:rPr>
        <w:t xml:space="preserve"> </w:t>
      </w:r>
      <w:r>
        <w:rPr>
          <w:w w:val="105"/>
        </w:rPr>
        <w:t>that</w:t>
      </w:r>
      <w:r>
        <w:rPr>
          <w:spacing w:val="30"/>
          <w:w w:val="105"/>
        </w:rPr>
        <w:t xml:space="preserve"> </w:t>
      </w:r>
      <w:r>
        <w:rPr>
          <w:w w:val="105"/>
        </w:rPr>
        <w:t>enhances</w:t>
      </w:r>
      <w:r>
        <w:rPr>
          <w:spacing w:val="30"/>
          <w:w w:val="105"/>
        </w:rPr>
        <w:t xml:space="preserve"> </w:t>
      </w:r>
      <w:r>
        <w:rPr>
          <w:w w:val="105"/>
        </w:rPr>
        <w:t>the</w:t>
      </w:r>
      <w:r>
        <w:rPr>
          <w:spacing w:val="31"/>
          <w:w w:val="105"/>
        </w:rPr>
        <w:t xml:space="preserve"> </w:t>
      </w:r>
      <w:r>
        <w:rPr>
          <w:w w:val="105"/>
        </w:rPr>
        <w:t>skill</w:t>
      </w:r>
      <w:r>
        <w:rPr>
          <w:spacing w:val="30"/>
          <w:w w:val="105"/>
        </w:rPr>
        <w:t xml:space="preserve"> </w:t>
      </w:r>
      <w:r>
        <w:rPr>
          <w:w w:val="105"/>
        </w:rPr>
        <w:t>of</w:t>
      </w:r>
      <w:r>
        <w:rPr>
          <w:spacing w:val="30"/>
          <w:w w:val="105"/>
        </w:rPr>
        <w:t xml:space="preserve"> </w:t>
      </w:r>
      <w:r>
        <w:rPr>
          <w:w w:val="105"/>
        </w:rPr>
        <w:t>the</w:t>
      </w:r>
      <w:r>
        <w:rPr>
          <w:spacing w:val="31"/>
          <w:w w:val="105"/>
        </w:rPr>
        <w:t xml:space="preserve"> </w:t>
      </w:r>
      <w:r>
        <w:rPr>
          <w:w w:val="105"/>
        </w:rPr>
        <w:t>best-performing</w:t>
      </w:r>
      <w:r>
        <w:rPr>
          <w:spacing w:val="30"/>
          <w:w w:val="105"/>
        </w:rPr>
        <w:t xml:space="preserve"> </w:t>
      </w:r>
      <w:r>
        <w:rPr>
          <w:w w:val="105"/>
        </w:rPr>
        <w:t>NWP,</w:t>
      </w:r>
      <w:r>
        <w:rPr>
          <w:spacing w:val="31"/>
          <w:w w:val="105"/>
        </w:rPr>
        <w:t xml:space="preserve"> </w:t>
      </w:r>
      <w:r>
        <w:rPr>
          <w:w w:val="105"/>
        </w:rPr>
        <w:t>which</w:t>
      </w:r>
      <w:r>
        <w:rPr>
          <w:spacing w:val="30"/>
          <w:w w:val="105"/>
        </w:rPr>
        <w:t xml:space="preserve"> </w:t>
      </w:r>
      <w:r>
        <w:rPr>
          <w:w w:val="105"/>
        </w:rPr>
        <w:t>in</w:t>
      </w:r>
      <w:r>
        <w:rPr>
          <w:spacing w:val="30"/>
          <w:w w:val="105"/>
        </w:rPr>
        <w:t xml:space="preserve"> </w:t>
      </w:r>
      <w:r>
        <w:rPr>
          <w:w w:val="105"/>
        </w:rPr>
        <w:t>the</w:t>
      </w:r>
      <w:r>
        <w:rPr>
          <w:spacing w:val="31"/>
          <w:w w:val="105"/>
        </w:rPr>
        <w:t xml:space="preserve"> </w:t>
      </w:r>
      <w:r>
        <w:rPr>
          <w:w w:val="105"/>
        </w:rPr>
        <w:t>case</w:t>
      </w:r>
      <w:r>
        <w:rPr>
          <w:spacing w:val="30"/>
          <w:w w:val="105"/>
        </w:rPr>
        <w:t xml:space="preserve"> </w:t>
      </w:r>
      <w:r>
        <w:rPr>
          <w:w w:val="105"/>
        </w:rPr>
        <w:t>of</w:t>
      </w:r>
      <w:r>
        <w:rPr>
          <w:spacing w:val="-55"/>
          <w:w w:val="105"/>
        </w:rPr>
        <w:t xml:space="preserve"> </w:t>
      </w:r>
      <w:r>
        <w:rPr>
          <w:rFonts w:ascii="Trebuchet MS"/>
          <w:w w:val="105"/>
          <w:sz w:val="12"/>
        </w:rPr>
        <w:t>835</w:t>
      </w:r>
      <w:r>
        <w:rPr>
          <w:rFonts w:ascii="Trebuchet MS"/>
          <w:spacing w:val="14"/>
          <w:w w:val="105"/>
          <w:sz w:val="12"/>
        </w:rPr>
        <w:t xml:space="preserve"> </w:t>
      </w:r>
      <w:r>
        <w:rPr>
          <w:w w:val="105"/>
        </w:rPr>
        <w:t>EFAS</w:t>
      </w:r>
      <w:r>
        <w:rPr>
          <w:spacing w:val="21"/>
          <w:w w:val="105"/>
        </w:rPr>
        <w:t xml:space="preserve"> </w:t>
      </w:r>
      <w:r>
        <w:rPr>
          <w:w w:val="105"/>
        </w:rPr>
        <w:t>is</w:t>
      </w:r>
      <w:r>
        <w:rPr>
          <w:spacing w:val="22"/>
          <w:w w:val="105"/>
        </w:rPr>
        <w:t xml:space="preserve"> </w:t>
      </w:r>
      <w:r>
        <w:rPr>
          <w:w w:val="105"/>
        </w:rPr>
        <w:t>the</w:t>
      </w:r>
      <w:r>
        <w:rPr>
          <w:spacing w:val="22"/>
          <w:w w:val="105"/>
        </w:rPr>
        <w:t xml:space="preserve"> </w:t>
      </w:r>
      <w:r>
        <w:rPr>
          <w:w w:val="105"/>
        </w:rPr>
        <w:t>ENS.</w:t>
      </w:r>
    </w:p>
    <w:p w14:paraId="6731671A" w14:textId="7EB16836" w:rsidR="00E2709D" w:rsidRDefault="00462487">
      <w:pPr>
        <w:pStyle w:val="BodyText"/>
        <w:tabs>
          <w:tab w:val="left" w:pos="968"/>
        </w:tabs>
        <w:spacing w:line="237" w:lineRule="auto"/>
        <w:ind w:left="227" w:right="528"/>
        <w:jc w:val="both"/>
        <w:rPr>
          <w:ins w:id="377" w:author="Pechlivanidis Ilias" w:date="2024-02-10T13:14:00Z"/>
          <w:w w:val="105"/>
        </w:rPr>
      </w:pPr>
      <w:r>
        <w:rPr>
          <w:rFonts w:ascii="Trebuchet MS"/>
          <w:w w:val="105"/>
          <w:sz w:val="12"/>
        </w:rPr>
        <w:t>836</w:t>
      </w:r>
      <w:r>
        <w:rPr>
          <w:rFonts w:ascii="Trebuchet MS"/>
          <w:w w:val="105"/>
          <w:sz w:val="12"/>
        </w:rPr>
        <w:tab/>
      </w:r>
      <w:r>
        <w:rPr>
          <w:w w:val="105"/>
        </w:rPr>
        <w:t>Our findings demonstrate that ENS is a very strong baseline, with only a</w:t>
      </w:r>
      <w:r>
        <w:rPr>
          <w:spacing w:val="1"/>
          <w:w w:val="105"/>
        </w:rPr>
        <w:t xml:space="preserve"> </w:t>
      </w:r>
      <w:proofErr w:type="gramStart"/>
      <w:r>
        <w:rPr>
          <w:rFonts w:ascii="Trebuchet MS"/>
          <w:w w:val="105"/>
          <w:sz w:val="12"/>
        </w:rPr>
        <w:t xml:space="preserve">837 </w:t>
      </w:r>
      <w:r>
        <w:rPr>
          <w:rFonts w:ascii="Trebuchet MS"/>
          <w:spacing w:val="1"/>
          <w:w w:val="105"/>
          <w:sz w:val="12"/>
        </w:rPr>
        <w:t xml:space="preserve"> </w:t>
      </w:r>
      <w:r>
        <w:rPr>
          <w:w w:val="105"/>
        </w:rPr>
        <w:t>few</w:t>
      </w:r>
      <w:proofErr w:type="gramEnd"/>
      <w:r>
        <w:rPr>
          <w:w w:val="105"/>
        </w:rPr>
        <w:t xml:space="preserve"> combination methods yielding gains to its skill. The effectiveness of the</w:t>
      </w:r>
      <w:r>
        <w:rPr>
          <w:spacing w:val="1"/>
          <w:w w:val="105"/>
        </w:rPr>
        <w:t xml:space="preserve"> </w:t>
      </w:r>
      <w:r>
        <w:rPr>
          <w:rFonts w:ascii="Trebuchet MS"/>
          <w:w w:val="105"/>
          <w:sz w:val="12"/>
        </w:rPr>
        <w:t>838</w:t>
      </w:r>
      <w:r>
        <w:rPr>
          <w:rFonts w:ascii="Trebuchet MS"/>
          <w:spacing w:val="33"/>
          <w:w w:val="105"/>
          <w:sz w:val="12"/>
        </w:rPr>
        <w:t xml:space="preserve"> </w:t>
      </w:r>
      <w:r>
        <w:rPr>
          <w:w w:val="105"/>
        </w:rPr>
        <w:t>grand</w:t>
      </w:r>
      <w:r>
        <w:rPr>
          <w:spacing w:val="-14"/>
          <w:w w:val="105"/>
        </w:rPr>
        <w:t xml:space="preserve"> </w:t>
      </w:r>
      <w:r>
        <w:rPr>
          <w:w w:val="105"/>
        </w:rPr>
        <w:t>ensemble</w:t>
      </w:r>
      <w:r>
        <w:rPr>
          <w:spacing w:val="-13"/>
          <w:w w:val="105"/>
        </w:rPr>
        <w:t xml:space="preserve"> </w:t>
      </w:r>
      <w:r>
        <w:rPr>
          <w:w w:val="105"/>
        </w:rPr>
        <w:t>is</w:t>
      </w:r>
      <w:r>
        <w:rPr>
          <w:spacing w:val="-14"/>
          <w:w w:val="105"/>
        </w:rPr>
        <w:t xml:space="preserve"> </w:t>
      </w:r>
      <w:r>
        <w:rPr>
          <w:w w:val="105"/>
        </w:rPr>
        <w:t>limited</w:t>
      </w:r>
      <w:r>
        <w:rPr>
          <w:spacing w:val="-13"/>
          <w:w w:val="105"/>
        </w:rPr>
        <w:t xml:space="preserve"> </w:t>
      </w:r>
      <w:r>
        <w:rPr>
          <w:w w:val="105"/>
        </w:rPr>
        <w:t>to</w:t>
      </w:r>
      <w:r>
        <w:rPr>
          <w:spacing w:val="-14"/>
          <w:w w:val="105"/>
        </w:rPr>
        <w:t xml:space="preserve"> </w:t>
      </w:r>
      <w:r>
        <w:rPr>
          <w:w w:val="105"/>
        </w:rPr>
        <w:t>the</w:t>
      </w:r>
      <w:r>
        <w:rPr>
          <w:spacing w:val="-14"/>
          <w:w w:val="105"/>
        </w:rPr>
        <w:t xml:space="preserve"> </w:t>
      </w:r>
      <w:r>
        <w:rPr>
          <w:w w:val="105"/>
        </w:rPr>
        <w:t>first</w:t>
      </w:r>
      <w:r>
        <w:rPr>
          <w:spacing w:val="-13"/>
          <w:w w:val="105"/>
        </w:rPr>
        <w:t xml:space="preserve"> </w:t>
      </w:r>
      <w:r>
        <w:rPr>
          <w:w w:val="105"/>
        </w:rPr>
        <w:t>5</w:t>
      </w:r>
      <w:r>
        <w:rPr>
          <w:spacing w:val="-14"/>
          <w:w w:val="105"/>
        </w:rPr>
        <w:t xml:space="preserve"> </w:t>
      </w:r>
      <w:r>
        <w:rPr>
          <w:w w:val="105"/>
        </w:rPr>
        <w:t>days</w:t>
      </w:r>
      <w:r>
        <w:rPr>
          <w:spacing w:val="-14"/>
          <w:w w:val="105"/>
        </w:rPr>
        <w:t xml:space="preserve"> </w:t>
      </w:r>
      <w:r>
        <w:rPr>
          <w:w w:val="105"/>
        </w:rPr>
        <w:t>lead</w:t>
      </w:r>
      <w:r>
        <w:rPr>
          <w:spacing w:val="-13"/>
          <w:w w:val="105"/>
        </w:rPr>
        <w:t xml:space="preserve"> </w:t>
      </w:r>
      <w:r>
        <w:rPr>
          <w:w w:val="105"/>
        </w:rPr>
        <w:t>time,</w:t>
      </w:r>
      <w:r>
        <w:rPr>
          <w:spacing w:val="-11"/>
          <w:w w:val="105"/>
        </w:rPr>
        <w:t xml:space="preserve"> </w:t>
      </w:r>
      <w:r>
        <w:rPr>
          <w:w w:val="105"/>
        </w:rPr>
        <w:t>when</w:t>
      </w:r>
      <w:r>
        <w:rPr>
          <w:spacing w:val="-13"/>
          <w:w w:val="105"/>
        </w:rPr>
        <w:t xml:space="preserve"> </w:t>
      </w:r>
      <w:r>
        <w:rPr>
          <w:w w:val="105"/>
        </w:rPr>
        <w:t>the</w:t>
      </w:r>
      <w:r>
        <w:rPr>
          <w:spacing w:val="-14"/>
          <w:w w:val="105"/>
        </w:rPr>
        <w:t xml:space="preserve"> </w:t>
      </w:r>
      <w:r>
        <w:rPr>
          <w:w w:val="105"/>
        </w:rPr>
        <w:t>total</w:t>
      </w:r>
      <w:r>
        <w:rPr>
          <w:spacing w:val="-13"/>
          <w:w w:val="105"/>
        </w:rPr>
        <w:t xml:space="preserve"> </w:t>
      </w:r>
      <w:r>
        <w:rPr>
          <w:w w:val="105"/>
        </w:rPr>
        <w:t>number</w:t>
      </w:r>
      <w:r>
        <w:rPr>
          <w:spacing w:val="-55"/>
          <w:w w:val="105"/>
        </w:rPr>
        <w:t xml:space="preserve"> </w:t>
      </w:r>
      <w:r>
        <w:rPr>
          <w:rFonts w:ascii="Trebuchet MS"/>
          <w:w w:val="105"/>
          <w:sz w:val="12"/>
        </w:rPr>
        <w:t xml:space="preserve">839   </w:t>
      </w:r>
      <w:r>
        <w:rPr>
          <w:rFonts w:ascii="Trebuchet MS"/>
          <w:spacing w:val="37"/>
          <w:w w:val="105"/>
          <w:sz w:val="12"/>
        </w:rPr>
        <w:t xml:space="preserve"> </w:t>
      </w:r>
      <w:r>
        <w:rPr>
          <w:w w:val="105"/>
        </w:rPr>
        <w:t>of members is highest (73), particularly for lead times shorter than 2 days,</w:t>
      </w:r>
      <w:r>
        <w:rPr>
          <w:spacing w:val="1"/>
          <w:w w:val="105"/>
        </w:rPr>
        <w:t xml:space="preserve"> </w:t>
      </w:r>
      <w:r>
        <w:rPr>
          <w:rFonts w:ascii="Trebuchet MS"/>
          <w:w w:val="105"/>
          <w:sz w:val="12"/>
        </w:rPr>
        <w:t>840</w:t>
      </w:r>
      <w:r>
        <w:rPr>
          <w:rFonts w:ascii="Trebuchet MS"/>
          <w:spacing w:val="17"/>
          <w:w w:val="105"/>
          <w:sz w:val="12"/>
        </w:rPr>
        <w:t xml:space="preserve"> </w:t>
      </w:r>
      <w:r>
        <w:rPr>
          <w:w w:val="105"/>
        </w:rPr>
        <w:t>when</w:t>
      </w:r>
      <w:r>
        <w:rPr>
          <w:spacing w:val="23"/>
          <w:w w:val="105"/>
        </w:rPr>
        <w:t xml:space="preserve"> </w:t>
      </w:r>
      <w:r>
        <w:rPr>
          <w:w w:val="105"/>
        </w:rPr>
        <w:t>the</w:t>
      </w:r>
      <w:r>
        <w:rPr>
          <w:spacing w:val="24"/>
          <w:w w:val="105"/>
        </w:rPr>
        <w:t xml:space="preserve"> </w:t>
      </w:r>
      <w:r>
        <w:rPr>
          <w:w w:val="105"/>
        </w:rPr>
        <w:t>deterministic</w:t>
      </w:r>
      <w:r>
        <w:rPr>
          <w:spacing w:val="24"/>
          <w:w w:val="105"/>
        </w:rPr>
        <w:t xml:space="preserve"> </w:t>
      </w:r>
      <w:r>
        <w:rPr>
          <w:w w:val="105"/>
        </w:rPr>
        <w:t>models</w:t>
      </w:r>
      <w:r>
        <w:rPr>
          <w:spacing w:val="24"/>
          <w:w w:val="105"/>
        </w:rPr>
        <w:t xml:space="preserve"> </w:t>
      </w:r>
      <w:r>
        <w:rPr>
          <w:w w:val="105"/>
        </w:rPr>
        <w:t>provide</w:t>
      </w:r>
      <w:r>
        <w:rPr>
          <w:spacing w:val="24"/>
          <w:w w:val="105"/>
        </w:rPr>
        <w:t xml:space="preserve"> </w:t>
      </w:r>
      <w:r>
        <w:rPr>
          <w:w w:val="105"/>
        </w:rPr>
        <w:t>value.</w:t>
      </w:r>
      <w:r>
        <w:rPr>
          <w:spacing w:val="20"/>
          <w:w w:val="105"/>
        </w:rPr>
        <w:t xml:space="preserve"> </w:t>
      </w:r>
      <w:r>
        <w:rPr>
          <w:w w:val="105"/>
        </w:rPr>
        <w:t>As</w:t>
      </w:r>
      <w:r>
        <w:rPr>
          <w:spacing w:val="24"/>
          <w:w w:val="105"/>
        </w:rPr>
        <w:t xml:space="preserve"> </w:t>
      </w:r>
      <w:r>
        <w:rPr>
          <w:w w:val="105"/>
        </w:rPr>
        <w:t>an</w:t>
      </w:r>
      <w:r>
        <w:rPr>
          <w:spacing w:val="24"/>
          <w:w w:val="105"/>
        </w:rPr>
        <w:t xml:space="preserve"> </w:t>
      </w:r>
      <w:r>
        <w:rPr>
          <w:w w:val="105"/>
        </w:rPr>
        <w:t>example,</w:t>
      </w:r>
      <w:r>
        <w:rPr>
          <w:spacing w:val="27"/>
          <w:w w:val="105"/>
        </w:rPr>
        <w:t xml:space="preserve"> </w:t>
      </w:r>
      <w:r>
        <w:rPr>
          <w:w w:val="105"/>
        </w:rPr>
        <w:t>a</w:t>
      </w:r>
      <w:r>
        <w:rPr>
          <w:spacing w:val="24"/>
          <w:w w:val="105"/>
        </w:rPr>
        <w:t xml:space="preserve"> </w:t>
      </w:r>
      <w:r>
        <w:rPr>
          <w:w w:val="105"/>
        </w:rPr>
        <w:t>simplistic</w:t>
      </w:r>
      <w:r>
        <w:rPr>
          <w:spacing w:val="-55"/>
          <w:w w:val="105"/>
        </w:rPr>
        <w:t xml:space="preserve"> </w:t>
      </w:r>
      <w:r>
        <w:rPr>
          <w:rFonts w:ascii="Trebuchet MS"/>
          <w:w w:val="105"/>
          <w:sz w:val="12"/>
        </w:rPr>
        <w:t>841</w:t>
      </w:r>
      <w:r>
        <w:rPr>
          <w:rFonts w:ascii="Trebuchet MS"/>
          <w:spacing w:val="26"/>
          <w:w w:val="105"/>
          <w:sz w:val="12"/>
        </w:rPr>
        <w:t xml:space="preserve"> </w:t>
      </w:r>
      <w:r>
        <w:rPr>
          <w:w w:val="105"/>
        </w:rPr>
        <w:t>approach</w:t>
      </w:r>
      <w:r>
        <w:rPr>
          <w:spacing w:val="34"/>
          <w:w w:val="105"/>
        </w:rPr>
        <w:t xml:space="preserve"> </w:t>
      </w:r>
      <w:r>
        <w:rPr>
          <w:w w:val="105"/>
        </w:rPr>
        <w:t>like</w:t>
      </w:r>
      <w:r>
        <w:rPr>
          <w:spacing w:val="35"/>
          <w:w w:val="105"/>
        </w:rPr>
        <w:t xml:space="preserve"> </w:t>
      </w:r>
      <w:r>
        <w:rPr>
          <w:w w:val="105"/>
        </w:rPr>
        <w:t>MM</w:t>
      </w:r>
      <w:r>
        <w:rPr>
          <w:spacing w:val="34"/>
          <w:w w:val="105"/>
        </w:rPr>
        <w:t xml:space="preserve"> </w:t>
      </w:r>
      <w:r>
        <w:rPr>
          <w:w w:val="105"/>
        </w:rPr>
        <w:t>exhibits</w:t>
      </w:r>
      <w:r>
        <w:rPr>
          <w:spacing w:val="35"/>
          <w:w w:val="105"/>
        </w:rPr>
        <w:t xml:space="preserve"> </w:t>
      </w:r>
      <w:r>
        <w:rPr>
          <w:w w:val="105"/>
        </w:rPr>
        <w:t>the</w:t>
      </w:r>
      <w:r>
        <w:rPr>
          <w:spacing w:val="35"/>
          <w:w w:val="105"/>
        </w:rPr>
        <w:t xml:space="preserve"> </w:t>
      </w:r>
      <w:r>
        <w:rPr>
          <w:w w:val="105"/>
        </w:rPr>
        <w:t>highest</w:t>
      </w:r>
      <w:r>
        <w:rPr>
          <w:spacing w:val="34"/>
          <w:w w:val="105"/>
        </w:rPr>
        <w:t xml:space="preserve"> </w:t>
      </w:r>
      <w:r>
        <w:rPr>
          <w:w w:val="105"/>
        </w:rPr>
        <w:t>skill</w:t>
      </w:r>
      <w:r>
        <w:rPr>
          <w:spacing w:val="35"/>
          <w:w w:val="105"/>
        </w:rPr>
        <w:t xml:space="preserve"> </w:t>
      </w:r>
      <w:r>
        <w:rPr>
          <w:w w:val="105"/>
        </w:rPr>
        <w:t>within</w:t>
      </w:r>
      <w:r>
        <w:rPr>
          <w:spacing w:val="34"/>
          <w:w w:val="105"/>
        </w:rPr>
        <w:t xml:space="preserve"> </w:t>
      </w:r>
      <w:r>
        <w:rPr>
          <w:w w:val="105"/>
        </w:rPr>
        <w:t>the</w:t>
      </w:r>
      <w:r>
        <w:rPr>
          <w:spacing w:val="35"/>
          <w:w w:val="105"/>
        </w:rPr>
        <w:t xml:space="preserve"> </w:t>
      </w:r>
      <w:r>
        <w:rPr>
          <w:w w:val="105"/>
        </w:rPr>
        <w:t>shortest</w:t>
      </w:r>
      <w:r>
        <w:rPr>
          <w:spacing w:val="34"/>
          <w:w w:val="105"/>
        </w:rPr>
        <w:t xml:space="preserve"> </w:t>
      </w:r>
      <w:r>
        <w:rPr>
          <w:w w:val="105"/>
        </w:rPr>
        <w:t>lead</w:t>
      </w:r>
      <w:r>
        <w:rPr>
          <w:spacing w:val="35"/>
          <w:w w:val="105"/>
        </w:rPr>
        <w:t xml:space="preserve"> </w:t>
      </w:r>
      <w:r>
        <w:rPr>
          <w:w w:val="105"/>
        </w:rPr>
        <w:t>time</w:t>
      </w:r>
      <w:r>
        <w:rPr>
          <w:spacing w:val="-55"/>
          <w:w w:val="105"/>
        </w:rPr>
        <w:t xml:space="preserve"> </w:t>
      </w:r>
      <w:r>
        <w:rPr>
          <w:rFonts w:ascii="Trebuchet MS"/>
          <w:w w:val="105"/>
          <w:sz w:val="12"/>
        </w:rPr>
        <w:t>842</w:t>
      </w:r>
      <w:r>
        <w:rPr>
          <w:rFonts w:ascii="Trebuchet MS"/>
          <w:spacing w:val="20"/>
          <w:w w:val="105"/>
          <w:sz w:val="12"/>
        </w:rPr>
        <w:t xml:space="preserve"> </w:t>
      </w:r>
      <w:r>
        <w:rPr>
          <w:w w:val="105"/>
        </w:rPr>
        <w:t>range,</w:t>
      </w:r>
      <w:r>
        <w:rPr>
          <w:spacing w:val="40"/>
          <w:w w:val="105"/>
        </w:rPr>
        <w:t xml:space="preserve"> </w:t>
      </w:r>
      <w:r>
        <w:rPr>
          <w:w w:val="105"/>
        </w:rPr>
        <w:t>potentially</w:t>
      </w:r>
      <w:r>
        <w:rPr>
          <w:spacing w:val="35"/>
          <w:w w:val="105"/>
        </w:rPr>
        <w:t xml:space="preserve"> </w:t>
      </w:r>
      <w:r>
        <w:rPr>
          <w:w w:val="105"/>
        </w:rPr>
        <w:t>because</w:t>
      </w:r>
      <w:r>
        <w:rPr>
          <w:spacing w:val="34"/>
          <w:w w:val="105"/>
        </w:rPr>
        <w:t xml:space="preserve"> </w:t>
      </w:r>
      <w:r>
        <w:rPr>
          <w:w w:val="105"/>
        </w:rPr>
        <w:t>it</w:t>
      </w:r>
      <w:r>
        <w:rPr>
          <w:spacing w:val="35"/>
          <w:w w:val="105"/>
        </w:rPr>
        <w:t xml:space="preserve"> </w:t>
      </w:r>
      <w:r>
        <w:rPr>
          <w:w w:val="105"/>
        </w:rPr>
        <w:t>is</w:t>
      </w:r>
      <w:r>
        <w:rPr>
          <w:spacing w:val="34"/>
          <w:w w:val="105"/>
        </w:rPr>
        <w:t xml:space="preserve"> </w:t>
      </w:r>
      <w:r>
        <w:rPr>
          <w:w w:val="105"/>
        </w:rPr>
        <w:t>the</w:t>
      </w:r>
      <w:r>
        <w:rPr>
          <w:spacing w:val="35"/>
          <w:w w:val="105"/>
        </w:rPr>
        <w:t xml:space="preserve"> </w:t>
      </w:r>
      <w:r>
        <w:rPr>
          <w:w w:val="105"/>
        </w:rPr>
        <w:t>approach</w:t>
      </w:r>
      <w:r>
        <w:rPr>
          <w:spacing w:val="34"/>
          <w:w w:val="105"/>
        </w:rPr>
        <w:t xml:space="preserve"> </w:t>
      </w:r>
      <w:r>
        <w:rPr>
          <w:w w:val="105"/>
        </w:rPr>
        <w:t>that</w:t>
      </w:r>
      <w:r>
        <w:rPr>
          <w:spacing w:val="35"/>
          <w:w w:val="105"/>
        </w:rPr>
        <w:t xml:space="preserve"> </w:t>
      </w:r>
      <w:r>
        <w:rPr>
          <w:w w:val="105"/>
        </w:rPr>
        <w:t>assigns</w:t>
      </w:r>
      <w:r>
        <w:rPr>
          <w:spacing w:val="34"/>
          <w:w w:val="105"/>
        </w:rPr>
        <w:t xml:space="preserve"> </w:t>
      </w:r>
      <w:r>
        <w:rPr>
          <w:w w:val="105"/>
        </w:rPr>
        <w:t>higher</w:t>
      </w:r>
      <w:r>
        <w:rPr>
          <w:spacing w:val="35"/>
          <w:w w:val="105"/>
        </w:rPr>
        <w:t xml:space="preserve"> </w:t>
      </w:r>
      <w:r>
        <w:rPr>
          <w:w w:val="105"/>
        </w:rPr>
        <w:t>value</w:t>
      </w:r>
      <w:r>
        <w:rPr>
          <w:spacing w:val="34"/>
          <w:w w:val="105"/>
        </w:rPr>
        <w:t xml:space="preserve"> </w:t>
      </w:r>
      <w:r>
        <w:rPr>
          <w:w w:val="105"/>
        </w:rPr>
        <w:t>to</w:t>
      </w:r>
      <w:r>
        <w:rPr>
          <w:spacing w:val="-55"/>
          <w:w w:val="105"/>
        </w:rPr>
        <w:t xml:space="preserve"> </w:t>
      </w:r>
      <w:r>
        <w:rPr>
          <w:rFonts w:ascii="Trebuchet MS"/>
          <w:w w:val="105"/>
          <w:sz w:val="12"/>
        </w:rPr>
        <w:t xml:space="preserve">843  </w:t>
      </w:r>
      <w:r>
        <w:rPr>
          <w:rFonts w:ascii="Trebuchet MS"/>
          <w:spacing w:val="1"/>
          <w:w w:val="105"/>
          <w:sz w:val="12"/>
        </w:rPr>
        <w:t xml:space="preserve"> </w:t>
      </w:r>
      <w:r>
        <w:rPr>
          <w:w w:val="105"/>
        </w:rPr>
        <w:t xml:space="preserve">the deterministic models.  </w:t>
      </w:r>
      <w:proofErr w:type="gramStart"/>
      <w:r>
        <w:rPr>
          <w:w w:val="105"/>
        </w:rPr>
        <w:t>Overall,  the</w:t>
      </w:r>
      <w:proofErr w:type="gramEnd"/>
      <w:r>
        <w:rPr>
          <w:w w:val="105"/>
        </w:rPr>
        <w:t xml:space="preserve"> most promising approaches are the</w:t>
      </w:r>
      <w:r>
        <w:rPr>
          <w:spacing w:val="1"/>
          <w:w w:val="105"/>
        </w:rPr>
        <w:t xml:space="preserve"> </w:t>
      </w:r>
      <w:r>
        <w:rPr>
          <w:rFonts w:ascii="Trebuchet MS"/>
          <w:w w:val="105"/>
          <w:sz w:val="12"/>
        </w:rPr>
        <w:t>844</w:t>
      </w:r>
      <w:r>
        <w:rPr>
          <w:rFonts w:ascii="Trebuchet MS"/>
          <w:spacing w:val="15"/>
          <w:w w:val="105"/>
          <w:sz w:val="12"/>
        </w:rPr>
        <w:t xml:space="preserve"> </w:t>
      </w:r>
      <w:r>
        <w:rPr>
          <w:w w:val="105"/>
        </w:rPr>
        <w:t>member-based</w:t>
      </w:r>
      <w:r>
        <w:rPr>
          <w:spacing w:val="-5"/>
          <w:w w:val="105"/>
        </w:rPr>
        <w:t xml:space="preserve"> </w:t>
      </w:r>
      <w:r>
        <w:rPr>
          <w:w w:val="105"/>
        </w:rPr>
        <w:t>(MW)</w:t>
      </w:r>
      <w:r>
        <w:rPr>
          <w:spacing w:val="-4"/>
          <w:w w:val="105"/>
        </w:rPr>
        <w:t xml:space="preserve"> </w:t>
      </w:r>
      <w:r>
        <w:rPr>
          <w:w w:val="105"/>
        </w:rPr>
        <w:t>and</w:t>
      </w:r>
      <w:r>
        <w:rPr>
          <w:spacing w:val="-4"/>
          <w:w w:val="105"/>
        </w:rPr>
        <w:t xml:space="preserve"> </w:t>
      </w:r>
      <w:r>
        <w:rPr>
          <w:w w:val="105"/>
        </w:rPr>
        <w:t>skill-based</w:t>
      </w:r>
      <w:r>
        <w:rPr>
          <w:spacing w:val="-5"/>
          <w:w w:val="105"/>
        </w:rPr>
        <w:t xml:space="preserve"> </w:t>
      </w:r>
      <w:r>
        <w:rPr>
          <w:w w:val="105"/>
        </w:rPr>
        <w:t>(BW)</w:t>
      </w:r>
      <w:r>
        <w:rPr>
          <w:spacing w:val="-4"/>
          <w:w w:val="105"/>
        </w:rPr>
        <w:t xml:space="preserve"> </w:t>
      </w:r>
      <w:r>
        <w:rPr>
          <w:w w:val="105"/>
        </w:rPr>
        <w:t>methods,</w:t>
      </w:r>
      <w:r>
        <w:rPr>
          <w:spacing w:val="-2"/>
          <w:w w:val="105"/>
        </w:rPr>
        <w:t xml:space="preserve"> </w:t>
      </w:r>
      <w:r>
        <w:rPr>
          <w:w w:val="105"/>
        </w:rPr>
        <w:t>as</w:t>
      </w:r>
      <w:r>
        <w:rPr>
          <w:spacing w:val="-4"/>
          <w:w w:val="105"/>
        </w:rPr>
        <w:t xml:space="preserve"> </w:t>
      </w:r>
      <w:r>
        <w:rPr>
          <w:w w:val="105"/>
        </w:rPr>
        <w:t>they</w:t>
      </w:r>
      <w:r>
        <w:rPr>
          <w:spacing w:val="-4"/>
          <w:w w:val="105"/>
        </w:rPr>
        <w:t xml:space="preserve"> </w:t>
      </w:r>
      <w:r>
        <w:rPr>
          <w:w w:val="105"/>
        </w:rPr>
        <w:t>outperform</w:t>
      </w:r>
      <w:r>
        <w:rPr>
          <w:spacing w:val="-5"/>
          <w:w w:val="105"/>
        </w:rPr>
        <w:t xml:space="preserve"> </w:t>
      </w:r>
      <w:r>
        <w:rPr>
          <w:w w:val="105"/>
        </w:rPr>
        <w:t>the</w:t>
      </w:r>
      <w:r>
        <w:rPr>
          <w:spacing w:val="-55"/>
          <w:w w:val="105"/>
        </w:rPr>
        <w:t xml:space="preserve"> </w:t>
      </w:r>
      <w:r>
        <w:rPr>
          <w:rFonts w:ascii="Trebuchet MS"/>
          <w:w w:val="105"/>
          <w:sz w:val="12"/>
        </w:rPr>
        <w:t xml:space="preserve">845   </w:t>
      </w:r>
      <w:r>
        <w:rPr>
          <w:rFonts w:ascii="Trebuchet MS"/>
          <w:spacing w:val="37"/>
          <w:w w:val="105"/>
          <w:sz w:val="12"/>
        </w:rPr>
        <w:t xml:space="preserve"> </w:t>
      </w:r>
      <w:r>
        <w:rPr>
          <w:w w:val="105"/>
        </w:rPr>
        <w:t>baseline throughout the first 5 days lead time.  Both methods have similar</w:t>
      </w:r>
      <w:r>
        <w:rPr>
          <w:spacing w:val="1"/>
          <w:w w:val="105"/>
        </w:rPr>
        <w:t xml:space="preserve"> </w:t>
      </w:r>
      <w:r>
        <w:rPr>
          <w:rFonts w:ascii="Trebuchet MS"/>
          <w:w w:val="105"/>
          <w:sz w:val="12"/>
        </w:rPr>
        <w:t>846</w:t>
      </w:r>
      <w:r>
        <w:rPr>
          <w:rFonts w:ascii="Trebuchet MS"/>
          <w:spacing w:val="3"/>
          <w:w w:val="105"/>
          <w:sz w:val="12"/>
        </w:rPr>
        <w:t xml:space="preserve"> </w:t>
      </w:r>
      <w:r>
        <w:rPr>
          <w:w w:val="105"/>
        </w:rPr>
        <w:t>optimal</w:t>
      </w:r>
      <w:r>
        <w:rPr>
          <w:spacing w:val="-5"/>
          <w:w w:val="105"/>
        </w:rPr>
        <w:t xml:space="preserve"> </w:t>
      </w:r>
      <w:r>
        <w:rPr>
          <w:w w:val="105"/>
        </w:rPr>
        <w:t>notification</w:t>
      </w:r>
      <w:r>
        <w:rPr>
          <w:spacing w:val="-5"/>
          <w:w w:val="105"/>
        </w:rPr>
        <w:t xml:space="preserve"> </w:t>
      </w:r>
      <w:r>
        <w:rPr>
          <w:w w:val="105"/>
        </w:rPr>
        <w:t>criteria</w:t>
      </w:r>
      <w:r>
        <w:rPr>
          <w:spacing w:val="-5"/>
          <w:w w:val="105"/>
        </w:rPr>
        <w:t xml:space="preserve"> </w:t>
      </w:r>
      <w:r>
        <w:rPr>
          <w:w w:val="105"/>
        </w:rPr>
        <w:t>(no</w:t>
      </w:r>
      <w:r>
        <w:rPr>
          <w:spacing w:val="-5"/>
          <w:w w:val="105"/>
        </w:rPr>
        <w:t xml:space="preserve"> </w:t>
      </w:r>
      <w:r>
        <w:rPr>
          <w:w w:val="105"/>
        </w:rPr>
        <w:t>persistence</w:t>
      </w:r>
      <w:r>
        <w:rPr>
          <w:spacing w:val="-6"/>
          <w:w w:val="105"/>
        </w:rPr>
        <w:t xml:space="preserve"> </w:t>
      </w:r>
      <w:r>
        <w:rPr>
          <w:w w:val="105"/>
        </w:rPr>
        <w:t>and</w:t>
      </w:r>
      <w:r>
        <w:rPr>
          <w:spacing w:val="-5"/>
          <w:w w:val="105"/>
        </w:rPr>
        <w:t xml:space="preserve"> </w:t>
      </w:r>
      <w:r>
        <w:rPr>
          <w:w w:val="105"/>
        </w:rPr>
        <w:t>a</w:t>
      </w:r>
      <w:r>
        <w:rPr>
          <w:spacing w:val="-5"/>
          <w:w w:val="105"/>
        </w:rPr>
        <w:t xml:space="preserve"> </w:t>
      </w:r>
      <w:r>
        <w:rPr>
          <w:w w:val="105"/>
        </w:rPr>
        <w:t>probability</w:t>
      </w:r>
      <w:r>
        <w:rPr>
          <w:spacing w:val="-5"/>
          <w:w w:val="105"/>
        </w:rPr>
        <w:t xml:space="preserve"> </w:t>
      </w:r>
      <w:r>
        <w:rPr>
          <w:w w:val="105"/>
        </w:rPr>
        <w:t>threshold</w:t>
      </w:r>
      <w:r>
        <w:rPr>
          <w:spacing w:val="-5"/>
          <w:w w:val="105"/>
        </w:rPr>
        <w:t xml:space="preserve"> </w:t>
      </w:r>
      <w:r>
        <w:rPr>
          <w:w w:val="105"/>
        </w:rPr>
        <w:t>close</w:t>
      </w:r>
      <w:r>
        <w:rPr>
          <w:spacing w:val="-55"/>
          <w:w w:val="105"/>
        </w:rPr>
        <w:t xml:space="preserve"> </w:t>
      </w:r>
      <w:r>
        <w:rPr>
          <w:rFonts w:ascii="Trebuchet MS"/>
          <w:w w:val="105"/>
          <w:sz w:val="12"/>
        </w:rPr>
        <w:t>847</w:t>
      </w:r>
      <w:r>
        <w:rPr>
          <w:rFonts w:ascii="Trebuchet MS"/>
          <w:spacing w:val="23"/>
          <w:w w:val="105"/>
          <w:sz w:val="12"/>
        </w:rPr>
        <w:t xml:space="preserve"> </w:t>
      </w:r>
      <w:r>
        <w:rPr>
          <w:w w:val="105"/>
        </w:rPr>
        <w:t>to</w:t>
      </w:r>
      <w:r>
        <w:rPr>
          <w:spacing w:val="15"/>
          <w:w w:val="105"/>
        </w:rPr>
        <w:t xml:space="preserve"> </w:t>
      </w:r>
      <w:r>
        <w:rPr>
          <w:w w:val="105"/>
        </w:rPr>
        <w:t>50%),</w:t>
      </w:r>
      <w:r>
        <w:rPr>
          <w:spacing w:val="16"/>
          <w:w w:val="105"/>
        </w:rPr>
        <w:t xml:space="preserve"> </w:t>
      </w:r>
      <w:r>
        <w:rPr>
          <w:w w:val="105"/>
        </w:rPr>
        <w:t>and</w:t>
      </w:r>
      <w:r>
        <w:rPr>
          <w:spacing w:val="15"/>
          <w:w w:val="105"/>
        </w:rPr>
        <w:t xml:space="preserve"> </w:t>
      </w:r>
      <w:r>
        <w:rPr>
          <w:w w:val="105"/>
        </w:rPr>
        <w:t>their</w:t>
      </w:r>
      <w:r>
        <w:rPr>
          <w:spacing w:val="15"/>
          <w:w w:val="105"/>
        </w:rPr>
        <w:t xml:space="preserve"> </w:t>
      </w:r>
      <w:r>
        <w:rPr>
          <w:w w:val="105"/>
        </w:rPr>
        <w:t>success</w:t>
      </w:r>
      <w:r>
        <w:rPr>
          <w:spacing w:val="15"/>
          <w:w w:val="105"/>
        </w:rPr>
        <w:t xml:space="preserve"> </w:t>
      </w:r>
      <w:r>
        <w:rPr>
          <w:w w:val="105"/>
        </w:rPr>
        <w:t>is</w:t>
      </w:r>
      <w:r>
        <w:rPr>
          <w:spacing w:val="15"/>
          <w:w w:val="105"/>
        </w:rPr>
        <w:t xml:space="preserve"> </w:t>
      </w:r>
      <w:r>
        <w:rPr>
          <w:w w:val="105"/>
        </w:rPr>
        <w:t>based</w:t>
      </w:r>
      <w:r>
        <w:rPr>
          <w:spacing w:val="15"/>
          <w:w w:val="105"/>
        </w:rPr>
        <w:t xml:space="preserve"> </w:t>
      </w:r>
      <w:r>
        <w:rPr>
          <w:w w:val="105"/>
        </w:rPr>
        <w:t>on</w:t>
      </w:r>
      <w:r>
        <w:rPr>
          <w:spacing w:val="15"/>
          <w:w w:val="105"/>
        </w:rPr>
        <w:t xml:space="preserve"> </w:t>
      </w:r>
      <w:r>
        <w:rPr>
          <w:w w:val="105"/>
        </w:rPr>
        <w:t>granting</w:t>
      </w:r>
      <w:r>
        <w:rPr>
          <w:spacing w:val="15"/>
          <w:w w:val="105"/>
        </w:rPr>
        <w:t xml:space="preserve"> </w:t>
      </w:r>
      <w:r>
        <w:rPr>
          <w:w w:val="105"/>
        </w:rPr>
        <w:t>most</w:t>
      </w:r>
      <w:r>
        <w:rPr>
          <w:spacing w:val="15"/>
          <w:w w:val="105"/>
        </w:rPr>
        <w:t xml:space="preserve"> </w:t>
      </w:r>
      <w:r>
        <w:rPr>
          <w:w w:val="105"/>
        </w:rPr>
        <w:t>of</w:t>
      </w:r>
      <w:r>
        <w:rPr>
          <w:spacing w:val="15"/>
          <w:w w:val="105"/>
        </w:rPr>
        <w:t xml:space="preserve"> </w:t>
      </w:r>
      <w:r>
        <w:rPr>
          <w:w w:val="105"/>
        </w:rPr>
        <w:t>the</w:t>
      </w:r>
      <w:r>
        <w:rPr>
          <w:spacing w:val="16"/>
          <w:w w:val="105"/>
        </w:rPr>
        <w:t xml:space="preserve"> </w:t>
      </w:r>
      <w:r>
        <w:rPr>
          <w:w w:val="105"/>
        </w:rPr>
        <w:t>weight</w:t>
      </w:r>
      <w:r>
        <w:rPr>
          <w:spacing w:val="15"/>
          <w:w w:val="105"/>
        </w:rPr>
        <w:t xml:space="preserve"> </w:t>
      </w:r>
      <w:r>
        <w:rPr>
          <w:w w:val="105"/>
        </w:rPr>
        <w:t>to</w:t>
      </w:r>
      <w:r>
        <w:rPr>
          <w:spacing w:val="15"/>
          <w:w w:val="105"/>
        </w:rPr>
        <w:t xml:space="preserve"> </w:t>
      </w:r>
      <w:r>
        <w:rPr>
          <w:w w:val="105"/>
        </w:rPr>
        <w:t>ENS.</w:t>
      </w:r>
      <w:r>
        <w:rPr>
          <w:spacing w:val="-55"/>
          <w:w w:val="105"/>
        </w:rPr>
        <w:t xml:space="preserve"> </w:t>
      </w:r>
      <w:r>
        <w:rPr>
          <w:rFonts w:ascii="Trebuchet MS"/>
          <w:w w:val="105"/>
          <w:sz w:val="12"/>
        </w:rPr>
        <w:t>848</w:t>
      </w:r>
      <w:r>
        <w:rPr>
          <w:rFonts w:ascii="Trebuchet MS"/>
          <w:spacing w:val="23"/>
          <w:w w:val="105"/>
          <w:sz w:val="12"/>
        </w:rPr>
        <w:t xml:space="preserve"> </w:t>
      </w:r>
      <w:r>
        <w:rPr>
          <w:w w:val="105"/>
        </w:rPr>
        <w:t>However,</w:t>
      </w:r>
      <w:r>
        <w:rPr>
          <w:spacing w:val="34"/>
          <w:w w:val="105"/>
        </w:rPr>
        <w:t xml:space="preserve"> </w:t>
      </w:r>
      <w:r>
        <w:rPr>
          <w:w w:val="105"/>
        </w:rPr>
        <w:t>the</w:t>
      </w:r>
      <w:r>
        <w:rPr>
          <w:spacing w:val="30"/>
          <w:w w:val="105"/>
        </w:rPr>
        <w:t xml:space="preserve"> </w:t>
      </w:r>
      <w:r>
        <w:rPr>
          <w:w w:val="105"/>
        </w:rPr>
        <w:t>reason</w:t>
      </w:r>
      <w:r>
        <w:rPr>
          <w:spacing w:val="30"/>
          <w:w w:val="105"/>
        </w:rPr>
        <w:t xml:space="preserve"> </w:t>
      </w:r>
      <w:r>
        <w:rPr>
          <w:w w:val="105"/>
        </w:rPr>
        <w:t>why</w:t>
      </w:r>
      <w:r>
        <w:rPr>
          <w:spacing w:val="30"/>
          <w:w w:val="105"/>
        </w:rPr>
        <w:t xml:space="preserve"> </w:t>
      </w:r>
      <w:r>
        <w:rPr>
          <w:w w:val="105"/>
        </w:rPr>
        <w:t>they</w:t>
      </w:r>
      <w:r>
        <w:rPr>
          <w:spacing w:val="30"/>
          <w:w w:val="105"/>
        </w:rPr>
        <w:t xml:space="preserve"> </w:t>
      </w:r>
      <w:r>
        <w:rPr>
          <w:w w:val="105"/>
        </w:rPr>
        <w:t>allocate</w:t>
      </w:r>
      <w:r>
        <w:rPr>
          <w:spacing w:val="30"/>
          <w:w w:val="105"/>
        </w:rPr>
        <w:t xml:space="preserve"> </w:t>
      </w:r>
      <w:r>
        <w:rPr>
          <w:w w:val="105"/>
        </w:rPr>
        <w:t>this</w:t>
      </w:r>
      <w:r>
        <w:rPr>
          <w:spacing w:val="31"/>
          <w:w w:val="105"/>
        </w:rPr>
        <w:t xml:space="preserve"> </w:t>
      </w:r>
      <w:r>
        <w:rPr>
          <w:w w:val="105"/>
        </w:rPr>
        <w:t>weight</w:t>
      </w:r>
      <w:r>
        <w:rPr>
          <w:spacing w:val="30"/>
          <w:w w:val="105"/>
        </w:rPr>
        <w:t xml:space="preserve"> </w:t>
      </w:r>
      <w:r>
        <w:rPr>
          <w:w w:val="105"/>
        </w:rPr>
        <w:t>to</w:t>
      </w:r>
      <w:r>
        <w:rPr>
          <w:spacing w:val="30"/>
          <w:w w:val="105"/>
        </w:rPr>
        <w:t xml:space="preserve"> </w:t>
      </w:r>
      <w:r>
        <w:rPr>
          <w:w w:val="105"/>
        </w:rPr>
        <w:t>ENS</w:t>
      </w:r>
      <w:r>
        <w:rPr>
          <w:spacing w:val="30"/>
          <w:w w:val="105"/>
        </w:rPr>
        <w:t xml:space="preserve"> </w:t>
      </w:r>
      <w:r>
        <w:rPr>
          <w:w w:val="105"/>
        </w:rPr>
        <w:t>differs.</w:t>
      </w:r>
      <w:r>
        <w:rPr>
          <w:spacing w:val="35"/>
          <w:w w:val="105"/>
        </w:rPr>
        <w:t xml:space="preserve"> </w:t>
      </w:r>
      <w:r>
        <w:rPr>
          <w:w w:val="105"/>
        </w:rPr>
        <w:t>In</w:t>
      </w:r>
      <w:r>
        <w:rPr>
          <w:spacing w:val="30"/>
          <w:w w:val="105"/>
        </w:rPr>
        <w:t xml:space="preserve"> </w:t>
      </w:r>
      <w:r>
        <w:rPr>
          <w:w w:val="105"/>
        </w:rPr>
        <w:t>the</w:t>
      </w:r>
      <w:r>
        <w:rPr>
          <w:spacing w:val="-55"/>
          <w:w w:val="105"/>
        </w:rPr>
        <w:t xml:space="preserve"> </w:t>
      </w:r>
      <w:r>
        <w:rPr>
          <w:rFonts w:ascii="Trebuchet MS"/>
          <w:w w:val="105"/>
          <w:sz w:val="12"/>
        </w:rPr>
        <w:t>849</w:t>
      </w:r>
      <w:r>
        <w:rPr>
          <w:rFonts w:ascii="Trebuchet MS"/>
          <w:spacing w:val="19"/>
          <w:w w:val="105"/>
          <w:sz w:val="12"/>
        </w:rPr>
        <w:t xml:space="preserve"> </w:t>
      </w:r>
      <w:r>
        <w:rPr>
          <w:w w:val="105"/>
        </w:rPr>
        <w:t>case</w:t>
      </w:r>
      <w:r>
        <w:rPr>
          <w:spacing w:val="32"/>
          <w:w w:val="105"/>
        </w:rPr>
        <w:t xml:space="preserve"> </w:t>
      </w:r>
      <w:r>
        <w:rPr>
          <w:w w:val="105"/>
        </w:rPr>
        <w:t>of</w:t>
      </w:r>
      <w:r>
        <w:rPr>
          <w:spacing w:val="32"/>
          <w:w w:val="105"/>
        </w:rPr>
        <w:t xml:space="preserve"> </w:t>
      </w:r>
      <w:r>
        <w:rPr>
          <w:w w:val="105"/>
        </w:rPr>
        <w:t>MW,</w:t>
      </w:r>
      <w:r>
        <w:rPr>
          <w:spacing w:val="32"/>
          <w:w w:val="105"/>
        </w:rPr>
        <w:t xml:space="preserve"> </w:t>
      </w:r>
      <w:r>
        <w:rPr>
          <w:w w:val="105"/>
        </w:rPr>
        <w:t>it</w:t>
      </w:r>
      <w:r>
        <w:rPr>
          <w:spacing w:val="32"/>
          <w:w w:val="105"/>
        </w:rPr>
        <w:t xml:space="preserve"> </w:t>
      </w:r>
      <w:r>
        <w:rPr>
          <w:w w:val="105"/>
        </w:rPr>
        <w:t>is</w:t>
      </w:r>
      <w:r>
        <w:rPr>
          <w:spacing w:val="33"/>
          <w:w w:val="105"/>
        </w:rPr>
        <w:t xml:space="preserve"> </w:t>
      </w:r>
      <w:r>
        <w:rPr>
          <w:w w:val="105"/>
        </w:rPr>
        <w:t>coincidental</w:t>
      </w:r>
      <w:r>
        <w:rPr>
          <w:spacing w:val="32"/>
          <w:w w:val="105"/>
        </w:rPr>
        <w:t xml:space="preserve"> </w:t>
      </w:r>
      <w:r>
        <w:rPr>
          <w:w w:val="105"/>
        </w:rPr>
        <w:t>that</w:t>
      </w:r>
      <w:r>
        <w:rPr>
          <w:spacing w:val="32"/>
          <w:w w:val="105"/>
        </w:rPr>
        <w:t xml:space="preserve"> </w:t>
      </w:r>
      <w:r>
        <w:rPr>
          <w:w w:val="105"/>
        </w:rPr>
        <w:t>the</w:t>
      </w:r>
      <w:r>
        <w:rPr>
          <w:spacing w:val="32"/>
          <w:w w:val="105"/>
        </w:rPr>
        <w:t xml:space="preserve"> </w:t>
      </w:r>
      <w:r>
        <w:rPr>
          <w:w w:val="105"/>
        </w:rPr>
        <w:t>most</w:t>
      </w:r>
      <w:r>
        <w:rPr>
          <w:spacing w:val="33"/>
          <w:w w:val="105"/>
        </w:rPr>
        <w:t xml:space="preserve"> </w:t>
      </w:r>
      <w:r>
        <w:rPr>
          <w:w w:val="105"/>
        </w:rPr>
        <w:t>skillful</w:t>
      </w:r>
      <w:r>
        <w:rPr>
          <w:spacing w:val="32"/>
          <w:w w:val="105"/>
        </w:rPr>
        <w:t xml:space="preserve"> </w:t>
      </w:r>
      <w:r>
        <w:rPr>
          <w:w w:val="105"/>
        </w:rPr>
        <w:t>model</w:t>
      </w:r>
      <w:r>
        <w:rPr>
          <w:spacing w:val="32"/>
          <w:w w:val="105"/>
        </w:rPr>
        <w:t xml:space="preserve"> </w:t>
      </w:r>
      <w:r>
        <w:rPr>
          <w:w w:val="105"/>
        </w:rPr>
        <w:t>also</w:t>
      </w:r>
      <w:r>
        <w:rPr>
          <w:spacing w:val="32"/>
          <w:w w:val="105"/>
        </w:rPr>
        <w:t xml:space="preserve"> </w:t>
      </w:r>
      <w:r>
        <w:rPr>
          <w:w w:val="105"/>
        </w:rPr>
        <w:t>possesses</w:t>
      </w:r>
      <w:r>
        <w:rPr>
          <w:spacing w:val="-55"/>
          <w:w w:val="105"/>
        </w:rPr>
        <w:t xml:space="preserve"> </w:t>
      </w:r>
      <w:r>
        <w:rPr>
          <w:rFonts w:ascii="Trebuchet MS"/>
          <w:w w:val="105"/>
          <w:sz w:val="12"/>
        </w:rPr>
        <w:t xml:space="preserve">850    </w:t>
      </w:r>
      <w:r>
        <w:rPr>
          <w:w w:val="105"/>
        </w:rPr>
        <w:t>the largest number of members.  On the contrary, BW grants greater value</w:t>
      </w:r>
      <w:r>
        <w:rPr>
          <w:spacing w:val="1"/>
          <w:w w:val="105"/>
        </w:rPr>
        <w:t xml:space="preserve"> </w:t>
      </w:r>
      <w:r>
        <w:rPr>
          <w:rFonts w:ascii="Trebuchet MS"/>
          <w:w w:val="105"/>
          <w:sz w:val="12"/>
        </w:rPr>
        <w:t>851</w:t>
      </w:r>
      <w:r>
        <w:rPr>
          <w:rFonts w:ascii="Trebuchet MS"/>
          <w:spacing w:val="26"/>
          <w:w w:val="105"/>
          <w:sz w:val="12"/>
        </w:rPr>
        <w:t xml:space="preserve"> </w:t>
      </w:r>
      <w:r>
        <w:rPr>
          <w:w w:val="105"/>
        </w:rPr>
        <w:t>to</w:t>
      </w:r>
      <w:r>
        <w:rPr>
          <w:spacing w:val="23"/>
          <w:w w:val="105"/>
        </w:rPr>
        <w:t xml:space="preserve"> </w:t>
      </w:r>
      <w:r>
        <w:rPr>
          <w:w w:val="105"/>
        </w:rPr>
        <w:t>ENS</w:t>
      </w:r>
      <w:r>
        <w:rPr>
          <w:spacing w:val="23"/>
          <w:w w:val="105"/>
        </w:rPr>
        <w:t xml:space="preserve"> </w:t>
      </w:r>
      <w:r>
        <w:rPr>
          <w:w w:val="105"/>
        </w:rPr>
        <w:t>because</w:t>
      </w:r>
      <w:r>
        <w:rPr>
          <w:spacing w:val="23"/>
          <w:w w:val="105"/>
        </w:rPr>
        <w:t xml:space="preserve"> </w:t>
      </w:r>
      <w:r>
        <w:rPr>
          <w:w w:val="105"/>
        </w:rPr>
        <w:t>it</w:t>
      </w:r>
      <w:r>
        <w:rPr>
          <w:spacing w:val="23"/>
          <w:w w:val="105"/>
        </w:rPr>
        <w:t xml:space="preserve"> </w:t>
      </w:r>
      <w:r>
        <w:rPr>
          <w:w w:val="105"/>
        </w:rPr>
        <w:t>proved</w:t>
      </w:r>
      <w:r>
        <w:rPr>
          <w:spacing w:val="23"/>
          <w:w w:val="105"/>
        </w:rPr>
        <w:t xml:space="preserve"> </w:t>
      </w:r>
      <w:r>
        <w:rPr>
          <w:w w:val="105"/>
        </w:rPr>
        <w:t>to</w:t>
      </w:r>
      <w:r>
        <w:rPr>
          <w:spacing w:val="23"/>
          <w:w w:val="105"/>
        </w:rPr>
        <w:t xml:space="preserve"> </w:t>
      </w:r>
      <w:r>
        <w:rPr>
          <w:w w:val="105"/>
        </w:rPr>
        <w:t>be</w:t>
      </w:r>
      <w:r>
        <w:rPr>
          <w:spacing w:val="23"/>
          <w:w w:val="105"/>
        </w:rPr>
        <w:t xml:space="preserve"> </w:t>
      </w:r>
      <w:r>
        <w:rPr>
          <w:w w:val="105"/>
        </w:rPr>
        <w:t>a</w:t>
      </w:r>
      <w:r>
        <w:rPr>
          <w:spacing w:val="24"/>
          <w:w w:val="105"/>
        </w:rPr>
        <w:t xml:space="preserve"> </w:t>
      </w:r>
      <w:r>
        <w:rPr>
          <w:w w:val="105"/>
        </w:rPr>
        <w:t>superior</w:t>
      </w:r>
      <w:r>
        <w:rPr>
          <w:spacing w:val="23"/>
          <w:w w:val="105"/>
        </w:rPr>
        <w:t xml:space="preserve"> </w:t>
      </w:r>
      <w:r>
        <w:rPr>
          <w:w w:val="105"/>
        </w:rPr>
        <w:t>model.</w:t>
      </w:r>
      <w:r>
        <w:rPr>
          <w:spacing w:val="12"/>
          <w:w w:val="105"/>
        </w:rPr>
        <w:t xml:space="preserve"> </w:t>
      </w:r>
      <w:r>
        <w:rPr>
          <w:w w:val="105"/>
        </w:rPr>
        <w:t>If</w:t>
      </w:r>
      <w:r>
        <w:rPr>
          <w:spacing w:val="24"/>
          <w:w w:val="105"/>
        </w:rPr>
        <w:t xml:space="preserve"> </w:t>
      </w:r>
      <w:r>
        <w:rPr>
          <w:w w:val="105"/>
        </w:rPr>
        <w:t>a</w:t>
      </w:r>
      <w:r>
        <w:rPr>
          <w:spacing w:val="23"/>
          <w:w w:val="105"/>
        </w:rPr>
        <w:t xml:space="preserve"> </w:t>
      </w:r>
      <w:r>
        <w:rPr>
          <w:w w:val="105"/>
        </w:rPr>
        <w:t>more</w:t>
      </w:r>
      <w:r>
        <w:rPr>
          <w:spacing w:val="23"/>
          <w:w w:val="105"/>
        </w:rPr>
        <w:t xml:space="preserve"> </w:t>
      </w:r>
      <w:r>
        <w:rPr>
          <w:w w:val="105"/>
        </w:rPr>
        <w:t>skillful</w:t>
      </w:r>
      <w:r>
        <w:rPr>
          <w:spacing w:val="23"/>
          <w:w w:val="105"/>
        </w:rPr>
        <w:t xml:space="preserve"> </w:t>
      </w:r>
      <w:r>
        <w:rPr>
          <w:w w:val="105"/>
        </w:rPr>
        <w:t>model</w:t>
      </w:r>
      <w:r>
        <w:rPr>
          <w:spacing w:val="-55"/>
          <w:w w:val="105"/>
        </w:rPr>
        <w:t xml:space="preserve"> </w:t>
      </w:r>
      <w:proofErr w:type="gramStart"/>
      <w:r>
        <w:rPr>
          <w:rFonts w:ascii="Trebuchet MS"/>
          <w:w w:val="105"/>
          <w:sz w:val="12"/>
        </w:rPr>
        <w:t xml:space="preserve">852 </w:t>
      </w:r>
      <w:r>
        <w:rPr>
          <w:rFonts w:ascii="Trebuchet MS"/>
          <w:spacing w:val="1"/>
          <w:w w:val="105"/>
          <w:sz w:val="12"/>
        </w:rPr>
        <w:t xml:space="preserve"> </w:t>
      </w:r>
      <w:r>
        <w:rPr>
          <w:w w:val="105"/>
        </w:rPr>
        <w:t>with</w:t>
      </w:r>
      <w:proofErr w:type="gramEnd"/>
      <w:r>
        <w:rPr>
          <w:w w:val="105"/>
        </w:rPr>
        <w:t xml:space="preserve"> fewer members would be added to the grand ensemble, BW would be</w:t>
      </w:r>
      <w:r>
        <w:rPr>
          <w:spacing w:val="1"/>
          <w:w w:val="105"/>
        </w:rPr>
        <w:t xml:space="preserve"> </w:t>
      </w:r>
      <w:r>
        <w:rPr>
          <w:rFonts w:ascii="Trebuchet MS"/>
          <w:w w:val="105"/>
          <w:sz w:val="12"/>
        </w:rPr>
        <w:t xml:space="preserve">853   </w:t>
      </w:r>
      <w:r>
        <w:rPr>
          <w:rFonts w:ascii="Trebuchet MS"/>
          <w:spacing w:val="37"/>
          <w:w w:val="105"/>
          <w:sz w:val="12"/>
        </w:rPr>
        <w:t xml:space="preserve"> </w:t>
      </w:r>
      <w:r>
        <w:rPr>
          <w:w w:val="105"/>
        </w:rPr>
        <w:t>able to extract that value, while MW would not.  Therefore, we argue that</w:t>
      </w:r>
      <w:r>
        <w:rPr>
          <w:spacing w:val="1"/>
          <w:w w:val="105"/>
        </w:rPr>
        <w:t xml:space="preserve"> </w:t>
      </w:r>
      <w:r>
        <w:rPr>
          <w:rFonts w:ascii="Trebuchet MS"/>
          <w:w w:val="105"/>
          <w:sz w:val="12"/>
        </w:rPr>
        <w:t>854</w:t>
      </w:r>
      <w:r>
        <w:rPr>
          <w:rFonts w:ascii="Trebuchet MS"/>
          <w:spacing w:val="37"/>
          <w:w w:val="105"/>
          <w:sz w:val="12"/>
        </w:rPr>
        <w:t xml:space="preserve"> </w:t>
      </w:r>
      <w:r>
        <w:rPr>
          <w:w w:val="105"/>
        </w:rPr>
        <w:t>skill-based</w:t>
      </w:r>
      <w:r>
        <w:rPr>
          <w:spacing w:val="16"/>
          <w:w w:val="105"/>
        </w:rPr>
        <w:t xml:space="preserve"> </w:t>
      </w:r>
      <w:r>
        <w:rPr>
          <w:w w:val="105"/>
        </w:rPr>
        <w:t>combination</w:t>
      </w:r>
      <w:r>
        <w:rPr>
          <w:spacing w:val="16"/>
          <w:w w:val="105"/>
        </w:rPr>
        <w:t xml:space="preserve"> </w:t>
      </w:r>
      <w:r>
        <w:rPr>
          <w:w w:val="105"/>
        </w:rPr>
        <w:t>methods</w:t>
      </w:r>
      <w:r>
        <w:rPr>
          <w:spacing w:val="17"/>
          <w:w w:val="105"/>
        </w:rPr>
        <w:t xml:space="preserve"> </w:t>
      </w:r>
      <w:r>
        <w:rPr>
          <w:w w:val="105"/>
        </w:rPr>
        <w:t>are</w:t>
      </w:r>
      <w:r>
        <w:rPr>
          <w:spacing w:val="16"/>
          <w:w w:val="105"/>
        </w:rPr>
        <w:t xml:space="preserve"> </w:t>
      </w:r>
      <w:r>
        <w:rPr>
          <w:w w:val="105"/>
        </w:rPr>
        <w:t>preferable.</w:t>
      </w:r>
    </w:p>
    <w:p w14:paraId="76F7EDC1" w14:textId="2068F4FC" w:rsidR="000B74F8" w:rsidRDefault="000B74F8">
      <w:pPr>
        <w:pStyle w:val="BodyText"/>
        <w:tabs>
          <w:tab w:val="left" w:pos="968"/>
        </w:tabs>
        <w:spacing w:line="237" w:lineRule="auto"/>
        <w:ind w:left="227" w:right="528"/>
        <w:jc w:val="both"/>
        <w:rPr>
          <w:ins w:id="378" w:author="Pechlivanidis Ilias" w:date="2024-02-10T13:14:00Z"/>
        </w:rPr>
      </w:pPr>
    </w:p>
    <w:p w14:paraId="758B225D" w14:textId="0B5C349A" w:rsidR="000B74F8" w:rsidRDefault="000B74F8">
      <w:pPr>
        <w:pStyle w:val="BodyText"/>
        <w:tabs>
          <w:tab w:val="left" w:pos="968"/>
        </w:tabs>
        <w:spacing w:line="237" w:lineRule="auto"/>
        <w:ind w:left="227" w:right="528"/>
        <w:jc w:val="both"/>
      </w:pPr>
      <w:commentRangeStart w:id="379"/>
      <w:ins w:id="380" w:author="Pechlivanidis Ilias" w:date="2024-02-10T13:14:00Z">
        <w:r>
          <w:t>5.3. Towards operationalization</w:t>
        </w:r>
        <w:commentRangeEnd w:id="379"/>
        <w:r>
          <w:rPr>
            <w:rStyle w:val="CommentReference"/>
          </w:rPr>
          <w:commentReference w:id="379"/>
        </w:r>
      </w:ins>
    </w:p>
    <w:p w14:paraId="6D4D4F12" w14:textId="77777777" w:rsidR="00E2709D" w:rsidRDefault="00462487">
      <w:pPr>
        <w:pStyle w:val="BodyText"/>
        <w:tabs>
          <w:tab w:val="left" w:pos="968"/>
        </w:tabs>
        <w:spacing w:line="267" w:lineRule="exact"/>
        <w:ind w:left="227"/>
        <w:jc w:val="both"/>
      </w:pPr>
      <w:r>
        <w:rPr>
          <w:rFonts w:ascii="Trebuchet MS"/>
          <w:sz w:val="12"/>
        </w:rPr>
        <w:t>855</w:t>
      </w:r>
      <w:r>
        <w:rPr>
          <w:rFonts w:ascii="Trebuchet MS"/>
          <w:sz w:val="12"/>
        </w:rPr>
        <w:tab/>
      </w:r>
      <w:r>
        <w:t>The</w:t>
      </w:r>
      <w:r>
        <w:rPr>
          <w:spacing w:val="45"/>
        </w:rPr>
        <w:t xml:space="preserve"> </w:t>
      </w:r>
      <w:r>
        <w:t>decision</w:t>
      </w:r>
      <w:r>
        <w:rPr>
          <w:spacing w:val="45"/>
        </w:rPr>
        <w:t xml:space="preserve"> </w:t>
      </w:r>
      <w:r>
        <w:t>on</w:t>
      </w:r>
      <w:r>
        <w:rPr>
          <w:spacing w:val="45"/>
        </w:rPr>
        <w:t xml:space="preserve"> </w:t>
      </w:r>
      <w:r>
        <w:t>the</w:t>
      </w:r>
      <w:r>
        <w:rPr>
          <w:spacing w:val="45"/>
        </w:rPr>
        <w:t xml:space="preserve"> </w:t>
      </w:r>
      <w:r>
        <w:t>most</w:t>
      </w:r>
      <w:r>
        <w:rPr>
          <w:spacing w:val="45"/>
        </w:rPr>
        <w:t xml:space="preserve"> </w:t>
      </w:r>
      <w:r>
        <w:t>appropriate</w:t>
      </w:r>
      <w:r>
        <w:rPr>
          <w:spacing w:val="46"/>
        </w:rPr>
        <w:t xml:space="preserve"> </w:t>
      </w:r>
      <w:r>
        <w:t>combination</w:t>
      </w:r>
      <w:r>
        <w:rPr>
          <w:spacing w:val="45"/>
        </w:rPr>
        <w:t xml:space="preserve"> </w:t>
      </w:r>
      <w:r>
        <w:t>methods</w:t>
      </w:r>
      <w:r>
        <w:rPr>
          <w:spacing w:val="45"/>
        </w:rPr>
        <w:t xml:space="preserve"> </w:t>
      </w:r>
      <w:proofErr w:type="spellStart"/>
      <w:r>
        <w:t>can</w:t>
      </w:r>
      <w:r>
        <w:rPr>
          <w:spacing w:val="45"/>
        </w:rPr>
        <w:t xml:space="preserve"> </w:t>
      </w:r>
      <w:r>
        <w:t>not</w:t>
      </w:r>
      <w:proofErr w:type="spellEnd"/>
      <w:r>
        <w:rPr>
          <w:spacing w:val="45"/>
        </w:rPr>
        <w:t xml:space="preserve"> </w:t>
      </w:r>
      <w:r>
        <w:t>be</w:t>
      </w:r>
    </w:p>
    <w:p w14:paraId="49DF64B1" w14:textId="77777777" w:rsidR="00E2709D" w:rsidRDefault="00462487">
      <w:pPr>
        <w:pStyle w:val="BodyText"/>
        <w:spacing w:line="237" w:lineRule="auto"/>
        <w:ind w:left="227" w:right="528"/>
        <w:jc w:val="both"/>
      </w:pPr>
      <w:r>
        <w:rPr>
          <w:rFonts w:ascii="Trebuchet MS"/>
          <w:sz w:val="12"/>
        </w:rPr>
        <w:t xml:space="preserve">856   </w:t>
      </w:r>
      <w:r>
        <w:rPr>
          <w:rFonts w:ascii="Trebuchet MS"/>
          <w:spacing w:val="1"/>
          <w:sz w:val="12"/>
        </w:rPr>
        <w:t xml:space="preserve"> </w:t>
      </w:r>
      <w:r>
        <w:t>based solely on skill metrics, but also consider other factors such as the opera-</w:t>
      </w:r>
      <w:r>
        <w:rPr>
          <w:spacing w:val="1"/>
        </w:rPr>
        <w:t xml:space="preserve"> </w:t>
      </w:r>
      <w:r>
        <w:rPr>
          <w:rFonts w:ascii="Trebuchet MS"/>
          <w:w w:val="105"/>
          <w:sz w:val="12"/>
        </w:rPr>
        <w:t>857</w:t>
      </w:r>
      <w:r>
        <w:rPr>
          <w:rFonts w:ascii="Trebuchet MS"/>
          <w:spacing w:val="24"/>
          <w:w w:val="105"/>
          <w:sz w:val="12"/>
        </w:rPr>
        <w:t xml:space="preserve"> </w:t>
      </w:r>
      <w:proofErr w:type="spellStart"/>
      <w:r>
        <w:rPr>
          <w:w w:val="105"/>
        </w:rPr>
        <w:t>tional</w:t>
      </w:r>
      <w:proofErr w:type="spellEnd"/>
      <w:r>
        <w:rPr>
          <w:spacing w:val="-11"/>
          <w:w w:val="105"/>
        </w:rPr>
        <w:t xml:space="preserve"> </w:t>
      </w:r>
      <w:r>
        <w:rPr>
          <w:w w:val="105"/>
        </w:rPr>
        <w:t>implementation</w:t>
      </w:r>
      <w:r>
        <w:rPr>
          <w:spacing w:val="-11"/>
          <w:w w:val="105"/>
        </w:rPr>
        <w:t xml:space="preserve"> </w:t>
      </w:r>
      <w:r>
        <w:rPr>
          <w:w w:val="105"/>
        </w:rPr>
        <w:t>effort,</w:t>
      </w:r>
      <w:r>
        <w:rPr>
          <w:spacing w:val="-9"/>
          <w:w w:val="105"/>
        </w:rPr>
        <w:t xml:space="preserve"> </w:t>
      </w:r>
      <w:r>
        <w:rPr>
          <w:w w:val="105"/>
        </w:rPr>
        <w:t>user</w:t>
      </w:r>
      <w:r>
        <w:rPr>
          <w:spacing w:val="-11"/>
          <w:w w:val="105"/>
        </w:rPr>
        <w:t xml:space="preserve"> </w:t>
      </w:r>
      <w:r>
        <w:rPr>
          <w:w w:val="105"/>
        </w:rPr>
        <w:t>comprehensibility,</w:t>
      </w:r>
      <w:r>
        <w:rPr>
          <w:spacing w:val="-9"/>
          <w:w w:val="105"/>
        </w:rPr>
        <w:t xml:space="preserve"> </w:t>
      </w:r>
      <w:r>
        <w:rPr>
          <w:w w:val="105"/>
        </w:rPr>
        <w:t>or</w:t>
      </w:r>
      <w:r>
        <w:rPr>
          <w:spacing w:val="-10"/>
          <w:w w:val="105"/>
        </w:rPr>
        <w:t xml:space="preserve"> </w:t>
      </w:r>
      <w:r>
        <w:rPr>
          <w:w w:val="105"/>
        </w:rPr>
        <w:t>the</w:t>
      </w:r>
      <w:r>
        <w:rPr>
          <w:spacing w:val="-11"/>
          <w:w w:val="105"/>
        </w:rPr>
        <w:t xml:space="preserve"> </w:t>
      </w:r>
      <w:r>
        <w:rPr>
          <w:w w:val="105"/>
        </w:rPr>
        <w:t>impact</w:t>
      </w:r>
      <w:r>
        <w:rPr>
          <w:spacing w:val="-11"/>
          <w:w w:val="105"/>
        </w:rPr>
        <w:t xml:space="preserve"> </w:t>
      </w:r>
      <w:r>
        <w:rPr>
          <w:w w:val="105"/>
        </w:rPr>
        <w:t>of</w:t>
      </w:r>
      <w:r>
        <w:rPr>
          <w:spacing w:val="-11"/>
          <w:w w:val="105"/>
        </w:rPr>
        <w:t xml:space="preserve"> </w:t>
      </w:r>
      <w:r>
        <w:rPr>
          <w:w w:val="105"/>
        </w:rPr>
        <w:t>adding</w:t>
      </w:r>
      <w:r>
        <w:rPr>
          <w:spacing w:val="-55"/>
          <w:w w:val="105"/>
        </w:rPr>
        <w:t xml:space="preserve"> </w:t>
      </w:r>
      <w:r>
        <w:rPr>
          <w:rFonts w:ascii="Trebuchet MS"/>
          <w:w w:val="105"/>
          <w:sz w:val="12"/>
        </w:rPr>
        <w:t>858</w:t>
      </w:r>
      <w:r>
        <w:rPr>
          <w:rFonts w:ascii="Trebuchet MS"/>
          <w:spacing w:val="29"/>
          <w:w w:val="105"/>
          <w:sz w:val="12"/>
        </w:rPr>
        <w:t xml:space="preserve"> </w:t>
      </w:r>
      <w:r>
        <w:rPr>
          <w:w w:val="105"/>
        </w:rPr>
        <w:t>or</w:t>
      </w:r>
      <w:r>
        <w:rPr>
          <w:spacing w:val="22"/>
          <w:w w:val="105"/>
        </w:rPr>
        <w:t xml:space="preserve"> </w:t>
      </w:r>
      <w:r>
        <w:rPr>
          <w:w w:val="105"/>
        </w:rPr>
        <w:t>removing</w:t>
      </w:r>
      <w:r>
        <w:rPr>
          <w:spacing w:val="22"/>
          <w:w w:val="105"/>
        </w:rPr>
        <w:t xml:space="preserve"> </w:t>
      </w:r>
      <w:proofErr w:type="gramStart"/>
      <w:r>
        <w:rPr>
          <w:w w:val="105"/>
        </w:rPr>
        <w:t>a</w:t>
      </w:r>
      <w:proofErr w:type="gramEnd"/>
      <w:r>
        <w:rPr>
          <w:spacing w:val="22"/>
          <w:w w:val="105"/>
        </w:rPr>
        <w:t xml:space="preserve"> </w:t>
      </w:r>
      <w:r>
        <w:rPr>
          <w:w w:val="105"/>
        </w:rPr>
        <w:t>NWP.</w:t>
      </w:r>
      <w:r>
        <w:rPr>
          <w:spacing w:val="23"/>
          <w:w w:val="105"/>
        </w:rPr>
        <w:t xml:space="preserve"> </w:t>
      </w:r>
      <w:r>
        <w:rPr>
          <w:w w:val="105"/>
        </w:rPr>
        <w:t>Skill-based</w:t>
      </w:r>
      <w:r>
        <w:rPr>
          <w:spacing w:val="22"/>
          <w:w w:val="105"/>
        </w:rPr>
        <w:t xml:space="preserve"> </w:t>
      </w:r>
      <w:r>
        <w:rPr>
          <w:w w:val="105"/>
        </w:rPr>
        <w:t>approaches,</w:t>
      </w:r>
      <w:r>
        <w:rPr>
          <w:spacing w:val="25"/>
          <w:w w:val="105"/>
        </w:rPr>
        <w:t xml:space="preserve"> </w:t>
      </w:r>
      <w:r>
        <w:rPr>
          <w:w w:val="105"/>
        </w:rPr>
        <w:t>such</w:t>
      </w:r>
      <w:r>
        <w:rPr>
          <w:spacing w:val="23"/>
          <w:w w:val="105"/>
        </w:rPr>
        <w:t xml:space="preserve"> </w:t>
      </w:r>
      <w:r>
        <w:rPr>
          <w:w w:val="105"/>
        </w:rPr>
        <w:t>as</w:t>
      </w:r>
      <w:r>
        <w:rPr>
          <w:spacing w:val="22"/>
          <w:w w:val="105"/>
        </w:rPr>
        <w:t xml:space="preserve"> </w:t>
      </w:r>
      <w:r>
        <w:rPr>
          <w:w w:val="105"/>
        </w:rPr>
        <w:t>BW,</w:t>
      </w:r>
      <w:r>
        <w:rPr>
          <w:spacing w:val="23"/>
          <w:w w:val="105"/>
        </w:rPr>
        <w:t xml:space="preserve"> </w:t>
      </w:r>
      <w:r>
        <w:rPr>
          <w:w w:val="105"/>
        </w:rPr>
        <w:t>are</w:t>
      </w:r>
      <w:r>
        <w:rPr>
          <w:spacing w:val="22"/>
          <w:w w:val="105"/>
        </w:rPr>
        <w:t xml:space="preserve"> </w:t>
      </w:r>
      <w:r>
        <w:rPr>
          <w:w w:val="105"/>
        </w:rPr>
        <w:t>theoretically</w:t>
      </w:r>
      <w:r>
        <w:rPr>
          <w:spacing w:val="-55"/>
          <w:w w:val="105"/>
        </w:rPr>
        <w:t xml:space="preserve"> </w:t>
      </w:r>
      <w:r>
        <w:rPr>
          <w:rFonts w:ascii="Trebuchet MS"/>
          <w:w w:val="105"/>
          <w:sz w:val="12"/>
        </w:rPr>
        <w:t>859</w:t>
      </w:r>
      <w:r>
        <w:rPr>
          <w:rFonts w:ascii="Trebuchet MS"/>
          <w:spacing w:val="3"/>
          <w:w w:val="105"/>
          <w:sz w:val="12"/>
        </w:rPr>
        <w:t xml:space="preserve"> </w:t>
      </w:r>
      <w:proofErr w:type="gramStart"/>
      <w:r>
        <w:rPr>
          <w:w w:val="105"/>
        </w:rPr>
        <w:t>superior</w:t>
      </w:r>
      <w:proofErr w:type="gramEnd"/>
      <w:r>
        <w:rPr>
          <w:spacing w:val="-7"/>
          <w:w w:val="105"/>
        </w:rPr>
        <w:t xml:space="preserve"> </w:t>
      </w:r>
      <w:r>
        <w:rPr>
          <w:w w:val="105"/>
        </w:rPr>
        <w:t>as</w:t>
      </w:r>
      <w:r>
        <w:rPr>
          <w:spacing w:val="-6"/>
          <w:w w:val="105"/>
        </w:rPr>
        <w:t xml:space="preserve"> </w:t>
      </w:r>
      <w:r>
        <w:rPr>
          <w:w w:val="105"/>
        </w:rPr>
        <w:t>the</w:t>
      </w:r>
      <w:r>
        <w:rPr>
          <w:spacing w:val="-7"/>
          <w:w w:val="105"/>
        </w:rPr>
        <w:t xml:space="preserve"> </w:t>
      </w:r>
      <w:r>
        <w:rPr>
          <w:w w:val="105"/>
        </w:rPr>
        <w:t>allocation</w:t>
      </w:r>
      <w:r>
        <w:rPr>
          <w:spacing w:val="-6"/>
          <w:w w:val="105"/>
        </w:rPr>
        <w:t xml:space="preserve"> </w:t>
      </w:r>
      <w:r>
        <w:rPr>
          <w:w w:val="105"/>
        </w:rPr>
        <w:t>of</w:t>
      </w:r>
      <w:r>
        <w:rPr>
          <w:spacing w:val="-7"/>
          <w:w w:val="105"/>
        </w:rPr>
        <w:t xml:space="preserve"> </w:t>
      </w:r>
      <w:r>
        <w:rPr>
          <w:w w:val="105"/>
        </w:rPr>
        <w:t>weights</w:t>
      </w:r>
      <w:r>
        <w:rPr>
          <w:spacing w:val="-6"/>
          <w:w w:val="105"/>
        </w:rPr>
        <w:t xml:space="preserve"> </w:t>
      </w:r>
      <w:r>
        <w:rPr>
          <w:w w:val="105"/>
        </w:rPr>
        <w:t>is</w:t>
      </w:r>
      <w:r>
        <w:rPr>
          <w:spacing w:val="-7"/>
          <w:w w:val="105"/>
        </w:rPr>
        <w:t xml:space="preserve"> </w:t>
      </w:r>
      <w:r>
        <w:rPr>
          <w:w w:val="105"/>
        </w:rPr>
        <w:t>based</w:t>
      </w:r>
      <w:r>
        <w:rPr>
          <w:spacing w:val="-6"/>
          <w:w w:val="105"/>
        </w:rPr>
        <w:t xml:space="preserve"> </w:t>
      </w:r>
      <w:r>
        <w:rPr>
          <w:w w:val="105"/>
        </w:rPr>
        <w:t>on</w:t>
      </w:r>
      <w:r>
        <w:rPr>
          <w:spacing w:val="-7"/>
          <w:w w:val="105"/>
        </w:rPr>
        <w:t xml:space="preserve"> </w:t>
      </w:r>
      <w:r>
        <w:rPr>
          <w:w w:val="105"/>
        </w:rPr>
        <w:t>quality</w:t>
      </w:r>
      <w:r>
        <w:rPr>
          <w:spacing w:val="-6"/>
          <w:w w:val="105"/>
        </w:rPr>
        <w:t xml:space="preserve"> </w:t>
      </w:r>
      <w:r>
        <w:rPr>
          <w:w w:val="105"/>
        </w:rPr>
        <w:t>rather</w:t>
      </w:r>
      <w:r>
        <w:rPr>
          <w:spacing w:val="-7"/>
          <w:w w:val="105"/>
        </w:rPr>
        <w:t xml:space="preserve"> </w:t>
      </w:r>
      <w:r>
        <w:rPr>
          <w:w w:val="105"/>
        </w:rPr>
        <w:t>than</w:t>
      </w:r>
      <w:r>
        <w:rPr>
          <w:spacing w:val="-6"/>
          <w:w w:val="105"/>
        </w:rPr>
        <w:t xml:space="preserve"> </w:t>
      </w:r>
      <w:r>
        <w:rPr>
          <w:w w:val="105"/>
        </w:rPr>
        <w:t>quantity.</w:t>
      </w:r>
      <w:r>
        <w:rPr>
          <w:spacing w:val="-55"/>
          <w:w w:val="105"/>
        </w:rPr>
        <w:t xml:space="preserve"> </w:t>
      </w:r>
      <w:r>
        <w:rPr>
          <w:rFonts w:ascii="Trebuchet MS"/>
          <w:w w:val="105"/>
          <w:sz w:val="12"/>
        </w:rPr>
        <w:t>860</w:t>
      </w:r>
      <w:r>
        <w:rPr>
          <w:rFonts w:ascii="Trebuchet MS"/>
          <w:spacing w:val="25"/>
          <w:w w:val="105"/>
          <w:sz w:val="12"/>
        </w:rPr>
        <w:t xml:space="preserve"> </w:t>
      </w:r>
      <w:r>
        <w:rPr>
          <w:w w:val="105"/>
        </w:rPr>
        <w:t>They</w:t>
      </w:r>
      <w:r>
        <w:rPr>
          <w:spacing w:val="20"/>
          <w:w w:val="105"/>
        </w:rPr>
        <w:t xml:space="preserve"> </w:t>
      </w:r>
      <w:r>
        <w:rPr>
          <w:w w:val="105"/>
        </w:rPr>
        <w:t>are</w:t>
      </w:r>
      <w:r>
        <w:rPr>
          <w:spacing w:val="21"/>
          <w:w w:val="105"/>
        </w:rPr>
        <w:t xml:space="preserve"> </w:t>
      </w:r>
      <w:r>
        <w:rPr>
          <w:w w:val="105"/>
        </w:rPr>
        <w:t>also</w:t>
      </w:r>
      <w:r>
        <w:rPr>
          <w:spacing w:val="21"/>
          <w:w w:val="105"/>
        </w:rPr>
        <w:t xml:space="preserve"> </w:t>
      </w:r>
      <w:r>
        <w:rPr>
          <w:w w:val="105"/>
        </w:rPr>
        <w:t>the</w:t>
      </w:r>
      <w:r>
        <w:rPr>
          <w:spacing w:val="21"/>
          <w:w w:val="105"/>
        </w:rPr>
        <w:t xml:space="preserve"> </w:t>
      </w:r>
      <w:r>
        <w:rPr>
          <w:w w:val="105"/>
        </w:rPr>
        <w:t>most</w:t>
      </w:r>
      <w:r>
        <w:rPr>
          <w:spacing w:val="21"/>
          <w:w w:val="105"/>
        </w:rPr>
        <w:t xml:space="preserve"> </w:t>
      </w:r>
      <w:r>
        <w:rPr>
          <w:w w:val="105"/>
        </w:rPr>
        <w:t>robust</w:t>
      </w:r>
      <w:r>
        <w:rPr>
          <w:spacing w:val="22"/>
          <w:w w:val="105"/>
        </w:rPr>
        <w:t xml:space="preserve"> </w:t>
      </w:r>
      <w:r>
        <w:rPr>
          <w:w w:val="105"/>
        </w:rPr>
        <w:t>when</w:t>
      </w:r>
      <w:r>
        <w:rPr>
          <w:spacing w:val="20"/>
          <w:w w:val="105"/>
        </w:rPr>
        <w:t xml:space="preserve"> </w:t>
      </w:r>
      <w:r>
        <w:rPr>
          <w:w w:val="105"/>
        </w:rPr>
        <w:t>it</w:t>
      </w:r>
      <w:r>
        <w:rPr>
          <w:spacing w:val="21"/>
          <w:w w:val="105"/>
        </w:rPr>
        <w:t xml:space="preserve"> </w:t>
      </w:r>
      <w:r>
        <w:rPr>
          <w:w w:val="105"/>
        </w:rPr>
        <w:t>comes</w:t>
      </w:r>
      <w:r>
        <w:rPr>
          <w:spacing w:val="20"/>
          <w:w w:val="105"/>
        </w:rPr>
        <w:t xml:space="preserve"> </w:t>
      </w:r>
      <w:r>
        <w:rPr>
          <w:w w:val="105"/>
        </w:rPr>
        <w:t>to</w:t>
      </w:r>
      <w:r>
        <w:rPr>
          <w:spacing w:val="22"/>
          <w:w w:val="105"/>
        </w:rPr>
        <w:t xml:space="preserve"> </w:t>
      </w:r>
      <w:r>
        <w:rPr>
          <w:w w:val="105"/>
        </w:rPr>
        <w:t>adding</w:t>
      </w:r>
      <w:r>
        <w:rPr>
          <w:spacing w:val="20"/>
          <w:w w:val="105"/>
        </w:rPr>
        <w:t xml:space="preserve"> </w:t>
      </w:r>
      <w:r>
        <w:rPr>
          <w:w w:val="105"/>
        </w:rPr>
        <w:t>or</w:t>
      </w:r>
      <w:r>
        <w:rPr>
          <w:spacing w:val="21"/>
          <w:w w:val="105"/>
        </w:rPr>
        <w:t xml:space="preserve"> </w:t>
      </w:r>
      <w:r>
        <w:rPr>
          <w:w w:val="105"/>
        </w:rPr>
        <w:t>removing</w:t>
      </w:r>
      <w:r>
        <w:rPr>
          <w:spacing w:val="20"/>
          <w:w w:val="105"/>
        </w:rPr>
        <w:t xml:space="preserve"> </w:t>
      </w:r>
      <w:r>
        <w:rPr>
          <w:w w:val="105"/>
        </w:rPr>
        <w:t>NWP</w:t>
      </w:r>
      <w:r>
        <w:rPr>
          <w:spacing w:val="-55"/>
          <w:w w:val="105"/>
        </w:rPr>
        <w:t xml:space="preserve"> </w:t>
      </w:r>
      <w:r>
        <w:rPr>
          <w:rFonts w:ascii="Trebuchet MS"/>
          <w:w w:val="105"/>
          <w:sz w:val="12"/>
        </w:rPr>
        <w:t>861</w:t>
      </w:r>
      <w:r>
        <w:rPr>
          <w:rFonts w:ascii="Trebuchet MS"/>
          <w:spacing w:val="1"/>
          <w:w w:val="105"/>
          <w:sz w:val="12"/>
        </w:rPr>
        <w:t xml:space="preserve"> </w:t>
      </w:r>
      <w:r>
        <w:rPr>
          <w:w w:val="105"/>
        </w:rPr>
        <w:t>models. However, they are more challenging to implement and to explain to</w:t>
      </w:r>
      <w:r>
        <w:rPr>
          <w:spacing w:val="-54"/>
          <w:w w:val="105"/>
        </w:rPr>
        <w:t xml:space="preserve"> </w:t>
      </w:r>
      <w:r>
        <w:rPr>
          <w:rFonts w:ascii="Trebuchet MS"/>
          <w:w w:val="105"/>
          <w:sz w:val="12"/>
        </w:rPr>
        <w:t>862</w:t>
      </w:r>
      <w:r>
        <w:rPr>
          <w:rFonts w:ascii="Trebuchet MS"/>
          <w:spacing w:val="1"/>
          <w:w w:val="105"/>
          <w:sz w:val="12"/>
        </w:rPr>
        <w:t xml:space="preserve"> </w:t>
      </w:r>
      <w:r>
        <w:rPr>
          <w:w w:val="105"/>
        </w:rPr>
        <w:t xml:space="preserve">end users. To derive the matrix of weights (Figure </w:t>
      </w:r>
      <w:hyperlink w:anchor="_bookmark24" w:history="1">
        <w:r>
          <w:rPr>
            <w:w w:val="105"/>
          </w:rPr>
          <w:t xml:space="preserve">8), </w:t>
        </w:r>
      </w:hyperlink>
      <w:r>
        <w:rPr>
          <w:w w:val="105"/>
        </w:rPr>
        <w:t>a skill-based approach</w:t>
      </w:r>
      <w:r>
        <w:rPr>
          <w:spacing w:val="1"/>
          <w:w w:val="105"/>
        </w:rPr>
        <w:t xml:space="preserve"> </w:t>
      </w:r>
      <w:r>
        <w:rPr>
          <w:rFonts w:ascii="Trebuchet MS"/>
          <w:w w:val="105"/>
          <w:sz w:val="12"/>
        </w:rPr>
        <w:t>863</w:t>
      </w:r>
      <w:r>
        <w:rPr>
          <w:rFonts w:ascii="Trebuchet MS"/>
          <w:spacing w:val="4"/>
          <w:w w:val="105"/>
          <w:sz w:val="12"/>
        </w:rPr>
        <w:t xml:space="preserve"> </w:t>
      </w:r>
      <w:r>
        <w:rPr>
          <w:w w:val="105"/>
        </w:rPr>
        <w:t>requires</w:t>
      </w:r>
      <w:r>
        <w:rPr>
          <w:spacing w:val="29"/>
          <w:w w:val="105"/>
        </w:rPr>
        <w:t xml:space="preserve"> </w:t>
      </w:r>
      <w:r>
        <w:rPr>
          <w:w w:val="105"/>
        </w:rPr>
        <w:t>having</w:t>
      </w:r>
      <w:r>
        <w:rPr>
          <w:spacing w:val="30"/>
          <w:w w:val="105"/>
        </w:rPr>
        <w:t xml:space="preserve"> </w:t>
      </w:r>
      <w:r>
        <w:rPr>
          <w:w w:val="105"/>
        </w:rPr>
        <w:t>an</w:t>
      </w:r>
      <w:r>
        <w:rPr>
          <w:spacing w:val="30"/>
          <w:w w:val="105"/>
        </w:rPr>
        <w:t xml:space="preserve"> </w:t>
      </w:r>
      <w:r>
        <w:rPr>
          <w:w w:val="105"/>
        </w:rPr>
        <w:t>extensive</w:t>
      </w:r>
      <w:r>
        <w:rPr>
          <w:spacing w:val="30"/>
          <w:w w:val="105"/>
        </w:rPr>
        <w:t xml:space="preserve"> </w:t>
      </w:r>
      <w:r>
        <w:rPr>
          <w:w w:val="105"/>
        </w:rPr>
        <w:t>period</w:t>
      </w:r>
      <w:r>
        <w:rPr>
          <w:spacing w:val="30"/>
          <w:w w:val="105"/>
        </w:rPr>
        <w:t xml:space="preserve"> </w:t>
      </w:r>
      <w:r>
        <w:rPr>
          <w:w w:val="105"/>
        </w:rPr>
        <w:t>of</w:t>
      </w:r>
      <w:r>
        <w:rPr>
          <w:spacing w:val="30"/>
          <w:w w:val="105"/>
        </w:rPr>
        <w:t xml:space="preserve"> </w:t>
      </w:r>
      <w:r>
        <w:rPr>
          <w:w w:val="105"/>
        </w:rPr>
        <w:t>reanalysis</w:t>
      </w:r>
      <w:r>
        <w:rPr>
          <w:spacing w:val="30"/>
          <w:w w:val="105"/>
        </w:rPr>
        <w:t xml:space="preserve"> </w:t>
      </w:r>
      <w:r>
        <w:rPr>
          <w:w w:val="105"/>
        </w:rPr>
        <w:t>and</w:t>
      </w:r>
      <w:r>
        <w:rPr>
          <w:spacing w:val="30"/>
          <w:w w:val="105"/>
        </w:rPr>
        <w:t xml:space="preserve"> </w:t>
      </w:r>
      <w:r>
        <w:rPr>
          <w:w w:val="105"/>
        </w:rPr>
        <w:t>reforecasts</w:t>
      </w:r>
      <w:r>
        <w:rPr>
          <w:spacing w:val="30"/>
          <w:w w:val="105"/>
        </w:rPr>
        <w:t xml:space="preserve"> </w:t>
      </w:r>
      <w:r>
        <w:rPr>
          <w:w w:val="105"/>
        </w:rPr>
        <w:t>upfront,</w:t>
      </w:r>
      <w:r>
        <w:rPr>
          <w:spacing w:val="-55"/>
          <w:w w:val="105"/>
        </w:rPr>
        <w:t xml:space="preserve"> </w:t>
      </w:r>
      <w:r>
        <w:rPr>
          <w:rFonts w:ascii="Trebuchet MS"/>
          <w:w w:val="105"/>
          <w:sz w:val="12"/>
        </w:rPr>
        <w:t xml:space="preserve">864  </w:t>
      </w:r>
      <w:r>
        <w:rPr>
          <w:rFonts w:ascii="Trebuchet MS"/>
          <w:spacing w:val="1"/>
          <w:w w:val="105"/>
          <w:sz w:val="12"/>
        </w:rPr>
        <w:t xml:space="preserve"> </w:t>
      </w:r>
      <w:r>
        <w:rPr>
          <w:w w:val="105"/>
        </w:rPr>
        <w:t>posing a substantial computational burden on system implementation. Ad-</w:t>
      </w:r>
      <w:r>
        <w:rPr>
          <w:spacing w:val="1"/>
          <w:w w:val="105"/>
        </w:rPr>
        <w:t xml:space="preserve"> </w:t>
      </w:r>
      <w:r>
        <w:rPr>
          <w:rFonts w:ascii="Trebuchet MS"/>
          <w:w w:val="105"/>
          <w:sz w:val="12"/>
        </w:rPr>
        <w:t>865</w:t>
      </w:r>
      <w:r>
        <w:rPr>
          <w:rFonts w:ascii="Trebuchet MS"/>
          <w:spacing w:val="1"/>
          <w:w w:val="105"/>
          <w:sz w:val="12"/>
        </w:rPr>
        <w:t xml:space="preserve"> </w:t>
      </w:r>
      <w:proofErr w:type="spellStart"/>
      <w:r>
        <w:rPr>
          <w:w w:val="105"/>
        </w:rPr>
        <w:t>ditionally</w:t>
      </w:r>
      <w:proofErr w:type="spellEnd"/>
      <w:r>
        <w:rPr>
          <w:w w:val="105"/>
        </w:rPr>
        <w:t>, practitioners using the forecasts would require additional training</w:t>
      </w:r>
      <w:r>
        <w:rPr>
          <w:spacing w:val="-54"/>
          <w:w w:val="105"/>
        </w:rPr>
        <w:t xml:space="preserve"> </w:t>
      </w:r>
      <w:r>
        <w:rPr>
          <w:rFonts w:ascii="Trebuchet MS"/>
          <w:sz w:val="12"/>
        </w:rPr>
        <w:t xml:space="preserve">866  </w:t>
      </w:r>
      <w:r>
        <w:rPr>
          <w:rFonts w:ascii="Trebuchet MS"/>
          <w:spacing w:val="1"/>
          <w:sz w:val="12"/>
        </w:rPr>
        <w:t xml:space="preserve"> </w:t>
      </w:r>
      <w:r>
        <w:t>to understand that the ensemble members are not equiprobable, which would</w:t>
      </w:r>
      <w:r>
        <w:rPr>
          <w:spacing w:val="1"/>
        </w:rPr>
        <w:t xml:space="preserve"> </w:t>
      </w:r>
      <w:r>
        <w:rPr>
          <w:rFonts w:ascii="Trebuchet MS"/>
          <w:w w:val="105"/>
          <w:sz w:val="12"/>
        </w:rPr>
        <w:t>867</w:t>
      </w:r>
      <w:r>
        <w:rPr>
          <w:rFonts w:ascii="Trebuchet MS"/>
          <w:spacing w:val="30"/>
          <w:w w:val="105"/>
          <w:sz w:val="12"/>
        </w:rPr>
        <w:t xml:space="preserve"> </w:t>
      </w:r>
      <w:r>
        <w:rPr>
          <w:w w:val="105"/>
        </w:rPr>
        <w:t>be</w:t>
      </w:r>
      <w:r>
        <w:rPr>
          <w:spacing w:val="13"/>
          <w:w w:val="105"/>
        </w:rPr>
        <w:t xml:space="preserve"> </w:t>
      </w:r>
      <w:r>
        <w:rPr>
          <w:w w:val="105"/>
        </w:rPr>
        <w:t>more</w:t>
      </w:r>
      <w:r>
        <w:rPr>
          <w:spacing w:val="13"/>
          <w:w w:val="105"/>
        </w:rPr>
        <w:t xml:space="preserve"> </w:t>
      </w:r>
      <w:r>
        <w:rPr>
          <w:w w:val="105"/>
        </w:rPr>
        <w:t>intuitive,</w:t>
      </w:r>
      <w:r>
        <w:rPr>
          <w:spacing w:val="13"/>
          <w:w w:val="105"/>
        </w:rPr>
        <w:t xml:space="preserve"> </w:t>
      </w:r>
      <w:r>
        <w:rPr>
          <w:w w:val="105"/>
        </w:rPr>
        <w:t>but</w:t>
      </w:r>
      <w:r>
        <w:rPr>
          <w:spacing w:val="14"/>
          <w:w w:val="105"/>
        </w:rPr>
        <w:t xml:space="preserve"> </w:t>
      </w:r>
      <w:r>
        <w:rPr>
          <w:w w:val="105"/>
        </w:rPr>
        <w:t>there</w:t>
      </w:r>
      <w:r>
        <w:rPr>
          <w:spacing w:val="13"/>
          <w:w w:val="105"/>
        </w:rPr>
        <w:t xml:space="preserve"> </w:t>
      </w:r>
      <w:r>
        <w:rPr>
          <w:w w:val="105"/>
        </w:rPr>
        <w:t>are</w:t>
      </w:r>
      <w:r>
        <w:rPr>
          <w:spacing w:val="14"/>
          <w:w w:val="105"/>
        </w:rPr>
        <w:t xml:space="preserve"> </w:t>
      </w:r>
      <w:r>
        <w:rPr>
          <w:w w:val="105"/>
        </w:rPr>
        <w:t>some</w:t>
      </w:r>
      <w:r>
        <w:rPr>
          <w:spacing w:val="13"/>
          <w:w w:val="105"/>
        </w:rPr>
        <w:t xml:space="preserve"> </w:t>
      </w:r>
      <w:r>
        <w:rPr>
          <w:w w:val="105"/>
        </w:rPr>
        <w:t>prevailing</w:t>
      </w:r>
      <w:r>
        <w:rPr>
          <w:spacing w:val="14"/>
          <w:w w:val="105"/>
        </w:rPr>
        <w:t xml:space="preserve"> </w:t>
      </w:r>
      <w:r>
        <w:rPr>
          <w:w w:val="105"/>
        </w:rPr>
        <w:t>members.</w:t>
      </w:r>
    </w:p>
    <w:p w14:paraId="1A26BD95" w14:textId="77777777" w:rsidR="00E2709D" w:rsidRDefault="00462487">
      <w:pPr>
        <w:pStyle w:val="BodyText"/>
        <w:tabs>
          <w:tab w:val="left" w:pos="968"/>
        </w:tabs>
        <w:spacing w:line="275" w:lineRule="exact"/>
        <w:ind w:left="227"/>
        <w:jc w:val="both"/>
      </w:pPr>
      <w:r>
        <w:rPr>
          <w:rFonts w:ascii="Trebuchet MS"/>
          <w:sz w:val="12"/>
        </w:rPr>
        <w:t>868</w:t>
      </w:r>
      <w:r>
        <w:rPr>
          <w:rFonts w:ascii="Trebuchet MS"/>
          <w:sz w:val="12"/>
        </w:rPr>
        <w:tab/>
      </w:r>
      <w:r>
        <w:t>There</w:t>
      </w:r>
      <w:r>
        <w:rPr>
          <w:spacing w:val="37"/>
        </w:rPr>
        <w:t xml:space="preserve"> </w:t>
      </w:r>
      <w:r>
        <w:t>remains</w:t>
      </w:r>
      <w:r>
        <w:rPr>
          <w:spacing w:val="38"/>
        </w:rPr>
        <w:t xml:space="preserve"> </w:t>
      </w:r>
      <w:r>
        <w:t>a</w:t>
      </w:r>
      <w:r>
        <w:rPr>
          <w:spacing w:val="38"/>
        </w:rPr>
        <w:t xml:space="preserve"> </w:t>
      </w:r>
      <w:r>
        <w:t>question</w:t>
      </w:r>
      <w:r>
        <w:rPr>
          <w:spacing w:val="38"/>
        </w:rPr>
        <w:t xml:space="preserve"> </w:t>
      </w:r>
      <w:r>
        <w:t>on</w:t>
      </w:r>
      <w:r>
        <w:rPr>
          <w:spacing w:val="38"/>
        </w:rPr>
        <w:t xml:space="preserve"> </w:t>
      </w:r>
      <w:r>
        <w:t>the</w:t>
      </w:r>
      <w:r>
        <w:rPr>
          <w:spacing w:val="39"/>
        </w:rPr>
        <w:t xml:space="preserve"> </w:t>
      </w:r>
      <w:r>
        <w:t>use</w:t>
      </w:r>
      <w:r>
        <w:rPr>
          <w:spacing w:val="38"/>
        </w:rPr>
        <w:t xml:space="preserve"> </w:t>
      </w:r>
      <w:r>
        <w:t>of</w:t>
      </w:r>
      <w:r>
        <w:rPr>
          <w:spacing w:val="38"/>
        </w:rPr>
        <w:t xml:space="preserve"> </w:t>
      </w:r>
      <w:r>
        <w:t>deterministic</w:t>
      </w:r>
      <w:r>
        <w:rPr>
          <w:spacing w:val="38"/>
        </w:rPr>
        <w:t xml:space="preserve"> </w:t>
      </w:r>
      <w:r>
        <w:t>models</w:t>
      </w:r>
      <w:r>
        <w:rPr>
          <w:spacing w:val="37"/>
        </w:rPr>
        <w:t xml:space="preserve"> </w:t>
      </w:r>
      <w:r>
        <w:t>in</w:t>
      </w:r>
      <w:r>
        <w:rPr>
          <w:spacing w:val="38"/>
        </w:rPr>
        <w:t xml:space="preserve"> </w:t>
      </w:r>
      <w:r>
        <w:t>a</w:t>
      </w:r>
      <w:r>
        <w:rPr>
          <w:spacing w:val="38"/>
        </w:rPr>
        <w:t xml:space="preserve"> </w:t>
      </w:r>
      <w:r>
        <w:t>grand</w:t>
      </w:r>
    </w:p>
    <w:p w14:paraId="5B43CA74" w14:textId="77777777" w:rsidR="00E2709D" w:rsidRDefault="00462487">
      <w:pPr>
        <w:pStyle w:val="BodyText"/>
        <w:spacing w:line="291" w:lineRule="exact"/>
        <w:ind w:left="227"/>
        <w:jc w:val="both"/>
      </w:pPr>
      <w:r>
        <w:rPr>
          <w:rFonts w:ascii="Trebuchet MS"/>
          <w:w w:val="105"/>
          <w:sz w:val="12"/>
        </w:rPr>
        <w:lastRenderedPageBreak/>
        <w:t xml:space="preserve">869   </w:t>
      </w:r>
      <w:r>
        <w:rPr>
          <w:rFonts w:ascii="Trebuchet MS"/>
          <w:spacing w:val="5"/>
          <w:w w:val="105"/>
          <w:sz w:val="12"/>
        </w:rPr>
        <w:t xml:space="preserve"> </w:t>
      </w:r>
      <w:proofErr w:type="gramStart"/>
      <w:r>
        <w:rPr>
          <w:w w:val="105"/>
        </w:rPr>
        <w:t>ensemble</w:t>
      </w:r>
      <w:proofErr w:type="gramEnd"/>
      <w:r>
        <w:rPr>
          <w:spacing w:val="13"/>
          <w:w w:val="105"/>
        </w:rPr>
        <w:t xml:space="preserve"> </w:t>
      </w:r>
      <w:r>
        <w:rPr>
          <w:w w:val="105"/>
        </w:rPr>
        <w:t>dominated</w:t>
      </w:r>
      <w:r>
        <w:rPr>
          <w:spacing w:val="13"/>
          <w:w w:val="105"/>
        </w:rPr>
        <w:t xml:space="preserve"> </w:t>
      </w:r>
      <w:r>
        <w:rPr>
          <w:w w:val="105"/>
        </w:rPr>
        <w:t>by</w:t>
      </w:r>
      <w:r>
        <w:rPr>
          <w:spacing w:val="14"/>
          <w:w w:val="105"/>
        </w:rPr>
        <w:t xml:space="preserve"> </w:t>
      </w:r>
      <w:r>
        <w:rPr>
          <w:w w:val="105"/>
        </w:rPr>
        <w:t>a</w:t>
      </w:r>
      <w:r>
        <w:rPr>
          <w:spacing w:val="13"/>
          <w:w w:val="105"/>
        </w:rPr>
        <w:t xml:space="preserve"> </w:t>
      </w:r>
      <w:r>
        <w:rPr>
          <w:w w:val="105"/>
        </w:rPr>
        <w:t>probabilistic</w:t>
      </w:r>
      <w:r>
        <w:rPr>
          <w:spacing w:val="13"/>
          <w:w w:val="105"/>
        </w:rPr>
        <w:t xml:space="preserve"> </w:t>
      </w:r>
      <w:r>
        <w:rPr>
          <w:w w:val="105"/>
        </w:rPr>
        <w:t>NWP.</w:t>
      </w:r>
      <w:r>
        <w:rPr>
          <w:spacing w:val="13"/>
          <w:w w:val="105"/>
        </w:rPr>
        <w:t xml:space="preserve"> </w:t>
      </w:r>
      <w:r>
        <w:rPr>
          <w:w w:val="105"/>
        </w:rPr>
        <w:t>When</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member-based</w:t>
      </w:r>
    </w:p>
    <w:p w14:paraId="52BAAF5D" w14:textId="77777777" w:rsidR="00E2709D" w:rsidRDefault="00E2709D">
      <w:pPr>
        <w:spacing w:line="291" w:lineRule="exact"/>
        <w:jc w:val="both"/>
        <w:sectPr w:rsidR="00E2709D">
          <w:pgSz w:w="12240" w:h="15840"/>
          <w:pgMar w:top="1500" w:right="1720" w:bottom="1960" w:left="1600" w:header="0" w:footer="1777" w:gutter="0"/>
          <w:cols w:space="720"/>
        </w:sectPr>
      </w:pPr>
    </w:p>
    <w:p w14:paraId="5EE659DA" w14:textId="77777777" w:rsidR="00E2709D" w:rsidRDefault="00E2709D">
      <w:pPr>
        <w:pStyle w:val="BodyText"/>
        <w:rPr>
          <w:sz w:val="20"/>
        </w:rPr>
      </w:pPr>
    </w:p>
    <w:p w14:paraId="4611DC95" w14:textId="77777777" w:rsidR="00E2709D" w:rsidRDefault="00E2709D">
      <w:pPr>
        <w:pStyle w:val="BodyText"/>
        <w:rPr>
          <w:sz w:val="20"/>
        </w:rPr>
      </w:pPr>
    </w:p>
    <w:p w14:paraId="3648188C" w14:textId="77777777" w:rsidR="00E2709D" w:rsidRDefault="00E2709D">
      <w:pPr>
        <w:pStyle w:val="BodyText"/>
        <w:rPr>
          <w:sz w:val="20"/>
        </w:rPr>
      </w:pPr>
    </w:p>
    <w:p w14:paraId="06E2733A" w14:textId="77777777" w:rsidR="00E2709D" w:rsidRDefault="00E2709D">
      <w:pPr>
        <w:pStyle w:val="BodyText"/>
        <w:spacing w:before="11"/>
        <w:rPr>
          <w:sz w:val="19"/>
        </w:rPr>
      </w:pPr>
    </w:p>
    <w:p w14:paraId="386B2CAC" w14:textId="77777777" w:rsidR="00E2709D" w:rsidRDefault="00462487">
      <w:pPr>
        <w:pStyle w:val="BodyText"/>
        <w:spacing w:before="53" w:line="237" w:lineRule="auto"/>
        <w:ind w:left="227" w:right="527"/>
        <w:jc w:val="both"/>
      </w:pPr>
      <w:r>
        <w:rPr>
          <w:rFonts w:ascii="Trebuchet MS"/>
          <w:w w:val="105"/>
          <w:sz w:val="12"/>
        </w:rPr>
        <w:t>870</w:t>
      </w:r>
      <w:r>
        <w:rPr>
          <w:rFonts w:ascii="Trebuchet MS"/>
          <w:spacing w:val="1"/>
          <w:w w:val="105"/>
          <w:sz w:val="12"/>
        </w:rPr>
        <w:t xml:space="preserve"> </w:t>
      </w:r>
      <w:r>
        <w:rPr>
          <w:w w:val="105"/>
        </w:rPr>
        <w:t>combination, such as MW, deterministic models could be removed from the</w:t>
      </w:r>
      <w:r>
        <w:rPr>
          <w:spacing w:val="1"/>
          <w:w w:val="105"/>
        </w:rPr>
        <w:t xml:space="preserve"> </w:t>
      </w:r>
      <w:proofErr w:type="gramStart"/>
      <w:r>
        <w:rPr>
          <w:rFonts w:ascii="Trebuchet MS"/>
          <w:w w:val="105"/>
          <w:sz w:val="12"/>
        </w:rPr>
        <w:t>871</w:t>
      </w:r>
      <w:r>
        <w:rPr>
          <w:rFonts w:ascii="Trebuchet MS"/>
          <w:spacing w:val="17"/>
          <w:w w:val="105"/>
          <w:sz w:val="12"/>
        </w:rPr>
        <w:t xml:space="preserve"> </w:t>
      </w:r>
      <w:r>
        <w:rPr>
          <w:w w:val="105"/>
        </w:rPr>
        <w:t>grand</w:t>
      </w:r>
      <w:proofErr w:type="gramEnd"/>
      <w:r>
        <w:rPr>
          <w:spacing w:val="24"/>
          <w:w w:val="105"/>
        </w:rPr>
        <w:t xml:space="preserve"> </w:t>
      </w:r>
      <w:r>
        <w:rPr>
          <w:w w:val="105"/>
        </w:rPr>
        <w:t>ensemble,</w:t>
      </w:r>
      <w:r>
        <w:rPr>
          <w:spacing w:val="30"/>
          <w:w w:val="105"/>
        </w:rPr>
        <w:t xml:space="preserve"> </w:t>
      </w:r>
      <w:r>
        <w:rPr>
          <w:w w:val="105"/>
        </w:rPr>
        <w:t>as</w:t>
      </w:r>
      <w:r>
        <w:rPr>
          <w:spacing w:val="25"/>
          <w:w w:val="105"/>
        </w:rPr>
        <w:t xml:space="preserve"> </w:t>
      </w:r>
      <w:r>
        <w:rPr>
          <w:w w:val="105"/>
        </w:rPr>
        <w:t>the</w:t>
      </w:r>
      <w:r>
        <w:rPr>
          <w:spacing w:val="25"/>
          <w:w w:val="105"/>
        </w:rPr>
        <w:t xml:space="preserve"> </w:t>
      </w:r>
      <w:r>
        <w:rPr>
          <w:w w:val="105"/>
        </w:rPr>
        <w:t>weight</w:t>
      </w:r>
      <w:r>
        <w:rPr>
          <w:spacing w:val="25"/>
          <w:w w:val="105"/>
        </w:rPr>
        <w:t xml:space="preserve"> </w:t>
      </w:r>
      <w:r>
        <w:rPr>
          <w:w w:val="105"/>
        </w:rPr>
        <w:t>allocated</w:t>
      </w:r>
      <w:r>
        <w:rPr>
          <w:spacing w:val="25"/>
          <w:w w:val="105"/>
        </w:rPr>
        <w:t xml:space="preserve"> </w:t>
      </w:r>
      <w:r>
        <w:rPr>
          <w:w w:val="105"/>
        </w:rPr>
        <w:t>to</w:t>
      </w:r>
      <w:r>
        <w:rPr>
          <w:spacing w:val="24"/>
          <w:w w:val="105"/>
        </w:rPr>
        <w:t xml:space="preserve"> </w:t>
      </w:r>
      <w:r>
        <w:rPr>
          <w:w w:val="105"/>
        </w:rPr>
        <w:t>them</w:t>
      </w:r>
      <w:r>
        <w:rPr>
          <w:spacing w:val="25"/>
          <w:w w:val="105"/>
        </w:rPr>
        <w:t xml:space="preserve"> </w:t>
      </w:r>
      <w:r>
        <w:rPr>
          <w:w w:val="105"/>
        </w:rPr>
        <w:t>is</w:t>
      </w:r>
      <w:r>
        <w:rPr>
          <w:spacing w:val="25"/>
          <w:w w:val="105"/>
        </w:rPr>
        <w:t xml:space="preserve"> </w:t>
      </w:r>
      <w:r>
        <w:rPr>
          <w:w w:val="105"/>
        </w:rPr>
        <w:t>so</w:t>
      </w:r>
      <w:r>
        <w:rPr>
          <w:spacing w:val="25"/>
          <w:w w:val="105"/>
        </w:rPr>
        <w:t xml:space="preserve"> </w:t>
      </w:r>
      <w:r>
        <w:rPr>
          <w:w w:val="105"/>
        </w:rPr>
        <w:t>small</w:t>
      </w:r>
      <w:r>
        <w:rPr>
          <w:spacing w:val="25"/>
          <w:w w:val="105"/>
        </w:rPr>
        <w:t xml:space="preserve"> </w:t>
      </w:r>
      <w:r>
        <w:rPr>
          <w:w w:val="105"/>
        </w:rPr>
        <w:t>that</w:t>
      </w:r>
      <w:r>
        <w:rPr>
          <w:spacing w:val="25"/>
          <w:w w:val="105"/>
        </w:rPr>
        <w:t xml:space="preserve"> </w:t>
      </w:r>
      <w:r>
        <w:rPr>
          <w:w w:val="105"/>
        </w:rPr>
        <w:t>their</w:t>
      </w:r>
      <w:r>
        <w:rPr>
          <w:spacing w:val="25"/>
          <w:w w:val="105"/>
        </w:rPr>
        <w:t xml:space="preserve"> </w:t>
      </w:r>
      <w:r>
        <w:rPr>
          <w:w w:val="105"/>
        </w:rPr>
        <w:t>in-</w:t>
      </w:r>
      <w:r>
        <w:rPr>
          <w:spacing w:val="-55"/>
          <w:w w:val="105"/>
        </w:rPr>
        <w:t xml:space="preserve"> </w:t>
      </w:r>
      <w:r>
        <w:rPr>
          <w:rFonts w:ascii="Trebuchet MS"/>
          <w:w w:val="105"/>
          <w:sz w:val="12"/>
        </w:rPr>
        <w:t xml:space="preserve">872  </w:t>
      </w:r>
      <w:r>
        <w:rPr>
          <w:rFonts w:ascii="Trebuchet MS"/>
          <w:spacing w:val="1"/>
          <w:w w:val="105"/>
          <w:sz w:val="12"/>
        </w:rPr>
        <w:t xml:space="preserve"> </w:t>
      </w:r>
      <w:proofErr w:type="spellStart"/>
      <w:r>
        <w:rPr>
          <w:w w:val="105"/>
        </w:rPr>
        <w:t>clusion</w:t>
      </w:r>
      <w:proofErr w:type="spellEnd"/>
      <w:r>
        <w:rPr>
          <w:w w:val="105"/>
        </w:rPr>
        <w:t xml:space="preserve"> barely affects the total probability. Skill-based approaches, instead,</w:t>
      </w:r>
      <w:r>
        <w:rPr>
          <w:spacing w:val="1"/>
          <w:w w:val="105"/>
        </w:rPr>
        <w:t xml:space="preserve"> </w:t>
      </w:r>
      <w:r>
        <w:rPr>
          <w:rFonts w:ascii="Trebuchet MS"/>
          <w:w w:val="105"/>
          <w:sz w:val="12"/>
        </w:rPr>
        <w:t>873</w:t>
      </w:r>
      <w:r>
        <w:rPr>
          <w:rFonts w:ascii="Trebuchet MS"/>
          <w:spacing w:val="11"/>
          <w:w w:val="105"/>
          <w:sz w:val="12"/>
        </w:rPr>
        <w:t xml:space="preserve"> </w:t>
      </w:r>
      <w:r>
        <w:rPr>
          <w:w w:val="105"/>
        </w:rPr>
        <w:t>allocate</w:t>
      </w:r>
      <w:r>
        <w:rPr>
          <w:spacing w:val="28"/>
          <w:w w:val="105"/>
        </w:rPr>
        <w:t xml:space="preserve"> </w:t>
      </w:r>
      <w:r>
        <w:rPr>
          <w:w w:val="105"/>
        </w:rPr>
        <w:t>larger</w:t>
      </w:r>
      <w:r>
        <w:rPr>
          <w:spacing w:val="29"/>
          <w:w w:val="105"/>
        </w:rPr>
        <w:t xml:space="preserve"> </w:t>
      </w:r>
      <w:r>
        <w:rPr>
          <w:w w:val="105"/>
        </w:rPr>
        <w:t>weights</w:t>
      </w:r>
      <w:r>
        <w:rPr>
          <w:spacing w:val="29"/>
          <w:w w:val="105"/>
        </w:rPr>
        <w:t xml:space="preserve"> </w:t>
      </w:r>
      <w:r>
        <w:rPr>
          <w:w w:val="105"/>
        </w:rPr>
        <w:t>to</w:t>
      </w:r>
      <w:r>
        <w:rPr>
          <w:spacing w:val="29"/>
          <w:w w:val="105"/>
        </w:rPr>
        <w:t xml:space="preserve"> </w:t>
      </w:r>
      <w:r>
        <w:rPr>
          <w:w w:val="105"/>
        </w:rPr>
        <w:t>these</w:t>
      </w:r>
      <w:r>
        <w:rPr>
          <w:spacing w:val="29"/>
          <w:w w:val="105"/>
        </w:rPr>
        <w:t xml:space="preserve"> </w:t>
      </w:r>
      <w:r>
        <w:rPr>
          <w:w w:val="105"/>
        </w:rPr>
        <w:t>models</w:t>
      </w:r>
      <w:r>
        <w:rPr>
          <w:spacing w:val="29"/>
          <w:w w:val="105"/>
        </w:rPr>
        <w:t xml:space="preserve"> </w:t>
      </w:r>
      <w:r>
        <w:rPr>
          <w:w w:val="105"/>
        </w:rPr>
        <w:t>in</w:t>
      </w:r>
      <w:r>
        <w:rPr>
          <w:spacing w:val="29"/>
          <w:w w:val="105"/>
        </w:rPr>
        <w:t xml:space="preserve"> </w:t>
      </w:r>
      <w:r>
        <w:rPr>
          <w:w w:val="105"/>
        </w:rPr>
        <w:t>the</w:t>
      </w:r>
      <w:r>
        <w:rPr>
          <w:spacing w:val="29"/>
          <w:w w:val="105"/>
        </w:rPr>
        <w:t xml:space="preserve"> </w:t>
      </w:r>
      <w:r>
        <w:rPr>
          <w:w w:val="105"/>
        </w:rPr>
        <w:t>very</w:t>
      </w:r>
      <w:r>
        <w:rPr>
          <w:spacing w:val="28"/>
          <w:w w:val="105"/>
        </w:rPr>
        <w:t xml:space="preserve"> </w:t>
      </w:r>
      <w:r>
        <w:rPr>
          <w:w w:val="105"/>
        </w:rPr>
        <w:t>first</w:t>
      </w:r>
      <w:r>
        <w:rPr>
          <w:spacing w:val="29"/>
          <w:w w:val="105"/>
        </w:rPr>
        <w:t xml:space="preserve"> </w:t>
      </w:r>
      <w:r>
        <w:rPr>
          <w:w w:val="105"/>
        </w:rPr>
        <w:t>lead</w:t>
      </w:r>
      <w:r>
        <w:rPr>
          <w:spacing w:val="29"/>
          <w:w w:val="105"/>
        </w:rPr>
        <w:t xml:space="preserve"> </w:t>
      </w:r>
      <w:r>
        <w:rPr>
          <w:w w:val="105"/>
        </w:rPr>
        <w:t>times,</w:t>
      </w:r>
      <w:r>
        <w:rPr>
          <w:spacing w:val="35"/>
          <w:w w:val="105"/>
        </w:rPr>
        <w:t xml:space="preserve"> </w:t>
      </w:r>
      <w:r>
        <w:rPr>
          <w:w w:val="105"/>
        </w:rPr>
        <w:t>when</w:t>
      </w:r>
      <w:r>
        <w:rPr>
          <w:spacing w:val="-55"/>
          <w:w w:val="105"/>
        </w:rPr>
        <w:t xml:space="preserve"> </w:t>
      </w:r>
      <w:proofErr w:type="gramStart"/>
      <w:r>
        <w:rPr>
          <w:rFonts w:ascii="Trebuchet MS"/>
          <w:w w:val="105"/>
          <w:sz w:val="12"/>
        </w:rPr>
        <w:t xml:space="preserve">874 </w:t>
      </w:r>
      <w:r>
        <w:rPr>
          <w:rFonts w:ascii="Trebuchet MS"/>
          <w:spacing w:val="1"/>
          <w:w w:val="105"/>
          <w:sz w:val="12"/>
        </w:rPr>
        <w:t xml:space="preserve"> </w:t>
      </w:r>
      <w:r>
        <w:rPr>
          <w:w w:val="105"/>
        </w:rPr>
        <w:t>they</w:t>
      </w:r>
      <w:proofErr w:type="gramEnd"/>
      <w:r>
        <w:rPr>
          <w:w w:val="105"/>
        </w:rPr>
        <w:t xml:space="preserve"> have proven value given their often higher resolution. The inclusion of</w:t>
      </w:r>
      <w:r>
        <w:rPr>
          <w:spacing w:val="1"/>
          <w:w w:val="105"/>
        </w:rPr>
        <w:t xml:space="preserve"> </w:t>
      </w:r>
      <w:r>
        <w:rPr>
          <w:rFonts w:ascii="Trebuchet MS"/>
          <w:w w:val="105"/>
          <w:sz w:val="12"/>
        </w:rPr>
        <w:t>875</w:t>
      </w:r>
      <w:r>
        <w:rPr>
          <w:rFonts w:ascii="Trebuchet MS"/>
          <w:spacing w:val="7"/>
          <w:w w:val="105"/>
          <w:sz w:val="12"/>
        </w:rPr>
        <w:t xml:space="preserve"> </w:t>
      </w:r>
      <w:r>
        <w:rPr>
          <w:w w:val="105"/>
        </w:rPr>
        <w:t>deterministic</w:t>
      </w:r>
      <w:r>
        <w:rPr>
          <w:spacing w:val="-6"/>
          <w:w w:val="105"/>
        </w:rPr>
        <w:t xml:space="preserve"> </w:t>
      </w:r>
      <w:r>
        <w:rPr>
          <w:w w:val="105"/>
        </w:rPr>
        <w:t>models</w:t>
      </w:r>
      <w:r>
        <w:rPr>
          <w:spacing w:val="-6"/>
          <w:w w:val="105"/>
        </w:rPr>
        <w:t xml:space="preserve"> </w:t>
      </w:r>
      <w:r>
        <w:rPr>
          <w:w w:val="105"/>
        </w:rPr>
        <w:t>is</w:t>
      </w:r>
      <w:r>
        <w:rPr>
          <w:spacing w:val="-5"/>
          <w:w w:val="105"/>
        </w:rPr>
        <w:t xml:space="preserve"> </w:t>
      </w:r>
      <w:r>
        <w:rPr>
          <w:w w:val="105"/>
        </w:rPr>
        <w:t>a</w:t>
      </w:r>
      <w:r>
        <w:rPr>
          <w:spacing w:val="-7"/>
          <w:w w:val="105"/>
        </w:rPr>
        <w:t xml:space="preserve"> </w:t>
      </w:r>
      <w:r>
        <w:rPr>
          <w:w w:val="105"/>
        </w:rPr>
        <w:t>topic</w:t>
      </w:r>
      <w:r>
        <w:rPr>
          <w:spacing w:val="-6"/>
          <w:w w:val="105"/>
        </w:rPr>
        <w:t xml:space="preserve"> </w:t>
      </w:r>
      <w:r>
        <w:rPr>
          <w:w w:val="105"/>
        </w:rPr>
        <w:t>for</w:t>
      </w:r>
      <w:r>
        <w:rPr>
          <w:spacing w:val="-6"/>
          <w:w w:val="105"/>
        </w:rPr>
        <w:t xml:space="preserve"> </w:t>
      </w:r>
      <w:r>
        <w:rPr>
          <w:w w:val="105"/>
        </w:rPr>
        <w:t>future</w:t>
      </w:r>
      <w:r>
        <w:rPr>
          <w:spacing w:val="-6"/>
          <w:w w:val="105"/>
        </w:rPr>
        <w:t xml:space="preserve"> </w:t>
      </w:r>
      <w:r>
        <w:rPr>
          <w:w w:val="105"/>
        </w:rPr>
        <w:t>analysis,</w:t>
      </w:r>
      <w:r>
        <w:rPr>
          <w:spacing w:val="-4"/>
          <w:w w:val="105"/>
        </w:rPr>
        <w:t xml:space="preserve"> </w:t>
      </w:r>
      <w:r>
        <w:rPr>
          <w:w w:val="105"/>
        </w:rPr>
        <w:t>as</w:t>
      </w:r>
      <w:r>
        <w:rPr>
          <w:spacing w:val="-6"/>
          <w:w w:val="105"/>
        </w:rPr>
        <w:t xml:space="preserve"> </w:t>
      </w:r>
      <w:r>
        <w:rPr>
          <w:w w:val="105"/>
        </w:rPr>
        <w:t>the</w:t>
      </w:r>
      <w:r>
        <w:rPr>
          <w:spacing w:val="-6"/>
          <w:w w:val="105"/>
        </w:rPr>
        <w:t xml:space="preserve"> </w:t>
      </w:r>
      <w:r>
        <w:rPr>
          <w:w w:val="105"/>
        </w:rPr>
        <w:t>spatial</w:t>
      </w:r>
      <w:r>
        <w:rPr>
          <w:spacing w:val="-6"/>
          <w:w w:val="105"/>
        </w:rPr>
        <w:t xml:space="preserve"> </w:t>
      </w:r>
      <w:r>
        <w:rPr>
          <w:w w:val="105"/>
        </w:rPr>
        <w:t>resolution</w:t>
      </w:r>
      <w:r>
        <w:rPr>
          <w:spacing w:val="-7"/>
          <w:w w:val="105"/>
        </w:rPr>
        <w:t xml:space="preserve"> </w:t>
      </w:r>
      <w:r>
        <w:rPr>
          <w:w w:val="105"/>
        </w:rPr>
        <w:t>of</w:t>
      </w:r>
      <w:r>
        <w:rPr>
          <w:spacing w:val="-55"/>
          <w:w w:val="105"/>
        </w:rPr>
        <w:t xml:space="preserve"> </w:t>
      </w:r>
      <w:r>
        <w:rPr>
          <w:rFonts w:ascii="Trebuchet MS"/>
          <w:w w:val="105"/>
          <w:sz w:val="12"/>
        </w:rPr>
        <w:t>876</w:t>
      </w:r>
      <w:r>
        <w:rPr>
          <w:rFonts w:ascii="Trebuchet MS"/>
          <w:spacing w:val="1"/>
          <w:w w:val="105"/>
          <w:sz w:val="12"/>
        </w:rPr>
        <w:t xml:space="preserve"> </w:t>
      </w:r>
      <w:r>
        <w:rPr>
          <w:w w:val="105"/>
        </w:rPr>
        <w:t xml:space="preserve">deterministic and probabilistic NWP are nowadays similar, and </w:t>
      </w:r>
      <w:proofErr w:type="spellStart"/>
      <w:r>
        <w:rPr>
          <w:w w:val="105"/>
        </w:rPr>
        <w:t>centres</w:t>
      </w:r>
      <w:proofErr w:type="spellEnd"/>
      <w:r>
        <w:rPr>
          <w:w w:val="105"/>
        </w:rPr>
        <w:t xml:space="preserve"> such</w:t>
      </w:r>
      <w:r>
        <w:rPr>
          <w:spacing w:val="1"/>
          <w:w w:val="105"/>
        </w:rPr>
        <w:t xml:space="preserve"> </w:t>
      </w:r>
      <w:r>
        <w:rPr>
          <w:rFonts w:ascii="Trebuchet MS"/>
          <w:w w:val="105"/>
          <w:sz w:val="12"/>
        </w:rPr>
        <w:t>877</w:t>
      </w:r>
      <w:r>
        <w:rPr>
          <w:rFonts w:ascii="Trebuchet MS"/>
          <w:spacing w:val="32"/>
          <w:w w:val="105"/>
          <w:sz w:val="12"/>
        </w:rPr>
        <w:t xml:space="preserve"> </w:t>
      </w:r>
      <w:r>
        <w:rPr>
          <w:w w:val="105"/>
        </w:rPr>
        <w:t>as</w:t>
      </w:r>
      <w:r>
        <w:rPr>
          <w:spacing w:val="23"/>
          <w:w w:val="105"/>
        </w:rPr>
        <w:t xml:space="preserve"> </w:t>
      </w:r>
      <w:r>
        <w:rPr>
          <w:w w:val="105"/>
        </w:rPr>
        <w:t>the</w:t>
      </w:r>
      <w:r>
        <w:rPr>
          <w:spacing w:val="24"/>
          <w:w w:val="105"/>
        </w:rPr>
        <w:t xml:space="preserve"> </w:t>
      </w:r>
      <w:r>
        <w:rPr>
          <w:w w:val="105"/>
        </w:rPr>
        <w:t>ECMWF</w:t>
      </w:r>
      <w:r>
        <w:rPr>
          <w:spacing w:val="23"/>
          <w:w w:val="105"/>
        </w:rPr>
        <w:t xml:space="preserve"> </w:t>
      </w:r>
      <w:r>
        <w:rPr>
          <w:w w:val="105"/>
        </w:rPr>
        <w:t>plan</w:t>
      </w:r>
      <w:r>
        <w:rPr>
          <w:spacing w:val="24"/>
          <w:w w:val="105"/>
        </w:rPr>
        <w:t xml:space="preserve"> </w:t>
      </w:r>
      <w:r>
        <w:rPr>
          <w:w w:val="105"/>
        </w:rPr>
        <w:t>to</w:t>
      </w:r>
      <w:r>
        <w:rPr>
          <w:spacing w:val="23"/>
          <w:w w:val="105"/>
        </w:rPr>
        <w:t xml:space="preserve"> </w:t>
      </w:r>
      <w:r>
        <w:rPr>
          <w:w w:val="105"/>
        </w:rPr>
        <w:t>discontinue</w:t>
      </w:r>
      <w:r>
        <w:rPr>
          <w:spacing w:val="24"/>
          <w:w w:val="105"/>
        </w:rPr>
        <w:t xml:space="preserve"> </w:t>
      </w:r>
      <w:r>
        <w:rPr>
          <w:w w:val="105"/>
        </w:rPr>
        <w:t>their</w:t>
      </w:r>
      <w:r>
        <w:rPr>
          <w:spacing w:val="23"/>
          <w:w w:val="105"/>
        </w:rPr>
        <w:t xml:space="preserve"> </w:t>
      </w:r>
      <w:r>
        <w:rPr>
          <w:w w:val="105"/>
        </w:rPr>
        <w:t>deterministic</w:t>
      </w:r>
      <w:r>
        <w:rPr>
          <w:spacing w:val="24"/>
          <w:w w:val="105"/>
        </w:rPr>
        <w:t xml:space="preserve"> </w:t>
      </w:r>
      <w:r>
        <w:rPr>
          <w:w w:val="105"/>
        </w:rPr>
        <w:t>models</w:t>
      </w:r>
      <w:r>
        <w:rPr>
          <w:spacing w:val="24"/>
          <w:w w:val="105"/>
        </w:rPr>
        <w:t xml:space="preserve"> </w:t>
      </w:r>
      <w:r>
        <w:rPr>
          <w:w w:val="105"/>
        </w:rPr>
        <w:t>in</w:t>
      </w:r>
      <w:r>
        <w:rPr>
          <w:spacing w:val="23"/>
          <w:w w:val="105"/>
        </w:rPr>
        <w:t xml:space="preserve"> </w:t>
      </w:r>
      <w:proofErr w:type="spellStart"/>
      <w:r>
        <w:rPr>
          <w:w w:val="105"/>
        </w:rPr>
        <w:t>favour</w:t>
      </w:r>
      <w:proofErr w:type="spellEnd"/>
      <w:r>
        <w:rPr>
          <w:spacing w:val="24"/>
          <w:w w:val="105"/>
        </w:rPr>
        <w:t xml:space="preserve"> </w:t>
      </w:r>
      <w:r>
        <w:rPr>
          <w:w w:val="105"/>
        </w:rPr>
        <w:t>of</w:t>
      </w:r>
      <w:r>
        <w:rPr>
          <w:spacing w:val="-55"/>
          <w:w w:val="105"/>
        </w:rPr>
        <w:t xml:space="preserve"> </w:t>
      </w:r>
      <w:r>
        <w:rPr>
          <w:rFonts w:ascii="Trebuchet MS"/>
          <w:w w:val="105"/>
          <w:sz w:val="12"/>
        </w:rPr>
        <w:t>878</w:t>
      </w:r>
      <w:r>
        <w:rPr>
          <w:rFonts w:ascii="Trebuchet MS"/>
          <w:spacing w:val="7"/>
          <w:w w:val="105"/>
          <w:sz w:val="12"/>
        </w:rPr>
        <w:t xml:space="preserve"> </w:t>
      </w:r>
      <w:r>
        <w:rPr>
          <w:w w:val="105"/>
        </w:rPr>
        <w:t>the</w:t>
      </w:r>
      <w:r>
        <w:rPr>
          <w:spacing w:val="18"/>
          <w:w w:val="105"/>
        </w:rPr>
        <w:t xml:space="preserve"> </w:t>
      </w:r>
      <w:r>
        <w:rPr>
          <w:w w:val="105"/>
        </w:rPr>
        <w:t>ensembles.</w:t>
      </w:r>
    </w:p>
    <w:p w14:paraId="029D8998" w14:textId="77777777" w:rsidR="00E2709D" w:rsidRDefault="00E2709D">
      <w:pPr>
        <w:pStyle w:val="BodyText"/>
        <w:spacing w:before="2"/>
      </w:pPr>
    </w:p>
    <w:p w14:paraId="70B44E27" w14:textId="77777777" w:rsidR="00E2709D" w:rsidRDefault="00462487">
      <w:pPr>
        <w:spacing w:before="51"/>
        <w:ind w:left="227"/>
        <w:jc w:val="both"/>
        <w:rPr>
          <w:b/>
          <w:sz w:val="24"/>
        </w:rPr>
      </w:pPr>
      <w:r>
        <w:rPr>
          <w:rFonts w:ascii="Trebuchet MS"/>
          <w:w w:val="115"/>
          <w:sz w:val="12"/>
        </w:rPr>
        <w:t xml:space="preserve">879   </w:t>
      </w:r>
      <w:r>
        <w:rPr>
          <w:rFonts w:ascii="Trebuchet MS"/>
          <w:spacing w:val="33"/>
          <w:w w:val="115"/>
          <w:sz w:val="12"/>
        </w:rPr>
        <w:t xml:space="preserve"> </w:t>
      </w:r>
      <w:bookmarkStart w:id="381" w:name="Conclusions"/>
      <w:bookmarkEnd w:id="381"/>
      <w:r>
        <w:rPr>
          <w:b/>
          <w:w w:val="115"/>
          <w:sz w:val="24"/>
        </w:rPr>
        <w:t xml:space="preserve">6. </w:t>
      </w:r>
      <w:r>
        <w:rPr>
          <w:b/>
          <w:spacing w:val="11"/>
          <w:w w:val="115"/>
          <w:sz w:val="24"/>
        </w:rPr>
        <w:t xml:space="preserve"> </w:t>
      </w:r>
      <w:r>
        <w:rPr>
          <w:b/>
          <w:w w:val="115"/>
          <w:sz w:val="24"/>
        </w:rPr>
        <w:t>Conclusions</w:t>
      </w:r>
    </w:p>
    <w:p w14:paraId="50272861" w14:textId="5AB5EEFF" w:rsidR="00E2709D" w:rsidRDefault="00462487">
      <w:pPr>
        <w:pStyle w:val="BodyText"/>
        <w:tabs>
          <w:tab w:val="left" w:pos="968"/>
        </w:tabs>
        <w:spacing w:before="178" w:line="237" w:lineRule="auto"/>
        <w:ind w:left="227" w:right="529"/>
        <w:jc w:val="both"/>
      </w:pPr>
      <w:r>
        <w:rPr>
          <w:rFonts w:ascii="Trebuchet MS"/>
          <w:w w:val="105"/>
          <w:sz w:val="12"/>
        </w:rPr>
        <w:t>880</w:t>
      </w:r>
      <w:r>
        <w:rPr>
          <w:rFonts w:ascii="Trebuchet MS"/>
          <w:w w:val="105"/>
          <w:sz w:val="12"/>
        </w:rPr>
        <w:tab/>
      </w:r>
      <w:r>
        <w:rPr>
          <w:w w:val="105"/>
        </w:rPr>
        <w:t>This</w:t>
      </w:r>
      <w:r>
        <w:rPr>
          <w:spacing w:val="-10"/>
          <w:w w:val="105"/>
        </w:rPr>
        <w:t xml:space="preserve"> </w:t>
      </w:r>
      <w:r>
        <w:rPr>
          <w:w w:val="105"/>
        </w:rPr>
        <w:t>study</w:t>
      </w:r>
      <w:r>
        <w:rPr>
          <w:spacing w:val="-9"/>
          <w:w w:val="105"/>
        </w:rPr>
        <w:t xml:space="preserve"> </w:t>
      </w:r>
      <w:r>
        <w:rPr>
          <w:w w:val="105"/>
        </w:rPr>
        <w:t>describes</w:t>
      </w:r>
      <w:r>
        <w:rPr>
          <w:spacing w:val="-9"/>
          <w:w w:val="105"/>
        </w:rPr>
        <w:t xml:space="preserve"> </w:t>
      </w:r>
      <w:r>
        <w:rPr>
          <w:w w:val="105"/>
        </w:rPr>
        <w:t>a</w:t>
      </w:r>
      <w:r>
        <w:rPr>
          <w:spacing w:val="-9"/>
          <w:w w:val="105"/>
        </w:rPr>
        <w:t xml:space="preserve"> </w:t>
      </w:r>
      <w:r>
        <w:rPr>
          <w:w w:val="105"/>
        </w:rPr>
        <w:t>procedure</w:t>
      </w:r>
      <w:r>
        <w:rPr>
          <w:spacing w:val="-9"/>
          <w:w w:val="105"/>
        </w:rPr>
        <w:t xml:space="preserve"> </w:t>
      </w:r>
      <w:r>
        <w:rPr>
          <w:w w:val="105"/>
        </w:rPr>
        <w:t>to</w:t>
      </w:r>
      <w:r>
        <w:rPr>
          <w:spacing w:val="-9"/>
          <w:w w:val="105"/>
        </w:rPr>
        <w:t xml:space="preserve"> </w:t>
      </w:r>
      <w:r>
        <w:rPr>
          <w:w w:val="105"/>
        </w:rPr>
        <w:t>optimize</w:t>
      </w:r>
      <w:r>
        <w:rPr>
          <w:spacing w:val="-9"/>
          <w:w w:val="105"/>
        </w:rPr>
        <w:t xml:space="preserve"> </w:t>
      </w:r>
      <w:r>
        <w:rPr>
          <w:w w:val="105"/>
        </w:rPr>
        <w:t>warning</w:t>
      </w:r>
      <w:r>
        <w:rPr>
          <w:spacing w:val="-9"/>
          <w:w w:val="105"/>
        </w:rPr>
        <w:t xml:space="preserve"> </w:t>
      </w:r>
      <w:r>
        <w:rPr>
          <w:w w:val="105"/>
        </w:rPr>
        <w:t>thresholds</w:t>
      </w:r>
      <w:r>
        <w:rPr>
          <w:spacing w:val="-8"/>
          <w:w w:val="105"/>
        </w:rPr>
        <w:t xml:space="preserve"> </w:t>
      </w:r>
      <w:r>
        <w:rPr>
          <w:w w:val="105"/>
        </w:rPr>
        <w:t>in</w:t>
      </w:r>
      <w:r>
        <w:rPr>
          <w:spacing w:val="-8"/>
          <w:w w:val="105"/>
        </w:rPr>
        <w:t xml:space="preserve"> </w:t>
      </w:r>
      <w:r>
        <w:rPr>
          <w:w w:val="105"/>
        </w:rPr>
        <w:t>HEPS.</w:t>
      </w:r>
      <w:r>
        <w:rPr>
          <w:spacing w:val="-55"/>
          <w:w w:val="105"/>
        </w:rPr>
        <w:t xml:space="preserve"> </w:t>
      </w:r>
      <w:r>
        <w:rPr>
          <w:rFonts w:ascii="Trebuchet MS"/>
          <w:w w:val="105"/>
          <w:sz w:val="12"/>
        </w:rPr>
        <w:t>881</w:t>
      </w:r>
      <w:r>
        <w:rPr>
          <w:rFonts w:ascii="Trebuchet MS"/>
          <w:spacing w:val="35"/>
          <w:w w:val="105"/>
          <w:sz w:val="12"/>
        </w:rPr>
        <w:t xml:space="preserve"> </w:t>
      </w:r>
      <w:r>
        <w:rPr>
          <w:w w:val="105"/>
        </w:rPr>
        <w:t>We</w:t>
      </w:r>
      <w:r>
        <w:rPr>
          <w:spacing w:val="46"/>
          <w:w w:val="105"/>
        </w:rPr>
        <w:t xml:space="preserve"> </w:t>
      </w:r>
      <w:r>
        <w:rPr>
          <w:w w:val="105"/>
        </w:rPr>
        <w:t>investigated</w:t>
      </w:r>
      <w:r>
        <w:rPr>
          <w:spacing w:val="46"/>
          <w:w w:val="105"/>
        </w:rPr>
        <w:t xml:space="preserve"> </w:t>
      </w:r>
      <w:r>
        <w:rPr>
          <w:w w:val="105"/>
        </w:rPr>
        <w:t>the</w:t>
      </w:r>
      <w:r>
        <w:rPr>
          <w:spacing w:val="46"/>
          <w:w w:val="105"/>
        </w:rPr>
        <w:t xml:space="preserve"> </w:t>
      </w:r>
      <w:r>
        <w:rPr>
          <w:w w:val="105"/>
        </w:rPr>
        <w:t>ability</w:t>
      </w:r>
      <w:r>
        <w:rPr>
          <w:spacing w:val="46"/>
          <w:w w:val="105"/>
        </w:rPr>
        <w:t xml:space="preserve"> </w:t>
      </w:r>
      <w:r>
        <w:rPr>
          <w:w w:val="105"/>
        </w:rPr>
        <w:t>of</w:t>
      </w:r>
      <w:r>
        <w:rPr>
          <w:spacing w:val="46"/>
          <w:w w:val="105"/>
        </w:rPr>
        <w:t xml:space="preserve"> </w:t>
      </w:r>
      <w:r>
        <w:rPr>
          <w:w w:val="105"/>
        </w:rPr>
        <w:t>deterministic</w:t>
      </w:r>
      <w:r>
        <w:rPr>
          <w:spacing w:val="47"/>
          <w:w w:val="105"/>
        </w:rPr>
        <w:t xml:space="preserve"> </w:t>
      </w:r>
      <w:r>
        <w:rPr>
          <w:w w:val="105"/>
        </w:rPr>
        <w:t>and</w:t>
      </w:r>
      <w:r>
        <w:rPr>
          <w:spacing w:val="46"/>
          <w:w w:val="105"/>
        </w:rPr>
        <w:t xml:space="preserve"> </w:t>
      </w:r>
      <w:r>
        <w:rPr>
          <w:w w:val="105"/>
        </w:rPr>
        <w:t>probabilistic</w:t>
      </w:r>
      <w:r>
        <w:rPr>
          <w:spacing w:val="46"/>
          <w:w w:val="105"/>
        </w:rPr>
        <w:t xml:space="preserve"> </w:t>
      </w:r>
      <w:r>
        <w:rPr>
          <w:w w:val="105"/>
        </w:rPr>
        <w:t>NWP</w:t>
      </w:r>
      <w:r>
        <w:rPr>
          <w:spacing w:val="45"/>
          <w:w w:val="105"/>
        </w:rPr>
        <w:t xml:space="preserve"> </w:t>
      </w:r>
      <w:r>
        <w:rPr>
          <w:w w:val="105"/>
        </w:rPr>
        <w:t>mod-</w:t>
      </w:r>
      <w:r>
        <w:rPr>
          <w:spacing w:val="-55"/>
          <w:w w:val="105"/>
        </w:rPr>
        <w:t xml:space="preserve"> </w:t>
      </w:r>
      <w:r>
        <w:rPr>
          <w:rFonts w:ascii="Trebuchet MS"/>
          <w:w w:val="105"/>
          <w:sz w:val="12"/>
        </w:rPr>
        <w:t xml:space="preserve">882    </w:t>
      </w:r>
      <w:proofErr w:type="spellStart"/>
      <w:r>
        <w:rPr>
          <w:w w:val="105"/>
        </w:rPr>
        <w:t>els</w:t>
      </w:r>
      <w:proofErr w:type="spellEnd"/>
      <w:r>
        <w:rPr>
          <w:w w:val="105"/>
        </w:rPr>
        <w:t xml:space="preserve"> in providing correct flood </w:t>
      </w:r>
      <w:proofErr w:type="gramStart"/>
      <w:r>
        <w:rPr>
          <w:w w:val="105"/>
        </w:rPr>
        <w:t>warnings,  and</w:t>
      </w:r>
      <w:proofErr w:type="gramEnd"/>
      <w:r>
        <w:rPr>
          <w:w w:val="105"/>
        </w:rPr>
        <w:t xml:space="preserve"> we explored the effects of the</w:t>
      </w:r>
      <w:r>
        <w:rPr>
          <w:spacing w:val="1"/>
          <w:w w:val="105"/>
        </w:rPr>
        <w:t xml:space="preserve"> </w:t>
      </w:r>
      <w:r>
        <w:rPr>
          <w:rFonts w:ascii="Trebuchet MS"/>
          <w:w w:val="105"/>
          <w:sz w:val="12"/>
        </w:rPr>
        <w:t xml:space="preserve">883   </w:t>
      </w:r>
      <w:r>
        <w:rPr>
          <w:rFonts w:ascii="Trebuchet MS"/>
          <w:spacing w:val="37"/>
          <w:w w:val="105"/>
          <w:sz w:val="12"/>
        </w:rPr>
        <w:t xml:space="preserve"> </w:t>
      </w:r>
      <w:r>
        <w:rPr>
          <w:w w:val="105"/>
        </w:rPr>
        <w:t>notification criteria,  namely probability threshold and persistence.  The fi-</w:t>
      </w:r>
      <w:r>
        <w:rPr>
          <w:spacing w:val="1"/>
          <w:w w:val="105"/>
        </w:rPr>
        <w:t xml:space="preserve"> </w:t>
      </w:r>
      <w:r>
        <w:rPr>
          <w:rFonts w:ascii="Trebuchet MS"/>
          <w:w w:val="105"/>
          <w:sz w:val="12"/>
        </w:rPr>
        <w:t>884</w:t>
      </w:r>
      <w:r>
        <w:rPr>
          <w:rFonts w:ascii="Trebuchet MS"/>
          <w:spacing w:val="23"/>
          <w:w w:val="105"/>
          <w:sz w:val="12"/>
        </w:rPr>
        <w:t xml:space="preserve"> </w:t>
      </w:r>
      <w:proofErr w:type="spellStart"/>
      <w:r>
        <w:rPr>
          <w:w w:val="105"/>
        </w:rPr>
        <w:t>nal</w:t>
      </w:r>
      <w:proofErr w:type="spellEnd"/>
      <w:r>
        <w:rPr>
          <w:spacing w:val="27"/>
          <w:w w:val="105"/>
        </w:rPr>
        <w:t xml:space="preserve"> </w:t>
      </w:r>
      <w:r>
        <w:rPr>
          <w:w w:val="105"/>
        </w:rPr>
        <w:t>objective</w:t>
      </w:r>
      <w:r>
        <w:rPr>
          <w:spacing w:val="27"/>
          <w:w w:val="105"/>
        </w:rPr>
        <w:t xml:space="preserve"> </w:t>
      </w:r>
      <w:r>
        <w:rPr>
          <w:w w:val="105"/>
        </w:rPr>
        <w:t>of</w:t>
      </w:r>
      <w:r>
        <w:rPr>
          <w:spacing w:val="27"/>
          <w:w w:val="105"/>
        </w:rPr>
        <w:t xml:space="preserve"> </w:t>
      </w:r>
      <w:r>
        <w:rPr>
          <w:w w:val="105"/>
        </w:rPr>
        <w:t>the</w:t>
      </w:r>
      <w:r>
        <w:rPr>
          <w:spacing w:val="27"/>
          <w:w w:val="105"/>
        </w:rPr>
        <w:t xml:space="preserve"> </w:t>
      </w:r>
      <w:r>
        <w:rPr>
          <w:w w:val="105"/>
        </w:rPr>
        <w:t>study</w:t>
      </w:r>
      <w:r>
        <w:rPr>
          <w:spacing w:val="27"/>
          <w:w w:val="105"/>
        </w:rPr>
        <w:t xml:space="preserve"> </w:t>
      </w:r>
      <w:r>
        <w:rPr>
          <w:w w:val="105"/>
        </w:rPr>
        <w:t>is</w:t>
      </w:r>
      <w:r>
        <w:rPr>
          <w:spacing w:val="27"/>
          <w:w w:val="105"/>
        </w:rPr>
        <w:t xml:space="preserve"> </w:t>
      </w:r>
      <w:r>
        <w:rPr>
          <w:w w:val="105"/>
        </w:rPr>
        <w:t>to</w:t>
      </w:r>
      <w:r>
        <w:rPr>
          <w:spacing w:val="27"/>
          <w:w w:val="105"/>
        </w:rPr>
        <w:t xml:space="preserve"> </w:t>
      </w:r>
      <w:r>
        <w:rPr>
          <w:w w:val="105"/>
        </w:rPr>
        <w:t>device</w:t>
      </w:r>
      <w:r>
        <w:rPr>
          <w:spacing w:val="27"/>
          <w:w w:val="105"/>
        </w:rPr>
        <w:t xml:space="preserve"> </w:t>
      </w:r>
      <w:r>
        <w:rPr>
          <w:w w:val="105"/>
        </w:rPr>
        <w:t>a</w:t>
      </w:r>
      <w:r>
        <w:rPr>
          <w:spacing w:val="28"/>
          <w:w w:val="105"/>
        </w:rPr>
        <w:t xml:space="preserve"> </w:t>
      </w:r>
      <w:r>
        <w:rPr>
          <w:w w:val="105"/>
        </w:rPr>
        <w:t>method</w:t>
      </w:r>
      <w:r>
        <w:rPr>
          <w:spacing w:val="27"/>
          <w:w w:val="105"/>
        </w:rPr>
        <w:t xml:space="preserve"> </w:t>
      </w:r>
      <w:r>
        <w:rPr>
          <w:w w:val="105"/>
        </w:rPr>
        <w:t>to</w:t>
      </w:r>
      <w:r>
        <w:rPr>
          <w:spacing w:val="27"/>
          <w:w w:val="105"/>
        </w:rPr>
        <w:t xml:space="preserve"> </w:t>
      </w:r>
      <w:r>
        <w:rPr>
          <w:w w:val="105"/>
        </w:rPr>
        <w:t>combine</w:t>
      </w:r>
      <w:r>
        <w:rPr>
          <w:spacing w:val="27"/>
          <w:w w:val="105"/>
        </w:rPr>
        <w:t xml:space="preserve"> </w:t>
      </w:r>
      <w:r>
        <w:rPr>
          <w:w w:val="105"/>
        </w:rPr>
        <w:t>several</w:t>
      </w:r>
      <w:r>
        <w:rPr>
          <w:spacing w:val="27"/>
          <w:w w:val="105"/>
        </w:rPr>
        <w:t xml:space="preserve"> </w:t>
      </w:r>
      <w:r>
        <w:rPr>
          <w:w w:val="105"/>
        </w:rPr>
        <w:t>NWP</w:t>
      </w:r>
      <w:r>
        <w:rPr>
          <w:spacing w:val="-55"/>
          <w:w w:val="105"/>
        </w:rPr>
        <w:t xml:space="preserve"> </w:t>
      </w:r>
      <w:r>
        <w:rPr>
          <w:rFonts w:ascii="Trebuchet MS"/>
          <w:w w:val="105"/>
          <w:sz w:val="12"/>
        </w:rPr>
        <w:t>885</w:t>
      </w:r>
      <w:r>
        <w:rPr>
          <w:rFonts w:ascii="Trebuchet MS"/>
          <w:spacing w:val="1"/>
          <w:w w:val="105"/>
          <w:sz w:val="12"/>
        </w:rPr>
        <w:t xml:space="preserve"> </w:t>
      </w:r>
      <w:r>
        <w:rPr>
          <w:w w:val="105"/>
        </w:rPr>
        <w:t>into a grand ensemble in order to outperform the most proficient, individual</w:t>
      </w:r>
      <w:r>
        <w:rPr>
          <w:spacing w:val="-54"/>
          <w:w w:val="105"/>
        </w:rPr>
        <w:t xml:space="preserve"> </w:t>
      </w:r>
      <w:r>
        <w:rPr>
          <w:rFonts w:ascii="Trebuchet MS"/>
          <w:w w:val="105"/>
          <w:sz w:val="12"/>
        </w:rPr>
        <w:t>886</w:t>
      </w:r>
      <w:r>
        <w:rPr>
          <w:rFonts w:ascii="Trebuchet MS"/>
          <w:spacing w:val="27"/>
          <w:w w:val="105"/>
          <w:sz w:val="12"/>
        </w:rPr>
        <w:t xml:space="preserve"> </w:t>
      </w:r>
      <w:r>
        <w:rPr>
          <w:w w:val="105"/>
        </w:rPr>
        <w:t>NWP.</w:t>
      </w:r>
      <w:r>
        <w:rPr>
          <w:spacing w:val="31"/>
          <w:w w:val="105"/>
        </w:rPr>
        <w:t xml:space="preserve"> </w:t>
      </w:r>
      <w:r>
        <w:rPr>
          <w:w w:val="105"/>
        </w:rPr>
        <w:t>Our</w:t>
      </w:r>
      <w:r>
        <w:rPr>
          <w:spacing w:val="32"/>
          <w:w w:val="105"/>
        </w:rPr>
        <w:t xml:space="preserve"> </w:t>
      </w:r>
      <w:r>
        <w:rPr>
          <w:w w:val="105"/>
        </w:rPr>
        <w:t>study</w:t>
      </w:r>
      <w:r>
        <w:rPr>
          <w:spacing w:val="31"/>
          <w:w w:val="105"/>
        </w:rPr>
        <w:t xml:space="preserve"> </w:t>
      </w:r>
      <w:r>
        <w:rPr>
          <w:w w:val="105"/>
        </w:rPr>
        <w:t>case</w:t>
      </w:r>
      <w:r>
        <w:rPr>
          <w:spacing w:val="31"/>
          <w:w w:val="105"/>
        </w:rPr>
        <w:t xml:space="preserve"> </w:t>
      </w:r>
      <w:r>
        <w:rPr>
          <w:w w:val="105"/>
        </w:rPr>
        <w:t>is</w:t>
      </w:r>
      <w:r>
        <w:rPr>
          <w:spacing w:val="32"/>
          <w:w w:val="105"/>
        </w:rPr>
        <w:t xml:space="preserve"> </w:t>
      </w:r>
      <w:r>
        <w:rPr>
          <w:w w:val="105"/>
        </w:rPr>
        <w:t>the</w:t>
      </w:r>
      <w:r>
        <w:rPr>
          <w:spacing w:val="31"/>
          <w:w w:val="105"/>
        </w:rPr>
        <w:t xml:space="preserve"> </w:t>
      </w:r>
      <w:r>
        <w:rPr>
          <w:w w:val="105"/>
        </w:rPr>
        <w:t>European</w:t>
      </w:r>
      <w:r>
        <w:rPr>
          <w:spacing w:val="32"/>
          <w:w w:val="105"/>
        </w:rPr>
        <w:t xml:space="preserve"> </w:t>
      </w:r>
      <w:r>
        <w:rPr>
          <w:w w:val="105"/>
        </w:rPr>
        <w:t>Flood</w:t>
      </w:r>
      <w:r>
        <w:rPr>
          <w:spacing w:val="31"/>
          <w:w w:val="105"/>
        </w:rPr>
        <w:t xml:space="preserve"> </w:t>
      </w:r>
      <w:r>
        <w:rPr>
          <w:w w:val="105"/>
        </w:rPr>
        <w:t>Awareness</w:t>
      </w:r>
      <w:r>
        <w:rPr>
          <w:spacing w:val="32"/>
          <w:w w:val="105"/>
        </w:rPr>
        <w:t xml:space="preserve"> </w:t>
      </w:r>
      <w:r>
        <w:rPr>
          <w:w w:val="105"/>
        </w:rPr>
        <w:t>System</w:t>
      </w:r>
      <w:r>
        <w:rPr>
          <w:spacing w:val="31"/>
          <w:w w:val="105"/>
        </w:rPr>
        <w:t xml:space="preserve"> </w:t>
      </w:r>
      <w:r>
        <w:rPr>
          <w:w w:val="105"/>
        </w:rPr>
        <w:t>(EFAS</w:t>
      </w:r>
      <w:ins w:id="382" w:author="Pechlivanidis Ilias" w:date="2024-02-10T13:14:00Z">
        <w:r w:rsidR="000B74F8">
          <w:rPr>
            <w:w w:val="105"/>
          </w:rPr>
          <w:t xml:space="preserve"> </w:t>
        </w:r>
      </w:ins>
      <w:r>
        <w:rPr>
          <w:w w:val="105"/>
        </w:rPr>
        <w:t>v</w:t>
      </w:r>
      <w:ins w:id="383" w:author="Pechlivanidis Ilias" w:date="2024-02-10T13:14:00Z">
        <w:r w:rsidR="000B74F8">
          <w:rPr>
            <w:w w:val="105"/>
          </w:rPr>
          <w:t>.</w:t>
        </w:r>
      </w:ins>
      <w:r>
        <w:rPr>
          <w:w w:val="105"/>
        </w:rPr>
        <w:t>4),</w:t>
      </w:r>
      <w:r>
        <w:rPr>
          <w:spacing w:val="-55"/>
          <w:w w:val="105"/>
        </w:rPr>
        <w:t xml:space="preserve"> </w:t>
      </w:r>
      <w:r>
        <w:rPr>
          <w:rFonts w:ascii="Trebuchet MS"/>
          <w:w w:val="105"/>
          <w:sz w:val="12"/>
        </w:rPr>
        <w:t>887</w:t>
      </w:r>
      <w:r>
        <w:rPr>
          <w:rFonts w:ascii="Trebuchet MS"/>
          <w:spacing w:val="37"/>
          <w:w w:val="105"/>
          <w:sz w:val="12"/>
        </w:rPr>
        <w:t xml:space="preserve"> </w:t>
      </w:r>
      <w:r>
        <w:rPr>
          <w:w w:val="105"/>
        </w:rPr>
        <w:t>a</w:t>
      </w:r>
      <w:r>
        <w:rPr>
          <w:spacing w:val="15"/>
          <w:w w:val="105"/>
        </w:rPr>
        <w:t xml:space="preserve"> </w:t>
      </w:r>
      <w:r>
        <w:rPr>
          <w:w w:val="105"/>
        </w:rPr>
        <w:t>medium-range</w:t>
      </w:r>
      <w:r>
        <w:rPr>
          <w:spacing w:val="16"/>
          <w:w w:val="105"/>
        </w:rPr>
        <w:t xml:space="preserve"> </w:t>
      </w:r>
      <w:r>
        <w:rPr>
          <w:w w:val="105"/>
        </w:rPr>
        <w:t>continental</w:t>
      </w:r>
      <w:r>
        <w:rPr>
          <w:spacing w:val="16"/>
          <w:w w:val="105"/>
        </w:rPr>
        <w:t xml:space="preserve"> </w:t>
      </w:r>
      <w:r>
        <w:rPr>
          <w:w w:val="105"/>
        </w:rPr>
        <w:t>flood</w:t>
      </w:r>
      <w:r>
        <w:rPr>
          <w:spacing w:val="16"/>
          <w:w w:val="105"/>
        </w:rPr>
        <w:t xml:space="preserve"> </w:t>
      </w:r>
      <w:r>
        <w:rPr>
          <w:w w:val="105"/>
        </w:rPr>
        <w:t>warning</w:t>
      </w:r>
      <w:r>
        <w:rPr>
          <w:spacing w:val="16"/>
          <w:w w:val="105"/>
        </w:rPr>
        <w:t xml:space="preserve"> </w:t>
      </w:r>
      <w:r>
        <w:rPr>
          <w:w w:val="105"/>
        </w:rPr>
        <w:t>system.</w:t>
      </w:r>
    </w:p>
    <w:p w14:paraId="0944E589" w14:textId="77777777" w:rsidR="00E2709D" w:rsidRDefault="00462487">
      <w:pPr>
        <w:pStyle w:val="BodyText"/>
        <w:tabs>
          <w:tab w:val="left" w:pos="968"/>
        </w:tabs>
        <w:spacing w:line="280" w:lineRule="exact"/>
        <w:ind w:left="227"/>
        <w:jc w:val="both"/>
      </w:pPr>
      <w:r>
        <w:rPr>
          <w:rFonts w:ascii="Trebuchet MS"/>
          <w:w w:val="105"/>
          <w:sz w:val="12"/>
        </w:rPr>
        <w:t>888</w:t>
      </w:r>
      <w:r>
        <w:rPr>
          <w:rFonts w:ascii="Trebuchet MS"/>
          <w:w w:val="105"/>
          <w:sz w:val="12"/>
        </w:rPr>
        <w:tab/>
      </w:r>
      <w:proofErr w:type="gramStart"/>
      <w:r>
        <w:rPr>
          <w:w w:val="105"/>
        </w:rPr>
        <w:t xml:space="preserve">The </w:t>
      </w:r>
      <w:r>
        <w:rPr>
          <w:spacing w:val="1"/>
          <w:w w:val="105"/>
        </w:rPr>
        <w:t xml:space="preserve"> </w:t>
      </w:r>
      <w:r>
        <w:rPr>
          <w:w w:val="105"/>
        </w:rPr>
        <w:t>individual</w:t>
      </w:r>
      <w:proofErr w:type="gramEnd"/>
      <w:r>
        <w:rPr>
          <w:w w:val="105"/>
        </w:rPr>
        <w:t xml:space="preserve"> </w:t>
      </w:r>
      <w:r>
        <w:rPr>
          <w:spacing w:val="2"/>
          <w:w w:val="105"/>
        </w:rPr>
        <w:t xml:space="preserve"> </w:t>
      </w:r>
      <w:r>
        <w:rPr>
          <w:w w:val="105"/>
        </w:rPr>
        <w:t xml:space="preserve">analysis </w:t>
      </w:r>
      <w:r>
        <w:rPr>
          <w:spacing w:val="1"/>
          <w:w w:val="105"/>
        </w:rPr>
        <w:t xml:space="preserve"> </w:t>
      </w:r>
      <w:r>
        <w:rPr>
          <w:w w:val="105"/>
        </w:rPr>
        <w:t xml:space="preserve">of </w:t>
      </w:r>
      <w:r>
        <w:rPr>
          <w:spacing w:val="2"/>
          <w:w w:val="105"/>
        </w:rPr>
        <w:t xml:space="preserve"> </w:t>
      </w:r>
      <w:r>
        <w:rPr>
          <w:w w:val="105"/>
        </w:rPr>
        <w:t xml:space="preserve">the </w:t>
      </w:r>
      <w:r>
        <w:rPr>
          <w:spacing w:val="1"/>
          <w:w w:val="105"/>
        </w:rPr>
        <w:t xml:space="preserve"> </w:t>
      </w:r>
      <w:r>
        <w:rPr>
          <w:w w:val="105"/>
        </w:rPr>
        <w:t xml:space="preserve">NWPs </w:t>
      </w:r>
      <w:r>
        <w:rPr>
          <w:spacing w:val="2"/>
          <w:w w:val="105"/>
        </w:rPr>
        <w:t xml:space="preserve"> </w:t>
      </w:r>
      <w:r>
        <w:rPr>
          <w:w w:val="105"/>
        </w:rPr>
        <w:t xml:space="preserve">demonstrated </w:t>
      </w:r>
      <w:r>
        <w:rPr>
          <w:spacing w:val="1"/>
          <w:w w:val="105"/>
        </w:rPr>
        <w:t xml:space="preserve"> </w:t>
      </w:r>
      <w:r>
        <w:rPr>
          <w:w w:val="105"/>
        </w:rPr>
        <w:t xml:space="preserve">that </w:t>
      </w:r>
      <w:r>
        <w:rPr>
          <w:spacing w:val="2"/>
          <w:w w:val="105"/>
        </w:rPr>
        <w:t xml:space="preserve"> </w:t>
      </w:r>
      <w:r>
        <w:rPr>
          <w:w w:val="105"/>
        </w:rPr>
        <w:t>probabilistic</w:t>
      </w:r>
    </w:p>
    <w:p w14:paraId="33267982" w14:textId="77777777" w:rsidR="00E2709D" w:rsidRDefault="00462487">
      <w:pPr>
        <w:pStyle w:val="BodyText"/>
        <w:spacing w:line="237" w:lineRule="auto"/>
        <w:ind w:left="227" w:right="527"/>
        <w:jc w:val="both"/>
      </w:pPr>
      <w:r>
        <w:rPr>
          <w:rFonts w:ascii="Trebuchet MS"/>
          <w:sz w:val="12"/>
        </w:rPr>
        <w:t xml:space="preserve">889   </w:t>
      </w:r>
      <w:r>
        <w:rPr>
          <w:rFonts w:ascii="Trebuchet MS"/>
          <w:spacing w:val="1"/>
          <w:sz w:val="12"/>
        </w:rPr>
        <w:t xml:space="preserve"> </w:t>
      </w:r>
      <w:r>
        <w:t>models,</w:t>
      </w:r>
      <w:r>
        <w:rPr>
          <w:spacing w:val="54"/>
        </w:rPr>
        <w:t xml:space="preserve"> </w:t>
      </w:r>
      <w:r>
        <w:t>particularly</w:t>
      </w:r>
      <w:r>
        <w:rPr>
          <w:spacing w:val="54"/>
        </w:rPr>
        <w:t xml:space="preserve"> </w:t>
      </w:r>
      <w:r>
        <w:t>ENS,</w:t>
      </w:r>
      <w:r>
        <w:rPr>
          <w:spacing w:val="54"/>
        </w:rPr>
        <w:t xml:space="preserve"> </w:t>
      </w:r>
      <w:r>
        <w:t>provide</w:t>
      </w:r>
      <w:r>
        <w:rPr>
          <w:spacing w:val="55"/>
        </w:rPr>
        <w:t xml:space="preserve"> </w:t>
      </w:r>
      <w:r>
        <w:t>better</w:t>
      </w:r>
      <w:r>
        <w:rPr>
          <w:spacing w:val="54"/>
        </w:rPr>
        <w:t xml:space="preserve"> </w:t>
      </w:r>
      <w:r>
        <w:t>flood</w:t>
      </w:r>
      <w:r>
        <w:rPr>
          <w:spacing w:val="54"/>
        </w:rPr>
        <w:t xml:space="preserve"> </w:t>
      </w:r>
      <w:r>
        <w:t>warnings</w:t>
      </w:r>
      <w:r>
        <w:rPr>
          <w:spacing w:val="54"/>
        </w:rPr>
        <w:t xml:space="preserve"> </w:t>
      </w:r>
      <w:r>
        <w:t>than</w:t>
      </w:r>
      <w:r>
        <w:rPr>
          <w:spacing w:val="55"/>
        </w:rPr>
        <w:t xml:space="preserve"> </w:t>
      </w:r>
      <w:r>
        <w:t>deterministic</w:t>
      </w:r>
      <w:r>
        <w:rPr>
          <w:spacing w:val="-52"/>
        </w:rPr>
        <w:t xml:space="preserve"> </w:t>
      </w:r>
      <w:r>
        <w:rPr>
          <w:rFonts w:ascii="Trebuchet MS"/>
          <w:sz w:val="12"/>
        </w:rPr>
        <w:t xml:space="preserve">890  </w:t>
      </w:r>
      <w:r>
        <w:rPr>
          <w:rFonts w:ascii="Trebuchet MS"/>
          <w:spacing w:val="1"/>
          <w:sz w:val="12"/>
        </w:rPr>
        <w:t xml:space="preserve"> </w:t>
      </w:r>
      <w:r>
        <w:t>models,</w:t>
      </w:r>
      <w:r>
        <w:rPr>
          <w:spacing w:val="54"/>
        </w:rPr>
        <w:t xml:space="preserve"> </w:t>
      </w:r>
      <w:r>
        <w:t>even</w:t>
      </w:r>
      <w:r>
        <w:rPr>
          <w:spacing w:val="54"/>
        </w:rPr>
        <w:t xml:space="preserve"> </w:t>
      </w:r>
      <w:r>
        <w:t>for</w:t>
      </w:r>
      <w:r>
        <w:rPr>
          <w:spacing w:val="54"/>
        </w:rPr>
        <w:t xml:space="preserve"> </w:t>
      </w:r>
      <w:r>
        <w:t>short</w:t>
      </w:r>
      <w:r>
        <w:rPr>
          <w:spacing w:val="55"/>
        </w:rPr>
        <w:t xml:space="preserve"> </w:t>
      </w:r>
      <w:r>
        <w:t>lead</w:t>
      </w:r>
      <w:r>
        <w:rPr>
          <w:spacing w:val="54"/>
        </w:rPr>
        <w:t xml:space="preserve"> </w:t>
      </w:r>
      <w:r>
        <w:t>times,</w:t>
      </w:r>
      <w:r>
        <w:rPr>
          <w:spacing w:val="54"/>
        </w:rPr>
        <w:t xml:space="preserve"> </w:t>
      </w:r>
      <w:r>
        <w:t>where</w:t>
      </w:r>
      <w:r>
        <w:rPr>
          <w:spacing w:val="54"/>
        </w:rPr>
        <w:t xml:space="preserve"> </w:t>
      </w:r>
      <w:r>
        <w:t>the</w:t>
      </w:r>
      <w:r>
        <w:rPr>
          <w:spacing w:val="55"/>
        </w:rPr>
        <w:t xml:space="preserve"> </w:t>
      </w:r>
      <w:r>
        <w:t>latter</w:t>
      </w:r>
      <w:r>
        <w:rPr>
          <w:spacing w:val="54"/>
        </w:rPr>
        <w:t xml:space="preserve"> </w:t>
      </w:r>
      <w:r>
        <w:t>show</w:t>
      </w:r>
      <w:r>
        <w:rPr>
          <w:spacing w:val="54"/>
        </w:rPr>
        <w:t xml:space="preserve"> </w:t>
      </w:r>
      <w:r>
        <w:t>some</w:t>
      </w:r>
      <w:r>
        <w:rPr>
          <w:spacing w:val="54"/>
        </w:rPr>
        <w:t xml:space="preserve"> </w:t>
      </w:r>
      <w:r>
        <w:t>skill.   We</w:t>
      </w:r>
      <w:r>
        <w:rPr>
          <w:spacing w:val="1"/>
        </w:rPr>
        <w:t xml:space="preserve"> </w:t>
      </w:r>
      <w:r>
        <w:rPr>
          <w:rFonts w:ascii="Trebuchet MS"/>
          <w:sz w:val="12"/>
        </w:rPr>
        <w:t>891</w:t>
      </w:r>
      <w:r>
        <w:rPr>
          <w:rFonts w:ascii="Trebuchet MS"/>
          <w:spacing w:val="28"/>
          <w:sz w:val="12"/>
        </w:rPr>
        <w:t xml:space="preserve"> </w:t>
      </w:r>
      <w:r>
        <w:t>discovered</w:t>
      </w:r>
      <w:r>
        <w:rPr>
          <w:spacing w:val="31"/>
        </w:rPr>
        <w:t xml:space="preserve"> </w:t>
      </w:r>
      <w:r>
        <w:t>that</w:t>
      </w:r>
      <w:r>
        <w:rPr>
          <w:spacing w:val="32"/>
        </w:rPr>
        <w:t xml:space="preserve"> </w:t>
      </w:r>
      <w:r>
        <w:t>the</w:t>
      </w:r>
      <w:r>
        <w:rPr>
          <w:spacing w:val="32"/>
        </w:rPr>
        <w:t xml:space="preserve"> </w:t>
      </w:r>
      <w:r>
        <w:t>persistence</w:t>
      </w:r>
      <w:r>
        <w:rPr>
          <w:spacing w:val="32"/>
        </w:rPr>
        <w:t xml:space="preserve"> </w:t>
      </w:r>
      <w:r>
        <w:t>criterion</w:t>
      </w:r>
      <w:r>
        <w:rPr>
          <w:spacing w:val="32"/>
        </w:rPr>
        <w:t xml:space="preserve"> </w:t>
      </w:r>
      <w:r>
        <w:t>is</w:t>
      </w:r>
      <w:r>
        <w:rPr>
          <w:spacing w:val="32"/>
        </w:rPr>
        <w:t xml:space="preserve"> </w:t>
      </w:r>
      <w:r>
        <w:t>useful</w:t>
      </w:r>
      <w:r>
        <w:rPr>
          <w:spacing w:val="32"/>
        </w:rPr>
        <w:t xml:space="preserve"> </w:t>
      </w:r>
      <w:r>
        <w:t>to</w:t>
      </w:r>
      <w:r>
        <w:rPr>
          <w:spacing w:val="32"/>
        </w:rPr>
        <w:t xml:space="preserve"> </w:t>
      </w:r>
      <w:r>
        <w:t>increase</w:t>
      </w:r>
      <w:r>
        <w:rPr>
          <w:spacing w:val="32"/>
        </w:rPr>
        <w:t xml:space="preserve"> </w:t>
      </w:r>
      <w:r>
        <w:t>the</w:t>
      </w:r>
      <w:r>
        <w:rPr>
          <w:spacing w:val="32"/>
        </w:rPr>
        <w:t xml:space="preserve"> </w:t>
      </w:r>
      <w:r>
        <w:t>skill</w:t>
      </w:r>
      <w:r>
        <w:rPr>
          <w:spacing w:val="32"/>
        </w:rPr>
        <w:t xml:space="preserve"> </w:t>
      </w:r>
      <w:r>
        <w:t>of</w:t>
      </w:r>
      <w:r>
        <w:rPr>
          <w:spacing w:val="32"/>
        </w:rPr>
        <w:t xml:space="preserve"> </w:t>
      </w:r>
      <w:r>
        <w:t>de-</w:t>
      </w:r>
      <w:r>
        <w:rPr>
          <w:spacing w:val="-52"/>
        </w:rPr>
        <w:t xml:space="preserve"> </w:t>
      </w:r>
      <w:r>
        <w:rPr>
          <w:rFonts w:ascii="Trebuchet MS"/>
          <w:sz w:val="12"/>
        </w:rPr>
        <w:t xml:space="preserve">892      </w:t>
      </w:r>
      <w:proofErr w:type="spellStart"/>
      <w:r>
        <w:t>terministic</w:t>
      </w:r>
      <w:proofErr w:type="spellEnd"/>
      <w:r>
        <w:t xml:space="preserve"> models, as it creates a pseudo-ensemble, but is counterproductive</w:t>
      </w:r>
      <w:r>
        <w:rPr>
          <w:spacing w:val="1"/>
        </w:rPr>
        <w:t xml:space="preserve"> </w:t>
      </w:r>
      <w:r>
        <w:rPr>
          <w:rFonts w:ascii="Trebuchet MS"/>
          <w:sz w:val="12"/>
        </w:rPr>
        <w:t>893</w:t>
      </w:r>
      <w:r>
        <w:rPr>
          <w:rFonts w:ascii="Trebuchet MS"/>
          <w:spacing w:val="36"/>
          <w:sz w:val="12"/>
        </w:rPr>
        <w:t xml:space="preserve"> </w:t>
      </w:r>
      <w:r>
        <w:t>in</w:t>
      </w:r>
      <w:r>
        <w:rPr>
          <w:spacing w:val="33"/>
        </w:rPr>
        <w:t xml:space="preserve"> </w:t>
      </w:r>
      <w:r>
        <w:t>the</w:t>
      </w:r>
      <w:r>
        <w:rPr>
          <w:spacing w:val="33"/>
        </w:rPr>
        <w:t xml:space="preserve"> </w:t>
      </w:r>
      <w:r>
        <w:t>case</w:t>
      </w:r>
      <w:r>
        <w:rPr>
          <w:spacing w:val="33"/>
        </w:rPr>
        <w:t xml:space="preserve"> </w:t>
      </w:r>
      <w:r>
        <w:t>of</w:t>
      </w:r>
      <w:r>
        <w:rPr>
          <w:spacing w:val="33"/>
        </w:rPr>
        <w:t xml:space="preserve"> </w:t>
      </w:r>
      <w:r>
        <w:t>ensembles.</w:t>
      </w:r>
      <w:r>
        <w:rPr>
          <w:spacing w:val="68"/>
        </w:rPr>
        <w:t xml:space="preserve"> </w:t>
      </w:r>
      <w:r>
        <w:t>The</w:t>
      </w:r>
      <w:r>
        <w:rPr>
          <w:spacing w:val="32"/>
        </w:rPr>
        <w:t xml:space="preserve"> </w:t>
      </w:r>
      <w:r>
        <w:t>criterion</w:t>
      </w:r>
      <w:r>
        <w:rPr>
          <w:spacing w:val="33"/>
        </w:rPr>
        <w:t xml:space="preserve"> </w:t>
      </w:r>
      <w:r>
        <w:t>that</w:t>
      </w:r>
      <w:r>
        <w:rPr>
          <w:spacing w:val="34"/>
        </w:rPr>
        <w:t xml:space="preserve"> </w:t>
      </w:r>
      <w:r>
        <w:t>maximizes</w:t>
      </w:r>
      <w:r>
        <w:rPr>
          <w:spacing w:val="34"/>
        </w:rPr>
        <w:t xml:space="preserve"> </w:t>
      </w:r>
      <w:r>
        <w:t>ensemble</w:t>
      </w:r>
      <w:r>
        <w:rPr>
          <w:spacing w:val="34"/>
        </w:rPr>
        <w:t xml:space="preserve"> </w:t>
      </w:r>
      <w:r>
        <w:t>skill</w:t>
      </w:r>
      <w:r>
        <w:rPr>
          <w:spacing w:val="33"/>
        </w:rPr>
        <w:t xml:space="preserve"> </w:t>
      </w:r>
      <w:r>
        <w:t>is</w:t>
      </w:r>
      <w:r>
        <w:rPr>
          <w:spacing w:val="34"/>
        </w:rPr>
        <w:t xml:space="preserve"> </w:t>
      </w:r>
      <w:r>
        <w:t>the</w:t>
      </w:r>
      <w:r>
        <w:rPr>
          <w:spacing w:val="-52"/>
        </w:rPr>
        <w:t xml:space="preserve"> </w:t>
      </w:r>
      <w:proofErr w:type="gramStart"/>
      <w:r>
        <w:rPr>
          <w:rFonts w:ascii="Trebuchet MS"/>
          <w:sz w:val="12"/>
        </w:rPr>
        <w:t>894</w:t>
      </w:r>
      <w:r>
        <w:rPr>
          <w:rFonts w:ascii="Trebuchet MS"/>
          <w:spacing w:val="31"/>
          <w:sz w:val="12"/>
        </w:rPr>
        <w:t xml:space="preserve"> </w:t>
      </w:r>
      <w:r>
        <w:t>probability</w:t>
      </w:r>
      <w:proofErr w:type="gramEnd"/>
      <w:r>
        <w:rPr>
          <w:spacing w:val="21"/>
        </w:rPr>
        <w:t xml:space="preserve"> </w:t>
      </w:r>
      <w:r>
        <w:t>threshold,</w:t>
      </w:r>
      <w:r>
        <w:rPr>
          <w:spacing w:val="22"/>
        </w:rPr>
        <w:t xml:space="preserve"> </w:t>
      </w:r>
      <w:r>
        <w:t>whose</w:t>
      </w:r>
      <w:r>
        <w:rPr>
          <w:spacing w:val="21"/>
        </w:rPr>
        <w:t xml:space="preserve"> </w:t>
      </w:r>
      <w:r>
        <w:t>optimum</w:t>
      </w:r>
      <w:r>
        <w:rPr>
          <w:spacing w:val="21"/>
        </w:rPr>
        <w:t xml:space="preserve"> </w:t>
      </w:r>
      <w:r>
        <w:t>shows</w:t>
      </w:r>
      <w:r>
        <w:rPr>
          <w:spacing w:val="21"/>
        </w:rPr>
        <w:t xml:space="preserve"> </w:t>
      </w:r>
      <w:r>
        <w:t>a</w:t>
      </w:r>
      <w:r>
        <w:rPr>
          <w:spacing w:val="21"/>
        </w:rPr>
        <w:t xml:space="preserve"> </w:t>
      </w:r>
      <w:r>
        <w:t>certain</w:t>
      </w:r>
      <w:r>
        <w:rPr>
          <w:spacing w:val="22"/>
        </w:rPr>
        <w:t xml:space="preserve"> </w:t>
      </w:r>
      <w:r>
        <w:t>degree</w:t>
      </w:r>
      <w:r>
        <w:rPr>
          <w:spacing w:val="21"/>
        </w:rPr>
        <w:t xml:space="preserve"> </w:t>
      </w:r>
      <w:r>
        <w:t>of</w:t>
      </w:r>
      <w:r>
        <w:rPr>
          <w:spacing w:val="21"/>
        </w:rPr>
        <w:t xml:space="preserve"> </w:t>
      </w:r>
      <w:r>
        <w:t>uncertainty,</w:t>
      </w:r>
      <w:r>
        <w:rPr>
          <w:spacing w:val="-52"/>
        </w:rPr>
        <w:t xml:space="preserve"> </w:t>
      </w:r>
      <w:r>
        <w:rPr>
          <w:rFonts w:ascii="Trebuchet MS"/>
          <w:sz w:val="12"/>
        </w:rPr>
        <w:t>895</w:t>
      </w:r>
      <w:r>
        <w:rPr>
          <w:rFonts w:ascii="Trebuchet MS"/>
          <w:spacing w:val="20"/>
          <w:sz w:val="12"/>
        </w:rPr>
        <w:t xml:space="preserve"> </w:t>
      </w:r>
      <w:r>
        <w:t>but</w:t>
      </w:r>
      <w:r>
        <w:rPr>
          <w:spacing w:val="23"/>
        </w:rPr>
        <w:t xml:space="preserve"> </w:t>
      </w:r>
      <w:r>
        <w:t>always</w:t>
      </w:r>
      <w:r>
        <w:rPr>
          <w:spacing w:val="23"/>
        </w:rPr>
        <w:t xml:space="preserve"> </w:t>
      </w:r>
      <w:r>
        <w:t>exceeds</w:t>
      </w:r>
      <w:r>
        <w:rPr>
          <w:spacing w:val="23"/>
        </w:rPr>
        <w:t xml:space="preserve"> </w:t>
      </w:r>
      <w:r>
        <w:t>a</w:t>
      </w:r>
      <w:r>
        <w:rPr>
          <w:spacing w:val="24"/>
        </w:rPr>
        <w:t xml:space="preserve"> </w:t>
      </w:r>
      <w:r>
        <w:t>value</w:t>
      </w:r>
      <w:r>
        <w:rPr>
          <w:spacing w:val="24"/>
        </w:rPr>
        <w:t xml:space="preserve"> </w:t>
      </w:r>
      <w:r>
        <w:t>of</w:t>
      </w:r>
      <w:r>
        <w:rPr>
          <w:spacing w:val="23"/>
        </w:rPr>
        <w:t xml:space="preserve"> </w:t>
      </w:r>
      <w:r>
        <w:t>50%.</w:t>
      </w:r>
    </w:p>
    <w:p w14:paraId="661047AA" w14:textId="77777777" w:rsidR="00E2709D" w:rsidRDefault="00462487">
      <w:pPr>
        <w:pStyle w:val="BodyText"/>
        <w:tabs>
          <w:tab w:val="left" w:pos="968"/>
        </w:tabs>
        <w:spacing w:line="281" w:lineRule="exact"/>
        <w:ind w:left="227"/>
        <w:jc w:val="both"/>
      </w:pPr>
      <w:r>
        <w:rPr>
          <w:rFonts w:ascii="Trebuchet MS"/>
          <w:w w:val="105"/>
          <w:sz w:val="12"/>
        </w:rPr>
        <w:t>896</w:t>
      </w:r>
      <w:r>
        <w:rPr>
          <w:rFonts w:ascii="Trebuchet MS"/>
          <w:w w:val="105"/>
          <w:sz w:val="12"/>
        </w:rPr>
        <w:tab/>
      </w:r>
      <w:r>
        <w:rPr>
          <w:w w:val="105"/>
        </w:rPr>
        <w:t>By</w:t>
      </w:r>
      <w:r>
        <w:rPr>
          <w:spacing w:val="3"/>
          <w:w w:val="105"/>
        </w:rPr>
        <w:t xml:space="preserve"> </w:t>
      </w:r>
      <w:r>
        <w:rPr>
          <w:w w:val="105"/>
        </w:rPr>
        <w:t>default,</w:t>
      </w:r>
      <w:r>
        <w:rPr>
          <w:spacing w:val="3"/>
          <w:w w:val="105"/>
        </w:rPr>
        <w:t xml:space="preserve"> </w:t>
      </w:r>
      <w:r>
        <w:rPr>
          <w:w w:val="105"/>
        </w:rPr>
        <w:t>the</w:t>
      </w:r>
      <w:r>
        <w:rPr>
          <w:spacing w:val="3"/>
          <w:w w:val="105"/>
        </w:rPr>
        <w:t xml:space="preserve"> </w:t>
      </w:r>
      <w:r>
        <w:rPr>
          <w:w w:val="105"/>
        </w:rPr>
        <w:t>combination</w:t>
      </w:r>
      <w:r>
        <w:rPr>
          <w:spacing w:val="3"/>
          <w:w w:val="105"/>
        </w:rPr>
        <w:t xml:space="preserve"> </w:t>
      </w:r>
      <w:r>
        <w:rPr>
          <w:w w:val="105"/>
        </w:rPr>
        <w:t>of</w:t>
      </w:r>
      <w:r>
        <w:rPr>
          <w:spacing w:val="3"/>
          <w:w w:val="105"/>
        </w:rPr>
        <w:t xml:space="preserve"> </w:t>
      </w:r>
      <w:r>
        <w:rPr>
          <w:w w:val="105"/>
        </w:rPr>
        <w:t>several</w:t>
      </w:r>
      <w:r>
        <w:rPr>
          <w:spacing w:val="4"/>
          <w:w w:val="105"/>
        </w:rPr>
        <w:t xml:space="preserve"> </w:t>
      </w:r>
      <w:r>
        <w:rPr>
          <w:w w:val="105"/>
        </w:rPr>
        <w:t>NWP</w:t>
      </w:r>
      <w:r>
        <w:rPr>
          <w:spacing w:val="3"/>
          <w:w w:val="105"/>
        </w:rPr>
        <w:t xml:space="preserve"> </w:t>
      </w:r>
      <w:r>
        <w:rPr>
          <w:w w:val="105"/>
        </w:rPr>
        <w:t>into</w:t>
      </w:r>
      <w:r>
        <w:rPr>
          <w:spacing w:val="3"/>
          <w:w w:val="105"/>
        </w:rPr>
        <w:t xml:space="preserve"> </w:t>
      </w:r>
      <w:r>
        <w:rPr>
          <w:w w:val="105"/>
        </w:rPr>
        <w:t>a</w:t>
      </w:r>
      <w:r>
        <w:rPr>
          <w:spacing w:val="3"/>
          <w:w w:val="105"/>
        </w:rPr>
        <w:t xml:space="preserve"> </w:t>
      </w:r>
      <w:r>
        <w:rPr>
          <w:w w:val="105"/>
        </w:rPr>
        <w:t>grand</w:t>
      </w:r>
      <w:r>
        <w:rPr>
          <w:spacing w:val="3"/>
          <w:w w:val="105"/>
        </w:rPr>
        <w:t xml:space="preserve"> </w:t>
      </w:r>
      <w:r>
        <w:rPr>
          <w:w w:val="105"/>
        </w:rPr>
        <w:t>ensemble</w:t>
      </w:r>
      <w:r>
        <w:rPr>
          <w:spacing w:val="4"/>
          <w:w w:val="105"/>
        </w:rPr>
        <w:t xml:space="preserve"> </w:t>
      </w:r>
      <w:r>
        <w:rPr>
          <w:w w:val="105"/>
        </w:rPr>
        <w:t>does</w:t>
      </w:r>
    </w:p>
    <w:p w14:paraId="199A43FD" w14:textId="77777777" w:rsidR="00E2709D" w:rsidRDefault="00462487">
      <w:pPr>
        <w:pStyle w:val="BodyText"/>
        <w:spacing w:before="1" w:line="237" w:lineRule="auto"/>
        <w:ind w:left="227" w:right="529"/>
        <w:jc w:val="both"/>
      </w:pPr>
      <w:r>
        <w:rPr>
          <w:rFonts w:ascii="Trebuchet MS"/>
          <w:w w:val="105"/>
          <w:sz w:val="12"/>
        </w:rPr>
        <w:t>897</w:t>
      </w:r>
      <w:r>
        <w:rPr>
          <w:rFonts w:ascii="Trebuchet MS"/>
          <w:spacing w:val="7"/>
          <w:w w:val="105"/>
          <w:sz w:val="12"/>
        </w:rPr>
        <w:t xml:space="preserve"> </w:t>
      </w:r>
      <w:r>
        <w:rPr>
          <w:w w:val="105"/>
        </w:rPr>
        <w:t>not</w:t>
      </w:r>
      <w:r>
        <w:rPr>
          <w:spacing w:val="-6"/>
          <w:w w:val="105"/>
        </w:rPr>
        <w:t xml:space="preserve"> </w:t>
      </w:r>
      <w:r>
        <w:rPr>
          <w:w w:val="105"/>
        </w:rPr>
        <w:t>improve</w:t>
      </w:r>
      <w:r>
        <w:rPr>
          <w:spacing w:val="-7"/>
          <w:w w:val="105"/>
        </w:rPr>
        <w:t xml:space="preserve"> </w:t>
      </w:r>
      <w:r>
        <w:rPr>
          <w:w w:val="105"/>
        </w:rPr>
        <w:t>the</w:t>
      </w:r>
      <w:r>
        <w:rPr>
          <w:spacing w:val="-6"/>
          <w:w w:val="105"/>
        </w:rPr>
        <w:t xml:space="preserve"> </w:t>
      </w:r>
      <w:r>
        <w:rPr>
          <w:w w:val="105"/>
        </w:rPr>
        <w:t>overall</w:t>
      </w:r>
      <w:r>
        <w:rPr>
          <w:spacing w:val="-7"/>
          <w:w w:val="105"/>
        </w:rPr>
        <w:t xml:space="preserve"> </w:t>
      </w:r>
      <w:r>
        <w:rPr>
          <w:w w:val="105"/>
        </w:rPr>
        <w:t>skill</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flood</w:t>
      </w:r>
      <w:r>
        <w:rPr>
          <w:spacing w:val="-6"/>
          <w:w w:val="105"/>
        </w:rPr>
        <w:t xml:space="preserve"> </w:t>
      </w:r>
      <w:r>
        <w:rPr>
          <w:w w:val="105"/>
        </w:rPr>
        <w:t>warning</w:t>
      </w:r>
      <w:r>
        <w:rPr>
          <w:spacing w:val="-6"/>
          <w:w w:val="105"/>
        </w:rPr>
        <w:t xml:space="preserve"> </w:t>
      </w:r>
      <w:r>
        <w:rPr>
          <w:w w:val="105"/>
        </w:rPr>
        <w:t>system.</w:t>
      </w:r>
      <w:r>
        <w:rPr>
          <w:spacing w:val="22"/>
          <w:w w:val="105"/>
        </w:rPr>
        <w:t xml:space="preserve"> </w:t>
      </w:r>
      <w:r>
        <w:rPr>
          <w:w w:val="105"/>
        </w:rPr>
        <w:t>As</w:t>
      </w:r>
      <w:r>
        <w:rPr>
          <w:spacing w:val="-7"/>
          <w:w w:val="105"/>
        </w:rPr>
        <w:t xml:space="preserve"> </w:t>
      </w:r>
      <w:r>
        <w:rPr>
          <w:w w:val="105"/>
        </w:rPr>
        <w:t>an</w:t>
      </w:r>
      <w:r>
        <w:rPr>
          <w:spacing w:val="-7"/>
          <w:w w:val="105"/>
        </w:rPr>
        <w:t xml:space="preserve"> </w:t>
      </w:r>
      <w:r>
        <w:rPr>
          <w:w w:val="105"/>
        </w:rPr>
        <w:t>example,</w:t>
      </w:r>
      <w:r>
        <w:rPr>
          <w:spacing w:val="-4"/>
          <w:w w:val="105"/>
        </w:rPr>
        <w:t xml:space="preserve"> </w:t>
      </w:r>
      <w:r>
        <w:rPr>
          <w:w w:val="105"/>
        </w:rPr>
        <w:t>the</w:t>
      </w:r>
      <w:r>
        <w:rPr>
          <w:spacing w:val="-55"/>
          <w:w w:val="105"/>
        </w:rPr>
        <w:t xml:space="preserve"> </w:t>
      </w:r>
      <w:r>
        <w:rPr>
          <w:rFonts w:ascii="Trebuchet MS"/>
          <w:w w:val="105"/>
          <w:sz w:val="12"/>
        </w:rPr>
        <w:t>898</w:t>
      </w:r>
      <w:r>
        <w:rPr>
          <w:rFonts w:ascii="Trebuchet MS"/>
          <w:spacing w:val="36"/>
          <w:w w:val="105"/>
          <w:sz w:val="12"/>
        </w:rPr>
        <w:t xml:space="preserve"> </w:t>
      </w:r>
      <w:r>
        <w:rPr>
          <w:w w:val="105"/>
        </w:rPr>
        <w:t>current</w:t>
      </w:r>
      <w:r>
        <w:rPr>
          <w:spacing w:val="26"/>
          <w:w w:val="105"/>
        </w:rPr>
        <w:t xml:space="preserve"> </w:t>
      </w:r>
      <w:r>
        <w:rPr>
          <w:w w:val="105"/>
        </w:rPr>
        <w:t>EFAS</w:t>
      </w:r>
      <w:r>
        <w:rPr>
          <w:spacing w:val="26"/>
          <w:w w:val="105"/>
        </w:rPr>
        <w:t xml:space="preserve"> </w:t>
      </w:r>
      <w:r>
        <w:rPr>
          <w:w w:val="105"/>
        </w:rPr>
        <w:t>notification</w:t>
      </w:r>
      <w:r>
        <w:rPr>
          <w:spacing w:val="26"/>
          <w:w w:val="105"/>
        </w:rPr>
        <w:t xml:space="preserve"> </w:t>
      </w:r>
      <w:r>
        <w:rPr>
          <w:w w:val="105"/>
        </w:rPr>
        <w:t>criteria,</w:t>
      </w:r>
      <w:r>
        <w:rPr>
          <w:spacing w:val="29"/>
          <w:w w:val="105"/>
        </w:rPr>
        <w:t xml:space="preserve"> </w:t>
      </w:r>
      <w:r>
        <w:rPr>
          <w:w w:val="105"/>
        </w:rPr>
        <w:t>which</w:t>
      </w:r>
      <w:r>
        <w:rPr>
          <w:spacing w:val="27"/>
          <w:w w:val="105"/>
        </w:rPr>
        <w:t xml:space="preserve"> </w:t>
      </w:r>
      <w:r>
        <w:rPr>
          <w:w w:val="105"/>
        </w:rPr>
        <w:t>uses</w:t>
      </w:r>
      <w:r>
        <w:rPr>
          <w:spacing w:val="26"/>
          <w:w w:val="105"/>
        </w:rPr>
        <w:t xml:space="preserve"> </w:t>
      </w:r>
      <w:r>
        <w:rPr>
          <w:w w:val="105"/>
        </w:rPr>
        <w:t>four</w:t>
      </w:r>
      <w:r>
        <w:rPr>
          <w:spacing w:val="26"/>
          <w:w w:val="105"/>
        </w:rPr>
        <w:t xml:space="preserve"> </w:t>
      </w:r>
      <w:r>
        <w:rPr>
          <w:w w:val="105"/>
        </w:rPr>
        <w:t>NWPs,</w:t>
      </w:r>
      <w:r>
        <w:rPr>
          <w:spacing w:val="28"/>
          <w:w w:val="105"/>
        </w:rPr>
        <w:t xml:space="preserve"> </w:t>
      </w:r>
      <w:r>
        <w:rPr>
          <w:w w:val="105"/>
        </w:rPr>
        <w:t>is</w:t>
      </w:r>
      <w:r>
        <w:rPr>
          <w:spacing w:val="27"/>
          <w:w w:val="105"/>
        </w:rPr>
        <w:t xml:space="preserve"> </w:t>
      </w:r>
      <w:r>
        <w:rPr>
          <w:w w:val="105"/>
        </w:rPr>
        <w:t>outperformed</w:t>
      </w:r>
      <w:r>
        <w:rPr>
          <w:spacing w:val="-55"/>
          <w:w w:val="105"/>
        </w:rPr>
        <w:t xml:space="preserve"> </w:t>
      </w:r>
      <w:r>
        <w:rPr>
          <w:rFonts w:ascii="Trebuchet MS"/>
          <w:w w:val="105"/>
          <w:sz w:val="12"/>
        </w:rPr>
        <w:t>899</w:t>
      </w:r>
      <w:r>
        <w:rPr>
          <w:rFonts w:ascii="Trebuchet MS"/>
          <w:spacing w:val="8"/>
          <w:w w:val="105"/>
          <w:sz w:val="12"/>
        </w:rPr>
        <w:t xml:space="preserve"> </w:t>
      </w:r>
      <w:r>
        <w:rPr>
          <w:w w:val="105"/>
        </w:rPr>
        <w:t>by</w:t>
      </w:r>
      <w:r>
        <w:rPr>
          <w:spacing w:val="30"/>
          <w:w w:val="105"/>
        </w:rPr>
        <w:t xml:space="preserve"> </w:t>
      </w:r>
      <w:r>
        <w:rPr>
          <w:w w:val="105"/>
        </w:rPr>
        <w:t>only</w:t>
      </w:r>
      <w:r>
        <w:rPr>
          <w:spacing w:val="31"/>
          <w:w w:val="105"/>
        </w:rPr>
        <w:t xml:space="preserve"> </w:t>
      </w:r>
      <w:r>
        <w:rPr>
          <w:w w:val="105"/>
        </w:rPr>
        <w:t>using</w:t>
      </w:r>
      <w:r>
        <w:rPr>
          <w:spacing w:val="30"/>
          <w:w w:val="105"/>
        </w:rPr>
        <w:t xml:space="preserve"> </w:t>
      </w:r>
      <w:r>
        <w:rPr>
          <w:w w:val="105"/>
        </w:rPr>
        <w:t>one</w:t>
      </w:r>
      <w:r>
        <w:rPr>
          <w:spacing w:val="31"/>
          <w:w w:val="105"/>
        </w:rPr>
        <w:t xml:space="preserve"> </w:t>
      </w:r>
      <w:r>
        <w:rPr>
          <w:w w:val="105"/>
        </w:rPr>
        <w:t>NWP</w:t>
      </w:r>
      <w:r>
        <w:rPr>
          <w:spacing w:val="30"/>
          <w:w w:val="105"/>
        </w:rPr>
        <w:t xml:space="preserve"> </w:t>
      </w:r>
      <w:r>
        <w:rPr>
          <w:w w:val="105"/>
        </w:rPr>
        <w:t>(ENS)</w:t>
      </w:r>
      <w:r>
        <w:rPr>
          <w:spacing w:val="31"/>
          <w:w w:val="105"/>
        </w:rPr>
        <w:t xml:space="preserve"> </w:t>
      </w:r>
      <w:r>
        <w:rPr>
          <w:w w:val="105"/>
        </w:rPr>
        <w:t>with</w:t>
      </w:r>
      <w:r>
        <w:rPr>
          <w:spacing w:val="30"/>
          <w:w w:val="105"/>
        </w:rPr>
        <w:t xml:space="preserve"> </w:t>
      </w:r>
      <w:r>
        <w:rPr>
          <w:w w:val="105"/>
        </w:rPr>
        <w:t>the</w:t>
      </w:r>
      <w:r>
        <w:rPr>
          <w:spacing w:val="31"/>
          <w:w w:val="105"/>
        </w:rPr>
        <w:t xml:space="preserve"> </w:t>
      </w:r>
      <w:r>
        <w:rPr>
          <w:w w:val="105"/>
        </w:rPr>
        <w:t>adequate</w:t>
      </w:r>
      <w:r>
        <w:rPr>
          <w:spacing w:val="30"/>
          <w:w w:val="105"/>
        </w:rPr>
        <w:t xml:space="preserve"> </w:t>
      </w:r>
      <w:r>
        <w:rPr>
          <w:w w:val="105"/>
        </w:rPr>
        <w:t xml:space="preserve">criteria. </w:t>
      </w:r>
      <w:r>
        <w:rPr>
          <w:spacing w:val="21"/>
          <w:w w:val="105"/>
        </w:rPr>
        <w:t xml:space="preserve"> </w:t>
      </w:r>
      <w:r>
        <w:rPr>
          <w:w w:val="105"/>
        </w:rPr>
        <w:t>Two</w:t>
      </w:r>
      <w:r>
        <w:rPr>
          <w:spacing w:val="30"/>
          <w:w w:val="105"/>
        </w:rPr>
        <w:t xml:space="preserve"> </w:t>
      </w:r>
      <w:r>
        <w:rPr>
          <w:w w:val="105"/>
        </w:rPr>
        <w:t>of</w:t>
      </w:r>
      <w:r>
        <w:rPr>
          <w:spacing w:val="31"/>
          <w:w w:val="105"/>
        </w:rPr>
        <w:t xml:space="preserve"> </w:t>
      </w:r>
      <w:r>
        <w:rPr>
          <w:w w:val="105"/>
        </w:rPr>
        <w:t>the</w:t>
      </w:r>
      <w:r>
        <w:rPr>
          <w:spacing w:val="30"/>
          <w:w w:val="105"/>
        </w:rPr>
        <w:t xml:space="preserve"> </w:t>
      </w:r>
      <w:r>
        <w:rPr>
          <w:w w:val="105"/>
        </w:rPr>
        <w:t>ap-</w:t>
      </w:r>
      <w:r>
        <w:rPr>
          <w:spacing w:val="-55"/>
          <w:w w:val="105"/>
        </w:rPr>
        <w:t xml:space="preserve"> </w:t>
      </w:r>
      <w:proofErr w:type="gramStart"/>
      <w:r>
        <w:rPr>
          <w:rFonts w:ascii="Trebuchet MS"/>
          <w:w w:val="105"/>
          <w:sz w:val="12"/>
        </w:rPr>
        <w:t xml:space="preserve">900 </w:t>
      </w:r>
      <w:r>
        <w:rPr>
          <w:rFonts w:ascii="Trebuchet MS"/>
          <w:spacing w:val="1"/>
          <w:w w:val="105"/>
          <w:sz w:val="12"/>
        </w:rPr>
        <w:t xml:space="preserve"> </w:t>
      </w:r>
      <w:proofErr w:type="spellStart"/>
      <w:r>
        <w:rPr>
          <w:w w:val="105"/>
        </w:rPr>
        <w:t>proaches</w:t>
      </w:r>
      <w:proofErr w:type="spellEnd"/>
      <w:proofErr w:type="gramEnd"/>
      <w:r>
        <w:rPr>
          <w:spacing w:val="-8"/>
          <w:w w:val="105"/>
        </w:rPr>
        <w:t xml:space="preserve"> </w:t>
      </w:r>
      <w:r>
        <w:rPr>
          <w:w w:val="105"/>
        </w:rPr>
        <w:t>tested</w:t>
      </w:r>
      <w:r>
        <w:rPr>
          <w:spacing w:val="-7"/>
          <w:w w:val="105"/>
        </w:rPr>
        <w:t xml:space="preserve"> </w:t>
      </w:r>
      <w:r>
        <w:rPr>
          <w:w w:val="105"/>
        </w:rPr>
        <w:t>in</w:t>
      </w:r>
      <w:r>
        <w:rPr>
          <w:spacing w:val="-7"/>
          <w:w w:val="105"/>
        </w:rPr>
        <w:t xml:space="preserve"> </w:t>
      </w:r>
      <w:r>
        <w:rPr>
          <w:w w:val="105"/>
        </w:rPr>
        <w:t>this</w:t>
      </w:r>
      <w:r>
        <w:rPr>
          <w:spacing w:val="-7"/>
          <w:w w:val="105"/>
        </w:rPr>
        <w:t xml:space="preserve"> </w:t>
      </w:r>
      <w:r>
        <w:rPr>
          <w:w w:val="105"/>
        </w:rPr>
        <w:t>work</w:t>
      </w:r>
      <w:r>
        <w:rPr>
          <w:spacing w:val="-7"/>
          <w:w w:val="105"/>
        </w:rPr>
        <w:t xml:space="preserve"> </w:t>
      </w:r>
      <w:r>
        <w:rPr>
          <w:w w:val="105"/>
        </w:rPr>
        <w:t>yielded</w:t>
      </w:r>
      <w:r>
        <w:rPr>
          <w:spacing w:val="-8"/>
          <w:w w:val="105"/>
        </w:rPr>
        <w:t xml:space="preserve"> </w:t>
      </w:r>
      <w:r>
        <w:rPr>
          <w:w w:val="105"/>
        </w:rPr>
        <w:t>gains</w:t>
      </w:r>
      <w:r>
        <w:rPr>
          <w:spacing w:val="-7"/>
          <w:w w:val="105"/>
        </w:rPr>
        <w:t xml:space="preserve"> </w:t>
      </w:r>
      <w:r>
        <w:rPr>
          <w:w w:val="105"/>
        </w:rPr>
        <w:t>in</w:t>
      </w:r>
      <w:r>
        <w:rPr>
          <w:spacing w:val="-7"/>
          <w:w w:val="105"/>
        </w:rPr>
        <w:t xml:space="preserve"> </w:t>
      </w:r>
      <w:r>
        <w:rPr>
          <w:w w:val="105"/>
        </w:rPr>
        <w:t>skill</w:t>
      </w:r>
      <w:r>
        <w:rPr>
          <w:spacing w:val="-7"/>
          <w:w w:val="105"/>
        </w:rPr>
        <w:t xml:space="preserve"> </w:t>
      </w:r>
      <w:r>
        <w:rPr>
          <w:w w:val="105"/>
        </w:rPr>
        <w:t>compared</w:t>
      </w:r>
      <w:r>
        <w:rPr>
          <w:spacing w:val="-7"/>
          <w:w w:val="105"/>
        </w:rPr>
        <w:t xml:space="preserve"> </w:t>
      </w:r>
      <w:r>
        <w:rPr>
          <w:w w:val="105"/>
        </w:rPr>
        <w:t>with</w:t>
      </w:r>
      <w:r>
        <w:rPr>
          <w:spacing w:val="-8"/>
          <w:w w:val="105"/>
        </w:rPr>
        <w:t xml:space="preserve"> </w:t>
      </w:r>
      <w:r>
        <w:rPr>
          <w:w w:val="105"/>
        </w:rPr>
        <w:t>the</w:t>
      </w:r>
      <w:r>
        <w:rPr>
          <w:spacing w:val="-7"/>
          <w:w w:val="105"/>
        </w:rPr>
        <w:t xml:space="preserve"> </w:t>
      </w:r>
      <w:r>
        <w:rPr>
          <w:w w:val="105"/>
        </w:rPr>
        <w:t>baseline</w:t>
      </w:r>
      <w:r>
        <w:rPr>
          <w:spacing w:val="-55"/>
          <w:w w:val="105"/>
        </w:rPr>
        <w:t xml:space="preserve"> </w:t>
      </w:r>
      <w:r>
        <w:rPr>
          <w:rFonts w:ascii="Trebuchet MS"/>
          <w:w w:val="105"/>
          <w:sz w:val="12"/>
        </w:rPr>
        <w:t xml:space="preserve">901 </w:t>
      </w:r>
      <w:r>
        <w:rPr>
          <w:rFonts w:ascii="Trebuchet MS"/>
          <w:spacing w:val="1"/>
          <w:w w:val="105"/>
          <w:sz w:val="12"/>
        </w:rPr>
        <w:t xml:space="preserve"> </w:t>
      </w:r>
      <w:r>
        <w:rPr>
          <w:w w:val="105"/>
        </w:rPr>
        <w:t>in medium and short lead times. One of these approaches (named member</w:t>
      </w:r>
      <w:r>
        <w:rPr>
          <w:spacing w:val="1"/>
          <w:w w:val="105"/>
        </w:rPr>
        <w:t xml:space="preserve"> </w:t>
      </w:r>
      <w:r>
        <w:rPr>
          <w:rFonts w:ascii="Trebuchet MS"/>
          <w:w w:val="105"/>
          <w:sz w:val="12"/>
        </w:rPr>
        <w:t>902</w:t>
      </w:r>
      <w:r>
        <w:rPr>
          <w:rFonts w:ascii="Trebuchet MS"/>
          <w:spacing w:val="1"/>
          <w:w w:val="105"/>
          <w:sz w:val="12"/>
        </w:rPr>
        <w:t xml:space="preserve"> </w:t>
      </w:r>
      <w:r>
        <w:rPr>
          <w:w w:val="105"/>
        </w:rPr>
        <w:t>weighted) assumes equiprobability among all the model runs, and the other</w:t>
      </w:r>
      <w:r>
        <w:rPr>
          <w:spacing w:val="1"/>
          <w:w w:val="105"/>
        </w:rPr>
        <w:t xml:space="preserve"> </w:t>
      </w:r>
      <w:r>
        <w:rPr>
          <w:rFonts w:ascii="Trebuchet MS"/>
          <w:w w:val="105"/>
          <w:sz w:val="12"/>
        </w:rPr>
        <w:t>903</w:t>
      </w:r>
      <w:r>
        <w:rPr>
          <w:rFonts w:ascii="Trebuchet MS"/>
          <w:spacing w:val="1"/>
          <w:w w:val="105"/>
          <w:sz w:val="12"/>
        </w:rPr>
        <w:t xml:space="preserve"> </w:t>
      </w:r>
      <w:r>
        <w:rPr>
          <w:w w:val="105"/>
        </w:rPr>
        <w:t>one (named Brier weighted) assigns weights to each NWP at every lead time</w:t>
      </w:r>
      <w:r>
        <w:rPr>
          <w:spacing w:val="-54"/>
          <w:w w:val="105"/>
        </w:rPr>
        <w:t xml:space="preserve"> </w:t>
      </w:r>
      <w:r>
        <w:rPr>
          <w:rFonts w:ascii="Trebuchet MS"/>
          <w:w w:val="105"/>
          <w:sz w:val="12"/>
        </w:rPr>
        <w:t>904</w:t>
      </w:r>
      <w:r>
        <w:rPr>
          <w:rFonts w:ascii="Trebuchet MS"/>
          <w:spacing w:val="16"/>
          <w:w w:val="105"/>
          <w:sz w:val="12"/>
        </w:rPr>
        <w:t xml:space="preserve"> </w:t>
      </w:r>
      <w:r>
        <w:rPr>
          <w:w w:val="105"/>
        </w:rPr>
        <w:t>based</w:t>
      </w:r>
      <w:r>
        <w:rPr>
          <w:spacing w:val="23"/>
          <w:w w:val="105"/>
        </w:rPr>
        <w:t xml:space="preserve"> </w:t>
      </w:r>
      <w:r>
        <w:rPr>
          <w:w w:val="105"/>
        </w:rPr>
        <w:t>on</w:t>
      </w:r>
      <w:r>
        <w:rPr>
          <w:spacing w:val="23"/>
          <w:w w:val="105"/>
        </w:rPr>
        <w:t xml:space="preserve"> </w:t>
      </w:r>
      <w:r>
        <w:rPr>
          <w:w w:val="105"/>
        </w:rPr>
        <w:t>their</w:t>
      </w:r>
      <w:r>
        <w:rPr>
          <w:spacing w:val="23"/>
          <w:w w:val="105"/>
        </w:rPr>
        <w:t xml:space="preserve"> </w:t>
      </w:r>
      <w:r>
        <w:rPr>
          <w:w w:val="105"/>
        </w:rPr>
        <w:t>probabilistic</w:t>
      </w:r>
      <w:r>
        <w:rPr>
          <w:spacing w:val="23"/>
          <w:w w:val="105"/>
        </w:rPr>
        <w:t xml:space="preserve"> </w:t>
      </w:r>
      <w:r>
        <w:rPr>
          <w:w w:val="105"/>
        </w:rPr>
        <w:t>skill.</w:t>
      </w:r>
      <w:r>
        <w:rPr>
          <w:spacing w:val="17"/>
          <w:w w:val="105"/>
        </w:rPr>
        <w:t xml:space="preserve"> </w:t>
      </w:r>
      <w:r>
        <w:rPr>
          <w:w w:val="105"/>
        </w:rPr>
        <w:t>In</w:t>
      </w:r>
      <w:r>
        <w:rPr>
          <w:spacing w:val="22"/>
          <w:w w:val="105"/>
        </w:rPr>
        <w:t xml:space="preserve"> </w:t>
      </w:r>
      <w:r>
        <w:rPr>
          <w:w w:val="105"/>
        </w:rPr>
        <w:t>our</w:t>
      </w:r>
      <w:r>
        <w:rPr>
          <w:spacing w:val="23"/>
          <w:w w:val="105"/>
        </w:rPr>
        <w:t xml:space="preserve"> </w:t>
      </w:r>
      <w:r>
        <w:rPr>
          <w:w w:val="105"/>
        </w:rPr>
        <w:t>study</w:t>
      </w:r>
      <w:r>
        <w:rPr>
          <w:spacing w:val="23"/>
          <w:w w:val="105"/>
        </w:rPr>
        <w:t xml:space="preserve"> </w:t>
      </w:r>
      <w:r>
        <w:rPr>
          <w:w w:val="105"/>
        </w:rPr>
        <w:t>case,</w:t>
      </w:r>
      <w:r>
        <w:rPr>
          <w:spacing w:val="26"/>
          <w:w w:val="105"/>
        </w:rPr>
        <w:t xml:space="preserve"> </w:t>
      </w:r>
      <w:r>
        <w:rPr>
          <w:w w:val="105"/>
        </w:rPr>
        <w:t>these</w:t>
      </w:r>
      <w:r>
        <w:rPr>
          <w:spacing w:val="23"/>
          <w:w w:val="105"/>
        </w:rPr>
        <w:t xml:space="preserve"> </w:t>
      </w:r>
      <w:r>
        <w:rPr>
          <w:w w:val="105"/>
        </w:rPr>
        <w:t>two</w:t>
      </w:r>
      <w:r>
        <w:rPr>
          <w:spacing w:val="23"/>
          <w:w w:val="105"/>
        </w:rPr>
        <w:t xml:space="preserve"> </w:t>
      </w:r>
      <w:r>
        <w:rPr>
          <w:w w:val="105"/>
        </w:rPr>
        <w:t>approaches</w:t>
      </w:r>
      <w:r>
        <w:rPr>
          <w:spacing w:val="-55"/>
          <w:w w:val="105"/>
        </w:rPr>
        <w:t xml:space="preserve"> </w:t>
      </w:r>
      <w:r>
        <w:rPr>
          <w:rFonts w:ascii="Trebuchet MS"/>
          <w:w w:val="105"/>
          <w:sz w:val="12"/>
        </w:rPr>
        <w:t xml:space="preserve">905   </w:t>
      </w:r>
      <w:r>
        <w:rPr>
          <w:rFonts w:ascii="Trebuchet MS"/>
          <w:spacing w:val="10"/>
          <w:w w:val="105"/>
          <w:sz w:val="12"/>
        </w:rPr>
        <w:t xml:space="preserve"> </w:t>
      </w:r>
      <w:r>
        <w:rPr>
          <w:w w:val="105"/>
        </w:rPr>
        <w:t>yielded</w:t>
      </w:r>
      <w:r>
        <w:rPr>
          <w:spacing w:val="2"/>
          <w:w w:val="105"/>
        </w:rPr>
        <w:t xml:space="preserve"> </w:t>
      </w:r>
      <w:r>
        <w:rPr>
          <w:w w:val="105"/>
        </w:rPr>
        <w:t>similar</w:t>
      </w:r>
      <w:r>
        <w:rPr>
          <w:spacing w:val="2"/>
          <w:w w:val="105"/>
        </w:rPr>
        <w:t xml:space="preserve"> </w:t>
      </w:r>
      <w:r>
        <w:rPr>
          <w:w w:val="105"/>
        </w:rPr>
        <w:t>results</w:t>
      </w:r>
      <w:r>
        <w:rPr>
          <w:spacing w:val="1"/>
          <w:w w:val="105"/>
        </w:rPr>
        <w:t xml:space="preserve"> </w:t>
      </w:r>
      <w:r>
        <w:rPr>
          <w:w w:val="105"/>
        </w:rPr>
        <w:t>because</w:t>
      </w:r>
      <w:r>
        <w:rPr>
          <w:spacing w:val="2"/>
          <w:w w:val="105"/>
        </w:rPr>
        <w:t xml:space="preserve"> </w:t>
      </w:r>
      <w:r>
        <w:rPr>
          <w:w w:val="105"/>
        </w:rPr>
        <w:t>the</w:t>
      </w:r>
      <w:r>
        <w:rPr>
          <w:spacing w:val="2"/>
          <w:w w:val="105"/>
        </w:rPr>
        <w:t xml:space="preserve"> </w:t>
      </w:r>
      <w:r>
        <w:rPr>
          <w:w w:val="105"/>
        </w:rPr>
        <w:t>most</w:t>
      </w:r>
      <w:r>
        <w:rPr>
          <w:spacing w:val="2"/>
          <w:w w:val="105"/>
        </w:rPr>
        <w:t xml:space="preserve"> </w:t>
      </w:r>
      <w:r>
        <w:rPr>
          <w:w w:val="105"/>
        </w:rPr>
        <w:t>proficient</w:t>
      </w:r>
      <w:r>
        <w:rPr>
          <w:spacing w:val="2"/>
          <w:w w:val="105"/>
        </w:rPr>
        <w:t xml:space="preserve"> </w:t>
      </w:r>
      <w:r>
        <w:rPr>
          <w:w w:val="105"/>
        </w:rPr>
        <w:t>NWP</w:t>
      </w:r>
      <w:r>
        <w:rPr>
          <w:spacing w:val="2"/>
          <w:w w:val="105"/>
        </w:rPr>
        <w:t xml:space="preserve"> </w:t>
      </w:r>
      <w:r>
        <w:rPr>
          <w:w w:val="105"/>
        </w:rPr>
        <w:t>is</w:t>
      </w:r>
      <w:r>
        <w:rPr>
          <w:spacing w:val="2"/>
          <w:w w:val="105"/>
        </w:rPr>
        <w:t xml:space="preserve"> </w:t>
      </w:r>
      <w:r>
        <w:rPr>
          <w:w w:val="105"/>
        </w:rPr>
        <w:t>also</w:t>
      </w:r>
      <w:r>
        <w:rPr>
          <w:spacing w:val="2"/>
          <w:w w:val="105"/>
        </w:rPr>
        <w:t xml:space="preserve"> </w:t>
      </w:r>
      <w:r>
        <w:rPr>
          <w:w w:val="105"/>
        </w:rPr>
        <w:t>the</w:t>
      </w:r>
      <w:r>
        <w:rPr>
          <w:spacing w:val="2"/>
          <w:w w:val="105"/>
        </w:rPr>
        <w:t xml:space="preserve"> </w:t>
      </w:r>
      <w:r>
        <w:rPr>
          <w:w w:val="105"/>
        </w:rPr>
        <w:t>one</w:t>
      </w:r>
      <w:r>
        <w:rPr>
          <w:spacing w:val="2"/>
          <w:w w:val="105"/>
        </w:rPr>
        <w:t xml:space="preserve"> </w:t>
      </w:r>
      <w:r>
        <w:rPr>
          <w:w w:val="105"/>
        </w:rPr>
        <w:t>with</w:t>
      </w:r>
    </w:p>
    <w:p w14:paraId="4E2F04B8" w14:textId="77777777" w:rsidR="00E2709D" w:rsidRDefault="00E2709D">
      <w:pPr>
        <w:spacing w:line="237" w:lineRule="auto"/>
        <w:jc w:val="both"/>
        <w:sectPr w:rsidR="00E2709D">
          <w:pgSz w:w="12240" w:h="15840"/>
          <w:pgMar w:top="1500" w:right="1720" w:bottom="1960" w:left="1600" w:header="0" w:footer="1777" w:gutter="0"/>
          <w:cols w:space="720"/>
        </w:sectPr>
      </w:pPr>
    </w:p>
    <w:p w14:paraId="7CD4EF71" w14:textId="77777777" w:rsidR="00E2709D" w:rsidRDefault="00E2709D">
      <w:pPr>
        <w:pStyle w:val="BodyText"/>
        <w:rPr>
          <w:sz w:val="20"/>
        </w:rPr>
      </w:pPr>
    </w:p>
    <w:p w14:paraId="0FF2B1C6" w14:textId="77777777" w:rsidR="00E2709D" w:rsidRDefault="00E2709D">
      <w:pPr>
        <w:pStyle w:val="BodyText"/>
        <w:rPr>
          <w:sz w:val="20"/>
        </w:rPr>
      </w:pPr>
    </w:p>
    <w:p w14:paraId="6C9AA5CF" w14:textId="77777777" w:rsidR="00E2709D" w:rsidRDefault="00E2709D">
      <w:pPr>
        <w:pStyle w:val="BodyText"/>
        <w:rPr>
          <w:sz w:val="20"/>
        </w:rPr>
      </w:pPr>
    </w:p>
    <w:p w14:paraId="03D7EED6" w14:textId="77777777" w:rsidR="00E2709D" w:rsidRDefault="00E2709D">
      <w:pPr>
        <w:pStyle w:val="BodyText"/>
        <w:spacing w:before="11"/>
        <w:rPr>
          <w:sz w:val="19"/>
        </w:rPr>
      </w:pPr>
    </w:p>
    <w:p w14:paraId="0DF24C4E" w14:textId="77777777" w:rsidR="00E2709D" w:rsidRDefault="00462487">
      <w:pPr>
        <w:pStyle w:val="BodyText"/>
        <w:spacing w:before="53" w:line="237" w:lineRule="auto"/>
        <w:ind w:left="227" w:right="530"/>
        <w:jc w:val="both"/>
      </w:pPr>
      <w:r>
        <w:rPr>
          <w:rFonts w:ascii="Trebuchet MS"/>
          <w:sz w:val="12"/>
        </w:rPr>
        <w:t>906</w:t>
      </w:r>
      <w:r>
        <w:rPr>
          <w:rFonts w:ascii="Trebuchet MS"/>
          <w:spacing w:val="34"/>
          <w:sz w:val="12"/>
        </w:rPr>
        <w:t xml:space="preserve"> </w:t>
      </w:r>
      <w:r>
        <w:t>the</w:t>
      </w:r>
      <w:r>
        <w:rPr>
          <w:spacing w:val="32"/>
        </w:rPr>
        <w:t xml:space="preserve"> </w:t>
      </w:r>
      <w:r>
        <w:t>largest</w:t>
      </w:r>
      <w:r>
        <w:rPr>
          <w:spacing w:val="32"/>
        </w:rPr>
        <w:t xml:space="preserve"> </w:t>
      </w:r>
      <w:r>
        <w:t>number</w:t>
      </w:r>
      <w:r>
        <w:rPr>
          <w:spacing w:val="32"/>
        </w:rPr>
        <w:t xml:space="preserve"> </w:t>
      </w:r>
      <w:r>
        <w:t>of</w:t>
      </w:r>
      <w:r>
        <w:rPr>
          <w:spacing w:val="33"/>
        </w:rPr>
        <w:t xml:space="preserve"> </w:t>
      </w:r>
      <w:r>
        <w:t>members.</w:t>
      </w:r>
      <w:r>
        <w:rPr>
          <w:spacing w:val="66"/>
        </w:rPr>
        <w:t xml:space="preserve"> </w:t>
      </w:r>
      <w:r>
        <w:t>Despite</w:t>
      </w:r>
      <w:r>
        <w:rPr>
          <w:spacing w:val="33"/>
        </w:rPr>
        <w:t xml:space="preserve"> </w:t>
      </w:r>
      <w:r>
        <w:t>that,</w:t>
      </w:r>
      <w:r>
        <w:rPr>
          <w:spacing w:val="33"/>
        </w:rPr>
        <w:t xml:space="preserve"> </w:t>
      </w:r>
      <w:r>
        <w:t>we</w:t>
      </w:r>
      <w:r>
        <w:rPr>
          <w:spacing w:val="33"/>
        </w:rPr>
        <w:t xml:space="preserve"> </w:t>
      </w:r>
      <w:r>
        <w:t>argue</w:t>
      </w:r>
      <w:r>
        <w:rPr>
          <w:spacing w:val="32"/>
        </w:rPr>
        <w:t xml:space="preserve"> </w:t>
      </w:r>
      <w:r>
        <w:t>that</w:t>
      </w:r>
      <w:r>
        <w:rPr>
          <w:spacing w:val="33"/>
        </w:rPr>
        <w:t xml:space="preserve"> </w:t>
      </w:r>
      <w:r>
        <w:t>the</w:t>
      </w:r>
      <w:r>
        <w:rPr>
          <w:spacing w:val="32"/>
        </w:rPr>
        <w:t xml:space="preserve"> </w:t>
      </w:r>
      <w:r>
        <w:t>skill-based</w:t>
      </w:r>
      <w:r>
        <w:rPr>
          <w:spacing w:val="-52"/>
        </w:rPr>
        <w:t xml:space="preserve"> </w:t>
      </w:r>
      <w:r>
        <w:rPr>
          <w:rFonts w:ascii="Trebuchet MS"/>
          <w:sz w:val="12"/>
        </w:rPr>
        <w:t xml:space="preserve">907    </w:t>
      </w:r>
      <w:r>
        <w:rPr>
          <w:rFonts w:ascii="Trebuchet MS"/>
          <w:spacing w:val="1"/>
          <w:sz w:val="12"/>
        </w:rPr>
        <w:t xml:space="preserve"> </w:t>
      </w:r>
      <w:r>
        <w:t>approach is conceptually more appropriate,</w:t>
      </w:r>
      <w:r>
        <w:rPr>
          <w:spacing w:val="54"/>
        </w:rPr>
        <w:t xml:space="preserve"> </w:t>
      </w:r>
      <w:r>
        <w:t>gives significance to the inclusion</w:t>
      </w:r>
      <w:r>
        <w:rPr>
          <w:spacing w:val="1"/>
        </w:rPr>
        <w:t xml:space="preserve"> </w:t>
      </w:r>
      <w:r>
        <w:rPr>
          <w:rFonts w:ascii="Trebuchet MS"/>
          <w:sz w:val="12"/>
        </w:rPr>
        <w:t>908</w:t>
      </w:r>
      <w:r>
        <w:rPr>
          <w:rFonts w:ascii="Trebuchet MS"/>
          <w:spacing w:val="41"/>
          <w:sz w:val="12"/>
        </w:rPr>
        <w:t xml:space="preserve"> </w:t>
      </w:r>
      <w:r>
        <w:t>of</w:t>
      </w:r>
      <w:r>
        <w:rPr>
          <w:spacing w:val="50"/>
        </w:rPr>
        <w:t xml:space="preserve"> </w:t>
      </w:r>
      <w:r>
        <w:t>deterministic</w:t>
      </w:r>
      <w:r>
        <w:rPr>
          <w:spacing w:val="50"/>
        </w:rPr>
        <w:t xml:space="preserve"> </w:t>
      </w:r>
      <w:r>
        <w:t>NWP</w:t>
      </w:r>
      <w:r>
        <w:rPr>
          <w:spacing w:val="51"/>
        </w:rPr>
        <w:t xml:space="preserve"> </w:t>
      </w:r>
      <w:r>
        <w:t>in</w:t>
      </w:r>
      <w:r>
        <w:rPr>
          <w:spacing w:val="50"/>
        </w:rPr>
        <w:t xml:space="preserve"> </w:t>
      </w:r>
      <w:r>
        <w:t>the</w:t>
      </w:r>
      <w:r>
        <w:rPr>
          <w:spacing w:val="51"/>
        </w:rPr>
        <w:t xml:space="preserve"> </w:t>
      </w:r>
      <w:r>
        <w:t>grand</w:t>
      </w:r>
      <w:r>
        <w:rPr>
          <w:spacing w:val="50"/>
        </w:rPr>
        <w:t xml:space="preserve"> </w:t>
      </w:r>
      <w:r>
        <w:t>ensemble,</w:t>
      </w:r>
      <w:r>
        <w:rPr>
          <w:spacing w:val="55"/>
        </w:rPr>
        <w:t xml:space="preserve"> </w:t>
      </w:r>
      <w:r>
        <w:t>and</w:t>
      </w:r>
      <w:r>
        <w:rPr>
          <w:spacing w:val="51"/>
        </w:rPr>
        <w:t xml:space="preserve"> </w:t>
      </w:r>
      <w:r>
        <w:t>would</w:t>
      </w:r>
      <w:r>
        <w:rPr>
          <w:spacing w:val="50"/>
        </w:rPr>
        <w:t xml:space="preserve"> </w:t>
      </w:r>
      <w:r>
        <w:t>perform</w:t>
      </w:r>
      <w:r>
        <w:rPr>
          <w:spacing w:val="51"/>
        </w:rPr>
        <w:t xml:space="preserve"> </w:t>
      </w:r>
      <w:r>
        <w:t>better</w:t>
      </w:r>
      <w:r>
        <w:rPr>
          <w:spacing w:val="50"/>
        </w:rPr>
        <w:t xml:space="preserve"> </w:t>
      </w:r>
      <w:r>
        <w:t>if</w:t>
      </w:r>
      <w:r>
        <w:rPr>
          <w:spacing w:val="-52"/>
        </w:rPr>
        <w:t xml:space="preserve"> </w:t>
      </w:r>
      <w:r>
        <w:rPr>
          <w:rFonts w:ascii="Trebuchet MS"/>
          <w:sz w:val="12"/>
        </w:rPr>
        <w:t xml:space="preserve">909  </w:t>
      </w:r>
      <w:r>
        <w:rPr>
          <w:rFonts w:ascii="Trebuchet MS"/>
          <w:spacing w:val="1"/>
          <w:sz w:val="12"/>
        </w:rPr>
        <w:t xml:space="preserve"> </w:t>
      </w:r>
      <w:r>
        <w:t>the</w:t>
      </w:r>
      <w:r>
        <w:rPr>
          <w:spacing w:val="54"/>
        </w:rPr>
        <w:t xml:space="preserve"> </w:t>
      </w:r>
      <w:r>
        <w:t>set</w:t>
      </w:r>
      <w:r>
        <w:rPr>
          <w:spacing w:val="54"/>
        </w:rPr>
        <w:t xml:space="preserve"> </w:t>
      </w:r>
      <w:r>
        <w:t>of</w:t>
      </w:r>
      <w:r>
        <w:rPr>
          <w:spacing w:val="54"/>
        </w:rPr>
        <w:t xml:space="preserve"> </w:t>
      </w:r>
      <w:proofErr w:type="gramStart"/>
      <w:r>
        <w:t>NWP</w:t>
      </w:r>
      <w:proofErr w:type="gramEnd"/>
      <w:r>
        <w:rPr>
          <w:spacing w:val="55"/>
        </w:rPr>
        <w:t xml:space="preserve"> </w:t>
      </w:r>
      <w:r>
        <w:t>would</w:t>
      </w:r>
      <w:r>
        <w:rPr>
          <w:spacing w:val="54"/>
        </w:rPr>
        <w:t xml:space="preserve"> </w:t>
      </w:r>
      <w:r>
        <w:t>change.   However,</w:t>
      </w:r>
      <w:r>
        <w:rPr>
          <w:spacing w:val="54"/>
        </w:rPr>
        <w:t xml:space="preserve"> </w:t>
      </w:r>
      <w:r>
        <w:t>other</w:t>
      </w:r>
      <w:r>
        <w:rPr>
          <w:spacing w:val="54"/>
        </w:rPr>
        <w:t xml:space="preserve"> </w:t>
      </w:r>
      <w:r>
        <w:t>study</w:t>
      </w:r>
      <w:r>
        <w:rPr>
          <w:spacing w:val="55"/>
        </w:rPr>
        <w:t xml:space="preserve"> </w:t>
      </w:r>
      <w:r>
        <w:t>cases</w:t>
      </w:r>
      <w:r>
        <w:rPr>
          <w:spacing w:val="54"/>
        </w:rPr>
        <w:t xml:space="preserve"> </w:t>
      </w:r>
      <w:r>
        <w:t>may</w:t>
      </w:r>
      <w:r>
        <w:rPr>
          <w:spacing w:val="54"/>
        </w:rPr>
        <w:t xml:space="preserve"> </w:t>
      </w:r>
      <w:r>
        <w:t>consider</w:t>
      </w:r>
      <w:r>
        <w:rPr>
          <w:spacing w:val="1"/>
        </w:rPr>
        <w:t xml:space="preserve"> </w:t>
      </w:r>
      <w:r>
        <w:rPr>
          <w:rFonts w:ascii="Trebuchet MS"/>
          <w:sz w:val="12"/>
        </w:rPr>
        <w:t>910</w:t>
      </w:r>
      <w:r>
        <w:rPr>
          <w:rFonts w:ascii="Trebuchet MS"/>
          <w:spacing w:val="40"/>
          <w:sz w:val="12"/>
        </w:rPr>
        <w:t xml:space="preserve"> </w:t>
      </w:r>
      <w:r>
        <w:t>other</w:t>
      </w:r>
      <w:r>
        <w:rPr>
          <w:spacing w:val="37"/>
        </w:rPr>
        <w:t xml:space="preserve"> </w:t>
      </w:r>
      <w:r>
        <w:t>factors</w:t>
      </w:r>
      <w:r>
        <w:rPr>
          <w:spacing w:val="38"/>
        </w:rPr>
        <w:t xml:space="preserve"> </w:t>
      </w:r>
      <w:r>
        <w:t>such</w:t>
      </w:r>
      <w:r>
        <w:rPr>
          <w:spacing w:val="38"/>
        </w:rPr>
        <w:t xml:space="preserve"> </w:t>
      </w:r>
      <w:r>
        <w:t>implementation</w:t>
      </w:r>
      <w:r>
        <w:rPr>
          <w:spacing w:val="38"/>
        </w:rPr>
        <w:t xml:space="preserve"> </w:t>
      </w:r>
      <w:r>
        <w:t>costs</w:t>
      </w:r>
      <w:r>
        <w:rPr>
          <w:spacing w:val="37"/>
        </w:rPr>
        <w:t xml:space="preserve"> </w:t>
      </w:r>
      <w:r>
        <w:t>or</w:t>
      </w:r>
      <w:r>
        <w:rPr>
          <w:spacing w:val="38"/>
        </w:rPr>
        <w:t xml:space="preserve"> </w:t>
      </w:r>
      <w:proofErr w:type="spellStart"/>
      <w:r>
        <w:t>explainability</w:t>
      </w:r>
      <w:proofErr w:type="spellEnd"/>
      <w:r>
        <w:rPr>
          <w:spacing w:val="38"/>
        </w:rPr>
        <w:t xml:space="preserve"> </w:t>
      </w:r>
      <w:r>
        <w:t>in</w:t>
      </w:r>
      <w:r>
        <w:rPr>
          <w:spacing w:val="38"/>
        </w:rPr>
        <w:t xml:space="preserve"> </w:t>
      </w:r>
      <w:r>
        <w:t>the</w:t>
      </w:r>
      <w:r>
        <w:rPr>
          <w:spacing w:val="37"/>
        </w:rPr>
        <w:t xml:space="preserve"> </w:t>
      </w:r>
      <w:r>
        <w:t>selection</w:t>
      </w:r>
      <w:r>
        <w:rPr>
          <w:spacing w:val="38"/>
        </w:rPr>
        <w:t xml:space="preserve"> </w:t>
      </w:r>
      <w:r>
        <w:t>of</w:t>
      </w:r>
      <w:r>
        <w:rPr>
          <w:spacing w:val="-52"/>
        </w:rPr>
        <w:t xml:space="preserve"> </w:t>
      </w:r>
      <w:r>
        <w:rPr>
          <w:rFonts w:ascii="Trebuchet MS"/>
          <w:sz w:val="12"/>
        </w:rPr>
        <w:t>911</w:t>
      </w:r>
      <w:r>
        <w:rPr>
          <w:rFonts w:ascii="Trebuchet MS"/>
          <w:spacing w:val="21"/>
          <w:sz w:val="12"/>
        </w:rPr>
        <w:t xml:space="preserve"> </w:t>
      </w:r>
      <w:r>
        <w:t>the</w:t>
      </w:r>
      <w:r>
        <w:rPr>
          <w:spacing w:val="23"/>
        </w:rPr>
        <w:t xml:space="preserve"> </w:t>
      </w:r>
      <w:r>
        <w:t>combination</w:t>
      </w:r>
      <w:r>
        <w:rPr>
          <w:spacing w:val="23"/>
        </w:rPr>
        <w:t xml:space="preserve"> </w:t>
      </w:r>
      <w:r>
        <w:t>method.</w:t>
      </w:r>
    </w:p>
    <w:p w14:paraId="23660788" w14:textId="77777777" w:rsidR="00E2709D" w:rsidRDefault="00462487">
      <w:pPr>
        <w:pStyle w:val="BodyText"/>
        <w:tabs>
          <w:tab w:val="left" w:pos="968"/>
        </w:tabs>
        <w:spacing w:line="237" w:lineRule="auto"/>
        <w:ind w:left="227" w:right="528"/>
        <w:jc w:val="both"/>
      </w:pPr>
      <w:r>
        <w:rPr>
          <w:rFonts w:ascii="Trebuchet MS"/>
          <w:sz w:val="12"/>
        </w:rPr>
        <w:t>912</w:t>
      </w:r>
      <w:r>
        <w:rPr>
          <w:rFonts w:ascii="Trebuchet MS"/>
          <w:sz w:val="12"/>
        </w:rPr>
        <w:tab/>
      </w:r>
      <w:r>
        <w:t>Finally,</w:t>
      </w:r>
      <w:r>
        <w:rPr>
          <w:spacing w:val="54"/>
        </w:rPr>
        <w:t xml:space="preserve"> </w:t>
      </w:r>
      <w:r>
        <w:t>we</w:t>
      </w:r>
      <w:r>
        <w:rPr>
          <w:spacing w:val="54"/>
        </w:rPr>
        <w:t xml:space="preserve"> </w:t>
      </w:r>
      <w:r>
        <w:t>explored</w:t>
      </w:r>
      <w:r>
        <w:rPr>
          <w:spacing w:val="54"/>
        </w:rPr>
        <w:t xml:space="preserve"> </w:t>
      </w:r>
      <w:r>
        <w:t>how</w:t>
      </w:r>
      <w:r>
        <w:rPr>
          <w:spacing w:val="55"/>
        </w:rPr>
        <w:t xml:space="preserve"> </w:t>
      </w:r>
      <w:r>
        <w:t>catchment</w:t>
      </w:r>
      <w:r>
        <w:rPr>
          <w:spacing w:val="54"/>
        </w:rPr>
        <w:t xml:space="preserve"> </w:t>
      </w:r>
      <w:r>
        <w:t>area</w:t>
      </w:r>
      <w:r>
        <w:rPr>
          <w:spacing w:val="54"/>
        </w:rPr>
        <w:t xml:space="preserve"> </w:t>
      </w:r>
      <w:r>
        <w:t>affects</w:t>
      </w:r>
      <w:r>
        <w:rPr>
          <w:spacing w:val="54"/>
        </w:rPr>
        <w:t xml:space="preserve"> </w:t>
      </w:r>
      <w:r>
        <w:t>the</w:t>
      </w:r>
      <w:r>
        <w:rPr>
          <w:spacing w:val="55"/>
        </w:rPr>
        <w:t xml:space="preserve"> </w:t>
      </w:r>
      <w:r>
        <w:t>notification</w:t>
      </w:r>
      <w:r>
        <w:rPr>
          <w:spacing w:val="54"/>
        </w:rPr>
        <w:t xml:space="preserve"> </w:t>
      </w:r>
      <w:r>
        <w:t>skill,</w:t>
      </w:r>
      <w:r>
        <w:rPr>
          <w:spacing w:val="1"/>
        </w:rPr>
        <w:t xml:space="preserve"> </w:t>
      </w:r>
      <w:r>
        <w:rPr>
          <w:rFonts w:ascii="Trebuchet MS"/>
          <w:sz w:val="12"/>
        </w:rPr>
        <w:t>913</w:t>
      </w:r>
      <w:r>
        <w:rPr>
          <w:rFonts w:ascii="Trebuchet MS"/>
          <w:spacing w:val="48"/>
          <w:sz w:val="12"/>
        </w:rPr>
        <w:t xml:space="preserve"> </w:t>
      </w:r>
      <w:r>
        <w:t>with</w:t>
      </w:r>
      <w:r>
        <w:rPr>
          <w:spacing w:val="35"/>
        </w:rPr>
        <w:t xml:space="preserve"> </w:t>
      </w:r>
      <w:r>
        <w:t>the</w:t>
      </w:r>
      <w:r>
        <w:rPr>
          <w:spacing w:val="35"/>
        </w:rPr>
        <w:t xml:space="preserve"> </w:t>
      </w:r>
      <w:r>
        <w:t>idea</w:t>
      </w:r>
      <w:r>
        <w:rPr>
          <w:spacing w:val="35"/>
        </w:rPr>
        <w:t xml:space="preserve"> </w:t>
      </w:r>
      <w:r>
        <w:t>of</w:t>
      </w:r>
      <w:r>
        <w:rPr>
          <w:spacing w:val="35"/>
        </w:rPr>
        <w:t xml:space="preserve"> </w:t>
      </w:r>
      <w:r>
        <w:t>relaxing</w:t>
      </w:r>
      <w:r>
        <w:rPr>
          <w:spacing w:val="35"/>
        </w:rPr>
        <w:t xml:space="preserve"> </w:t>
      </w:r>
      <w:r>
        <w:t>the</w:t>
      </w:r>
      <w:r>
        <w:rPr>
          <w:spacing w:val="36"/>
        </w:rPr>
        <w:t xml:space="preserve"> </w:t>
      </w:r>
      <w:r>
        <w:t>current</w:t>
      </w:r>
      <w:r>
        <w:rPr>
          <w:spacing w:val="35"/>
        </w:rPr>
        <w:t xml:space="preserve"> </w:t>
      </w:r>
      <w:r>
        <w:t>notification</w:t>
      </w:r>
      <w:r>
        <w:rPr>
          <w:spacing w:val="35"/>
        </w:rPr>
        <w:t xml:space="preserve"> </w:t>
      </w:r>
      <w:r>
        <w:t>criterion</w:t>
      </w:r>
      <w:r>
        <w:rPr>
          <w:spacing w:val="35"/>
        </w:rPr>
        <w:t xml:space="preserve"> </w:t>
      </w:r>
      <w:r>
        <w:t>that</w:t>
      </w:r>
      <w:r>
        <w:rPr>
          <w:spacing w:val="35"/>
        </w:rPr>
        <w:t xml:space="preserve"> </w:t>
      </w:r>
      <w:r>
        <w:t>establishes</w:t>
      </w:r>
      <w:r>
        <w:rPr>
          <w:spacing w:val="35"/>
        </w:rPr>
        <w:t xml:space="preserve"> </w:t>
      </w:r>
      <w:r>
        <w:t>a</w:t>
      </w:r>
      <w:r>
        <w:rPr>
          <w:spacing w:val="-52"/>
        </w:rPr>
        <w:t xml:space="preserve"> </w:t>
      </w:r>
      <w:r>
        <w:rPr>
          <w:rFonts w:ascii="Trebuchet MS"/>
          <w:sz w:val="12"/>
        </w:rPr>
        <w:t xml:space="preserve">914  </w:t>
      </w:r>
      <w:r>
        <w:rPr>
          <w:rFonts w:ascii="Trebuchet MS"/>
          <w:spacing w:val="1"/>
          <w:sz w:val="12"/>
        </w:rPr>
        <w:t xml:space="preserve"> </w:t>
      </w:r>
      <w:r>
        <w:t>minimum</w:t>
      </w:r>
      <w:r>
        <w:rPr>
          <w:spacing w:val="54"/>
        </w:rPr>
        <w:t xml:space="preserve"> </w:t>
      </w:r>
      <w:r>
        <w:t>catchment</w:t>
      </w:r>
      <w:r>
        <w:rPr>
          <w:spacing w:val="54"/>
        </w:rPr>
        <w:t xml:space="preserve"> </w:t>
      </w:r>
      <w:r>
        <w:t>area.   The</w:t>
      </w:r>
      <w:r>
        <w:rPr>
          <w:spacing w:val="54"/>
        </w:rPr>
        <w:t xml:space="preserve"> </w:t>
      </w:r>
      <w:r>
        <w:t>results</w:t>
      </w:r>
      <w:r>
        <w:rPr>
          <w:spacing w:val="55"/>
        </w:rPr>
        <w:t xml:space="preserve"> </w:t>
      </w:r>
      <w:r>
        <w:t>indicate</w:t>
      </w:r>
      <w:r>
        <w:rPr>
          <w:spacing w:val="54"/>
        </w:rPr>
        <w:t xml:space="preserve"> </w:t>
      </w:r>
      <w:r>
        <w:t>that</w:t>
      </w:r>
      <w:r>
        <w:rPr>
          <w:spacing w:val="54"/>
        </w:rPr>
        <w:t xml:space="preserve"> </w:t>
      </w:r>
      <w:r>
        <w:t>skill</w:t>
      </w:r>
      <w:r>
        <w:rPr>
          <w:spacing w:val="54"/>
        </w:rPr>
        <w:t xml:space="preserve"> </w:t>
      </w:r>
      <w:r>
        <w:t>deteriorates</w:t>
      </w:r>
      <w:r>
        <w:rPr>
          <w:spacing w:val="55"/>
        </w:rPr>
        <w:t xml:space="preserve"> </w:t>
      </w:r>
      <w:r>
        <w:t>with</w:t>
      </w:r>
      <w:r>
        <w:rPr>
          <w:spacing w:val="1"/>
        </w:rPr>
        <w:t xml:space="preserve"> </w:t>
      </w:r>
      <w:r>
        <w:rPr>
          <w:rFonts w:ascii="Trebuchet MS"/>
          <w:sz w:val="12"/>
        </w:rPr>
        <w:t>915</w:t>
      </w:r>
      <w:r>
        <w:rPr>
          <w:rFonts w:ascii="Trebuchet MS"/>
          <w:spacing w:val="1"/>
          <w:sz w:val="12"/>
        </w:rPr>
        <w:t xml:space="preserve"> </w:t>
      </w:r>
      <w:r>
        <w:t>decreasing</w:t>
      </w:r>
      <w:r>
        <w:rPr>
          <w:spacing w:val="54"/>
        </w:rPr>
        <w:t xml:space="preserve"> </w:t>
      </w:r>
      <w:r>
        <w:t>catchment</w:t>
      </w:r>
      <w:r>
        <w:rPr>
          <w:spacing w:val="54"/>
        </w:rPr>
        <w:t xml:space="preserve"> </w:t>
      </w:r>
      <w:r>
        <w:t>area,</w:t>
      </w:r>
      <w:r>
        <w:rPr>
          <w:spacing w:val="54"/>
        </w:rPr>
        <w:t xml:space="preserve"> </w:t>
      </w:r>
      <w:r>
        <w:t>as</w:t>
      </w:r>
      <w:r>
        <w:rPr>
          <w:spacing w:val="55"/>
        </w:rPr>
        <w:t xml:space="preserve"> </w:t>
      </w:r>
      <w:r>
        <w:t>other</w:t>
      </w:r>
      <w:r>
        <w:rPr>
          <w:spacing w:val="54"/>
        </w:rPr>
        <w:t xml:space="preserve"> </w:t>
      </w:r>
      <w:r>
        <w:t>studies</w:t>
      </w:r>
      <w:r>
        <w:rPr>
          <w:spacing w:val="54"/>
        </w:rPr>
        <w:t xml:space="preserve"> </w:t>
      </w:r>
      <w:r>
        <w:t>report,</w:t>
      </w:r>
      <w:r>
        <w:rPr>
          <w:spacing w:val="54"/>
        </w:rPr>
        <w:t xml:space="preserve"> </w:t>
      </w:r>
      <w:r>
        <w:t>but</w:t>
      </w:r>
      <w:r>
        <w:rPr>
          <w:spacing w:val="55"/>
        </w:rPr>
        <w:t xml:space="preserve"> </w:t>
      </w:r>
      <w:r>
        <w:t>the</w:t>
      </w:r>
      <w:r>
        <w:rPr>
          <w:spacing w:val="54"/>
        </w:rPr>
        <w:t xml:space="preserve"> </w:t>
      </w:r>
      <w:r>
        <w:t>improvements</w:t>
      </w:r>
      <w:r>
        <w:rPr>
          <w:spacing w:val="-52"/>
        </w:rPr>
        <w:t xml:space="preserve"> </w:t>
      </w:r>
      <w:r>
        <w:rPr>
          <w:rFonts w:ascii="Trebuchet MS"/>
          <w:sz w:val="12"/>
        </w:rPr>
        <w:t>916</w:t>
      </w:r>
      <w:r>
        <w:rPr>
          <w:rFonts w:ascii="Trebuchet MS"/>
          <w:spacing w:val="26"/>
          <w:sz w:val="12"/>
        </w:rPr>
        <w:t xml:space="preserve"> </w:t>
      </w:r>
      <w:r>
        <w:t>in</w:t>
      </w:r>
      <w:r>
        <w:rPr>
          <w:spacing w:val="44"/>
        </w:rPr>
        <w:t xml:space="preserve"> </w:t>
      </w:r>
      <w:r>
        <w:t>meteorological</w:t>
      </w:r>
      <w:r>
        <w:rPr>
          <w:spacing w:val="45"/>
        </w:rPr>
        <w:t xml:space="preserve"> </w:t>
      </w:r>
      <w:r>
        <w:t>and</w:t>
      </w:r>
      <w:r>
        <w:rPr>
          <w:spacing w:val="44"/>
        </w:rPr>
        <w:t xml:space="preserve"> </w:t>
      </w:r>
      <w:r>
        <w:t>hydrological</w:t>
      </w:r>
      <w:r>
        <w:rPr>
          <w:spacing w:val="45"/>
        </w:rPr>
        <w:t xml:space="preserve"> </w:t>
      </w:r>
      <w:r>
        <w:t>models</w:t>
      </w:r>
      <w:r>
        <w:rPr>
          <w:spacing w:val="44"/>
        </w:rPr>
        <w:t xml:space="preserve"> </w:t>
      </w:r>
      <w:r>
        <w:t>over</w:t>
      </w:r>
      <w:r>
        <w:rPr>
          <w:spacing w:val="45"/>
        </w:rPr>
        <w:t xml:space="preserve"> </w:t>
      </w:r>
      <w:r>
        <w:t>the</w:t>
      </w:r>
      <w:r>
        <w:rPr>
          <w:spacing w:val="44"/>
        </w:rPr>
        <w:t xml:space="preserve"> </w:t>
      </w:r>
      <w:r>
        <w:t>last</w:t>
      </w:r>
      <w:r>
        <w:rPr>
          <w:spacing w:val="45"/>
        </w:rPr>
        <w:t xml:space="preserve"> </w:t>
      </w:r>
      <w:r>
        <w:t>decade</w:t>
      </w:r>
      <w:r>
        <w:rPr>
          <w:spacing w:val="44"/>
        </w:rPr>
        <w:t xml:space="preserve"> </w:t>
      </w:r>
      <w:r>
        <w:t>allow</w:t>
      </w:r>
      <w:r>
        <w:rPr>
          <w:spacing w:val="45"/>
        </w:rPr>
        <w:t xml:space="preserve"> </w:t>
      </w:r>
      <w:r>
        <w:t>for</w:t>
      </w:r>
      <w:r>
        <w:rPr>
          <w:spacing w:val="44"/>
        </w:rPr>
        <w:t xml:space="preserve"> </w:t>
      </w:r>
      <w:r>
        <w:t>a</w:t>
      </w:r>
      <w:r>
        <w:rPr>
          <w:spacing w:val="-52"/>
        </w:rPr>
        <w:t xml:space="preserve"> </w:t>
      </w:r>
      <w:r>
        <w:rPr>
          <w:rFonts w:ascii="Trebuchet MS"/>
          <w:sz w:val="12"/>
        </w:rPr>
        <w:t>917</w:t>
      </w:r>
      <w:r>
        <w:rPr>
          <w:rFonts w:ascii="Trebuchet MS"/>
          <w:spacing w:val="33"/>
          <w:sz w:val="12"/>
        </w:rPr>
        <w:t xml:space="preserve"> </w:t>
      </w:r>
      <w:r>
        <w:t>reduction</w:t>
      </w:r>
      <w:r>
        <w:rPr>
          <w:spacing w:val="45"/>
        </w:rPr>
        <w:t xml:space="preserve"> </w:t>
      </w:r>
      <w:r>
        <w:t>in</w:t>
      </w:r>
      <w:r>
        <w:rPr>
          <w:spacing w:val="46"/>
        </w:rPr>
        <w:t xml:space="preserve"> </w:t>
      </w:r>
      <w:r>
        <w:t>the</w:t>
      </w:r>
      <w:r>
        <w:rPr>
          <w:spacing w:val="45"/>
        </w:rPr>
        <w:t xml:space="preserve"> </w:t>
      </w:r>
      <w:r>
        <w:t>minimum</w:t>
      </w:r>
      <w:r>
        <w:rPr>
          <w:spacing w:val="46"/>
        </w:rPr>
        <w:t xml:space="preserve"> </w:t>
      </w:r>
      <w:r>
        <w:t>catchment</w:t>
      </w:r>
      <w:r>
        <w:rPr>
          <w:spacing w:val="45"/>
        </w:rPr>
        <w:t xml:space="preserve"> </w:t>
      </w:r>
      <w:r>
        <w:t>area.</w:t>
      </w:r>
      <w:r>
        <w:rPr>
          <w:spacing w:val="108"/>
        </w:rPr>
        <w:t xml:space="preserve"> </w:t>
      </w:r>
      <w:r>
        <w:t>We</w:t>
      </w:r>
      <w:r>
        <w:rPr>
          <w:spacing w:val="45"/>
        </w:rPr>
        <w:t xml:space="preserve"> </w:t>
      </w:r>
      <w:r>
        <w:t>have</w:t>
      </w:r>
      <w:r>
        <w:rPr>
          <w:spacing w:val="46"/>
        </w:rPr>
        <w:t xml:space="preserve"> </w:t>
      </w:r>
      <w:r>
        <w:t>proven</w:t>
      </w:r>
      <w:r>
        <w:rPr>
          <w:spacing w:val="45"/>
        </w:rPr>
        <w:t xml:space="preserve"> </w:t>
      </w:r>
      <w:r>
        <w:t>that</w:t>
      </w:r>
      <w:r>
        <w:rPr>
          <w:spacing w:val="46"/>
        </w:rPr>
        <w:t xml:space="preserve"> </w:t>
      </w:r>
      <w:r>
        <w:t>with</w:t>
      </w:r>
      <w:r>
        <w:rPr>
          <w:spacing w:val="45"/>
        </w:rPr>
        <w:t xml:space="preserve"> </w:t>
      </w:r>
      <w:r>
        <w:t>the</w:t>
      </w:r>
      <w:r>
        <w:rPr>
          <w:spacing w:val="-52"/>
        </w:rPr>
        <w:t xml:space="preserve"> </w:t>
      </w:r>
      <w:r>
        <w:rPr>
          <w:rFonts w:ascii="Trebuchet MS"/>
          <w:sz w:val="12"/>
        </w:rPr>
        <w:t>918</w:t>
      </w:r>
      <w:r>
        <w:rPr>
          <w:rFonts w:ascii="Trebuchet MS"/>
          <w:spacing w:val="30"/>
          <w:sz w:val="12"/>
        </w:rPr>
        <w:t xml:space="preserve"> </w:t>
      </w:r>
      <w:r>
        <w:t>optimized</w:t>
      </w:r>
      <w:r>
        <w:rPr>
          <w:spacing w:val="29"/>
        </w:rPr>
        <w:t xml:space="preserve"> </w:t>
      </w:r>
      <w:r>
        <w:t>criteria</w:t>
      </w:r>
      <w:r>
        <w:rPr>
          <w:spacing w:val="30"/>
        </w:rPr>
        <w:t xml:space="preserve"> </w:t>
      </w:r>
      <w:r>
        <w:t>we</w:t>
      </w:r>
      <w:r>
        <w:rPr>
          <w:spacing w:val="29"/>
        </w:rPr>
        <w:t xml:space="preserve"> </w:t>
      </w:r>
      <w:r>
        <w:t>can</w:t>
      </w:r>
      <w:r>
        <w:rPr>
          <w:spacing w:val="30"/>
        </w:rPr>
        <w:t xml:space="preserve"> </w:t>
      </w:r>
      <w:r>
        <w:t>halve</w:t>
      </w:r>
      <w:r>
        <w:rPr>
          <w:spacing w:val="29"/>
        </w:rPr>
        <w:t xml:space="preserve"> </w:t>
      </w:r>
      <w:r>
        <w:t>the</w:t>
      </w:r>
      <w:r>
        <w:rPr>
          <w:spacing w:val="31"/>
        </w:rPr>
        <w:t xml:space="preserve"> </w:t>
      </w:r>
      <w:r>
        <w:t>area</w:t>
      </w:r>
      <w:r>
        <w:rPr>
          <w:spacing w:val="29"/>
        </w:rPr>
        <w:t xml:space="preserve"> </w:t>
      </w:r>
      <w:r>
        <w:t>limit,</w:t>
      </w:r>
      <w:r>
        <w:rPr>
          <w:spacing w:val="31"/>
        </w:rPr>
        <w:t xml:space="preserve"> </w:t>
      </w:r>
      <w:r>
        <w:t>therefore</w:t>
      </w:r>
      <w:r>
        <w:rPr>
          <w:spacing w:val="30"/>
        </w:rPr>
        <w:t xml:space="preserve"> </w:t>
      </w:r>
      <w:r>
        <w:t>cover</w:t>
      </w:r>
      <w:r>
        <w:rPr>
          <w:spacing w:val="30"/>
        </w:rPr>
        <w:t xml:space="preserve"> </w:t>
      </w:r>
      <w:r>
        <w:t>a</w:t>
      </w:r>
      <w:r>
        <w:rPr>
          <w:spacing w:val="29"/>
        </w:rPr>
        <w:t xml:space="preserve"> </w:t>
      </w:r>
      <w:r>
        <w:t>larger</w:t>
      </w:r>
      <w:r>
        <w:rPr>
          <w:spacing w:val="31"/>
        </w:rPr>
        <w:t xml:space="preserve"> </w:t>
      </w:r>
      <w:r>
        <w:t>area,</w:t>
      </w:r>
      <w:r>
        <w:rPr>
          <w:spacing w:val="-52"/>
        </w:rPr>
        <w:t xml:space="preserve"> </w:t>
      </w:r>
      <w:r>
        <w:rPr>
          <w:rFonts w:ascii="Trebuchet MS"/>
          <w:sz w:val="12"/>
        </w:rPr>
        <w:t>919</w:t>
      </w:r>
      <w:r>
        <w:rPr>
          <w:rFonts w:ascii="Trebuchet MS"/>
          <w:spacing w:val="33"/>
          <w:sz w:val="12"/>
        </w:rPr>
        <w:t xml:space="preserve"> </w:t>
      </w:r>
      <w:r>
        <w:t>and</w:t>
      </w:r>
      <w:r>
        <w:rPr>
          <w:spacing w:val="15"/>
        </w:rPr>
        <w:t xml:space="preserve"> </w:t>
      </w:r>
      <w:r>
        <w:t>achieve</w:t>
      </w:r>
      <w:r>
        <w:rPr>
          <w:spacing w:val="16"/>
        </w:rPr>
        <w:t xml:space="preserve"> </w:t>
      </w:r>
      <w:r>
        <w:t>a</w:t>
      </w:r>
      <w:r>
        <w:rPr>
          <w:spacing w:val="16"/>
        </w:rPr>
        <w:t xml:space="preserve"> </w:t>
      </w:r>
      <w:r>
        <w:t>similar</w:t>
      </w:r>
      <w:r>
        <w:rPr>
          <w:spacing w:val="16"/>
        </w:rPr>
        <w:t xml:space="preserve"> </w:t>
      </w:r>
      <w:r>
        <w:t>performance</w:t>
      </w:r>
      <w:r>
        <w:rPr>
          <w:spacing w:val="15"/>
        </w:rPr>
        <w:t xml:space="preserve"> </w:t>
      </w:r>
      <w:r>
        <w:t>as</w:t>
      </w:r>
      <w:r>
        <w:rPr>
          <w:spacing w:val="16"/>
        </w:rPr>
        <w:t xml:space="preserve"> </w:t>
      </w:r>
      <w:r>
        <w:t>in</w:t>
      </w:r>
      <w:r>
        <w:rPr>
          <w:spacing w:val="16"/>
        </w:rPr>
        <w:t xml:space="preserve"> </w:t>
      </w:r>
      <w:r>
        <w:t>the</w:t>
      </w:r>
      <w:r>
        <w:rPr>
          <w:spacing w:val="16"/>
        </w:rPr>
        <w:t xml:space="preserve"> </w:t>
      </w:r>
      <w:r>
        <w:t>current</w:t>
      </w:r>
      <w:r>
        <w:rPr>
          <w:spacing w:val="16"/>
        </w:rPr>
        <w:t xml:space="preserve"> </w:t>
      </w:r>
      <w:r>
        <w:t>system</w:t>
      </w:r>
      <w:r>
        <w:rPr>
          <w:spacing w:val="15"/>
        </w:rPr>
        <w:t xml:space="preserve"> </w:t>
      </w:r>
      <w:r>
        <w:t>setup.</w:t>
      </w:r>
      <w:r>
        <w:rPr>
          <w:spacing w:val="53"/>
        </w:rPr>
        <w:t xml:space="preserve"> </w:t>
      </w:r>
      <w:r>
        <w:t>We</w:t>
      </w:r>
      <w:r>
        <w:rPr>
          <w:spacing w:val="16"/>
        </w:rPr>
        <w:t xml:space="preserve"> </w:t>
      </w:r>
      <w:r>
        <w:t>expect</w:t>
      </w:r>
      <w:r>
        <w:rPr>
          <w:spacing w:val="-52"/>
        </w:rPr>
        <w:t xml:space="preserve"> </w:t>
      </w:r>
      <w:r>
        <w:rPr>
          <w:rFonts w:ascii="Trebuchet MS"/>
          <w:sz w:val="12"/>
        </w:rPr>
        <w:t>920</w:t>
      </w:r>
      <w:r>
        <w:rPr>
          <w:rFonts w:ascii="Trebuchet MS"/>
          <w:spacing w:val="42"/>
          <w:sz w:val="12"/>
        </w:rPr>
        <w:t xml:space="preserve"> </w:t>
      </w:r>
      <w:r>
        <w:t>that</w:t>
      </w:r>
      <w:r>
        <w:rPr>
          <w:spacing w:val="29"/>
        </w:rPr>
        <w:t xml:space="preserve"> </w:t>
      </w:r>
      <w:r>
        <w:t>the</w:t>
      </w:r>
      <w:r>
        <w:rPr>
          <w:spacing w:val="30"/>
        </w:rPr>
        <w:t xml:space="preserve"> </w:t>
      </w:r>
      <w:r>
        <w:t>skill</w:t>
      </w:r>
      <w:r>
        <w:rPr>
          <w:spacing w:val="28"/>
        </w:rPr>
        <w:t xml:space="preserve"> </w:t>
      </w:r>
      <w:r>
        <w:t>at</w:t>
      </w:r>
      <w:r>
        <w:rPr>
          <w:spacing w:val="30"/>
        </w:rPr>
        <w:t xml:space="preserve"> </w:t>
      </w:r>
      <w:r>
        <w:t>smaller</w:t>
      </w:r>
      <w:r>
        <w:rPr>
          <w:spacing w:val="30"/>
        </w:rPr>
        <w:t xml:space="preserve"> </w:t>
      </w:r>
      <w:r>
        <w:t>catchments</w:t>
      </w:r>
      <w:r>
        <w:rPr>
          <w:spacing w:val="29"/>
        </w:rPr>
        <w:t xml:space="preserve"> </w:t>
      </w:r>
      <w:r>
        <w:t>will</w:t>
      </w:r>
      <w:r>
        <w:rPr>
          <w:spacing w:val="30"/>
        </w:rPr>
        <w:t xml:space="preserve"> </w:t>
      </w:r>
      <w:r>
        <w:t>be</w:t>
      </w:r>
      <w:r>
        <w:rPr>
          <w:spacing w:val="29"/>
        </w:rPr>
        <w:t xml:space="preserve"> </w:t>
      </w:r>
      <w:r>
        <w:t>positively</w:t>
      </w:r>
      <w:r>
        <w:rPr>
          <w:spacing w:val="30"/>
        </w:rPr>
        <w:t xml:space="preserve"> </w:t>
      </w:r>
      <w:r>
        <w:t>affected</w:t>
      </w:r>
      <w:r>
        <w:rPr>
          <w:spacing w:val="30"/>
        </w:rPr>
        <w:t xml:space="preserve"> </w:t>
      </w:r>
      <w:r>
        <w:t>by</w:t>
      </w:r>
      <w:r>
        <w:rPr>
          <w:spacing w:val="29"/>
        </w:rPr>
        <w:t xml:space="preserve"> </w:t>
      </w:r>
      <w:r>
        <w:t>the</w:t>
      </w:r>
      <w:r>
        <w:rPr>
          <w:spacing w:val="30"/>
        </w:rPr>
        <w:t xml:space="preserve"> </w:t>
      </w:r>
      <w:r>
        <w:t>release</w:t>
      </w:r>
      <w:r>
        <w:rPr>
          <w:spacing w:val="-52"/>
        </w:rPr>
        <w:t xml:space="preserve"> </w:t>
      </w:r>
      <w:r>
        <w:rPr>
          <w:rFonts w:ascii="Trebuchet MS"/>
          <w:sz w:val="12"/>
        </w:rPr>
        <w:t>921</w:t>
      </w:r>
      <w:r>
        <w:rPr>
          <w:rFonts w:ascii="Trebuchet MS"/>
          <w:spacing w:val="31"/>
          <w:sz w:val="12"/>
        </w:rPr>
        <w:t xml:space="preserve"> </w:t>
      </w:r>
      <w:r>
        <w:t>of</w:t>
      </w:r>
      <w:r>
        <w:rPr>
          <w:spacing w:val="27"/>
        </w:rPr>
        <w:t xml:space="preserve"> </w:t>
      </w:r>
      <w:r>
        <w:t>the</w:t>
      </w:r>
      <w:r>
        <w:rPr>
          <w:spacing w:val="29"/>
        </w:rPr>
        <w:t xml:space="preserve"> </w:t>
      </w:r>
      <w:r>
        <w:t>new</w:t>
      </w:r>
      <w:r>
        <w:rPr>
          <w:spacing w:val="28"/>
        </w:rPr>
        <w:t xml:space="preserve"> </w:t>
      </w:r>
      <w:r>
        <w:t>EFAS</w:t>
      </w:r>
      <w:r>
        <w:rPr>
          <w:spacing w:val="28"/>
        </w:rPr>
        <w:t xml:space="preserve"> </w:t>
      </w:r>
      <w:r>
        <w:t>version</w:t>
      </w:r>
      <w:r>
        <w:rPr>
          <w:spacing w:val="28"/>
        </w:rPr>
        <w:t xml:space="preserve"> </w:t>
      </w:r>
      <w:r>
        <w:t>with</w:t>
      </w:r>
      <w:r>
        <w:rPr>
          <w:spacing w:val="27"/>
        </w:rPr>
        <w:t xml:space="preserve"> </w:t>
      </w:r>
      <w:r>
        <w:t>a</w:t>
      </w:r>
      <w:r>
        <w:rPr>
          <w:spacing w:val="28"/>
        </w:rPr>
        <w:t xml:space="preserve"> </w:t>
      </w:r>
      <w:r>
        <w:t>higher</w:t>
      </w:r>
      <w:r>
        <w:rPr>
          <w:spacing w:val="29"/>
        </w:rPr>
        <w:t xml:space="preserve"> </w:t>
      </w:r>
      <w:r>
        <w:t>spatial</w:t>
      </w:r>
      <w:r>
        <w:rPr>
          <w:spacing w:val="29"/>
        </w:rPr>
        <w:t xml:space="preserve"> </w:t>
      </w:r>
      <w:r>
        <w:t>resolution.</w:t>
      </w:r>
    </w:p>
    <w:p w14:paraId="1C3BB2EB" w14:textId="77777777" w:rsidR="00E2709D" w:rsidRDefault="00E2709D">
      <w:pPr>
        <w:pStyle w:val="BodyText"/>
        <w:spacing w:before="7"/>
        <w:rPr>
          <w:sz w:val="23"/>
        </w:rPr>
      </w:pPr>
    </w:p>
    <w:p w14:paraId="394B91ED" w14:textId="77777777" w:rsidR="00E2709D" w:rsidRDefault="00462487">
      <w:pPr>
        <w:pStyle w:val="Heading1"/>
        <w:ind w:left="227"/>
      </w:pPr>
      <w:proofErr w:type="gramStart"/>
      <w:r>
        <w:rPr>
          <w:rFonts w:ascii="Trebuchet MS"/>
          <w:b w:val="0"/>
          <w:w w:val="120"/>
          <w:sz w:val="12"/>
        </w:rPr>
        <w:t xml:space="preserve">922 </w:t>
      </w:r>
      <w:r>
        <w:rPr>
          <w:rFonts w:ascii="Trebuchet MS"/>
          <w:b w:val="0"/>
          <w:spacing w:val="35"/>
          <w:w w:val="120"/>
          <w:sz w:val="12"/>
        </w:rPr>
        <w:t xml:space="preserve"> </w:t>
      </w:r>
      <w:bookmarkStart w:id="384" w:name="Data_availability"/>
      <w:bookmarkEnd w:id="384"/>
      <w:r>
        <w:rPr>
          <w:w w:val="120"/>
        </w:rPr>
        <w:t>7</w:t>
      </w:r>
      <w:proofErr w:type="gramEnd"/>
      <w:r>
        <w:rPr>
          <w:w w:val="120"/>
        </w:rPr>
        <w:t>.</w:t>
      </w:r>
      <w:r>
        <w:rPr>
          <w:spacing w:val="45"/>
          <w:w w:val="120"/>
        </w:rPr>
        <w:t xml:space="preserve"> </w:t>
      </w:r>
      <w:r>
        <w:rPr>
          <w:w w:val="120"/>
        </w:rPr>
        <w:t>Data</w:t>
      </w:r>
      <w:r>
        <w:rPr>
          <w:spacing w:val="9"/>
          <w:w w:val="120"/>
        </w:rPr>
        <w:t xml:space="preserve"> </w:t>
      </w:r>
      <w:r>
        <w:rPr>
          <w:w w:val="120"/>
        </w:rPr>
        <w:t>availability</w:t>
      </w:r>
    </w:p>
    <w:p w14:paraId="2329FF8D" w14:textId="77777777" w:rsidR="00E2709D" w:rsidRDefault="00462487">
      <w:pPr>
        <w:pStyle w:val="BodyText"/>
        <w:tabs>
          <w:tab w:val="left" w:pos="968"/>
        </w:tabs>
        <w:spacing w:before="177" w:line="237" w:lineRule="auto"/>
        <w:ind w:left="227" w:right="530"/>
        <w:jc w:val="both"/>
      </w:pPr>
      <w:r>
        <w:rPr>
          <w:rFonts w:ascii="Trebuchet MS"/>
          <w:w w:val="105"/>
          <w:sz w:val="12"/>
        </w:rPr>
        <w:t>923</w:t>
      </w:r>
      <w:r>
        <w:rPr>
          <w:rFonts w:ascii="Trebuchet MS"/>
          <w:w w:val="105"/>
          <w:sz w:val="12"/>
        </w:rPr>
        <w:tab/>
      </w:r>
      <w:r>
        <w:rPr>
          <w:w w:val="105"/>
        </w:rPr>
        <w:t>The</w:t>
      </w:r>
      <w:r>
        <w:rPr>
          <w:spacing w:val="38"/>
          <w:w w:val="105"/>
        </w:rPr>
        <w:t xml:space="preserve"> </w:t>
      </w:r>
      <w:r>
        <w:rPr>
          <w:w w:val="105"/>
        </w:rPr>
        <w:t>reanalysis</w:t>
      </w:r>
      <w:r>
        <w:rPr>
          <w:spacing w:val="40"/>
          <w:w w:val="105"/>
        </w:rPr>
        <w:t xml:space="preserve"> </w:t>
      </w:r>
      <w:r>
        <w:rPr>
          <w:w w:val="105"/>
        </w:rPr>
        <w:t>and</w:t>
      </w:r>
      <w:r>
        <w:rPr>
          <w:spacing w:val="39"/>
          <w:w w:val="105"/>
        </w:rPr>
        <w:t xml:space="preserve"> </w:t>
      </w:r>
      <w:r>
        <w:rPr>
          <w:w w:val="105"/>
        </w:rPr>
        <w:t>forecast</w:t>
      </w:r>
      <w:r>
        <w:rPr>
          <w:spacing w:val="39"/>
          <w:w w:val="105"/>
        </w:rPr>
        <w:t xml:space="preserve"> </w:t>
      </w:r>
      <w:r>
        <w:rPr>
          <w:w w:val="105"/>
        </w:rPr>
        <w:t>discharge</w:t>
      </w:r>
      <w:r>
        <w:rPr>
          <w:spacing w:val="40"/>
          <w:w w:val="105"/>
        </w:rPr>
        <w:t xml:space="preserve"> </w:t>
      </w:r>
      <w:r>
        <w:rPr>
          <w:w w:val="105"/>
        </w:rPr>
        <w:t>data</w:t>
      </w:r>
      <w:r>
        <w:rPr>
          <w:spacing w:val="39"/>
          <w:w w:val="105"/>
        </w:rPr>
        <w:t xml:space="preserve"> </w:t>
      </w:r>
      <w:r>
        <w:rPr>
          <w:w w:val="105"/>
        </w:rPr>
        <w:t>is</w:t>
      </w:r>
      <w:r>
        <w:rPr>
          <w:spacing w:val="40"/>
          <w:w w:val="105"/>
        </w:rPr>
        <w:t xml:space="preserve"> </w:t>
      </w:r>
      <w:r>
        <w:rPr>
          <w:w w:val="105"/>
        </w:rPr>
        <w:t>available</w:t>
      </w:r>
      <w:r>
        <w:rPr>
          <w:spacing w:val="39"/>
          <w:w w:val="105"/>
        </w:rPr>
        <w:t xml:space="preserve"> </w:t>
      </w:r>
      <w:r>
        <w:rPr>
          <w:w w:val="105"/>
        </w:rPr>
        <w:t>at</w:t>
      </w:r>
      <w:r>
        <w:rPr>
          <w:spacing w:val="38"/>
          <w:w w:val="105"/>
        </w:rPr>
        <w:t xml:space="preserve"> </w:t>
      </w:r>
      <w:r>
        <w:rPr>
          <w:w w:val="105"/>
        </w:rPr>
        <w:t>the</w:t>
      </w:r>
      <w:r>
        <w:rPr>
          <w:spacing w:val="40"/>
          <w:w w:val="105"/>
        </w:rPr>
        <w:t xml:space="preserve"> </w:t>
      </w:r>
      <w:hyperlink r:id="rId24">
        <w:r>
          <w:rPr>
            <w:w w:val="105"/>
          </w:rPr>
          <w:t>Climate</w:t>
        </w:r>
      </w:hyperlink>
      <w:r>
        <w:rPr>
          <w:spacing w:val="-54"/>
          <w:w w:val="105"/>
        </w:rPr>
        <w:t xml:space="preserve"> </w:t>
      </w:r>
      <w:r>
        <w:rPr>
          <w:rFonts w:ascii="Trebuchet MS"/>
          <w:w w:val="105"/>
          <w:sz w:val="12"/>
        </w:rPr>
        <w:t>924</w:t>
      </w:r>
      <w:r>
        <w:rPr>
          <w:rFonts w:ascii="Trebuchet MS"/>
          <w:spacing w:val="7"/>
          <w:w w:val="105"/>
          <w:sz w:val="12"/>
        </w:rPr>
        <w:t xml:space="preserve"> </w:t>
      </w:r>
      <w:hyperlink r:id="rId25">
        <w:r>
          <w:rPr>
            <w:w w:val="105"/>
          </w:rPr>
          <w:t>Data</w:t>
        </w:r>
        <w:r>
          <w:rPr>
            <w:spacing w:val="25"/>
            <w:w w:val="105"/>
          </w:rPr>
          <w:t xml:space="preserve"> </w:t>
        </w:r>
        <w:r>
          <w:rPr>
            <w:w w:val="105"/>
          </w:rPr>
          <w:t>Store</w:t>
        </w:r>
        <w:r>
          <w:rPr>
            <w:spacing w:val="25"/>
            <w:w w:val="105"/>
          </w:rPr>
          <w:t xml:space="preserve"> </w:t>
        </w:r>
        <w:r>
          <w:rPr>
            <w:w w:val="105"/>
          </w:rPr>
          <w:t>of</w:t>
        </w:r>
        <w:r>
          <w:rPr>
            <w:spacing w:val="25"/>
            <w:w w:val="105"/>
          </w:rPr>
          <w:t xml:space="preserve"> </w:t>
        </w:r>
        <w:r>
          <w:rPr>
            <w:w w:val="105"/>
          </w:rPr>
          <w:t>the</w:t>
        </w:r>
        <w:r>
          <w:rPr>
            <w:spacing w:val="24"/>
            <w:w w:val="105"/>
          </w:rPr>
          <w:t xml:space="preserve"> </w:t>
        </w:r>
        <w:r>
          <w:rPr>
            <w:w w:val="105"/>
          </w:rPr>
          <w:t>Copernicus</w:t>
        </w:r>
        <w:r>
          <w:rPr>
            <w:spacing w:val="24"/>
            <w:w w:val="105"/>
          </w:rPr>
          <w:t xml:space="preserve"> </w:t>
        </w:r>
        <w:r>
          <w:rPr>
            <w:w w:val="105"/>
          </w:rPr>
          <w:t>Climate</w:t>
        </w:r>
        <w:r>
          <w:rPr>
            <w:spacing w:val="24"/>
            <w:w w:val="105"/>
          </w:rPr>
          <w:t xml:space="preserve"> </w:t>
        </w:r>
        <w:r>
          <w:rPr>
            <w:w w:val="105"/>
          </w:rPr>
          <w:t>Change</w:t>
        </w:r>
        <w:r>
          <w:rPr>
            <w:spacing w:val="24"/>
            <w:w w:val="105"/>
          </w:rPr>
          <w:t xml:space="preserve"> </w:t>
        </w:r>
        <w:r>
          <w:rPr>
            <w:w w:val="105"/>
          </w:rPr>
          <w:t>Service.</w:t>
        </w:r>
      </w:hyperlink>
      <w:r>
        <w:rPr>
          <w:w w:val="105"/>
        </w:rPr>
        <w:t xml:space="preserve"> </w:t>
      </w:r>
      <w:r>
        <w:rPr>
          <w:spacing w:val="4"/>
          <w:w w:val="105"/>
        </w:rPr>
        <w:t xml:space="preserve"> </w:t>
      </w:r>
      <w:r>
        <w:rPr>
          <w:w w:val="105"/>
        </w:rPr>
        <w:t>All</w:t>
      </w:r>
      <w:r>
        <w:rPr>
          <w:spacing w:val="24"/>
          <w:w w:val="105"/>
        </w:rPr>
        <w:t xml:space="preserve"> </w:t>
      </w:r>
      <w:r>
        <w:rPr>
          <w:w w:val="105"/>
        </w:rPr>
        <w:t>the</w:t>
      </w:r>
      <w:r>
        <w:rPr>
          <w:spacing w:val="25"/>
          <w:w w:val="105"/>
        </w:rPr>
        <w:t xml:space="preserve"> </w:t>
      </w:r>
      <w:r>
        <w:rPr>
          <w:w w:val="105"/>
        </w:rPr>
        <w:t>scripts,</w:t>
      </w:r>
      <w:r>
        <w:rPr>
          <w:spacing w:val="26"/>
          <w:w w:val="105"/>
        </w:rPr>
        <w:t xml:space="preserve"> </w:t>
      </w:r>
      <w:r>
        <w:rPr>
          <w:w w:val="105"/>
        </w:rPr>
        <w:t>pre-</w:t>
      </w:r>
      <w:r>
        <w:rPr>
          <w:spacing w:val="-55"/>
          <w:w w:val="105"/>
        </w:rPr>
        <w:t xml:space="preserve"> </w:t>
      </w:r>
      <w:r>
        <w:rPr>
          <w:rFonts w:ascii="Trebuchet MS"/>
          <w:w w:val="105"/>
          <w:sz w:val="12"/>
        </w:rPr>
        <w:t xml:space="preserve">925    </w:t>
      </w:r>
      <w:r>
        <w:rPr>
          <w:w w:val="105"/>
        </w:rPr>
        <w:t xml:space="preserve">processed data and results of the study can be found in this </w:t>
      </w:r>
      <w:hyperlink r:id="rId26">
        <w:r>
          <w:rPr>
            <w:w w:val="105"/>
          </w:rPr>
          <w:t xml:space="preserve">GitHub </w:t>
        </w:r>
        <w:proofErr w:type="spellStart"/>
        <w:r>
          <w:rPr>
            <w:w w:val="105"/>
          </w:rPr>
          <w:t>reposi</w:t>
        </w:r>
        <w:proofErr w:type="spellEnd"/>
        <w:r>
          <w:rPr>
            <w:w w:val="105"/>
          </w:rPr>
          <w:t>-</w:t>
        </w:r>
      </w:hyperlink>
      <w:r>
        <w:rPr>
          <w:spacing w:val="1"/>
          <w:w w:val="105"/>
        </w:rPr>
        <w:t xml:space="preserve"> </w:t>
      </w:r>
      <w:r>
        <w:rPr>
          <w:rFonts w:ascii="Trebuchet MS"/>
          <w:w w:val="105"/>
          <w:sz w:val="12"/>
        </w:rPr>
        <w:t>926</w:t>
      </w:r>
      <w:r>
        <w:rPr>
          <w:rFonts w:ascii="Trebuchet MS"/>
          <w:spacing w:val="10"/>
          <w:w w:val="105"/>
          <w:sz w:val="12"/>
        </w:rPr>
        <w:t xml:space="preserve"> </w:t>
      </w:r>
      <w:hyperlink r:id="rId27">
        <w:r>
          <w:rPr>
            <w:w w:val="105"/>
          </w:rPr>
          <w:t>tory.</w:t>
        </w:r>
      </w:hyperlink>
    </w:p>
    <w:p w14:paraId="1D3D7E85" w14:textId="77777777" w:rsidR="00E2709D" w:rsidRDefault="00E2709D">
      <w:pPr>
        <w:pStyle w:val="BodyText"/>
        <w:spacing w:before="8"/>
      </w:pPr>
    </w:p>
    <w:p w14:paraId="5B2B73EE" w14:textId="77777777" w:rsidR="00E2709D" w:rsidRDefault="00462487">
      <w:pPr>
        <w:spacing w:before="51"/>
        <w:ind w:left="227"/>
        <w:jc w:val="both"/>
        <w:rPr>
          <w:b/>
          <w:sz w:val="24"/>
        </w:rPr>
      </w:pPr>
      <w:r>
        <w:rPr>
          <w:rFonts w:ascii="Trebuchet MS"/>
          <w:w w:val="110"/>
          <w:sz w:val="12"/>
        </w:rPr>
        <w:t xml:space="preserve">927    </w:t>
      </w:r>
      <w:commentRangeStart w:id="385"/>
      <w:r>
        <w:rPr>
          <w:rFonts w:ascii="Trebuchet MS"/>
          <w:spacing w:val="21"/>
          <w:w w:val="110"/>
          <w:sz w:val="12"/>
        </w:rPr>
        <w:t xml:space="preserve"> </w:t>
      </w:r>
      <w:r>
        <w:rPr>
          <w:b/>
          <w:w w:val="110"/>
          <w:sz w:val="24"/>
        </w:rPr>
        <w:t>References</w:t>
      </w:r>
      <w:commentRangeEnd w:id="385"/>
      <w:r w:rsidR="006A6E69">
        <w:rPr>
          <w:rStyle w:val="CommentReference"/>
        </w:rPr>
        <w:commentReference w:id="385"/>
      </w:r>
    </w:p>
    <w:p w14:paraId="2D0B5378" w14:textId="77777777" w:rsidR="00E2709D" w:rsidRDefault="00462487">
      <w:pPr>
        <w:pStyle w:val="BodyText"/>
        <w:tabs>
          <w:tab w:val="left" w:pos="851"/>
        </w:tabs>
        <w:spacing w:before="178" w:line="237" w:lineRule="auto"/>
        <w:ind w:left="227" w:right="533"/>
        <w:jc w:val="both"/>
      </w:pPr>
      <w:bookmarkStart w:id="386" w:name="_bookmark32"/>
      <w:bookmarkEnd w:id="386"/>
      <w:r w:rsidRPr="00AC6664">
        <w:rPr>
          <w:rFonts w:ascii="Trebuchet MS" w:hAnsi="Trebuchet MS"/>
          <w:w w:val="110"/>
          <w:sz w:val="12"/>
          <w:lang w:val="sv-SE"/>
          <w:rPrChange w:id="387" w:author="Pechlivanidis Ilias" w:date="2024-02-10T12:52:00Z">
            <w:rPr>
              <w:rFonts w:ascii="Trebuchet MS" w:hAnsi="Trebuchet MS"/>
              <w:w w:val="110"/>
              <w:sz w:val="12"/>
            </w:rPr>
          </w:rPrChange>
        </w:rPr>
        <w:t>928</w:t>
      </w:r>
      <w:r w:rsidRPr="00AC6664">
        <w:rPr>
          <w:rFonts w:ascii="Trebuchet MS" w:hAnsi="Trebuchet MS"/>
          <w:spacing w:val="23"/>
          <w:w w:val="110"/>
          <w:sz w:val="12"/>
          <w:lang w:val="sv-SE"/>
          <w:rPrChange w:id="388" w:author="Pechlivanidis Ilias" w:date="2024-02-10T12:52:00Z">
            <w:rPr>
              <w:rFonts w:ascii="Trebuchet MS" w:hAnsi="Trebuchet MS"/>
              <w:spacing w:val="23"/>
              <w:w w:val="110"/>
              <w:sz w:val="12"/>
            </w:rPr>
          </w:rPrChange>
        </w:rPr>
        <w:t xml:space="preserve"> </w:t>
      </w:r>
      <w:r w:rsidRPr="00AC6664">
        <w:rPr>
          <w:w w:val="110"/>
          <w:lang w:val="sv-SE"/>
          <w:rPrChange w:id="389" w:author="Pechlivanidis Ilias" w:date="2024-02-10T12:52:00Z">
            <w:rPr>
              <w:w w:val="110"/>
            </w:rPr>
          </w:rPrChange>
        </w:rPr>
        <w:t>Alfieri,</w:t>
      </w:r>
      <w:r w:rsidRPr="00AC6664">
        <w:rPr>
          <w:spacing w:val="31"/>
          <w:w w:val="110"/>
          <w:lang w:val="sv-SE"/>
          <w:rPrChange w:id="390" w:author="Pechlivanidis Ilias" w:date="2024-02-10T12:52:00Z">
            <w:rPr>
              <w:spacing w:val="31"/>
              <w:w w:val="110"/>
            </w:rPr>
          </w:rPrChange>
        </w:rPr>
        <w:t xml:space="preserve"> </w:t>
      </w:r>
      <w:r w:rsidRPr="00AC6664">
        <w:rPr>
          <w:w w:val="110"/>
          <w:lang w:val="sv-SE"/>
          <w:rPrChange w:id="391" w:author="Pechlivanidis Ilias" w:date="2024-02-10T12:52:00Z">
            <w:rPr>
              <w:w w:val="110"/>
            </w:rPr>
          </w:rPrChange>
        </w:rPr>
        <w:t>L.,</w:t>
      </w:r>
      <w:r w:rsidRPr="00AC6664">
        <w:rPr>
          <w:spacing w:val="32"/>
          <w:w w:val="110"/>
          <w:lang w:val="sv-SE"/>
          <w:rPrChange w:id="392" w:author="Pechlivanidis Ilias" w:date="2024-02-10T12:52:00Z">
            <w:rPr>
              <w:spacing w:val="32"/>
              <w:w w:val="110"/>
            </w:rPr>
          </w:rPrChange>
        </w:rPr>
        <w:t xml:space="preserve"> </w:t>
      </w:r>
      <w:r w:rsidRPr="00AC6664">
        <w:rPr>
          <w:w w:val="110"/>
          <w:lang w:val="sv-SE"/>
          <w:rPrChange w:id="393" w:author="Pechlivanidis Ilias" w:date="2024-02-10T12:52:00Z">
            <w:rPr>
              <w:w w:val="110"/>
            </w:rPr>
          </w:rPrChange>
        </w:rPr>
        <w:t>Bisselink,</w:t>
      </w:r>
      <w:r w:rsidRPr="00AC6664">
        <w:rPr>
          <w:spacing w:val="32"/>
          <w:w w:val="110"/>
          <w:lang w:val="sv-SE"/>
          <w:rPrChange w:id="394" w:author="Pechlivanidis Ilias" w:date="2024-02-10T12:52:00Z">
            <w:rPr>
              <w:spacing w:val="32"/>
              <w:w w:val="110"/>
            </w:rPr>
          </w:rPrChange>
        </w:rPr>
        <w:t xml:space="preserve"> </w:t>
      </w:r>
      <w:r w:rsidRPr="00AC6664">
        <w:rPr>
          <w:w w:val="110"/>
          <w:lang w:val="sv-SE"/>
          <w:rPrChange w:id="395" w:author="Pechlivanidis Ilias" w:date="2024-02-10T12:52:00Z">
            <w:rPr>
              <w:w w:val="110"/>
            </w:rPr>
          </w:rPrChange>
        </w:rPr>
        <w:t>B.,</w:t>
      </w:r>
      <w:r w:rsidRPr="00AC6664">
        <w:rPr>
          <w:spacing w:val="32"/>
          <w:w w:val="110"/>
          <w:lang w:val="sv-SE"/>
          <w:rPrChange w:id="396" w:author="Pechlivanidis Ilias" w:date="2024-02-10T12:52:00Z">
            <w:rPr>
              <w:spacing w:val="32"/>
              <w:w w:val="110"/>
            </w:rPr>
          </w:rPrChange>
        </w:rPr>
        <w:t xml:space="preserve"> </w:t>
      </w:r>
      <w:r w:rsidRPr="00AC6664">
        <w:rPr>
          <w:w w:val="110"/>
          <w:lang w:val="sv-SE"/>
          <w:rPrChange w:id="397" w:author="Pechlivanidis Ilias" w:date="2024-02-10T12:52:00Z">
            <w:rPr>
              <w:w w:val="110"/>
            </w:rPr>
          </w:rPrChange>
        </w:rPr>
        <w:t>Dottori,</w:t>
      </w:r>
      <w:r w:rsidRPr="00AC6664">
        <w:rPr>
          <w:spacing w:val="32"/>
          <w:w w:val="110"/>
          <w:lang w:val="sv-SE"/>
          <w:rPrChange w:id="398" w:author="Pechlivanidis Ilias" w:date="2024-02-10T12:52:00Z">
            <w:rPr>
              <w:spacing w:val="32"/>
              <w:w w:val="110"/>
            </w:rPr>
          </w:rPrChange>
        </w:rPr>
        <w:t xml:space="preserve"> </w:t>
      </w:r>
      <w:r w:rsidRPr="00AC6664">
        <w:rPr>
          <w:w w:val="110"/>
          <w:lang w:val="sv-SE"/>
          <w:rPrChange w:id="399" w:author="Pechlivanidis Ilias" w:date="2024-02-10T12:52:00Z">
            <w:rPr>
              <w:w w:val="110"/>
            </w:rPr>
          </w:rPrChange>
        </w:rPr>
        <w:t>F.,</w:t>
      </w:r>
      <w:r w:rsidRPr="00AC6664">
        <w:rPr>
          <w:spacing w:val="32"/>
          <w:w w:val="110"/>
          <w:lang w:val="sv-SE"/>
          <w:rPrChange w:id="400" w:author="Pechlivanidis Ilias" w:date="2024-02-10T12:52:00Z">
            <w:rPr>
              <w:spacing w:val="32"/>
              <w:w w:val="110"/>
            </w:rPr>
          </w:rPrChange>
        </w:rPr>
        <w:t xml:space="preserve"> </w:t>
      </w:r>
      <w:r w:rsidRPr="00AC6664">
        <w:rPr>
          <w:w w:val="110"/>
          <w:lang w:val="sv-SE"/>
          <w:rPrChange w:id="401" w:author="Pechlivanidis Ilias" w:date="2024-02-10T12:52:00Z">
            <w:rPr>
              <w:w w:val="110"/>
            </w:rPr>
          </w:rPrChange>
        </w:rPr>
        <w:t>Naumann,</w:t>
      </w:r>
      <w:r w:rsidRPr="00AC6664">
        <w:rPr>
          <w:spacing w:val="32"/>
          <w:w w:val="110"/>
          <w:lang w:val="sv-SE"/>
          <w:rPrChange w:id="402" w:author="Pechlivanidis Ilias" w:date="2024-02-10T12:52:00Z">
            <w:rPr>
              <w:spacing w:val="32"/>
              <w:w w:val="110"/>
            </w:rPr>
          </w:rPrChange>
        </w:rPr>
        <w:t xml:space="preserve"> </w:t>
      </w:r>
      <w:r w:rsidRPr="00AC6664">
        <w:rPr>
          <w:w w:val="110"/>
          <w:lang w:val="sv-SE"/>
          <w:rPrChange w:id="403" w:author="Pechlivanidis Ilias" w:date="2024-02-10T12:52:00Z">
            <w:rPr>
              <w:w w:val="110"/>
            </w:rPr>
          </w:rPrChange>
        </w:rPr>
        <w:t>G.,</w:t>
      </w:r>
      <w:r w:rsidRPr="00AC6664">
        <w:rPr>
          <w:spacing w:val="32"/>
          <w:w w:val="110"/>
          <w:lang w:val="sv-SE"/>
          <w:rPrChange w:id="404" w:author="Pechlivanidis Ilias" w:date="2024-02-10T12:52:00Z">
            <w:rPr>
              <w:spacing w:val="32"/>
              <w:w w:val="110"/>
            </w:rPr>
          </w:rPrChange>
        </w:rPr>
        <w:t xml:space="preserve"> </w:t>
      </w:r>
      <w:r w:rsidRPr="00AC6664">
        <w:rPr>
          <w:w w:val="110"/>
          <w:lang w:val="sv-SE"/>
          <w:rPrChange w:id="405" w:author="Pechlivanidis Ilias" w:date="2024-02-10T12:52:00Z">
            <w:rPr>
              <w:w w:val="110"/>
            </w:rPr>
          </w:rPrChange>
        </w:rPr>
        <w:t>de</w:t>
      </w:r>
      <w:r w:rsidRPr="00AC6664">
        <w:rPr>
          <w:spacing w:val="29"/>
          <w:w w:val="110"/>
          <w:lang w:val="sv-SE"/>
          <w:rPrChange w:id="406" w:author="Pechlivanidis Ilias" w:date="2024-02-10T12:52:00Z">
            <w:rPr>
              <w:spacing w:val="29"/>
              <w:w w:val="110"/>
            </w:rPr>
          </w:rPrChange>
        </w:rPr>
        <w:t xml:space="preserve"> </w:t>
      </w:r>
      <w:r w:rsidRPr="00AC6664">
        <w:rPr>
          <w:w w:val="110"/>
          <w:lang w:val="sv-SE"/>
          <w:rPrChange w:id="407" w:author="Pechlivanidis Ilias" w:date="2024-02-10T12:52:00Z">
            <w:rPr>
              <w:w w:val="110"/>
            </w:rPr>
          </w:rPrChange>
        </w:rPr>
        <w:t>Roo,</w:t>
      </w:r>
      <w:r w:rsidRPr="00AC6664">
        <w:rPr>
          <w:spacing w:val="32"/>
          <w:w w:val="110"/>
          <w:lang w:val="sv-SE"/>
          <w:rPrChange w:id="408" w:author="Pechlivanidis Ilias" w:date="2024-02-10T12:52:00Z">
            <w:rPr>
              <w:spacing w:val="32"/>
              <w:w w:val="110"/>
            </w:rPr>
          </w:rPrChange>
        </w:rPr>
        <w:t xml:space="preserve"> </w:t>
      </w:r>
      <w:r w:rsidRPr="00AC6664">
        <w:rPr>
          <w:w w:val="110"/>
          <w:lang w:val="sv-SE"/>
          <w:rPrChange w:id="409" w:author="Pechlivanidis Ilias" w:date="2024-02-10T12:52:00Z">
            <w:rPr>
              <w:w w:val="110"/>
            </w:rPr>
          </w:rPrChange>
        </w:rPr>
        <w:t>A.,</w:t>
      </w:r>
      <w:r w:rsidRPr="00AC6664">
        <w:rPr>
          <w:spacing w:val="32"/>
          <w:w w:val="110"/>
          <w:lang w:val="sv-SE"/>
          <w:rPrChange w:id="410" w:author="Pechlivanidis Ilias" w:date="2024-02-10T12:52:00Z">
            <w:rPr>
              <w:spacing w:val="32"/>
              <w:w w:val="110"/>
            </w:rPr>
          </w:rPrChange>
        </w:rPr>
        <w:t xml:space="preserve"> </w:t>
      </w:r>
      <w:r w:rsidRPr="00AC6664">
        <w:rPr>
          <w:w w:val="110"/>
          <w:lang w:val="sv-SE"/>
          <w:rPrChange w:id="411" w:author="Pechlivanidis Ilias" w:date="2024-02-10T12:52:00Z">
            <w:rPr>
              <w:w w:val="110"/>
            </w:rPr>
          </w:rPrChange>
        </w:rPr>
        <w:t>Salamon,</w:t>
      </w:r>
      <w:r w:rsidRPr="00AC6664">
        <w:rPr>
          <w:spacing w:val="-58"/>
          <w:w w:val="110"/>
          <w:lang w:val="sv-SE"/>
          <w:rPrChange w:id="412" w:author="Pechlivanidis Ilias" w:date="2024-02-10T12:52:00Z">
            <w:rPr>
              <w:spacing w:val="-58"/>
              <w:w w:val="110"/>
            </w:rPr>
          </w:rPrChange>
        </w:rPr>
        <w:t xml:space="preserve"> </w:t>
      </w:r>
      <w:r w:rsidRPr="00AC6664">
        <w:rPr>
          <w:rFonts w:ascii="Trebuchet MS" w:hAnsi="Trebuchet MS"/>
          <w:w w:val="110"/>
          <w:sz w:val="12"/>
          <w:lang w:val="sv-SE"/>
          <w:rPrChange w:id="413" w:author="Pechlivanidis Ilias" w:date="2024-02-10T12:52:00Z">
            <w:rPr>
              <w:rFonts w:ascii="Trebuchet MS" w:hAnsi="Trebuchet MS"/>
              <w:w w:val="110"/>
              <w:sz w:val="12"/>
            </w:rPr>
          </w:rPrChange>
        </w:rPr>
        <w:t>929</w:t>
      </w:r>
      <w:r w:rsidRPr="00AC6664">
        <w:rPr>
          <w:rFonts w:ascii="Trebuchet MS" w:hAnsi="Trebuchet MS"/>
          <w:w w:val="110"/>
          <w:sz w:val="12"/>
          <w:lang w:val="sv-SE"/>
          <w:rPrChange w:id="414" w:author="Pechlivanidis Ilias" w:date="2024-02-10T12:52:00Z">
            <w:rPr>
              <w:rFonts w:ascii="Trebuchet MS" w:hAnsi="Trebuchet MS"/>
              <w:w w:val="110"/>
              <w:sz w:val="12"/>
            </w:rPr>
          </w:rPrChange>
        </w:rPr>
        <w:tab/>
      </w:r>
      <w:r w:rsidRPr="00AC6664">
        <w:rPr>
          <w:w w:val="110"/>
          <w:lang w:val="sv-SE"/>
          <w:rPrChange w:id="415" w:author="Pechlivanidis Ilias" w:date="2024-02-10T12:52:00Z">
            <w:rPr>
              <w:w w:val="110"/>
            </w:rPr>
          </w:rPrChange>
        </w:rPr>
        <w:t xml:space="preserve">P., Wyser, K., Feyen, L., 2017. </w:t>
      </w:r>
      <w:r>
        <w:rPr>
          <w:w w:val="110"/>
        </w:rPr>
        <w:t>Global projections of river flood risk in a</w:t>
      </w:r>
      <w:r>
        <w:rPr>
          <w:spacing w:val="-57"/>
          <w:w w:val="110"/>
        </w:rPr>
        <w:t xml:space="preserve"> </w:t>
      </w:r>
      <w:proofErr w:type="gramStart"/>
      <w:r>
        <w:rPr>
          <w:rFonts w:ascii="Trebuchet MS" w:hAnsi="Trebuchet MS"/>
          <w:w w:val="110"/>
          <w:sz w:val="12"/>
        </w:rPr>
        <w:t>930</w:t>
      </w:r>
      <w:r>
        <w:rPr>
          <w:rFonts w:ascii="Trebuchet MS" w:hAnsi="Trebuchet MS"/>
          <w:w w:val="110"/>
          <w:sz w:val="12"/>
        </w:rPr>
        <w:tab/>
      </w:r>
      <w:r>
        <w:rPr>
          <w:w w:val="105"/>
        </w:rPr>
        <w:t>warmer</w:t>
      </w:r>
      <w:proofErr w:type="gramEnd"/>
      <w:r>
        <w:rPr>
          <w:spacing w:val="8"/>
          <w:w w:val="105"/>
        </w:rPr>
        <w:t xml:space="preserve"> </w:t>
      </w:r>
      <w:r>
        <w:rPr>
          <w:w w:val="105"/>
        </w:rPr>
        <w:t>world.</w:t>
      </w:r>
      <w:r>
        <w:rPr>
          <w:spacing w:val="31"/>
          <w:w w:val="105"/>
        </w:rPr>
        <w:t xml:space="preserve"> </w:t>
      </w:r>
      <w:r>
        <w:rPr>
          <w:w w:val="105"/>
        </w:rPr>
        <w:t>Earth’s</w:t>
      </w:r>
      <w:r>
        <w:rPr>
          <w:spacing w:val="9"/>
          <w:w w:val="105"/>
        </w:rPr>
        <w:t xml:space="preserve"> </w:t>
      </w:r>
      <w:r>
        <w:rPr>
          <w:w w:val="105"/>
        </w:rPr>
        <w:t>Future</w:t>
      </w:r>
      <w:r>
        <w:rPr>
          <w:spacing w:val="10"/>
          <w:w w:val="105"/>
        </w:rPr>
        <w:t xml:space="preserve"> </w:t>
      </w:r>
      <w:r>
        <w:rPr>
          <w:w w:val="105"/>
        </w:rPr>
        <w:t>5,</w:t>
      </w:r>
      <w:r>
        <w:rPr>
          <w:spacing w:val="9"/>
          <w:w w:val="105"/>
        </w:rPr>
        <w:t xml:space="preserve"> </w:t>
      </w:r>
      <w:r>
        <w:rPr>
          <w:w w:val="105"/>
        </w:rPr>
        <w:t>171–182.</w:t>
      </w:r>
      <w:r>
        <w:rPr>
          <w:spacing w:val="31"/>
          <w:w w:val="105"/>
        </w:rPr>
        <w:t xml:space="preserve"> </w:t>
      </w:r>
      <w:r>
        <w:rPr>
          <w:w w:val="105"/>
        </w:rPr>
        <w:t>doi:</w:t>
      </w:r>
      <w:hyperlink r:id="rId28">
        <w:r>
          <w:rPr>
            <w:w w:val="105"/>
          </w:rPr>
          <w:t>10.1002/2016EF000485</w:t>
        </w:r>
      </w:hyperlink>
      <w:r>
        <w:rPr>
          <w:w w:val="105"/>
        </w:rPr>
        <w:t>.</w:t>
      </w:r>
    </w:p>
    <w:p w14:paraId="268DEC8D" w14:textId="77777777" w:rsidR="00E2709D" w:rsidRDefault="00E2709D">
      <w:pPr>
        <w:pStyle w:val="BodyText"/>
        <w:spacing w:before="8"/>
        <w:rPr>
          <w:sz w:val="11"/>
        </w:rPr>
      </w:pPr>
    </w:p>
    <w:p w14:paraId="2DB89B6A" w14:textId="77777777" w:rsidR="00E2709D" w:rsidRDefault="00462487">
      <w:pPr>
        <w:pStyle w:val="BodyText"/>
        <w:tabs>
          <w:tab w:val="left" w:pos="851"/>
        </w:tabs>
        <w:spacing w:before="53" w:line="237" w:lineRule="auto"/>
        <w:ind w:left="227" w:right="530"/>
        <w:jc w:val="both"/>
      </w:pPr>
      <w:bookmarkStart w:id="416" w:name="_bookmark33"/>
      <w:bookmarkEnd w:id="416"/>
      <w:r>
        <w:rPr>
          <w:rFonts w:ascii="Trebuchet MS" w:hAnsi="Trebuchet MS"/>
          <w:w w:val="110"/>
          <w:sz w:val="12"/>
        </w:rPr>
        <w:t>931</w:t>
      </w:r>
      <w:r>
        <w:rPr>
          <w:rFonts w:ascii="Trebuchet MS" w:hAnsi="Trebuchet MS"/>
          <w:spacing w:val="16"/>
          <w:w w:val="110"/>
          <w:sz w:val="12"/>
        </w:rPr>
        <w:t xml:space="preserve"> </w:t>
      </w:r>
      <w:proofErr w:type="spellStart"/>
      <w:r>
        <w:rPr>
          <w:w w:val="110"/>
        </w:rPr>
        <w:t>Bartholmes</w:t>
      </w:r>
      <w:proofErr w:type="spellEnd"/>
      <w:r>
        <w:rPr>
          <w:w w:val="110"/>
        </w:rPr>
        <w:t>,</w:t>
      </w:r>
      <w:r>
        <w:rPr>
          <w:spacing w:val="36"/>
          <w:w w:val="110"/>
        </w:rPr>
        <w:t xml:space="preserve"> </w:t>
      </w:r>
      <w:r>
        <w:rPr>
          <w:w w:val="110"/>
        </w:rPr>
        <w:t>J.C.,</w:t>
      </w:r>
      <w:r>
        <w:rPr>
          <w:spacing w:val="36"/>
          <w:w w:val="110"/>
        </w:rPr>
        <w:t xml:space="preserve"> </w:t>
      </w:r>
      <w:proofErr w:type="spellStart"/>
      <w:r>
        <w:rPr>
          <w:w w:val="110"/>
        </w:rPr>
        <w:t>Thielen</w:t>
      </w:r>
      <w:proofErr w:type="spellEnd"/>
      <w:r>
        <w:rPr>
          <w:w w:val="110"/>
        </w:rPr>
        <w:t>,</w:t>
      </w:r>
      <w:r>
        <w:rPr>
          <w:spacing w:val="36"/>
          <w:w w:val="110"/>
        </w:rPr>
        <w:t xml:space="preserve"> </w:t>
      </w:r>
      <w:r>
        <w:rPr>
          <w:w w:val="110"/>
        </w:rPr>
        <w:t>J.,</w:t>
      </w:r>
      <w:r>
        <w:rPr>
          <w:spacing w:val="37"/>
          <w:w w:val="110"/>
        </w:rPr>
        <w:t xml:space="preserve"> </w:t>
      </w:r>
      <w:r>
        <w:rPr>
          <w:w w:val="110"/>
        </w:rPr>
        <w:t>Ramos,</w:t>
      </w:r>
      <w:r>
        <w:rPr>
          <w:spacing w:val="36"/>
          <w:w w:val="110"/>
        </w:rPr>
        <w:t xml:space="preserve"> </w:t>
      </w:r>
      <w:r>
        <w:rPr>
          <w:w w:val="110"/>
        </w:rPr>
        <w:t>M.H.,</w:t>
      </w:r>
      <w:r>
        <w:rPr>
          <w:spacing w:val="36"/>
          <w:w w:val="110"/>
        </w:rPr>
        <w:t xml:space="preserve"> </w:t>
      </w:r>
      <w:proofErr w:type="spellStart"/>
      <w:r>
        <w:rPr>
          <w:w w:val="110"/>
        </w:rPr>
        <w:t>Gentilini</w:t>
      </w:r>
      <w:proofErr w:type="spellEnd"/>
      <w:r>
        <w:rPr>
          <w:w w:val="110"/>
        </w:rPr>
        <w:t>,</w:t>
      </w:r>
      <w:r>
        <w:rPr>
          <w:spacing w:val="36"/>
          <w:w w:val="110"/>
        </w:rPr>
        <w:t xml:space="preserve"> </w:t>
      </w:r>
      <w:r>
        <w:rPr>
          <w:w w:val="110"/>
        </w:rPr>
        <w:t>S.,</w:t>
      </w:r>
      <w:r>
        <w:rPr>
          <w:spacing w:val="37"/>
          <w:w w:val="110"/>
        </w:rPr>
        <w:t xml:space="preserve"> </w:t>
      </w:r>
      <w:r>
        <w:rPr>
          <w:w w:val="110"/>
        </w:rPr>
        <w:t>2009.</w:t>
      </w:r>
      <w:r>
        <w:rPr>
          <w:spacing w:val="38"/>
          <w:w w:val="110"/>
        </w:rPr>
        <w:t xml:space="preserve"> </w:t>
      </w:r>
      <w:r>
        <w:rPr>
          <w:w w:val="110"/>
        </w:rPr>
        <w:t>The</w:t>
      </w:r>
      <w:r>
        <w:rPr>
          <w:spacing w:val="30"/>
          <w:w w:val="110"/>
        </w:rPr>
        <w:t xml:space="preserve"> </w:t>
      </w:r>
      <w:r>
        <w:rPr>
          <w:w w:val="110"/>
        </w:rPr>
        <w:t>eu-</w:t>
      </w:r>
      <w:r>
        <w:rPr>
          <w:spacing w:val="-58"/>
          <w:w w:val="110"/>
        </w:rPr>
        <w:t xml:space="preserve"> </w:t>
      </w:r>
      <w:r>
        <w:rPr>
          <w:rFonts w:ascii="Trebuchet MS" w:hAnsi="Trebuchet MS"/>
          <w:w w:val="110"/>
          <w:sz w:val="12"/>
        </w:rPr>
        <w:t>932</w:t>
      </w:r>
      <w:r>
        <w:rPr>
          <w:rFonts w:ascii="Trebuchet MS" w:hAnsi="Trebuchet MS"/>
          <w:w w:val="110"/>
          <w:sz w:val="12"/>
        </w:rPr>
        <w:tab/>
      </w:r>
      <w:proofErr w:type="spellStart"/>
      <w:r>
        <w:rPr>
          <w:w w:val="105"/>
        </w:rPr>
        <w:t>ropean</w:t>
      </w:r>
      <w:proofErr w:type="spellEnd"/>
      <w:r>
        <w:rPr>
          <w:spacing w:val="40"/>
          <w:w w:val="105"/>
        </w:rPr>
        <w:t xml:space="preserve"> </w:t>
      </w:r>
      <w:r>
        <w:rPr>
          <w:w w:val="105"/>
        </w:rPr>
        <w:t>flood</w:t>
      </w:r>
      <w:r>
        <w:rPr>
          <w:spacing w:val="41"/>
          <w:w w:val="105"/>
        </w:rPr>
        <w:t xml:space="preserve"> </w:t>
      </w:r>
      <w:r>
        <w:rPr>
          <w:w w:val="105"/>
        </w:rPr>
        <w:t>alert</w:t>
      </w:r>
      <w:r>
        <w:rPr>
          <w:spacing w:val="41"/>
          <w:w w:val="105"/>
        </w:rPr>
        <w:t xml:space="preserve"> </w:t>
      </w:r>
      <w:r>
        <w:rPr>
          <w:w w:val="105"/>
        </w:rPr>
        <w:t>system</w:t>
      </w:r>
      <w:r>
        <w:rPr>
          <w:spacing w:val="40"/>
          <w:w w:val="105"/>
        </w:rPr>
        <w:t xml:space="preserve"> </w:t>
      </w:r>
      <w:proofErr w:type="spellStart"/>
      <w:r>
        <w:rPr>
          <w:w w:val="105"/>
        </w:rPr>
        <w:t>efas</w:t>
      </w:r>
      <w:proofErr w:type="spellEnd"/>
      <w:r>
        <w:rPr>
          <w:spacing w:val="41"/>
          <w:w w:val="105"/>
        </w:rPr>
        <w:t xml:space="preserve"> </w:t>
      </w:r>
      <w:r>
        <w:rPr>
          <w:w w:val="105"/>
        </w:rPr>
        <w:t>–</w:t>
      </w:r>
      <w:r>
        <w:rPr>
          <w:spacing w:val="40"/>
          <w:w w:val="105"/>
        </w:rPr>
        <w:t xml:space="preserve"> </w:t>
      </w:r>
      <w:r>
        <w:rPr>
          <w:w w:val="105"/>
        </w:rPr>
        <w:t>part</w:t>
      </w:r>
      <w:r>
        <w:rPr>
          <w:spacing w:val="40"/>
          <w:w w:val="105"/>
        </w:rPr>
        <w:t xml:space="preserve"> </w:t>
      </w:r>
      <w:r>
        <w:rPr>
          <w:w w:val="105"/>
        </w:rPr>
        <w:t>2:</w:t>
      </w:r>
      <w:r>
        <w:rPr>
          <w:spacing w:val="38"/>
          <w:w w:val="105"/>
        </w:rPr>
        <w:t xml:space="preserve"> </w:t>
      </w:r>
      <w:r>
        <w:rPr>
          <w:w w:val="105"/>
        </w:rPr>
        <w:t>Statistical</w:t>
      </w:r>
      <w:r>
        <w:rPr>
          <w:spacing w:val="41"/>
          <w:w w:val="105"/>
        </w:rPr>
        <w:t xml:space="preserve"> </w:t>
      </w:r>
      <w:r>
        <w:rPr>
          <w:w w:val="105"/>
        </w:rPr>
        <w:t>skill</w:t>
      </w:r>
      <w:r>
        <w:rPr>
          <w:spacing w:val="41"/>
          <w:w w:val="105"/>
        </w:rPr>
        <w:t xml:space="preserve"> </w:t>
      </w:r>
      <w:r>
        <w:rPr>
          <w:w w:val="105"/>
        </w:rPr>
        <w:t>assessment</w:t>
      </w:r>
      <w:r>
        <w:rPr>
          <w:spacing w:val="41"/>
          <w:w w:val="105"/>
        </w:rPr>
        <w:t xml:space="preserve"> </w:t>
      </w:r>
      <w:r>
        <w:rPr>
          <w:w w:val="105"/>
        </w:rPr>
        <w:t>of</w:t>
      </w:r>
      <w:r>
        <w:rPr>
          <w:spacing w:val="-55"/>
          <w:w w:val="105"/>
        </w:rPr>
        <w:t xml:space="preserve"> </w:t>
      </w:r>
      <w:r>
        <w:rPr>
          <w:rFonts w:ascii="Trebuchet MS" w:hAnsi="Trebuchet MS"/>
          <w:w w:val="110"/>
          <w:sz w:val="12"/>
        </w:rPr>
        <w:t>933</w:t>
      </w:r>
      <w:r>
        <w:rPr>
          <w:rFonts w:ascii="Trebuchet MS" w:hAnsi="Trebuchet MS"/>
          <w:w w:val="110"/>
          <w:sz w:val="12"/>
        </w:rPr>
        <w:tab/>
      </w:r>
      <w:r>
        <w:rPr>
          <w:w w:val="105"/>
        </w:rPr>
        <w:t>probabilistic and deterministic operational forecasts.</w:t>
      </w:r>
      <w:r>
        <w:rPr>
          <w:spacing w:val="1"/>
          <w:w w:val="105"/>
        </w:rPr>
        <w:t xml:space="preserve"> </w:t>
      </w:r>
      <w:proofErr w:type="spellStart"/>
      <w:r>
        <w:rPr>
          <w:w w:val="105"/>
        </w:rPr>
        <w:t>Hydrol</w:t>
      </w:r>
      <w:proofErr w:type="spellEnd"/>
      <w:r>
        <w:rPr>
          <w:w w:val="105"/>
        </w:rPr>
        <w:t>. Earth Syst.</w:t>
      </w:r>
      <w:r>
        <w:rPr>
          <w:spacing w:val="1"/>
          <w:w w:val="105"/>
        </w:rPr>
        <w:t xml:space="preserve"> </w:t>
      </w:r>
      <w:r>
        <w:rPr>
          <w:rFonts w:ascii="Trebuchet MS" w:hAnsi="Trebuchet MS"/>
          <w:w w:val="110"/>
          <w:sz w:val="12"/>
        </w:rPr>
        <w:t>934</w:t>
      </w:r>
      <w:r>
        <w:rPr>
          <w:rFonts w:ascii="Trebuchet MS" w:hAnsi="Trebuchet MS"/>
          <w:w w:val="110"/>
          <w:sz w:val="12"/>
        </w:rPr>
        <w:tab/>
      </w:r>
      <w:r>
        <w:rPr>
          <w:w w:val="110"/>
        </w:rPr>
        <w:t>Sci</w:t>
      </w:r>
      <w:r>
        <w:rPr>
          <w:spacing w:val="47"/>
          <w:w w:val="110"/>
        </w:rPr>
        <w:t xml:space="preserve"> </w:t>
      </w:r>
      <w:r>
        <w:rPr>
          <w:w w:val="110"/>
        </w:rPr>
        <w:t>13,</w:t>
      </w:r>
      <w:r>
        <w:rPr>
          <w:spacing w:val="55"/>
          <w:w w:val="110"/>
        </w:rPr>
        <w:t xml:space="preserve"> </w:t>
      </w:r>
      <w:r>
        <w:rPr>
          <w:w w:val="110"/>
        </w:rPr>
        <w:t>141–153.</w:t>
      </w:r>
      <w:r>
        <w:rPr>
          <w:spacing w:val="8"/>
          <w:w w:val="110"/>
        </w:rPr>
        <w:t xml:space="preserve"> </w:t>
      </w:r>
      <w:r>
        <w:rPr>
          <w:w w:val="110"/>
        </w:rPr>
        <w:t>URL:</w:t>
      </w:r>
      <w:r>
        <w:rPr>
          <w:spacing w:val="47"/>
          <w:w w:val="110"/>
        </w:rPr>
        <w:t xml:space="preserve"> </w:t>
      </w:r>
      <w:hyperlink r:id="rId29">
        <w:r>
          <w:rPr>
            <w:w w:val="110"/>
          </w:rPr>
          <w:t>www.hydrol-earth-syst-sci.net/13/141/2009/</w:t>
        </w:r>
      </w:hyperlink>
      <w:r>
        <w:rPr>
          <w:w w:val="110"/>
        </w:rPr>
        <w:t>,</w:t>
      </w:r>
    </w:p>
    <w:p w14:paraId="1E2F0235" w14:textId="77777777" w:rsidR="00E2709D" w:rsidRDefault="00462487">
      <w:pPr>
        <w:pStyle w:val="BodyText"/>
        <w:tabs>
          <w:tab w:val="left" w:pos="851"/>
        </w:tabs>
        <w:spacing w:line="286" w:lineRule="exact"/>
        <w:ind w:left="227"/>
        <w:jc w:val="both"/>
      </w:pPr>
      <w:r>
        <w:rPr>
          <w:rFonts w:ascii="Trebuchet MS"/>
          <w:w w:val="105"/>
          <w:sz w:val="12"/>
        </w:rPr>
        <w:t>935</w:t>
      </w:r>
      <w:r>
        <w:rPr>
          <w:rFonts w:ascii="Trebuchet MS"/>
          <w:w w:val="105"/>
          <w:sz w:val="12"/>
        </w:rPr>
        <w:tab/>
      </w:r>
      <w:r>
        <w:rPr>
          <w:w w:val="105"/>
        </w:rPr>
        <w:t>doi:</w:t>
      </w:r>
      <w:hyperlink r:id="rId30">
        <w:r>
          <w:rPr>
            <w:w w:val="105"/>
          </w:rPr>
          <w:t>10.5194/hess-13-141-2009</w:t>
        </w:r>
      </w:hyperlink>
      <w:r>
        <w:rPr>
          <w:w w:val="105"/>
        </w:rPr>
        <w:t>.</w:t>
      </w:r>
    </w:p>
    <w:p w14:paraId="0C7476C9" w14:textId="77777777" w:rsidR="00E2709D" w:rsidRDefault="00E2709D">
      <w:pPr>
        <w:pStyle w:val="BodyText"/>
        <w:spacing w:before="10"/>
        <w:rPr>
          <w:sz w:val="11"/>
        </w:rPr>
      </w:pPr>
    </w:p>
    <w:p w14:paraId="6AFDB417" w14:textId="77777777" w:rsidR="00E2709D" w:rsidRDefault="00462487">
      <w:pPr>
        <w:pStyle w:val="BodyText"/>
        <w:spacing w:before="51" w:line="291" w:lineRule="exact"/>
        <w:ind w:left="227"/>
      </w:pPr>
      <w:bookmarkStart w:id="417" w:name="_bookmark34"/>
      <w:bookmarkEnd w:id="417"/>
      <w:r>
        <w:rPr>
          <w:rFonts w:ascii="Trebuchet MS"/>
          <w:sz w:val="12"/>
        </w:rPr>
        <w:t xml:space="preserve">936    </w:t>
      </w:r>
      <w:r>
        <w:rPr>
          <w:rFonts w:ascii="Trebuchet MS"/>
          <w:spacing w:val="19"/>
          <w:sz w:val="12"/>
        </w:rPr>
        <w:t xml:space="preserve"> </w:t>
      </w:r>
      <w:r>
        <w:rPr>
          <w:w w:val="105"/>
        </w:rPr>
        <w:t>Bauer,</w:t>
      </w:r>
      <w:r>
        <w:rPr>
          <w:spacing w:val="25"/>
          <w:w w:val="105"/>
        </w:rPr>
        <w:t xml:space="preserve"> </w:t>
      </w:r>
      <w:r>
        <w:rPr>
          <w:w w:val="105"/>
        </w:rPr>
        <w:t>P.,</w:t>
      </w:r>
      <w:r>
        <w:rPr>
          <w:spacing w:val="26"/>
          <w:w w:val="105"/>
        </w:rPr>
        <w:t xml:space="preserve"> </w:t>
      </w:r>
      <w:r>
        <w:rPr>
          <w:w w:val="105"/>
        </w:rPr>
        <w:t>Thorpe,</w:t>
      </w:r>
      <w:r>
        <w:rPr>
          <w:spacing w:val="26"/>
          <w:w w:val="105"/>
        </w:rPr>
        <w:t xml:space="preserve"> </w:t>
      </w:r>
      <w:r>
        <w:rPr>
          <w:w w:val="105"/>
        </w:rPr>
        <w:t>A.,</w:t>
      </w:r>
      <w:r>
        <w:rPr>
          <w:spacing w:val="25"/>
          <w:w w:val="105"/>
        </w:rPr>
        <w:t xml:space="preserve"> </w:t>
      </w:r>
      <w:r>
        <w:rPr>
          <w:w w:val="105"/>
        </w:rPr>
        <w:t>Brunet,</w:t>
      </w:r>
      <w:r>
        <w:rPr>
          <w:spacing w:val="25"/>
          <w:w w:val="105"/>
        </w:rPr>
        <w:t xml:space="preserve"> </w:t>
      </w:r>
      <w:r>
        <w:rPr>
          <w:w w:val="105"/>
        </w:rPr>
        <w:t>G.,</w:t>
      </w:r>
      <w:r>
        <w:rPr>
          <w:spacing w:val="25"/>
          <w:w w:val="105"/>
        </w:rPr>
        <w:t xml:space="preserve"> </w:t>
      </w:r>
      <w:r>
        <w:rPr>
          <w:w w:val="105"/>
        </w:rPr>
        <w:t xml:space="preserve">2015. </w:t>
      </w:r>
      <w:r>
        <w:rPr>
          <w:spacing w:val="2"/>
          <w:w w:val="105"/>
        </w:rPr>
        <w:t xml:space="preserve"> </w:t>
      </w:r>
      <w:r>
        <w:rPr>
          <w:w w:val="105"/>
        </w:rPr>
        <w:t>The</w:t>
      </w:r>
      <w:r>
        <w:rPr>
          <w:spacing w:val="24"/>
          <w:w w:val="105"/>
        </w:rPr>
        <w:t xml:space="preserve"> </w:t>
      </w:r>
      <w:r>
        <w:rPr>
          <w:w w:val="105"/>
        </w:rPr>
        <w:t>quiet</w:t>
      </w:r>
      <w:r>
        <w:rPr>
          <w:spacing w:val="24"/>
          <w:w w:val="105"/>
        </w:rPr>
        <w:t xml:space="preserve"> </w:t>
      </w:r>
      <w:r>
        <w:rPr>
          <w:w w:val="105"/>
        </w:rPr>
        <w:t>revolution</w:t>
      </w:r>
      <w:r>
        <w:rPr>
          <w:spacing w:val="25"/>
          <w:w w:val="105"/>
        </w:rPr>
        <w:t xml:space="preserve"> </w:t>
      </w:r>
      <w:r>
        <w:rPr>
          <w:w w:val="105"/>
        </w:rPr>
        <w:t>of</w:t>
      </w:r>
      <w:r>
        <w:rPr>
          <w:spacing w:val="24"/>
          <w:w w:val="105"/>
        </w:rPr>
        <w:t xml:space="preserve"> </w:t>
      </w:r>
      <w:r>
        <w:rPr>
          <w:w w:val="105"/>
        </w:rPr>
        <w:t>numerical</w:t>
      </w:r>
    </w:p>
    <w:p w14:paraId="21F2C39A" w14:textId="77777777" w:rsidR="00E2709D" w:rsidRDefault="00462487">
      <w:pPr>
        <w:pStyle w:val="BodyText"/>
        <w:tabs>
          <w:tab w:val="left" w:pos="851"/>
        </w:tabs>
        <w:spacing w:line="291" w:lineRule="exact"/>
        <w:ind w:left="227"/>
      </w:pPr>
      <w:r>
        <w:rPr>
          <w:rFonts w:ascii="Trebuchet MS" w:hAnsi="Trebuchet MS"/>
          <w:w w:val="105"/>
          <w:sz w:val="12"/>
        </w:rPr>
        <w:t>937</w:t>
      </w:r>
      <w:r>
        <w:rPr>
          <w:rFonts w:ascii="Trebuchet MS" w:hAnsi="Trebuchet MS"/>
          <w:w w:val="105"/>
          <w:sz w:val="12"/>
        </w:rPr>
        <w:tab/>
      </w:r>
      <w:r>
        <w:rPr>
          <w:w w:val="105"/>
        </w:rPr>
        <w:t>weather</w:t>
      </w:r>
      <w:r>
        <w:rPr>
          <w:spacing w:val="5"/>
          <w:w w:val="105"/>
        </w:rPr>
        <w:t xml:space="preserve"> </w:t>
      </w:r>
      <w:r>
        <w:rPr>
          <w:w w:val="105"/>
        </w:rPr>
        <w:t>prediction.</w:t>
      </w:r>
      <w:r>
        <w:rPr>
          <w:spacing w:val="26"/>
          <w:w w:val="105"/>
        </w:rPr>
        <w:t xml:space="preserve"> </w:t>
      </w:r>
      <w:r>
        <w:rPr>
          <w:w w:val="105"/>
        </w:rPr>
        <w:t>Nature</w:t>
      </w:r>
      <w:r>
        <w:rPr>
          <w:spacing w:val="5"/>
          <w:w w:val="105"/>
        </w:rPr>
        <w:t xml:space="preserve"> </w:t>
      </w:r>
      <w:r>
        <w:rPr>
          <w:w w:val="105"/>
        </w:rPr>
        <w:t>525,</w:t>
      </w:r>
      <w:r>
        <w:rPr>
          <w:spacing w:val="6"/>
          <w:w w:val="105"/>
        </w:rPr>
        <w:t xml:space="preserve"> </w:t>
      </w:r>
      <w:r>
        <w:rPr>
          <w:w w:val="105"/>
        </w:rPr>
        <w:t>47–55.</w:t>
      </w:r>
      <w:r>
        <w:rPr>
          <w:spacing w:val="26"/>
          <w:w w:val="105"/>
        </w:rPr>
        <w:t xml:space="preserve"> </w:t>
      </w:r>
      <w:r>
        <w:rPr>
          <w:w w:val="105"/>
        </w:rPr>
        <w:t>doi:</w:t>
      </w:r>
      <w:hyperlink r:id="rId31">
        <w:r>
          <w:rPr>
            <w:w w:val="105"/>
          </w:rPr>
          <w:t>10.1038/nature14956</w:t>
        </w:r>
      </w:hyperlink>
      <w:r>
        <w:rPr>
          <w:w w:val="105"/>
        </w:rPr>
        <w:t>.</w:t>
      </w:r>
    </w:p>
    <w:p w14:paraId="7946BE7D" w14:textId="77777777" w:rsidR="00E2709D" w:rsidRDefault="00E2709D">
      <w:pPr>
        <w:spacing w:line="291" w:lineRule="exact"/>
        <w:sectPr w:rsidR="00E2709D">
          <w:pgSz w:w="12240" w:h="15840"/>
          <w:pgMar w:top="1500" w:right="1720" w:bottom="1960" w:left="1600" w:header="0" w:footer="1777" w:gutter="0"/>
          <w:cols w:space="720"/>
        </w:sectPr>
      </w:pPr>
    </w:p>
    <w:p w14:paraId="2A06AF8E" w14:textId="77777777" w:rsidR="00E2709D" w:rsidRDefault="00E2709D">
      <w:pPr>
        <w:pStyle w:val="BodyText"/>
        <w:rPr>
          <w:sz w:val="20"/>
        </w:rPr>
      </w:pPr>
    </w:p>
    <w:p w14:paraId="5D89B506" w14:textId="77777777" w:rsidR="00E2709D" w:rsidRDefault="00E2709D">
      <w:pPr>
        <w:pStyle w:val="BodyText"/>
        <w:rPr>
          <w:sz w:val="20"/>
        </w:rPr>
      </w:pPr>
    </w:p>
    <w:p w14:paraId="06F28A3D" w14:textId="77777777" w:rsidR="00E2709D" w:rsidRDefault="00E2709D">
      <w:pPr>
        <w:pStyle w:val="BodyText"/>
        <w:rPr>
          <w:sz w:val="20"/>
        </w:rPr>
      </w:pPr>
    </w:p>
    <w:p w14:paraId="21ADFE95" w14:textId="77777777" w:rsidR="00E2709D" w:rsidRDefault="00E2709D">
      <w:pPr>
        <w:pStyle w:val="BodyText"/>
        <w:spacing w:before="11"/>
        <w:rPr>
          <w:sz w:val="19"/>
        </w:rPr>
      </w:pPr>
    </w:p>
    <w:p w14:paraId="2B0C6B5A" w14:textId="77777777" w:rsidR="00E2709D" w:rsidRDefault="00462487">
      <w:pPr>
        <w:pStyle w:val="BodyText"/>
        <w:tabs>
          <w:tab w:val="left" w:pos="851"/>
        </w:tabs>
        <w:spacing w:before="53" w:line="237" w:lineRule="auto"/>
        <w:ind w:left="227" w:right="528"/>
        <w:jc w:val="both"/>
      </w:pPr>
      <w:bookmarkStart w:id="418" w:name="_bookmark35"/>
      <w:bookmarkEnd w:id="418"/>
      <w:r>
        <w:rPr>
          <w:rFonts w:ascii="Trebuchet MS"/>
          <w:w w:val="105"/>
          <w:sz w:val="12"/>
        </w:rPr>
        <w:t>938</w:t>
      </w:r>
      <w:r>
        <w:rPr>
          <w:rFonts w:ascii="Trebuchet MS"/>
          <w:spacing w:val="38"/>
          <w:w w:val="105"/>
          <w:sz w:val="12"/>
        </w:rPr>
        <w:t xml:space="preserve"> </w:t>
      </w:r>
      <w:proofErr w:type="spellStart"/>
      <w:proofErr w:type="gramStart"/>
      <w:r>
        <w:rPr>
          <w:w w:val="105"/>
        </w:rPr>
        <w:t>Bouttier</w:t>
      </w:r>
      <w:proofErr w:type="spellEnd"/>
      <w:r>
        <w:rPr>
          <w:w w:val="105"/>
        </w:rPr>
        <w:t>,  F.</w:t>
      </w:r>
      <w:proofErr w:type="gramEnd"/>
      <w:r>
        <w:rPr>
          <w:w w:val="105"/>
        </w:rPr>
        <w:t xml:space="preserve">,  </w:t>
      </w:r>
      <w:proofErr w:type="spellStart"/>
      <w:r>
        <w:rPr>
          <w:w w:val="105"/>
        </w:rPr>
        <w:t>Marchal</w:t>
      </w:r>
      <w:proofErr w:type="spellEnd"/>
      <w:r>
        <w:rPr>
          <w:w w:val="105"/>
        </w:rPr>
        <w:t>,  H.,  2023.  Probabilistic short-range forecasts of high</w:t>
      </w:r>
      <w:r>
        <w:rPr>
          <w:spacing w:val="-54"/>
          <w:w w:val="105"/>
        </w:rPr>
        <w:t xml:space="preserve"> </w:t>
      </w:r>
      <w:r>
        <w:rPr>
          <w:rFonts w:ascii="Trebuchet MS"/>
          <w:w w:val="105"/>
          <w:sz w:val="12"/>
        </w:rPr>
        <w:t>939</w:t>
      </w:r>
      <w:r>
        <w:rPr>
          <w:rFonts w:ascii="Trebuchet MS"/>
          <w:w w:val="105"/>
          <w:sz w:val="12"/>
        </w:rPr>
        <w:tab/>
      </w:r>
      <w:r>
        <w:rPr>
          <w:w w:val="105"/>
        </w:rPr>
        <w:t>precipitation</w:t>
      </w:r>
      <w:r>
        <w:rPr>
          <w:spacing w:val="-12"/>
          <w:w w:val="105"/>
        </w:rPr>
        <w:t xml:space="preserve"> </w:t>
      </w:r>
      <w:proofErr w:type="gramStart"/>
      <w:r>
        <w:rPr>
          <w:w w:val="105"/>
        </w:rPr>
        <w:t>events</w:t>
      </w:r>
      <w:r>
        <w:rPr>
          <w:spacing w:val="-11"/>
          <w:w w:val="105"/>
        </w:rPr>
        <w:t xml:space="preserve"> </w:t>
      </w:r>
      <w:r>
        <w:rPr>
          <w:w w:val="105"/>
        </w:rPr>
        <w:t>:</w:t>
      </w:r>
      <w:proofErr w:type="gramEnd"/>
      <w:r>
        <w:rPr>
          <w:spacing w:val="15"/>
          <w:w w:val="105"/>
        </w:rPr>
        <w:t xml:space="preserve"> </w:t>
      </w:r>
      <w:r>
        <w:rPr>
          <w:w w:val="105"/>
        </w:rPr>
        <w:t>optimal</w:t>
      </w:r>
      <w:r>
        <w:rPr>
          <w:spacing w:val="-11"/>
          <w:w w:val="105"/>
        </w:rPr>
        <w:t xml:space="preserve"> </w:t>
      </w:r>
      <w:r>
        <w:rPr>
          <w:w w:val="105"/>
        </w:rPr>
        <w:t>decision</w:t>
      </w:r>
      <w:r>
        <w:rPr>
          <w:spacing w:val="-11"/>
          <w:w w:val="105"/>
        </w:rPr>
        <w:t xml:space="preserve"> </w:t>
      </w:r>
      <w:r>
        <w:rPr>
          <w:w w:val="105"/>
        </w:rPr>
        <w:t>thresholds</w:t>
      </w:r>
      <w:r>
        <w:rPr>
          <w:spacing w:val="-11"/>
          <w:w w:val="105"/>
        </w:rPr>
        <w:t xml:space="preserve"> </w:t>
      </w:r>
      <w:r>
        <w:rPr>
          <w:w w:val="105"/>
        </w:rPr>
        <w:t>and</w:t>
      </w:r>
      <w:r>
        <w:rPr>
          <w:spacing w:val="-11"/>
          <w:w w:val="105"/>
        </w:rPr>
        <w:t xml:space="preserve"> </w:t>
      </w:r>
      <w:r>
        <w:rPr>
          <w:w w:val="105"/>
        </w:rPr>
        <w:t>predictability</w:t>
      </w:r>
      <w:r>
        <w:rPr>
          <w:spacing w:val="-11"/>
          <w:w w:val="105"/>
        </w:rPr>
        <w:t xml:space="preserve"> </w:t>
      </w:r>
      <w:r>
        <w:rPr>
          <w:w w:val="105"/>
        </w:rPr>
        <w:t>limits.</w:t>
      </w:r>
      <w:r>
        <w:rPr>
          <w:spacing w:val="-55"/>
          <w:w w:val="105"/>
        </w:rPr>
        <w:t xml:space="preserve"> </w:t>
      </w:r>
      <w:r>
        <w:rPr>
          <w:rFonts w:ascii="Trebuchet MS"/>
          <w:w w:val="105"/>
          <w:sz w:val="12"/>
        </w:rPr>
        <w:t>940</w:t>
      </w:r>
      <w:r>
        <w:rPr>
          <w:rFonts w:ascii="Trebuchet MS"/>
          <w:w w:val="105"/>
          <w:sz w:val="12"/>
        </w:rPr>
        <w:tab/>
      </w:r>
      <w:r>
        <w:rPr>
          <w:w w:val="105"/>
        </w:rPr>
        <w:t xml:space="preserve">URL:     </w:t>
      </w:r>
      <w:r>
        <w:rPr>
          <w:spacing w:val="1"/>
          <w:w w:val="105"/>
        </w:rPr>
        <w:t xml:space="preserve"> </w:t>
      </w:r>
      <w:hyperlink r:id="rId32">
        <w:r>
          <w:rPr>
            <w:w w:val="105"/>
          </w:rPr>
          <w:t>https://doi.org/10.5194/egusphere-2023-3111</w:t>
        </w:r>
      </w:hyperlink>
      <w:r>
        <w:rPr>
          <w:w w:val="105"/>
        </w:rPr>
        <w:t xml:space="preserve">,     </w:t>
      </w:r>
      <w:r>
        <w:rPr>
          <w:spacing w:val="56"/>
          <w:w w:val="105"/>
        </w:rPr>
        <w:t xml:space="preserve"> </w:t>
      </w:r>
      <w:r>
        <w:rPr>
          <w:w w:val="105"/>
        </w:rPr>
        <w:t>doi:</w:t>
      </w:r>
      <w:hyperlink r:id="rId33">
        <w:r>
          <w:rPr>
            <w:w w:val="105"/>
          </w:rPr>
          <w:t>10.5194/</w:t>
        </w:r>
      </w:hyperlink>
      <w:r>
        <w:rPr>
          <w:spacing w:val="1"/>
          <w:w w:val="105"/>
        </w:rPr>
        <w:t xml:space="preserve"> </w:t>
      </w:r>
      <w:r>
        <w:rPr>
          <w:rFonts w:ascii="Trebuchet MS"/>
          <w:w w:val="105"/>
          <w:sz w:val="12"/>
        </w:rPr>
        <w:t>941</w:t>
      </w:r>
      <w:r>
        <w:rPr>
          <w:rFonts w:ascii="Trebuchet MS"/>
          <w:w w:val="105"/>
          <w:sz w:val="12"/>
        </w:rPr>
        <w:tab/>
      </w:r>
      <w:hyperlink r:id="rId34">
        <w:r>
          <w:rPr>
            <w:w w:val="105"/>
          </w:rPr>
          <w:t>egusphere-2023-3111</w:t>
        </w:r>
      </w:hyperlink>
      <w:r>
        <w:rPr>
          <w:w w:val="105"/>
        </w:rPr>
        <w:t>.</w:t>
      </w:r>
    </w:p>
    <w:p w14:paraId="167F31A4" w14:textId="77777777" w:rsidR="00E2709D" w:rsidRDefault="00E2709D">
      <w:pPr>
        <w:pStyle w:val="BodyText"/>
        <w:spacing w:before="7"/>
        <w:rPr>
          <w:sz w:val="11"/>
        </w:rPr>
      </w:pPr>
    </w:p>
    <w:p w14:paraId="28A0212B" w14:textId="77777777" w:rsidR="00E2709D" w:rsidRDefault="00462487">
      <w:pPr>
        <w:pStyle w:val="BodyText"/>
        <w:spacing w:before="51" w:line="291" w:lineRule="exact"/>
        <w:ind w:left="227"/>
      </w:pPr>
      <w:bookmarkStart w:id="419" w:name="_bookmark36"/>
      <w:bookmarkEnd w:id="419"/>
      <w:r>
        <w:rPr>
          <w:rFonts w:ascii="Trebuchet MS"/>
          <w:sz w:val="12"/>
        </w:rPr>
        <w:t xml:space="preserve">942    </w:t>
      </w:r>
      <w:r>
        <w:rPr>
          <w:rFonts w:ascii="Trebuchet MS"/>
          <w:spacing w:val="19"/>
          <w:sz w:val="12"/>
        </w:rPr>
        <w:t xml:space="preserve"> </w:t>
      </w:r>
      <w:r>
        <w:rPr>
          <w:w w:val="105"/>
        </w:rPr>
        <w:t>Brier,</w:t>
      </w:r>
      <w:r>
        <w:rPr>
          <w:spacing w:val="-6"/>
          <w:w w:val="105"/>
        </w:rPr>
        <w:t xml:space="preserve"> </w:t>
      </w:r>
      <w:r>
        <w:rPr>
          <w:w w:val="105"/>
        </w:rPr>
        <w:t>G.W.,</w:t>
      </w:r>
      <w:r>
        <w:rPr>
          <w:spacing w:val="-6"/>
          <w:w w:val="105"/>
        </w:rPr>
        <w:t xml:space="preserve"> </w:t>
      </w:r>
      <w:r>
        <w:rPr>
          <w:w w:val="105"/>
        </w:rPr>
        <w:t>1950.</w:t>
      </w:r>
      <w:r>
        <w:rPr>
          <w:spacing w:val="8"/>
          <w:w w:val="105"/>
        </w:rPr>
        <w:t xml:space="preserve"> </w:t>
      </w:r>
      <w:r>
        <w:rPr>
          <w:w w:val="105"/>
        </w:rPr>
        <w:t>Verification</w:t>
      </w:r>
      <w:r>
        <w:rPr>
          <w:spacing w:val="-7"/>
          <w:w w:val="105"/>
        </w:rPr>
        <w:t xml:space="preserve"> </w:t>
      </w:r>
      <w:r>
        <w:rPr>
          <w:w w:val="105"/>
        </w:rPr>
        <w:t>of</w:t>
      </w:r>
      <w:r>
        <w:rPr>
          <w:spacing w:val="-8"/>
          <w:w w:val="105"/>
        </w:rPr>
        <w:t xml:space="preserve"> </w:t>
      </w:r>
      <w:r>
        <w:rPr>
          <w:w w:val="105"/>
        </w:rPr>
        <w:t>forecasts</w:t>
      </w:r>
      <w:r>
        <w:rPr>
          <w:spacing w:val="-7"/>
          <w:w w:val="105"/>
        </w:rPr>
        <w:t xml:space="preserve"> </w:t>
      </w:r>
      <w:r>
        <w:rPr>
          <w:w w:val="105"/>
        </w:rPr>
        <w:t>expressed</w:t>
      </w:r>
      <w:r>
        <w:rPr>
          <w:spacing w:val="-8"/>
          <w:w w:val="105"/>
        </w:rPr>
        <w:t xml:space="preserve"> </w:t>
      </w:r>
      <w:r>
        <w:rPr>
          <w:w w:val="105"/>
        </w:rPr>
        <w:t>in</w:t>
      </w:r>
      <w:r>
        <w:rPr>
          <w:spacing w:val="-7"/>
          <w:w w:val="105"/>
        </w:rPr>
        <w:t xml:space="preserve"> </w:t>
      </w:r>
      <w:r>
        <w:rPr>
          <w:w w:val="105"/>
        </w:rPr>
        <w:t>terms</w:t>
      </w:r>
      <w:r>
        <w:rPr>
          <w:spacing w:val="-7"/>
          <w:w w:val="105"/>
        </w:rPr>
        <w:t xml:space="preserve"> </w:t>
      </w:r>
      <w:r>
        <w:rPr>
          <w:w w:val="105"/>
        </w:rPr>
        <w:t>of</w:t>
      </w:r>
      <w:r>
        <w:rPr>
          <w:spacing w:val="-8"/>
          <w:w w:val="105"/>
        </w:rPr>
        <w:t xml:space="preserve"> </w:t>
      </w:r>
      <w:r>
        <w:rPr>
          <w:w w:val="105"/>
        </w:rPr>
        <w:t>probability.</w:t>
      </w:r>
    </w:p>
    <w:p w14:paraId="22253821" w14:textId="77777777" w:rsidR="00E2709D" w:rsidRDefault="00462487">
      <w:pPr>
        <w:pStyle w:val="BodyText"/>
        <w:tabs>
          <w:tab w:val="left" w:pos="851"/>
        </w:tabs>
        <w:spacing w:line="291" w:lineRule="exact"/>
        <w:ind w:left="227"/>
      </w:pPr>
      <w:r>
        <w:rPr>
          <w:rFonts w:ascii="Trebuchet MS"/>
          <w:sz w:val="12"/>
        </w:rPr>
        <w:t>943</w:t>
      </w:r>
      <w:r>
        <w:rPr>
          <w:rFonts w:ascii="Trebuchet MS"/>
          <w:sz w:val="12"/>
        </w:rPr>
        <w:tab/>
      </w:r>
      <w:r>
        <w:t>Monthly</w:t>
      </w:r>
      <w:r>
        <w:rPr>
          <w:spacing w:val="40"/>
        </w:rPr>
        <w:t xml:space="preserve"> </w:t>
      </w:r>
      <w:r>
        <w:t>Weather</w:t>
      </w:r>
      <w:r>
        <w:rPr>
          <w:spacing w:val="41"/>
        </w:rPr>
        <w:t xml:space="preserve"> </w:t>
      </w:r>
      <w:r>
        <w:t>Review</w:t>
      </w:r>
      <w:r>
        <w:rPr>
          <w:spacing w:val="41"/>
        </w:rPr>
        <w:t xml:space="preserve"> </w:t>
      </w:r>
      <w:r>
        <w:t>78.</w:t>
      </w:r>
    </w:p>
    <w:p w14:paraId="08E704BC" w14:textId="77777777" w:rsidR="00E2709D" w:rsidRDefault="00E2709D">
      <w:pPr>
        <w:pStyle w:val="BodyText"/>
        <w:spacing w:before="10"/>
        <w:rPr>
          <w:sz w:val="11"/>
        </w:rPr>
      </w:pPr>
    </w:p>
    <w:p w14:paraId="21AD635C" w14:textId="77777777" w:rsidR="00E2709D" w:rsidRDefault="00462487">
      <w:pPr>
        <w:pStyle w:val="BodyText"/>
        <w:spacing w:before="51" w:line="291" w:lineRule="exact"/>
        <w:ind w:left="227"/>
      </w:pPr>
      <w:bookmarkStart w:id="420" w:name="_bookmark37"/>
      <w:bookmarkEnd w:id="420"/>
      <w:r>
        <w:rPr>
          <w:rFonts w:ascii="Trebuchet MS"/>
          <w:sz w:val="12"/>
        </w:rPr>
        <w:t xml:space="preserve">944    </w:t>
      </w:r>
      <w:r>
        <w:rPr>
          <w:rFonts w:ascii="Trebuchet MS"/>
          <w:spacing w:val="19"/>
          <w:sz w:val="12"/>
        </w:rPr>
        <w:t xml:space="preserve"> </w:t>
      </w:r>
      <w:proofErr w:type="spellStart"/>
      <w:r>
        <w:rPr>
          <w:w w:val="105"/>
        </w:rPr>
        <w:t>Buizza</w:t>
      </w:r>
      <w:proofErr w:type="spellEnd"/>
      <w:r>
        <w:rPr>
          <w:w w:val="105"/>
        </w:rPr>
        <w:t>,</w:t>
      </w:r>
      <w:r>
        <w:rPr>
          <w:spacing w:val="9"/>
          <w:w w:val="105"/>
        </w:rPr>
        <w:t xml:space="preserve"> </w:t>
      </w:r>
      <w:r>
        <w:rPr>
          <w:w w:val="105"/>
        </w:rPr>
        <w:t>R.,</w:t>
      </w:r>
      <w:r>
        <w:rPr>
          <w:spacing w:val="8"/>
          <w:w w:val="105"/>
        </w:rPr>
        <w:t xml:space="preserve"> </w:t>
      </w:r>
      <w:r>
        <w:rPr>
          <w:w w:val="105"/>
        </w:rPr>
        <w:t>2008.</w:t>
      </w:r>
      <w:r>
        <w:rPr>
          <w:spacing w:val="26"/>
          <w:w w:val="105"/>
        </w:rPr>
        <w:t xml:space="preserve"> </w:t>
      </w:r>
      <w:r>
        <w:rPr>
          <w:w w:val="105"/>
        </w:rPr>
        <w:t>The</w:t>
      </w:r>
      <w:r>
        <w:rPr>
          <w:spacing w:val="8"/>
          <w:w w:val="105"/>
        </w:rPr>
        <w:t xml:space="preserve"> </w:t>
      </w:r>
      <w:r>
        <w:rPr>
          <w:w w:val="105"/>
        </w:rPr>
        <w:t>value</w:t>
      </w:r>
      <w:r>
        <w:rPr>
          <w:spacing w:val="7"/>
          <w:w w:val="105"/>
        </w:rPr>
        <w:t xml:space="preserve"> </w:t>
      </w:r>
      <w:r>
        <w:rPr>
          <w:w w:val="105"/>
        </w:rPr>
        <w:t>of</w:t>
      </w:r>
      <w:r>
        <w:rPr>
          <w:spacing w:val="7"/>
          <w:w w:val="105"/>
        </w:rPr>
        <w:t xml:space="preserve"> </w:t>
      </w:r>
      <w:r>
        <w:rPr>
          <w:w w:val="105"/>
        </w:rPr>
        <w:t>probabilistic</w:t>
      </w:r>
      <w:r>
        <w:rPr>
          <w:spacing w:val="8"/>
          <w:w w:val="105"/>
        </w:rPr>
        <w:t xml:space="preserve"> </w:t>
      </w:r>
      <w:r>
        <w:rPr>
          <w:w w:val="105"/>
        </w:rPr>
        <w:t>prediction.</w:t>
      </w:r>
      <w:r>
        <w:rPr>
          <w:spacing w:val="26"/>
          <w:w w:val="105"/>
        </w:rPr>
        <w:t xml:space="preserve"> </w:t>
      </w:r>
      <w:r>
        <w:rPr>
          <w:w w:val="105"/>
        </w:rPr>
        <w:t>Atmospheric</w:t>
      </w:r>
      <w:r>
        <w:rPr>
          <w:spacing w:val="8"/>
          <w:w w:val="105"/>
        </w:rPr>
        <w:t xml:space="preserve"> </w:t>
      </w:r>
      <w:r>
        <w:rPr>
          <w:w w:val="105"/>
        </w:rPr>
        <w:t>Science</w:t>
      </w:r>
    </w:p>
    <w:p w14:paraId="13C989B4" w14:textId="77777777" w:rsidR="00E2709D" w:rsidRDefault="00462487">
      <w:pPr>
        <w:pStyle w:val="BodyText"/>
        <w:tabs>
          <w:tab w:val="left" w:pos="851"/>
        </w:tabs>
        <w:spacing w:line="291" w:lineRule="exact"/>
        <w:ind w:left="227"/>
      </w:pPr>
      <w:r>
        <w:rPr>
          <w:rFonts w:ascii="Trebuchet MS" w:hAnsi="Trebuchet MS"/>
          <w:w w:val="105"/>
          <w:sz w:val="12"/>
        </w:rPr>
        <w:t>945</w:t>
      </w:r>
      <w:r>
        <w:rPr>
          <w:rFonts w:ascii="Trebuchet MS" w:hAnsi="Trebuchet MS"/>
          <w:w w:val="105"/>
          <w:sz w:val="12"/>
        </w:rPr>
        <w:tab/>
      </w:r>
      <w:r>
        <w:rPr>
          <w:w w:val="105"/>
        </w:rPr>
        <w:t>Letters</w:t>
      </w:r>
      <w:r>
        <w:rPr>
          <w:spacing w:val="52"/>
          <w:w w:val="105"/>
        </w:rPr>
        <w:t xml:space="preserve"> </w:t>
      </w:r>
      <w:r>
        <w:rPr>
          <w:w w:val="105"/>
        </w:rPr>
        <w:t>9,</w:t>
      </w:r>
      <w:r>
        <w:rPr>
          <w:spacing w:val="55"/>
          <w:w w:val="105"/>
        </w:rPr>
        <w:t xml:space="preserve"> </w:t>
      </w:r>
      <w:r>
        <w:rPr>
          <w:w w:val="105"/>
        </w:rPr>
        <w:t xml:space="preserve">36–42. </w:t>
      </w:r>
      <w:r>
        <w:rPr>
          <w:spacing w:val="33"/>
          <w:w w:val="105"/>
        </w:rPr>
        <w:t xml:space="preserve"> </w:t>
      </w:r>
      <w:r>
        <w:rPr>
          <w:w w:val="105"/>
        </w:rPr>
        <w:t>doi:</w:t>
      </w:r>
      <w:hyperlink r:id="rId35">
        <w:r>
          <w:rPr>
            <w:w w:val="105"/>
          </w:rPr>
          <w:t>10.1002/asl.170</w:t>
        </w:r>
      </w:hyperlink>
      <w:r>
        <w:rPr>
          <w:w w:val="105"/>
        </w:rPr>
        <w:t>.</w:t>
      </w:r>
    </w:p>
    <w:p w14:paraId="35B48A98" w14:textId="77777777" w:rsidR="00E2709D" w:rsidRDefault="00E2709D">
      <w:pPr>
        <w:pStyle w:val="BodyText"/>
        <w:spacing w:before="10"/>
        <w:rPr>
          <w:sz w:val="11"/>
        </w:rPr>
      </w:pPr>
    </w:p>
    <w:p w14:paraId="6A35B8A4" w14:textId="77777777" w:rsidR="00E2709D" w:rsidRDefault="00462487">
      <w:pPr>
        <w:pStyle w:val="BodyText"/>
        <w:spacing w:before="51" w:line="291" w:lineRule="exact"/>
        <w:ind w:left="227"/>
      </w:pPr>
      <w:bookmarkStart w:id="421" w:name="_bookmark38"/>
      <w:bookmarkEnd w:id="421"/>
      <w:r>
        <w:rPr>
          <w:rFonts w:ascii="Trebuchet MS"/>
          <w:sz w:val="12"/>
        </w:rPr>
        <w:t xml:space="preserve">946    </w:t>
      </w:r>
      <w:r>
        <w:rPr>
          <w:rFonts w:ascii="Trebuchet MS"/>
          <w:spacing w:val="19"/>
          <w:sz w:val="12"/>
        </w:rPr>
        <w:t xml:space="preserve"> </w:t>
      </w:r>
      <w:proofErr w:type="spellStart"/>
      <w:r>
        <w:rPr>
          <w:w w:val="110"/>
        </w:rPr>
        <w:t>Burek</w:t>
      </w:r>
      <w:proofErr w:type="spellEnd"/>
      <w:r>
        <w:rPr>
          <w:w w:val="110"/>
        </w:rPr>
        <w:t>,</w:t>
      </w:r>
      <w:r>
        <w:rPr>
          <w:spacing w:val="9"/>
          <w:w w:val="110"/>
        </w:rPr>
        <w:t xml:space="preserve"> </w:t>
      </w:r>
      <w:r>
        <w:rPr>
          <w:w w:val="110"/>
        </w:rPr>
        <w:t>P.,</w:t>
      </w:r>
      <w:r>
        <w:rPr>
          <w:spacing w:val="10"/>
          <w:w w:val="110"/>
        </w:rPr>
        <w:t xml:space="preserve"> </w:t>
      </w:r>
      <w:r>
        <w:rPr>
          <w:w w:val="110"/>
        </w:rPr>
        <w:t>van</w:t>
      </w:r>
      <w:r>
        <w:rPr>
          <w:spacing w:val="7"/>
          <w:w w:val="110"/>
        </w:rPr>
        <w:t xml:space="preserve"> </w:t>
      </w:r>
      <w:r>
        <w:rPr>
          <w:w w:val="110"/>
        </w:rPr>
        <w:t>der</w:t>
      </w:r>
      <w:r>
        <w:rPr>
          <w:spacing w:val="8"/>
          <w:w w:val="110"/>
        </w:rPr>
        <w:t xml:space="preserve"> </w:t>
      </w:r>
      <w:proofErr w:type="spellStart"/>
      <w:r>
        <w:rPr>
          <w:w w:val="110"/>
        </w:rPr>
        <w:t>Knijff</w:t>
      </w:r>
      <w:proofErr w:type="spellEnd"/>
      <w:r>
        <w:rPr>
          <w:w w:val="110"/>
        </w:rPr>
        <w:t>,</w:t>
      </w:r>
      <w:r>
        <w:rPr>
          <w:spacing w:val="9"/>
          <w:w w:val="110"/>
        </w:rPr>
        <w:t xml:space="preserve"> </w:t>
      </w:r>
      <w:r>
        <w:rPr>
          <w:w w:val="110"/>
        </w:rPr>
        <w:t>J.,</w:t>
      </w:r>
      <w:r>
        <w:rPr>
          <w:spacing w:val="9"/>
          <w:w w:val="110"/>
        </w:rPr>
        <w:t xml:space="preserve"> </w:t>
      </w:r>
      <w:r>
        <w:rPr>
          <w:w w:val="110"/>
        </w:rPr>
        <w:t>de</w:t>
      </w:r>
      <w:r>
        <w:rPr>
          <w:spacing w:val="8"/>
          <w:w w:val="110"/>
        </w:rPr>
        <w:t xml:space="preserve"> </w:t>
      </w:r>
      <w:r>
        <w:rPr>
          <w:w w:val="110"/>
        </w:rPr>
        <w:t>Roo,</w:t>
      </w:r>
      <w:r>
        <w:rPr>
          <w:spacing w:val="9"/>
          <w:w w:val="110"/>
        </w:rPr>
        <w:t xml:space="preserve"> </w:t>
      </w:r>
      <w:r>
        <w:rPr>
          <w:w w:val="110"/>
        </w:rPr>
        <w:t>A.,</w:t>
      </w:r>
      <w:r>
        <w:rPr>
          <w:spacing w:val="9"/>
          <w:w w:val="110"/>
        </w:rPr>
        <w:t xml:space="preserve"> </w:t>
      </w:r>
      <w:r>
        <w:rPr>
          <w:w w:val="110"/>
        </w:rPr>
        <w:t>2013.</w:t>
      </w:r>
      <w:r>
        <w:rPr>
          <w:spacing w:val="43"/>
          <w:w w:val="110"/>
        </w:rPr>
        <w:t xml:space="preserve"> </w:t>
      </w:r>
      <w:proofErr w:type="spellStart"/>
      <w:r>
        <w:rPr>
          <w:w w:val="110"/>
        </w:rPr>
        <w:t>Lisflood</w:t>
      </w:r>
      <w:proofErr w:type="spellEnd"/>
      <w:r>
        <w:rPr>
          <w:w w:val="110"/>
        </w:rPr>
        <w:t>.</w:t>
      </w:r>
      <w:r>
        <w:rPr>
          <w:spacing w:val="7"/>
          <w:w w:val="110"/>
        </w:rPr>
        <w:t xml:space="preserve"> </w:t>
      </w:r>
      <w:r>
        <w:rPr>
          <w:w w:val="110"/>
        </w:rPr>
        <w:t>distributed</w:t>
      </w:r>
      <w:r>
        <w:rPr>
          <w:spacing w:val="8"/>
          <w:w w:val="110"/>
        </w:rPr>
        <w:t xml:space="preserve"> </w:t>
      </w:r>
      <w:r>
        <w:rPr>
          <w:w w:val="110"/>
        </w:rPr>
        <w:t>water</w:t>
      </w:r>
    </w:p>
    <w:p w14:paraId="29F95A19" w14:textId="77777777" w:rsidR="00E2709D" w:rsidRDefault="00462487">
      <w:pPr>
        <w:pStyle w:val="BodyText"/>
        <w:tabs>
          <w:tab w:val="left" w:pos="851"/>
        </w:tabs>
        <w:spacing w:line="291" w:lineRule="exact"/>
        <w:ind w:left="227"/>
      </w:pPr>
      <w:r>
        <w:rPr>
          <w:rFonts w:ascii="Trebuchet MS"/>
          <w:sz w:val="12"/>
        </w:rPr>
        <w:t>947</w:t>
      </w:r>
      <w:r>
        <w:rPr>
          <w:rFonts w:ascii="Trebuchet MS"/>
          <w:sz w:val="12"/>
        </w:rPr>
        <w:tab/>
      </w:r>
      <w:r>
        <w:t>balance</w:t>
      </w:r>
      <w:r>
        <w:rPr>
          <w:spacing w:val="51"/>
        </w:rPr>
        <w:t xml:space="preserve"> </w:t>
      </w:r>
      <w:r>
        <w:t>and</w:t>
      </w:r>
      <w:r>
        <w:rPr>
          <w:spacing w:val="52"/>
        </w:rPr>
        <w:t xml:space="preserve"> </w:t>
      </w:r>
      <w:r>
        <w:t>flood</w:t>
      </w:r>
      <w:r>
        <w:rPr>
          <w:spacing w:val="51"/>
        </w:rPr>
        <w:t xml:space="preserve"> </w:t>
      </w:r>
      <w:r>
        <w:t>simulation</w:t>
      </w:r>
      <w:r>
        <w:rPr>
          <w:spacing w:val="52"/>
        </w:rPr>
        <w:t xml:space="preserve"> </w:t>
      </w:r>
      <w:r>
        <w:t>model.</w:t>
      </w:r>
      <w:r>
        <w:rPr>
          <w:spacing w:val="87"/>
        </w:rPr>
        <w:t xml:space="preserve"> </w:t>
      </w:r>
      <w:r>
        <w:t>doi:</w:t>
      </w:r>
      <w:hyperlink r:id="rId36">
        <w:r>
          <w:t>10.2788/24719</w:t>
        </w:r>
      </w:hyperlink>
      <w:r>
        <w:t>.</w:t>
      </w:r>
    </w:p>
    <w:p w14:paraId="5E0247D9" w14:textId="77777777" w:rsidR="00E2709D" w:rsidRDefault="00E2709D">
      <w:pPr>
        <w:pStyle w:val="BodyText"/>
        <w:spacing w:before="10"/>
        <w:rPr>
          <w:sz w:val="11"/>
        </w:rPr>
      </w:pPr>
    </w:p>
    <w:p w14:paraId="188B36B6" w14:textId="77777777" w:rsidR="00E2709D" w:rsidRDefault="00462487">
      <w:pPr>
        <w:pStyle w:val="BodyText"/>
        <w:spacing w:before="51" w:line="291" w:lineRule="exact"/>
        <w:ind w:left="227"/>
      </w:pPr>
      <w:bookmarkStart w:id="422" w:name="_bookmark39"/>
      <w:bookmarkEnd w:id="422"/>
      <w:r w:rsidRPr="0039304F">
        <w:rPr>
          <w:rFonts w:ascii="Trebuchet MS"/>
          <w:sz w:val="12"/>
          <w:lang w:val="sv-SE"/>
        </w:rPr>
        <w:t xml:space="preserve">948    </w:t>
      </w:r>
      <w:r w:rsidRPr="0039304F">
        <w:rPr>
          <w:rFonts w:ascii="Trebuchet MS"/>
          <w:spacing w:val="19"/>
          <w:sz w:val="12"/>
          <w:lang w:val="sv-SE"/>
        </w:rPr>
        <w:t xml:space="preserve"> </w:t>
      </w:r>
      <w:r w:rsidRPr="0039304F">
        <w:rPr>
          <w:w w:val="105"/>
          <w:lang w:val="sv-SE"/>
        </w:rPr>
        <w:t>Cloke,</w:t>
      </w:r>
      <w:r w:rsidRPr="0039304F">
        <w:rPr>
          <w:spacing w:val="16"/>
          <w:w w:val="105"/>
          <w:lang w:val="sv-SE"/>
        </w:rPr>
        <w:t xml:space="preserve"> </w:t>
      </w:r>
      <w:r w:rsidRPr="0039304F">
        <w:rPr>
          <w:w w:val="105"/>
          <w:lang w:val="sv-SE"/>
        </w:rPr>
        <w:t>H.L.,</w:t>
      </w:r>
      <w:r w:rsidRPr="0039304F">
        <w:rPr>
          <w:spacing w:val="15"/>
          <w:w w:val="105"/>
          <w:lang w:val="sv-SE"/>
        </w:rPr>
        <w:t xml:space="preserve"> </w:t>
      </w:r>
      <w:r w:rsidRPr="0039304F">
        <w:rPr>
          <w:w w:val="105"/>
          <w:lang w:val="sv-SE"/>
        </w:rPr>
        <w:t>Pappenberger,</w:t>
      </w:r>
      <w:r w:rsidRPr="0039304F">
        <w:rPr>
          <w:spacing w:val="15"/>
          <w:w w:val="105"/>
          <w:lang w:val="sv-SE"/>
        </w:rPr>
        <w:t xml:space="preserve"> </w:t>
      </w:r>
      <w:r w:rsidRPr="0039304F">
        <w:rPr>
          <w:w w:val="105"/>
          <w:lang w:val="sv-SE"/>
        </w:rPr>
        <w:t>F.,</w:t>
      </w:r>
      <w:r w:rsidRPr="0039304F">
        <w:rPr>
          <w:spacing w:val="16"/>
          <w:w w:val="105"/>
          <w:lang w:val="sv-SE"/>
        </w:rPr>
        <w:t xml:space="preserve"> </w:t>
      </w:r>
      <w:r w:rsidRPr="0039304F">
        <w:rPr>
          <w:w w:val="105"/>
          <w:lang w:val="sv-SE"/>
        </w:rPr>
        <w:t>2009.</w:t>
      </w:r>
      <w:r w:rsidRPr="0039304F">
        <w:rPr>
          <w:spacing w:val="43"/>
          <w:w w:val="105"/>
          <w:lang w:val="sv-SE"/>
        </w:rPr>
        <w:t xml:space="preserve"> </w:t>
      </w:r>
      <w:r>
        <w:rPr>
          <w:w w:val="105"/>
        </w:rPr>
        <w:t>Ensemble</w:t>
      </w:r>
      <w:r>
        <w:rPr>
          <w:spacing w:val="15"/>
          <w:w w:val="105"/>
        </w:rPr>
        <w:t xml:space="preserve"> </w:t>
      </w:r>
      <w:r>
        <w:rPr>
          <w:w w:val="105"/>
        </w:rPr>
        <w:t>flood</w:t>
      </w:r>
      <w:r>
        <w:rPr>
          <w:spacing w:val="15"/>
          <w:w w:val="105"/>
        </w:rPr>
        <w:t xml:space="preserve"> </w:t>
      </w:r>
      <w:r>
        <w:rPr>
          <w:w w:val="105"/>
        </w:rPr>
        <w:t>forecasting:</w:t>
      </w:r>
      <w:r>
        <w:rPr>
          <w:spacing w:val="41"/>
          <w:w w:val="105"/>
        </w:rPr>
        <w:t xml:space="preserve"> </w:t>
      </w:r>
      <w:r>
        <w:rPr>
          <w:w w:val="105"/>
        </w:rPr>
        <w:t>A</w:t>
      </w:r>
      <w:r>
        <w:rPr>
          <w:spacing w:val="16"/>
          <w:w w:val="105"/>
        </w:rPr>
        <w:t xml:space="preserve"> </w:t>
      </w:r>
      <w:r>
        <w:rPr>
          <w:w w:val="105"/>
        </w:rPr>
        <w:t>review.</w:t>
      </w:r>
    </w:p>
    <w:p w14:paraId="2FBEA6A8" w14:textId="77777777" w:rsidR="00E2709D" w:rsidRDefault="00462487">
      <w:pPr>
        <w:pStyle w:val="BodyText"/>
        <w:tabs>
          <w:tab w:val="left" w:pos="851"/>
        </w:tabs>
        <w:spacing w:line="289" w:lineRule="exact"/>
        <w:ind w:left="227"/>
      </w:pPr>
      <w:r>
        <w:rPr>
          <w:rFonts w:ascii="Trebuchet MS" w:hAnsi="Trebuchet MS"/>
          <w:sz w:val="12"/>
        </w:rPr>
        <w:t>949</w:t>
      </w:r>
      <w:r>
        <w:rPr>
          <w:rFonts w:ascii="Trebuchet MS" w:hAnsi="Trebuchet MS"/>
          <w:sz w:val="12"/>
        </w:rPr>
        <w:tab/>
      </w:r>
      <w:r>
        <w:t xml:space="preserve">Journal   </w:t>
      </w:r>
      <w:r>
        <w:rPr>
          <w:spacing w:val="6"/>
        </w:rPr>
        <w:t xml:space="preserve"> </w:t>
      </w:r>
      <w:r>
        <w:t xml:space="preserve">of   </w:t>
      </w:r>
      <w:r>
        <w:rPr>
          <w:spacing w:val="7"/>
        </w:rPr>
        <w:t xml:space="preserve"> </w:t>
      </w:r>
      <w:r>
        <w:t xml:space="preserve">Hydrology   </w:t>
      </w:r>
      <w:r>
        <w:rPr>
          <w:spacing w:val="7"/>
        </w:rPr>
        <w:t xml:space="preserve"> </w:t>
      </w:r>
      <w:proofErr w:type="gramStart"/>
      <w:r>
        <w:t xml:space="preserve">375,   </w:t>
      </w:r>
      <w:proofErr w:type="gramEnd"/>
      <w:r>
        <w:rPr>
          <w:spacing w:val="24"/>
        </w:rPr>
        <w:t xml:space="preserve"> </w:t>
      </w:r>
      <w:r>
        <w:t xml:space="preserve">613–626.      </w:t>
      </w:r>
      <w:r>
        <w:rPr>
          <w:spacing w:val="25"/>
        </w:rPr>
        <w:t xml:space="preserve"> </w:t>
      </w:r>
      <w:r>
        <w:t>doi:</w:t>
      </w:r>
      <w:hyperlink r:id="rId37">
        <w:r>
          <w:t>10.1016/j.jhydrol.2009.06.</w:t>
        </w:r>
      </w:hyperlink>
    </w:p>
    <w:p w14:paraId="400C39E5" w14:textId="77777777" w:rsidR="00E2709D" w:rsidRPr="0039304F" w:rsidRDefault="00462487">
      <w:pPr>
        <w:tabs>
          <w:tab w:val="left" w:pos="851"/>
        </w:tabs>
        <w:spacing w:line="291" w:lineRule="exact"/>
        <w:ind w:left="227"/>
        <w:rPr>
          <w:sz w:val="24"/>
          <w:lang w:val="sv-SE"/>
        </w:rPr>
      </w:pPr>
      <w:r w:rsidRPr="0039304F">
        <w:rPr>
          <w:rFonts w:ascii="Trebuchet MS"/>
          <w:sz w:val="12"/>
          <w:lang w:val="sv-SE"/>
        </w:rPr>
        <w:t>950</w:t>
      </w:r>
      <w:r w:rsidRPr="0039304F">
        <w:rPr>
          <w:rFonts w:ascii="Trebuchet MS"/>
          <w:sz w:val="12"/>
          <w:lang w:val="sv-SE"/>
        </w:rPr>
        <w:tab/>
      </w:r>
      <w:r w:rsidR="00C62B43">
        <w:fldChar w:fldCharType="begin"/>
      </w:r>
      <w:r w:rsidR="00C62B43" w:rsidRPr="00AC6664">
        <w:rPr>
          <w:lang w:val="sv-SE"/>
          <w:rPrChange w:id="423" w:author="Pechlivanidis Ilias" w:date="2024-02-10T12:52:00Z">
            <w:rPr/>
          </w:rPrChange>
        </w:rPr>
        <w:instrText xml:space="preserve"> HYPERLINK "http://dx.doi.org/10.1016/j.jhydrol.2009.06.005" \h </w:instrText>
      </w:r>
      <w:r w:rsidR="00C62B43">
        <w:fldChar w:fldCharType="separate"/>
      </w:r>
      <w:r w:rsidRPr="0039304F">
        <w:rPr>
          <w:sz w:val="24"/>
          <w:lang w:val="sv-SE"/>
        </w:rPr>
        <w:t>005</w:t>
      </w:r>
      <w:r w:rsidR="00C62B43">
        <w:rPr>
          <w:sz w:val="24"/>
          <w:lang w:val="sv-SE"/>
        </w:rPr>
        <w:fldChar w:fldCharType="end"/>
      </w:r>
      <w:r w:rsidRPr="0039304F">
        <w:rPr>
          <w:sz w:val="24"/>
          <w:lang w:val="sv-SE"/>
        </w:rPr>
        <w:t>.</w:t>
      </w:r>
    </w:p>
    <w:p w14:paraId="3015EF3E" w14:textId="77777777" w:rsidR="00E2709D" w:rsidRPr="0039304F" w:rsidRDefault="00E2709D">
      <w:pPr>
        <w:pStyle w:val="BodyText"/>
        <w:spacing w:before="10"/>
        <w:rPr>
          <w:sz w:val="11"/>
          <w:lang w:val="sv-SE"/>
        </w:rPr>
      </w:pPr>
    </w:p>
    <w:p w14:paraId="5487EA53" w14:textId="77777777" w:rsidR="00E2709D" w:rsidRPr="001D7234" w:rsidRDefault="00462487">
      <w:pPr>
        <w:pStyle w:val="BodyText"/>
        <w:tabs>
          <w:tab w:val="left" w:pos="851"/>
        </w:tabs>
        <w:spacing w:before="53" w:line="237" w:lineRule="auto"/>
        <w:ind w:left="227" w:right="531"/>
        <w:jc w:val="both"/>
        <w:rPr>
          <w:lang w:val="it-IT"/>
          <w:rPrChange w:id="424" w:author="Jesus Casado Rodriguez" w:date="2024-02-12T11:52:00Z">
            <w:rPr/>
          </w:rPrChange>
        </w:rPr>
      </w:pPr>
      <w:bookmarkStart w:id="425" w:name="_bookmark40"/>
      <w:bookmarkEnd w:id="425"/>
      <w:r w:rsidRPr="0039304F">
        <w:rPr>
          <w:rFonts w:ascii="Trebuchet MS" w:hAnsi="Trebuchet MS"/>
          <w:w w:val="105"/>
          <w:sz w:val="12"/>
          <w:lang w:val="sv-SE"/>
        </w:rPr>
        <w:t xml:space="preserve">951  </w:t>
      </w:r>
      <w:r w:rsidRPr="0039304F">
        <w:rPr>
          <w:rFonts w:ascii="Trebuchet MS" w:hAnsi="Trebuchet MS"/>
          <w:spacing w:val="38"/>
          <w:w w:val="105"/>
          <w:sz w:val="12"/>
          <w:lang w:val="sv-SE"/>
        </w:rPr>
        <w:t xml:space="preserve"> </w:t>
      </w:r>
      <w:r w:rsidRPr="0039304F">
        <w:rPr>
          <w:w w:val="105"/>
          <w:lang w:val="sv-SE"/>
        </w:rPr>
        <w:t xml:space="preserve">Demeritt, D., Nobert, S., Cloke, H.L., Pappenberger, F., 2013. </w:t>
      </w:r>
      <w:r>
        <w:rPr>
          <w:w w:val="105"/>
        </w:rPr>
        <w:t xml:space="preserve">The </w:t>
      </w:r>
      <w:proofErr w:type="spellStart"/>
      <w:r>
        <w:rPr>
          <w:w w:val="105"/>
        </w:rPr>
        <w:t>european</w:t>
      </w:r>
      <w:proofErr w:type="spellEnd"/>
      <w:r>
        <w:rPr>
          <w:spacing w:val="1"/>
          <w:w w:val="105"/>
        </w:rPr>
        <w:t xml:space="preserve"> </w:t>
      </w:r>
      <w:r>
        <w:rPr>
          <w:rFonts w:ascii="Trebuchet MS" w:hAnsi="Trebuchet MS"/>
          <w:w w:val="105"/>
          <w:sz w:val="12"/>
        </w:rPr>
        <w:t>952</w:t>
      </w:r>
      <w:r>
        <w:rPr>
          <w:rFonts w:ascii="Trebuchet MS" w:hAnsi="Trebuchet MS"/>
          <w:w w:val="105"/>
          <w:sz w:val="12"/>
        </w:rPr>
        <w:tab/>
      </w:r>
      <w:r>
        <w:t>flood alert system and the communication, perception, and use of ensemble</w:t>
      </w:r>
      <w:r>
        <w:rPr>
          <w:spacing w:val="1"/>
        </w:rPr>
        <w:t xml:space="preserve"> </w:t>
      </w:r>
      <w:r>
        <w:rPr>
          <w:rFonts w:ascii="Trebuchet MS" w:hAnsi="Trebuchet MS"/>
          <w:w w:val="105"/>
          <w:sz w:val="12"/>
        </w:rPr>
        <w:t>953</w:t>
      </w:r>
      <w:r>
        <w:rPr>
          <w:rFonts w:ascii="Trebuchet MS" w:hAnsi="Trebuchet MS"/>
          <w:w w:val="105"/>
          <w:sz w:val="12"/>
        </w:rPr>
        <w:tab/>
      </w:r>
      <w:r>
        <w:t>predictions</w:t>
      </w:r>
      <w:r>
        <w:rPr>
          <w:spacing w:val="32"/>
        </w:rPr>
        <w:t xml:space="preserve"> </w:t>
      </w:r>
      <w:r>
        <w:t>for</w:t>
      </w:r>
      <w:r>
        <w:rPr>
          <w:spacing w:val="32"/>
        </w:rPr>
        <w:t xml:space="preserve"> </w:t>
      </w:r>
      <w:r>
        <w:t>operational</w:t>
      </w:r>
      <w:r>
        <w:rPr>
          <w:spacing w:val="33"/>
        </w:rPr>
        <w:t xml:space="preserve"> </w:t>
      </w:r>
      <w:r>
        <w:t>flood</w:t>
      </w:r>
      <w:r>
        <w:rPr>
          <w:spacing w:val="33"/>
        </w:rPr>
        <w:t xml:space="preserve"> </w:t>
      </w:r>
      <w:r>
        <w:t>risk</w:t>
      </w:r>
      <w:r>
        <w:rPr>
          <w:spacing w:val="33"/>
        </w:rPr>
        <w:t xml:space="preserve"> </w:t>
      </w:r>
      <w:r>
        <w:t>management.</w:t>
      </w:r>
      <w:r>
        <w:rPr>
          <w:spacing w:val="4"/>
        </w:rPr>
        <w:t xml:space="preserve"> </w:t>
      </w:r>
      <w:r w:rsidRPr="001D7234">
        <w:rPr>
          <w:lang w:val="it-IT"/>
          <w:rPrChange w:id="426" w:author="Jesus Casado Rodriguez" w:date="2024-02-12T11:52:00Z">
            <w:rPr/>
          </w:rPrChange>
        </w:rPr>
        <w:t>Hydrological</w:t>
      </w:r>
      <w:r w:rsidRPr="001D7234">
        <w:rPr>
          <w:spacing w:val="32"/>
          <w:lang w:val="it-IT"/>
          <w:rPrChange w:id="427" w:author="Jesus Casado Rodriguez" w:date="2024-02-12T11:52:00Z">
            <w:rPr>
              <w:spacing w:val="32"/>
            </w:rPr>
          </w:rPrChange>
        </w:rPr>
        <w:t xml:space="preserve"> </w:t>
      </w:r>
      <w:r w:rsidRPr="001D7234">
        <w:rPr>
          <w:lang w:val="it-IT"/>
          <w:rPrChange w:id="428" w:author="Jesus Casado Rodriguez" w:date="2024-02-12T11:52:00Z">
            <w:rPr/>
          </w:rPrChange>
        </w:rPr>
        <w:t>Processes</w:t>
      </w:r>
      <w:r w:rsidRPr="001D7234">
        <w:rPr>
          <w:spacing w:val="-52"/>
          <w:lang w:val="it-IT"/>
          <w:rPrChange w:id="429" w:author="Jesus Casado Rodriguez" w:date="2024-02-12T11:52:00Z">
            <w:rPr>
              <w:spacing w:val="-52"/>
            </w:rPr>
          </w:rPrChange>
        </w:rPr>
        <w:t xml:space="preserve"> </w:t>
      </w:r>
      <w:r w:rsidRPr="001D7234">
        <w:rPr>
          <w:rFonts w:ascii="Trebuchet MS" w:hAnsi="Trebuchet MS"/>
          <w:w w:val="105"/>
          <w:sz w:val="12"/>
          <w:lang w:val="it-IT"/>
          <w:rPrChange w:id="430" w:author="Jesus Casado Rodriguez" w:date="2024-02-12T11:52:00Z">
            <w:rPr>
              <w:rFonts w:ascii="Trebuchet MS" w:hAnsi="Trebuchet MS"/>
              <w:w w:val="105"/>
              <w:sz w:val="12"/>
            </w:rPr>
          </w:rPrChange>
        </w:rPr>
        <w:t>954</w:t>
      </w:r>
      <w:r w:rsidRPr="001D7234">
        <w:rPr>
          <w:rFonts w:ascii="Trebuchet MS" w:hAnsi="Trebuchet MS"/>
          <w:w w:val="105"/>
          <w:sz w:val="12"/>
          <w:lang w:val="it-IT"/>
          <w:rPrChange w:id="431" w:author="Jesus Casado Rodriguez" w:date="2024-02-12T11:52:00Z">
            <w:rPr>
              <w:rFonts w:ascii="Trebuchet MS" w:hAnsi="Trebuchet MS"/>
              <w:w w:val="105"/>
              <w:sz w:val="12"/>
            </w:rPr>
          </w:rPrChange>
        </w:rPr>
        <w:tab/>
      </w:r>
      <w:r w:rsidRPr="001D7234">
        <w:rPr>
          <w:w w:val="105"/>
          <w:lang w:val="it-IT"/>
          <w:rPrChange w:id="432" w:author="Jesus Casado Rodriguez" w:date="2024-02-12T11:52:00Z">
            <w:rPr>
              <w:w w:val="105"/>
            </w:rPr>
          </w:rPrChange>
        </w:rPr>
        <w:t>27,</w:t>
      </w:r>
      <w:r w:rsidRPr="001D7234">
        <w:rPr>
          <w:spacing w:val="19"/>
          <w:w w:val="105"/>
          <w:lang w:val="it-IT"/>
          <w:rPrChange w:id="433" w:author="Jesus Casado Rodriguez" w:date="2024-02-12T11:52:00Z">
            <w:rPr>
              <w:spacing w:val="19"/>
              <w:w w:val="105"/>
            </w:rPr>
          </w:rPrChange>
        </w:rPr>
        <w:t xml:space="preserve"> </w:t>
      </w:r>
      <w:r w:rsidRPr="001D7234">
        <w:rPr>
          <w:w w:val="105"/>
          <w:lang w:val="it-IT"/>
          <w:rPrChange w:id="434" w:author="Jesus Casado Rodriguez" w:date="2024-02-12T11:52:00Z">
            <w:rPr>
              <w:w w:val="105"/>
            </w:rPr>
          </w:rPrChange>
        </w:rPr>
        <w:t>147–157.</w:t>
      </w:r>
      <w:r w:rsidRPr="001D7234">
        <w:rPr>
          <w:spacing w:val="46"/>
          <w:w w:val="105"/>
          <w:lang w:val="it-IT"/>
          <w:rPrChange w:id="435" w:author="Jesus Casado Rodriguez" w:date="2024-02-12T11:52:00Z">
            <w:rPr>
              <w:spacing w:val="46"/>
              <w:w w:val="105"/>
            </w:rPr>
          </w:rPrChange>
        </w:rPr>
        <w:t xml:space="preserve"> </w:t>
      </w:r>
      <w:r w:rsidRPr="001D7234">
        <w:rPr>
          <w:w w:val="105"/>
          <w:lang w:val="it-IT"/>
          <w:rPrChange w:id="436" w:author="Jesus Casado Rodriguez" w:date="2024-02-12T11:52:00Z">
            <w:rPr>
              <w:w w:val="105"/>
            </w:rPr>
          </w:rPrChange>
        </w:rPr>
        <w:t>doi:</w:t>
      </w:r>
      <w:r w:rsidR="00E749F9">
        <w:fldChar w:fldCharType="begin"/>
      </w:r>
      <w:r w:rsidR="00E749F9" w:rsidRPr="001D7234">
        <w:rPr>
          <w:lang w:val="it-IT"/>
          <w:rPrChange w:id="437" w:author="Jesus Casado Rodriguez" w:date="2024-02-12T11:52:00Z">
            <w:rPr/>
          </w:rPrChange>
        </w:rPr>
        <w:instrText xml:space="preserve"> HYPERLINK "http://dx.doi.org/10.1002/hyp.9419" \h </w:instrText>
      </w:r>
      <w:r w:rsidR="00E749F9">
        <w:fldChar w:fldCharType="separate"/>
      </w:r>
      <w:r w:rsidRPr="001D7234">
        <w:rPr>
          <w:w w:val="105"/>
          <w:lang w:val="it-IT"/>
          <w:rPrChange w:id="438" w:author="Jesus Casado Rodriguez" w:date="2024-02-12T11:52:00Z">
            <w:rPr>
              <w:w w:val="105"/>
            </w:rPr>
          </w:rPrChange>
        </w:rPr>
        <w:t>10.1002/hyp.9419</w:t>
      </w:r>
      <w:r w:rsidR="00E749F9">
        <w:rPr>
          <w:w w:val="105"/>
        </w:rPr>
        <w:fldChar w:fldCharType="end"/>
      </w:r>
      <w:r w:rsidRPr="001D7234">
        <w:rPr>
          <w:w w:val="105"/>
          <w:lang w:val="it-IT"/>
          <w:rPrChange w:id="439" w:author="Jesus Casado Rodriguez" w:date="2024-02-12T11:52:00Z">
            <w:rPr>
              <w:w w:val="105"/>
            </w:rPr>
          </w:rPrChange>
        </w:rPr>
        <w:t>.</w:t>
      </w:r>
    </w:p>
    <w:p w14:paraId="7D3552F5" w14:textId="77777777" w:rsidR="00E2709D" w:rsidRPr="001D7234" w:rsidRDefault="00E2709D">
      <w:pPr>
        <w:pStyle w:val="BodyText"/>
        <w:spacing w:before="8"/>
        <w:rPr>
          <w:sz w:val="11"/>
          <w:lang w:val="it-IT"/>
          <w:rPrChange w:id="440" w:author="Jesus Casado Rodriguez" w:date="2024-02-12T11:52:00Z">
            <w:rPr>
              <w:sz w:val="11"/>
            </w:rPr>
          </w:rPrChange>
        </w:rPr>
      </w:pPr>
    </w:p>
    <w:p w14:paraId="01BC74EC" w14:textId="77777777" w:rsidR="00E2709D" w:rsidRDefault="00462487">
      <w:pPr>
        <w:pStyle w:val="BodyText"/>
        <w:tabs>
          <w:tab w:val="left" w:pos="851"/>
        </w:tabs>
        <w:spacing w:before="53" w:line="237" w:lineRule="auto"/>
        <w:ind w:left="227" w:right="529"/>
        <w:jc w:val="both"/>
      </w:pPr>
      <w:bookmarkStart w:id="441" w:name="_bookmark41"/>
      <w:bookmarkEnd w:id="441"/>
      <w:r w:rsidRPr="001D7234">
        <w:rPr>
          <w:rFonts w:ascii="Trebuchet MS" w:hAnsi="Trebuchet MS"/>
          <w:w w:val="110"/>
          <w:sz w:val="12"/>
          <w:lang w:val="it-IT"/>
          <w:rPrChange w:id="442" w:author="Jesus Casado Rodriguez" w:date="2024-02-12T11:52:00Z">
            <w:rPr>
              <w:rFonts w:ascii="Trebuchet MS" w:hAnsi="Trebuchet MS"/>
              <w:w w:val="110"/>
              <w:sz w:val="12"/>
            </w:rPr>
          </w:rPrChange>
        </w:rPr>
        <w:t>955</w:t>
      </w:r>
      <w:r w:rsidRPr="001D7234">
        <w:rPr>
          <w:rFonts w:ascii="Trebuchet MS" w:hAnsi="Trebuchet MS"/>
          <w:spacing w:val="1"/>
          <w:w w:val="110"/>
          <w:sz w:val="12"/>
          <w:lang w:val="it-IT"/>
          <w:rPrChange w:id="443" w:author="Jesus Casado Rodriguez" w:date="2024-02-12T11:52:00Z">
            <w:rPr>
              <w:rFonts w:ascii="Trebuchet MS" w:hAnsi="Trebuchet MS"/>
              <w:spacing w:val="1"/>
              <w:w w:val="110"/>
              <w:sz w:val="12"/>
            </w:rPr>
          </w:rPrChange>
        </w:rPr>
        <w:t xml:space="preserve"> </w:t>
      </w:r>
      <w:r w:rsidRPr="001D7234">
        <w:rPr>
          <w:w w:val="110"/>
          <w:lang w:val="it-IT"/>
          <w:rPrChange w:id="444" w:author="Jesus Casado Rodriguez" w:date="2024-02-12T11:52:00Z">
            <w:rPr>
              <w:w w:val="110"/>
            </w:rPr>
          </w:rPrChange>
        </w:rPr>
        <w:t>Diomede, T., Davolio, S., Marsigli, C., Miglietta, M.M., Moscatello, A., Pa-</w:t>
      </w:r>
      <w:r w:rsidRPr="001D7234">
        <w:rPr>
          <w:spacing w:val="-57"/>
          <w:w w:val="110"/>
          <w:lang w:val="it-IT"/>
          <w:rPrChange w:id="445" w:author="Jesus Casado Rodriguez" w:date="2024-02-12T11:52:00Z">
            <w:rPr>
              <w:spacing w:val="-57"/>
              <w:w w:val="110"/>
            </w:rPr>
          </w:rPrChange>
        </w:rPr>
        <w:t xml:space="preserve"> </w:t>
      </w:r>
      <w:r w:rsidRPr="001D7234">
        <w:rPr>
          <w:rFonts w:ascii="Trebuchet MS" w:hAnsi="Trebuchet MS"/>
          <w:w w:val="110"/>
          <w:sz w:val="12"/>
          <w:lang w:val="it-IT"/>
          <w:rPrChange w:id="446" w:author="Jesus Casado Rodriguez" w:date="2024-02-12T11:52:00Z">
            <w:rPr>
              <w:rFonts w:ascii="Trebuchet MS" w:hAnsi="Trebuchet MS"/>
              <w:w w:val="110"/>
              <w:sz w:val="12"/>
            </w:rPr>
          </w:rPrChange>
        </w:rPr>
        <w:t>956</w:t>
      </w:r>
      <w:r w:rsidRPr="001D7234">
        <w:rPr>
          <w:rFonts w:ascii="Trebuchet MS" w:hAnsi="Trebuchet MS"/>
          <w:w w:val="110"/>
          <w:sz w:val="12"/>
          <w:lang w:val="it-IT"/>
          <w:rPrChange w:id="447" w:author="Jesus Casado Rodriguez" w:date="2024-02-12T11:52:00Z">
            <w:rPr>
              <w:rFonts w:ascii="Trebuchet MS" w:hAnsi="Trebuchet MS"/>
              <w:w w:val="110"/>
              <w:sz w:val="12"/>
            </w:rPr>
          </w:rPrChange>
        </w:rPr>
        <w:tab/>
      </w:r>
      <w:r w:rsidRPr="001D7234">
        <w:rPr>
          <w:w w:val="110"/>
          <w:lang w:val="it-IT"/>
          <w:rPrChange w:id="448" w:author="Jesus Casado Rodriguez" w:date="2024-02-12T11:52:00Z">
            <w:rPr>
              <w:w w:val="110"/>
            </w:rPr>
          </w:rPrChange>
        </w:rPr>
        <w:t xml:space="preserve">petti, P., Paccagnella, T., Buzzi, A., Malguzzi, P., 2008.  </w:t>
      </w:r>
      <w:r>
        <w:rPr>
          <w:w w:val="110"/>
        </w:rPr>
        <w:t>Discharge pre-</w:t>
      </w:r>
      <w:r>
        <w:rPr>
          <w:spacing w:val="1"/>
          <w:w w:val="110"/>
        </w:rPr>
        <w:t xml:space="preserve"> </w:t>
      </w:r>
      <w:r>
        <w:rPr>
          <w:rFonts w:ascii="Trebuchet MS" w:hAnsi="Trebuchet MS"/>
          <w:w w:val="110"/>
          <w:sz w:val="12"/>
        </w:rPr>
        <w:t>957</w:t>
      </w:r>
      <w:r>
        <w:rPr>
          <w:rFonts w:ascii="Trebuchet MS" w:hAnsi="Trebuchet MS"/>
          <w:w w:val="110"/>
          <w:sz w:val="12"/>
        </w:rPr>
        <w:tab/>
      </w:r>
      <w:r>
        <w:rPr>
          <w:w w:val="105"/>
        </w:rPr>
        <w:t>diction based on multi-model precipitation forecasts.   Meteorology and</w:t>
      </w:r>
      <w:r>
        <w:rPr>
          <w:spacing w:val="1"/>
          <w:w w:val="105"/>
        </w:rPr>
        <w:t xml:space="preserve"> </w:t>
      </w:r>
      <w:r>
        <w:rPr>
          <w:rFonts w:ascii="Trebuchet MS" w:hAnsi="Trebuchet MS"/>
          <w:w w:val="110"/>
          <w:sz w:val="12"/>
        </w:rPr>
        <w:t>958</w:t>
      </w:r>
      <w:r>
        <w:rPr>
          <w:rFonts w:ascii="Trebuchet MS" w:hAnsi="Trebuchet MS"/>
          <w:w w:val="110"/>
          <w:sz w:val="12"/>
        </w:rPr>
        <w:tab/>
      </w:r>
      <w:r>
        <w:rPr>
          <w:w w:val="105"/>
        </w:rPr>
        <w:t>Atmospheric</w:t>
      </w:r>
      <w:r>
        <w:rPr>
          <w:spacing w:val="28"/>
          <w:w w:val="105"/>
        </w:rPr>
        <w:t xml:space="preserve"> </w:t>
      </w:r>
      <w:r>
        <w:rPr>
          <w:w w:val="105"/>
        </w:rPr>
        <w:t>Physics</w:t>
      </w:r>
      <w:r>
        <w:rPr>
          <w:spacing w:val="28"/>
          <w:w w:val="105"/>
        </w:rPr>
        <w:t xml:space="preserve"> </w:t>
      </w:r>
      <w:r>
        <w:rPr>
          <w:w w:val="105"/>
        </w:rPr>
        <w:t>101,</w:t>
      </w:r>
      <w:r>
        <w:rPr>
          <w:spacing w:val="29"/>
          <w:w w:val="105"/>
        </w:rPr>
        <w:t xml:space="preserve"> </w:t>
      </w:r>
      <w:r>
        <w:rPr>
          <w:w w:val="105"/>
        </w:rPr>
        <w:t>245–265.</w:t>
      </w:r>
      <w:r>
        <w:rPr>
          <w:spacing w:val="1"/>
          <w:w w:val="105"/>
        </w:rPr>
        <w:t xml:space="preserve"> </w:t>
      </w:r>
      <w:r>
        <w:rPr>
          <w:w w:val="105"/>
        </w:rPr>
        <w:t>doi:</w:t>
      </w:r>
      <w:hyperlink r:id="rId38">
        <w:r>
          <w:rPr>
            <w:w w:val="105"/>
          </w:rPr>
          <w:t>10.1007/s00703-007-0285-0</w:t>
        </w:r>
      </w:hyperlink>
      <w:r>
        <w:rPr>
          <w:w w:val="105"/>
        </w:rPr>
        <w:t>.</w:t>
      </w:r>
    </w:p>
    <w:p w14:paraId="35DE3536" w14:textId="77777777" w:rsidR="00E2709D" w:rsidRDefault="00E2709D">
      <w:pPr>
        <w:pStyle w:val="BodyText"/>
        <w:spacing w:before="7"/>
        <w:rPr>
          <w:sz w:val="11"/>
        </w:rPr>
      </w:pPr>
    </w:p>
    <w:p w14:paraId="28AC2A4B" w14:textId="77777777" w:rsidR="00E2709D" w:rsidRDefault="00462487">
      <w:pPr>
        <w:pStyle w:val="BodyText"/>
        <w:tabs>
          <w:tab w:val="left" w:pos="851"/>
          <w:tab w:val="left" w:pos="2358"/>
        </w:tabs>
        <w:spacing w:before="53" w:line="237" w:lineRule="auto"/>
        <w:ind w:left="227" w:right="530"/>
        <w:jc w:val="both"/>
      </w:pPr>
      <w:bookmarkStart w:id="449" w:name="_bookmark42"/>
      <w:bookmarkEnd w:id="449"/>
      <w:r>
        <w:rPr>
          <w:rFonts w:ascii="Trebuchet MS"/>
          <w:w w:val="110"/>
          <w:sz w:val="12"/>
        </w:rPr>
        <w:t xml:space="preserve">959   </w:t>
      </w:r>
      <w:proofErr w:type="gramStart"/>
      <w:r>
        <w:rPr>
          <w:w w:val="110"/>
        </w:rPr>
        <w:t>EEA,  2023</w:t>
      </w:r>
      <w:proofErr w:type="gramEnd"/>
      <w:r>
        <w:rPr>
          <w:w w:val="110"/>
        </w:rPr>
        <w:t xml:space="preserve">.  </w:t>
      </w:r>
      <w:r>
        <w:rPr>
          <w:spacing w:val="1"/>
          <w:w w:val="110"/>
        </w:rPr>
        <w:t xml:space="preserve"> </w:t>
      </w:r>
      <w:proofErr w:type="gramStart"/>
      <w:r>
        <w:rPr>
          <w:w w:val="110"/>
        </w:rPr>
        <w:t>Economic  losses</w:t>
      </w:r>
      <w:proofErr w:type="gramEnd"/>
      <w:r>
        <w:rPr>
          <w:w w:val="110"/>
        </w:rPr>
        <w:t xml:space="preserve">  from  weather-  and  climate-related  ex-</w:t>
      </w:r>
      <w:r>
        <w:rPr>
          <w:spacing w:val="1"/>
          <w:w w:val="110"/>
        </w:rPr>
        <w:t xml:space="preserve"> </w:t>
      </w:r>
      <w:r>
        <w:rPr>
          <w:rFonts w:ascii="Trebuchet MS"/>
          <w:w w:val="110"/>
          <w:sz w:val="12"/>
        </w:rPr>
        <w:t>960</w:t>
      </w:r>
      <w:r>
        <w:rPr>
          <w:rFonts w:ascii="Trebuchet MS"/>
          <w:w w:val="110"/>
          <w:sz w:val="12"/>
        </w:rPr>
        <w:tab/>
      </w:r>
      <w:proofErr w:type="spellStart"/>
      <w:r>
        <w:rPr>
          <w:spacing w:val="-2"/>
          <w:w w:val="110"/>
        </w:rPr>
        <w:t>tremes</w:t>
      </w:r>
      <w:proofErr w:type="spellEnd"/>
      <w:r>
        <w:rPr>
          <w:spacing w:val="-2"/>
          <w:w w:val="110"/>
        </w:rPr>
        <w:t xml:space="preserve"> </w:t>
      </w:r>
      <w:r>
        <w:rPr>
          <w:spacing w:val="-1"/>
          <w:w w:val="110"/>
        </w:rPr>
        <w:t>in Europe.</w:t>
      </w:r>
      <w:r>
        <w:rPr>
          <w:w w:val="110"/>
        </w:rPr>
        <w:t xml:space="preserve"> </w:t>
      </w:r>
      <w:r>
        <w:rPr>
          <w:spacing w:val="-1"/>
          <w:w w:val="110"/>
        </w:rPr>
        <w:t>Technical Report. European Environmental Agency.</w:t>
      </w:r>
      <w:r>
        <w:rPr>
          <w:w w:val="110"/>
        </w:rPr>
        <w:t xml:space="preserve"> </w:t>
      </w:r>
      <w:r>
        <w:rPr>
          <w:rFonts w:ascii="Trebuchet MS"/>
          <w:w w:val="110"/>
          <w:sz w:val="12"/>
        </w:rPr>
        <w:t>961</w:t>
      </w:r>
      <w:r>
        <w:rPr>
          <w:rFonts w:ascii="Trebuchet MS"/>
          <w:w w:val="110"/>
          <w:sz w:val="12"/>
        </w:rPr>
        <w:tab/>
      </w:r>
      <w:r>
        <w:rPr>
          <w:w w:val="110"/>
        </w:rPr>
        <w:t>URL:</w:t>
      </w:r>
      <w:r>
        <w:rPr>
          <w:w w:val="110"/>
        </w:rPr>
        <w:tab/>
      </w:r>
      <w:hyperlink r:id="rId39">
        <w:r>
          <w:rPr>
            <w:w w:val="110"/>
          </w:rPr>
          <w:t>https://www.eea.europa.eu/en/analysis/indicators/</w:t>
        </w:r>
      </w:hyperlink>
    </w:p>
    <w:p w14:paraId="6FDF4946" w14:textId="77777777" w:rsidR="00E2709D" w:rsidRDefault="00462487">
      <w:pPr>
        <w:pStyle w:val="BodyText"/>
        <w:tabs>
          <w:tab w:val="left" w:pos="851"/>
        </w:tabs>
        <w:spacing w:line="285" w:lineRule="exact"/>
        <w:ind w:left="227"/>
        <w:jc w:val="both"/>
      </w:pPr>
      <w:r>
        <w:rPr>
          <w:rFonts w:ascii="Trebuchet MS"/>
          <w:w w:val="115"/>
          <w:sz w:val="12"/>
        </w:rPr>
        <w:t>962</w:t>
      </w:r>
      <w:r>
        <w:rPr>
          <w:rFonts w:ascii="Trebuchet MS"/>
          <w:w w:val="115"/>
          <w:sz w:val="12"/>
        </w:rPr>
        <w:tab/>
      </w:r>
      <w:hyperlink r:id="rId40">
        <w:proofErr w:type="spellStart"/>
        <w:r>
          <w:rPr>
            <w:w w:val="115"/>
          </w:rPr>
          <w:t>economic-losses-from-climate-related?activeAccordion</w:t>
        </w:r>
        <w:proofErr w:type="spellEnd"/>
        <w:r>
          <w:rPr>
            <w:w w:val="115"/>
          </w:rPr>
          <w:t>=</w:t>
        </w:r>
      </w:hyperlink>
    </w:p>
    <w:p w14:paraId="640AEDF3" w14:textId="77777777" w:rsidR="00E2709D" w:rsidRDefault="00462487">
      <w:pPr>
        <w:pStyle w:val="BodyText"/>
        <w:tabs>
          <w:tab w:val="left" w:pos="851"/>
        </w:tabs>
        <w:spacing w:line="291" w:lineRule="exact"/>
        <w:ind w:left="227"/>
        <w:jc w:val="both"/>
      </w:pPr>
      <w:r>
        <w:rPr>
          <w:rFonts w:ascii="Trebuchet MS"/>
          <w:w w:val="105"/>
          <w:sz w:val="12"/>
        </w:rPr>
        <w:t>963</w:t>
      </w:r>
      <w:r>
        <w:rPr>
          <w:rFonts w:ascii="Trebuchet MS"/>
          <w:w w:val="105"/>
          <w:sz w:val="12"/>
        </w:rPr>
        <w:tab/>
      </w:r>
      <w:hyperlink r:id="rId41">
        <w:r>
          <w:rPr>
            <w:w w:val="105"/>
          </w:rPr>
          <w:t>ecdb3bcf-bbe9-4978-b5cf-0b136399d9f8</w:t>
        </w:r>
      </w:hyperlink>
      <w:r>
        <w:rPr>
          <w:w w:val="105"/>
        </w:rPr>
        <w:t>.</w:t>
      </w:r>
    </w:p>
    <w:p w14:paraId="1257764C" w14:textId="77777777" w:rsidR="00E2709D" w:rsidRDefault="00E2709D">
      <w:pPr>
        <w:pStyle w:val="BodyText"/>
        <w:spacing w:before="10"/>
        <w:rPr>
          <w:sz w:val="11"/>
        </w:rPr>
      </w:pPr>
    </w:p>
    <w:p w14:paraId="4061EE1E" w14:textId="77777777" w:rsidR="00E2709D" w:rsidRDefault="00462487">
      <w:pPr>
        <w:pStyle w:val="BodyText"/>
        <w:tabs>
          <w:tab w:val="left" w:pos="851"/>
        </w:tabs>
        <w:spacing w:before="54" w:line="237" w:lineRule="auto"/>
        <w:ind w:left="227" w:right="531"/>
        <w:jc w:val="both"/>
      </w:pPr>
      <w:bookmarkStart w:id="450" w:name="_bookmark43"/>
      <w:bookmarkEnd w:id="450"/>
      <w:r>
        <w:rPr>
          <w:rFonts w:ascii="Trebuchet MS"/>
          <w:w w:val="110"/>
          <w:sz w:val="12"/>
        </w:rPr>
        <w:t>964</w:t>
      </w:r>
      <w:r>
        <w:rPr>
          <w:rFonts w:ascii="Trebuchet MS"/>
          <w:spacing w:val="20"/>
          <w:w w:val="110"/>
          <w:sz w:val="12"/>
        </w:rPr>
        <w:t xml:space="preserve"> </w:t>
      </w:r>
      <w:r>
        <w:rPr>
          <w:w w:val="110"/>
        </w:rPr>
        <w:t>Egerton,</w:t>
      </w:r>
      <w:r>
        <w:rPr>
          <w:spacing w:val="40"/>
          <w:w w:val="110"/>
        </w:rPr>
        <w:t xml:space="preserve"> </w:t>
      </w:r>
      <w:r>
        <w:rPr>
          <w:w w:val="110"/>
        </w:rPr>
        <w:t>P.,</w:t>
      </w:r>
      <w:r>
        <w:rPr>
          <w:spacing w:val="41"/>
          <w:w w:val="110"/>
        </w:rPr>
        <w:t xml:space="preserve"> </w:t>
      </w:r>
      <w:r>
        <w:rPr>
          <w:w w:val="110"/>
        </w:rPr>
        <w:t>Stander,</w:t>
      </w:r>
      <w:r>
        <w:rPr>
          <w:spacing w:val="40"/>
          <w:w w:val="110"/>
        </w:rPr>
        <w:t xml:space="preserve"> </w:t>
      </w:r>
      <w:r>
        <w:rPr>
          <w:w w:val="110"/>
        </w:rPr>
        <w:t>J.,</w:t>
      </w:r>
      <w:r>
        <w:rPr>
          <w:spacing w:val="41"/>
          <w:w w:val="110"/>
        </w:rPr>
        <w:t xml:space="preserve"> </w:t>
      </w:r>
      <w:r>
        <w:rPr>
          <w:w w:val="110"/>
        </w:rPr>
        <w:t>Paterson,</w:t>
      </w:r>
      <w:r>
        <w:rPr>
          <w:spacing w:val="41"/>
          <w:w w:val="110"/>
        </w:rPr>
        <w:t xml:space="preserve"> </w:t>
      </w:r>
      <w:r>
        <w:rPr>
          <w:w w:val="110"/>
        </w:rPr>
        <w:t>L.,</w:t>
      </w:r>
      <w:r>
        <w:rPr>
          <w:spacing w:val="40"/>
          <w:w w:val="110"/>
        </w:rPr>
        <w:t xml:space="preserve"> </w:t>
      </w:r>
      <w:proofErr w:type="spellStart"/>
      <w:r>
        <w:rPr>
          <w:w w:val="110"/>
        </w:rPr>
        <w:t>Devillier</w:t>
      </w:r>
      <w:proofErr w:type="spellEnd"/>
      <w:r>
        <w:rPr>
          <w:w w:val="110"/>
        </w:rPr>
        <w:t>,</w:t>
      </w:r>
      <w:r>
        <w:rPr>
          <w:spacing w:val="41"/>
          <w:w w:val="110"/>
        </w:rPr>
        <w:t xml:space="preserve"> </w:t>
      </w:r>
      <w:r>
        <w:rPr>
          <w:w w:val="110"/>
        </w:rPr>
        <w:t>R.,</w:t>
      </w:r>
      <w:r>
        <w:rPr>
          <w:spacing w:val="41"/>
          <w:w w:val="110"/>
        </w:rPr>
        <w:t xml:space="preserve"> </w:t>
      </w:r>
      <w:r>
        <w:rPr>
          <w:w w:val="110"/>
        </w:rPr>
        <w:t>Champagne-Fall,</w:t>
      </w:r>
      <w:r>
        <w:rPr>
          <w:spacing w:val="40"/>
          <w:w w:val="110"/>
        </w:rPr>
        <w:t xml:space="preserve"> </w:t>
      </w:r>
      <w:r>
        <w:rPr>
          <w:w w:val="110"/>
        </w:rPr>
        <w:t>A.,</w:t>
      </w:r>
      <w:r>
        <w:rPr>
          <w:spacing w:val="-58"/>
          <w:w w:val="110"/>
        </w:rPr>
        <w:t xml:space="preserve"> </w:t>
      </w:r>
      <w:r>
        <w:rPr>
          <w:rFonts w:ascii="Trebuchet MS"/>
          <w:w w:val="110"/>
          <w:sz w:val="12"/>
        </w:rPr>
        <w:t>965</w:t>
      </w:r>
      <w:r>
        <w:rPr>
          <w:rFonts w:ascii="Trebuchet MS"/>
          <w:w w:val="110"/>
          <w:sz w:val="12"/>
        </w:rPr>
        <w:tab/>
      </w:r>
      <w:proofErr w:type="spellStart"/>
      <w:r>
        <w:rPr>
          <w:w w:val="110"/>
        </w:rPr>
        <w:t>Honore</w:t>
      </w:r>
      <w:proofErr w:type="spellEnd"/>
      <w:r>
        <w:rPr>
          <w:w w:val="110"/>
        </w:rPr>
        <w:t>, C., Allis, E., Love, G., Nitu, R., Stuart, L., Kaya, F., Santamaria,</w:t>
      </w:r>
      <w:r>
        <w:rPr>
          <w:spacing w:val="1"/>
          <w:w w:val="110"/>
        </w:rPr>
        <w:t xml:space="preserve"> </w:t>
      </w:r>
      <w:r>
        <w:rPr>
          <w:rFonts w:ascii="Trebuchet MS"/>
          <w:w w:val="110"/>
          <w:sz w:val="12"/>
        </w:rPr>
        <w:t>966</w:t>
      </w:r>
      <w:r>
        <w:rPr>
          <w:rFonts w:ascii="Trebuchet MS"/>
          <w:w w:val="110"/>
          <w:sz w:val="12"/>
        </w:rPr>
        <w:tab/>
      </w:r>
      <w:r>
        <w:rPr>
          <w:w w:val="110"/>
        </w:rPr>
        <w:t>L.,</w:t>
      </w:r>
      <w:r>
        <w:rPr>
          <w:spacing w:val="39"/>
          <w:w w:val="110"/>
        </w:rPr>
        <w:t xml:space="preserve"> </w:t>
      </w:r>
      <w:r>
        <w:rPr>
          <w:w w:val="110"/>
        </w:rPr>
        <w:t>Teruggi,</w:t>
      </w:r>
      <w:r>
        <w:rPr>
          <w:spacing w:val="39"/>
          <w:w w:val="110"/>
        </w:rPr>
        <w:t xml:space="preserve"> </w:t>
      </w:r>
      <w:r>
        <w:rPr>
          <w:w w:val="110"/>
        </w:rPr>
        <w:t>G.,</w:t>
      </w:r>
      <w:r>
        <w:rPr>
          <w:spacing w:val="39"/>
          <w:w w:val="110"/>
        </w:rPr>
        <w:t xml:space="preserve"> </w:t>
      </w:r>
      <w:r>
        <w:rPr>
          <w:w w:val="110"/>
        </w:rPr>
        <w:t>Taalas,</w:t>
      </w:r>
      <w:r>
        <w:rPr>
          <w:spacing w:val="39"/>
          <w:w w:val="110"/>
        </w:rPr>
        <w:t xml:space="preserve"> </w:t>
      </w:r>
      <w:r>
        <w:rPr>
          <w:w w:val="110"/>
        </w:rPr>
        <w:t>P.,</w:t>
      </w:r>
      <w:r>
        <w:rPr>
          <w:spacing w:val="39"/>
          <w:w w:val="110"/>
        </w:rPr>
        <w:t xml:space="preserve"> </w:t>
      </w:r>
      <w:r>
        <w:rPr>
          <w:w w:val="110"/>
        </w:rPr>
        <w:t>Rea,</w:t>
      </w:r>
      <w:r>
        <w:rPr>
          <w:spacing w:val="39"/>
          <w:w w:val="110"/>
        </w:rPr>
        <w:t xml:space="preserve"> </w:t>
      </w:r>
      <w:r>
        <w:rPr>
          <w:w w:val="110"/>
        </w:rPr>
        <w:t>A.,</w:t>
      </w:r>
      <w:r>
        <w:rPr>
          <w:spacing w:val="39"/>
          <w:w w:val="110"/>
        </w:rPr>
        <w:t xml:space="preserve"> </w:t>
      </w:r>
      <w:r>
        <w:rPr>
          <w:w w:val="110"/>
        </w:rPr>
        <w:t>Lucio,</w:t>
      </w:r>
      <w:r>
        <w:rPr>
          <w:spacing w:val="40"/>
          <w:w w:val="110"/>
        </w:rPr>
        <w:t xml:space="preserve"> </w:t>
      </w:r>
      <w:r>
        <w:rPr>
          <w:w w:val="110"/>
        </w:rPr>
        <w:t>F.,</w:t>
      </w:r>
      <w:r>
        <w:rPr>
          <w:spacing w:val="39"/>
          <w:w w:val="110"/>
        </w:rPr>
        <w:t xml:space="preserve"> </w:t>
      </w:r>
      <w:r>
        <w:rPr>
          <w:w w:val="110"/>
        </w:rPr>
        <w:t>Harding,</w:t>
      </w:r>
      <w:r>
        <w:rPr>
          <w:spacing w:val="39"/>
          <w:w w:val="110"/>
        </w:rPr>
        <w:t xml:space="preserve"> </w:t>
      </w:r>
      <w:r>
        <w:rPr>
          <w:w w:val="110"/>
        </w:rPr>
        <w:t>J.,</w:t>
      </w:r>
      <w:r>
        <w:rPr>
          <w:spacing w:val="39"/>
          <w:w w:val="110"/>
        </w:rPr>
        <w:t xml:space="preserve"> </w:t>
      </w:r>
      <w:proofErr w:type="spellStart"/>
      <w:r>
        <w:rPr>
          <w:w w:val="110"/>
        </w:rPr>
        <w:t>Repnik</w:t>
      </w:r>
      <w:proofErr w:type="spellEnd"/>
      <w:r>
        <w:rPr>
          <w:w w:val="110"/>
        </w:rPr>
        <w:t>,</w:t>
      </w:r>
      <w:r>
        <w:rPr>
          <w:spacing w:val="39"/>
          <w:w w:val="110"/>
        </w:rPr>
        <w:t xml:space="preserve"> </w:t>
      </w:r>
      <w:r>
        <w:rPr>
          <w:w w:val="110"/>
        </w:rPr>
        <w:t>M.,</w:t>
      </w:r>
      <w:r>
        <w:rPr>
          <w:spacing w:val="-57"/>
          <w:w w:val="110"/>
        </w:rPr>
        <w:t xml:space="preserve"> </w:t>
      </w:r>
      <w:r>
        <w:rPr>
          <w:rFonts w:ascii="Trebuchet MS"/>
          <w:w w:val="110"/>
          <w:sz w:val="12"/>
        </w:rPr>
        <w:t>967</w:t>
      </w:r>
      <w:r>
        <w:rPr>
          <w:rFonts w:ascii="Trebuchet MS"/>
          <w:w w:val="110"/>
          <w:sz w:val="12"/>
        </w:rPr>
        <w:tab/>
      </w:r>
      <w:r>
        <w:rPr>
          <w:w w:val="110"/>
        </w:rPr>
        <w:t xml:space="preserve">Luterbacher, J., </w:t>
      </w:r>
      <w:proofErr w:type="spellStart"/>
      <w:r>
        <w:rPr>
          <w:w w:val="110"/>
        </w:rPr>
        <w:t>Alexieva</w:t>
      </w:r>
      <w:proofErr w:type="spellEnd"/>
      <w:r>
        <w:rPr>
          <w:w w:val="110"/>
        </w:rPr>
        <w:t xml:space="preserve">, A., </w:t>
      </w:r>
      <w:proofErr w:type="spellStart"/>
      <w:r>
        <w:rPr>
          <w:w w:val="110"/>
        </w:rPr>
        <w:t>Gonsior</w:t>
      </w:r>
      <w:proofErr w:type="spellEnd"/>
      <w:r>
        <w:rPr>
          <w:w w:val="110"/>
        </w:rPr>
        <w:t>, H., Uhlenbrook, S., Cullmann, J.,</w:t>
      </w:r>
      <w:r>
        <w:rPr>
          <w:spacing w:val="1"/>
          <w:w w:val="110"/>
        </w:rPr>
        <w:t xml:space="preserve"> </w:t>
      </w:r>
      <w:r>
        <w:rPr>
          <w:rFonts w:ascii="Trebuchet MS"/>
          <w:w w:val="110"/>
          <w:sz w:val="12"/>
        </w:rPr>
        <w:t>968</w:t>
      </w:r>
      <w:r>
        <w:rPr>
          <w:rFonts w:ascii="Trebuchet MS"/>
          <w:w w:val="110"/>
          <w:sz w:val="12"/>
        </w:rPr>
        <w:tab/>
      </w:r>
      <w:r>
        <w:rPr>
          <w:w w:val="110"/>
        </w:rPr>
        <w:t>Lombardi,</w:t>
      </w:r>
      <w:r>
        <w:rPr>
          <w:spacing w:val="27"/>
          <w:w w:val="110"/>
        </w:rPr>
        <w:t xml:space="preserve"> </w:t>
      </w:r>
      <w:r>
        <w:rPr>
          <w:w w:val="110"/>
        </w:rPr>
        <w:t>N.,</w:t>
      </w:r>
      <w:r>
        <w:rPr>
          <w:spacing w:val="28"/>
          <w:w w:val="110"/>
        </w:rPr>
        <w:t xml:space="preserve"> </w:t>
      </w:r>
      <w:proofErr w:type="spellStart"/>
      <w:r>
        <w:rPr>
          <w:w w:val="110"/>
        </w:rPr>
        <w:t>Dunja</w:t>
      </w:r>
      <w:proofErr w:type="spellEnd"/>
      <w:r>
        <w:rPr>
          <w:w w:val="110"/>
        </w:rPr>
        <w:t>,</w:t>
      </w:r>
      <w:r>
        <w:rPr>
          <w:spacing w:val="28"/>
          <w:w w:val="110"/>
        </w:rPr>
        <w:t xml:space="preserve"> </w:t>
      </w:r>
      <w:r>
        <w:rPr>
          <w:w w:val="110"/>
        </w:rPr>
        <w:t>D.,</w:t>
      </w:r>
      <w:r>
        <w:rPr>
          <w:spacing w:val="27"/>
          <w:w w:val="110"/>
        </w:rPr>
        <w:t xml:space="preserve"> </w:t>
      </w:r>
      <w:r>
        <w:rPr>
          <w:w w:val="110"/>
        </w:rPr>
        <w:t>Pfister,</w:t>
      </w:r>
      <w:r>
        <w:rPr>
          <w:spacing w:val="28"/>
          <w:w w:val="110"/>
        </w:rPr>
        <w:t xml:space="preserve"> </w:t>
      </w:r>
      <w:r>
        <w:rPr>
          <w:w w:val="110"/>
        </w:rPr>
        <w:t>D.,</w:t>
      </w:r>
      <w:r>
        <w:rPr>
          <w:spacing w:val="28"/>
          <w:w w:val="110"/>
        </w:rPr>
        <w:t xml:space="preserve"> </w:t>
      </w:r>
      <w:proofErr w:type="spellStart"/>
      <w:r>
        <w:rPr>
          <w:w w:val="110"/>
        </w:rPr>
        <w:t>Zommers</w:t>
      </w:r>
      <w:proofErr w:type="spellEnd"/>
      <w:r>
        <w:rPr>
          <w:w w:val="110"/>
        </w:rPr>
        <w:t>,</w:t>
      </w:r>
      <w:r>
        <w:rPr>
          <w:spacing w:val="28"/>
          <w:w w:val="110"/>
        </w:rPr>
        <w:t xml:space="preserve"> </w:t>
      </w:r>
      <w:r>
        <w:rPr>
          <w:w w:val="110"/>
        </w:rPr>
        <w:t>Z.,</w:t>
      </w:r>
      <w:r>
        <w:rPr>
          <w:spacing w:val="27"/>
          <w:w w:val="110"/>
        </w:rPr>
        <w:t xml:space="preserve"> </w:t>
      </w:r>
      <w:r>
        <w:rPr>
          <w:w w:val="110"/>
        </w:rPr>
        <w:t>Escobar</w:t>
      </w:r>
      <w:r>
        <w:rPr>
          <w:spacing w:val="23"/>
          <w:w w:val="110"/>
        </w:rPr>
        <w:t xml:space="preserve"> </w:t>
      </w:r>
      <w:r>
        <w:rPr>
          <w:w w:val="110"/>
        </w:rPr>
        <w:t>Rodriguez,</w:t>
      </w:r>
      <w:r>
        <w:rPr>
          <w:spacing w:val="-57"/>
          <w:w w:val="110"/>
        </w:rPr>
        <w:t xml:space="preserve"> </w:t>
      </w:r>
      <w:r>
        <w:rPr>
          <w:rFonts w:ascii="Trebuchet MS"/>
          <w:w w:val="110"/>
          <w:sz w:val="12"/>
        </w:rPr>
        <w:t>969</w:t>
      </w:r>
      <w:r>
        <w:rPr>
          <w:rFonts w:ascii="Trebuchet MS"/>
          <w:w w:val="110"/>
          <w:sz w:val="12"/>
        </w:rPr>
        <w:tab/>
      </w:r>
      <w:r>
        <w:rPr>
          <w:w w:val="110"/>
        </w:rPr>
        <w:t>H.,</w:t>
      </w:r>
      <w:r>
        <w:rPr>
          <w:spacing w:val="-6"/>
          <w:w w:val="110"/>
        </w:rPr>
        <w:t xml:space="preserve"> </w:t>
      </w:r>
      <w:r>
        <w:rPr>
          <w:w w:val="110"/>
        </w:rPr>
        <w:t>Jacob,</w:t>
      </w:r>
      <w:r>
        <w:rPr>
          <w:spacing w:val="-6"/>
          <w:w w:val="110"/>
        </w:rPr>
        <w:t xml:space="preserve"> </w:t>
      </w:r>
      <w:r>
        <w:rPr>
          <w:w w:val="110"/>
        </w:rPr>
        <w:t>A.,</w:t>
      </w:r>
      <w:r>
        <w:rPr>
          <w:spacing w:val="-6"/>
          <w:w w:val="110"/>
        </w:rPr>
        <w:t xml:space="preserve"> </w:t>
      </w:r>
      <w:proofErr w:type="spellStart"/>
      <w:r>
        <w:rPr>
          <w:w w:val="110"/>
        </w:rPr>
        <w:t>Keo</w:t>
      </w:r>
      <w:proofErr w:type="spellEnd"/>
      <w:r>
        <w:rPr>
          <w:w w:val="110"/>
        </w:rPr>
        <w:t>,</w:t>
      </w:r>
      <w:r>
        <w:rPr>
          <w:spacing w:val="-5"/>
          <w:w w:val="110"/>
        </w:rPr>
        <w:t xml:space="preserve"> </w:t>
      </w:r>
      <w:r>
        <w:rPr>
          <w:w w:val="110"/>
        </w:rPr>
        <w:t>K.,</w:t>
      </w:r>
      <w:r>
        <w:rPr>
          <w:spacing w:val="-6"/>
          <w:w w:val="110"/>
        </w:rPr>
        <w:t xml:space="preserve"> </w:t>
      </w:r>
      <w:r>
        <w:rPr>
          <w:w w:val="110"/>
        </w:rPr>
        <w:t>2023.</w:t>
      </w:r>
      <w:r>
        <w:rPr>
          <w:spacing w:val="8"/>
          <w:w w:val="110"/>
        </w:rPr>
        <w:t xml:space="preserve"> </w:t>
      </w:r>
      <w:r>
        <w:rPr>
          <w:w w:val="110"/>
        </w:rPr>
        <w:t>Early</w:t>
      </w:r>
      <w:r>
        <w:rPr>
          <w:spacing w:val="-8"/>
          <w:w w:val="110"/>
        </w:rPr>
        <w:t xml:space="preserve"> </w:t>
      </w:r>
      <w:r>
        <w:rPr>
          <w:w w:val="110"/>
        </w:rPr>
        <w:t>warnings</w:t>
      </w:r>
      <w:r>
        <w:rPr>
          <w:spacing w:val="-7"/>
          <w:w w:val="110"/>
        </w:rPr>
        <w:t xml:space="preserve"> </w:t>
      </w:r>
      <w:r>
        <w:rPr>
          <w:w w:val="110"/>
        </w:rPr>
        <w:t>for</w:t>
      </w:r>
      <w:r>
        <w:rPr>
          <w:spacing w:val="-7"/>
          <w:w w:val="110"/>
        </w:rPr>
        <w:t xml:space="preserve"> </w:t>
      </w:r>
      <w:r>
        <w:rPr>
          <w:w w:val="110"/>
        </w:rPr>
        <w:t>all.</w:t>
      </w:r>
      <w:r>
        <w:rPr>
          <w:spacing w:val="-8"/>
          <w:w w:val="110"/>
        </w:rPr>
        <w:t xml:space="preserve"> </w:t>
      </w:r>
      <w:r>
        <w:rPr>
          <w:w w:val="110"/>
        </w:rPr>
        <w:t>Executive</w:t>
      </w:r>
      <w:r>
        <w:rPr>
          <w:spacing w:val="-7"/>
          <w:w w:val="110"/>
        </w:rPr>
        <w:t xml:space="preserve"> </w:t>
      </w:r>
      <w:r>
        <w:rPr>
          <w:w w:val="110"/>
        </w:rPr>
        <w:t>action</w:t>
      </w:r>
      <w:r>
        <w:rPr>
          <w:spacing w:val="-7"/>
          <w:w w:val="110"/>
        </w:rPr>
        <w:t xml:space="preserve"> </w:t>
      </w:r>
      <w:r>
        <w:rPr>
          <w:w w:val="110"/>
        </w:rPr>
        <w:t>plan</w:t>
      </w:r>
    </w:p>
    <w:p w14:paraId="07F8CAB2" w14:textId="77777777" w:rsidR="00E2709D" w:rsidRDefault="00E2709D">
      <w:pPr>
        <w:spacing w:line="237" w:lineRule="auto"/>
        <w:jc w:val="both"/>
        <w:sectPr w:rsidR="00E2709D">
          <w:pgSz w:w="12240" w:h="15840"/>
          <w:pgMar w:top="1500" w:right="1720" w:bottom="1960" w:left="1600" w:header="0" w:footer="1777" w:gutter="0"/>
          <w:cols w:space="720"/>
        </w:sectPr>
      </w:pPr>
    </w:p>
    <w:p w14:paraId="6E84C150" w14:textId="77777777" w:rsidR="00E2709D" w:rsidRDefault="00E2709D">
      <w:pPr>
        <w:pStyle w:val="BodyText"/>
        <w:rPr>
          <w:sz w:val="20"/>
        </w:rPr>
      </w:pPr>
    </w:p>
    <w:p w14:paraId="75F9122B" w14:textId="77777777" w:rsidR="00E2709D" w:rsidRDefault="00E2709D">
      <w:pPr>
        <w:pStyle w:val="BodyText"/>
        <w:rPr>
          <w:sz w:val="20"/>
        </w:rPr>
      </w:pPr>
    </w:p>
    <w:p w14:paraId="6F3B026A" w14:textId="77777777" w:rsidR="00E2709D" w:rsidRDefault="00E2709D">
      <w:pPr>
        <w:pStyle w:val="BodyText"/>
        <w:rPr>
          <w:sz w:val="20"/>
        </w:rPr>
      </w:pPr>
    </w:p>
    <w:p w14:paraId="45D89405" w14:textId="77777777" w:rsidR="00E2709D" w:rsidRDefault="00E2709D">
      <w:pPr>
        <w:pStyle w:val="BodyText"/>
        <w:spacing w:before="11"/>
        <w:rPr>
          <w:sz w:val="19"/>
        </w:rPr>
      </w:pPr>
    </w:p>
    <w:p w14:paraId="20B352DE" w14:textId="77777777" w:rsidR="00E2709D" w:rsidRPr="00AC6664" w:rsidRDefault="00462487">
      <w:pPr>
        <w:pStyle w:val="BodyText"/>
        <w:tabs>
          <w:tab w:val="left" w:pos="851"/>
        </w:tabs>
        <w:spacing w:before="51" w:line="291" w:lineRule="exact"/>
        <w:ind w:left="227"/>
      </w:pPr>
      <w:r>
        <w:rPr>
          <w:rFonts w:ascii="Trebuchet MS"/>
          <w:w w:val="105"/>
          <w:sz w:val="12"/>
        </w:rPr>
        <w:t>970</w:t>
      </w:r>
      <w:r>
        <w:rPr>
          <w:rFonts w:ascii="Trebuchet MS"/>
          <w:w w:val="105"/>
          <w:sz w:val="12"/>
        </w:rPr>
        <w:tab/>
      </w:r>
      <w:r>
        <w:rPr>
          <w:w w:val="105"/>
        </w:rPr>
        <w:t xml:space="preserve">2023-2027. </w:t>
      </w:r>
      <w:r>
        <w:rPr>
          <w:spacing w:val="25"/>
          <w:w w:val="105"/>
        </w:rPr>
        <w:t xml:space="preserve"> </w:t>
      </w:r>
      <w:r>
        <w:rPr>
          <w:w w:val="105"/>
        </w:rPr>
        <w:t>Technical</w:t>
      </w:r>
      <w:r>
        <w:rPr>
          <w:spacing w:val="43"/>
          <w:w w:val="105"/>
        </w:rPr>
        <w:t xml:space="preserve"> </w:t>
      </w:r>
      <w:r>
        <w:rPr>
          <w:w w:val="105"/>
        </w:rPr>
        <w:t>Report.</w:t>
      </w:r>
      <w:r>
        <w:rPr>
          <w:spacing w:val="42"/>
          <w:w w:val="105"/>
        </w:rPr>
        <w:t xml:space="preserve"> </w:t>
      </w:r>
      <w:proofErr w:type="spellStart"/>
      <w:r>
        <w:rPr>
          <w:w w:val="105"/>
        </w:rPr>
        <w:t>Unitated</w:t>
      </w:r>
      <w:proofErr w:type="spellEnd"/>
      <w:r>
        <w:rPr>
          <w:spacing w:val="42"/>
          <w:w w:val="105"/>
        </w:rPr>
        <w:t xml:space="preserve"> </w:t>
      </w:r>
      <w:r>
        <w:rPr>
          <w:w w:val="105"/>
        </w:rPr>
        <w:t xml:space="preserve">Nations. </w:t>
      </w:r>
      <w:r>
        <w:rPr>
          <w:spacing w:val="26"/>
          <w:w w:val="105"/>
        </w:rPr>
        <w:t xml:space="preserve"> </w:t>
      </w:r>
      <w:r w:rsidRPr="00AC6664">
        <w:rPr>
          <w:w w:val="105"/>
        </w:rPr>
        <w:t>URL:</w:t>
      </w:r>
      <w:r w:rsidRPr="00AC6664">
        <w:rPr>
          <w:spacing w:val="46"/>
          <w:w w:val="105"/>
        </w:rPr>
        <w:t xml:space="preserve"> </w:t>
      </w:r>
      <w:hyperlink r:id="rId42">
        <w:r w:rsidRPr="00AC6664">
          <w:rPr>
            <w:w w:val="105"/>
          </w:rPr>
          <w:t>https://www.un.</w:t>
        </w:r>
      </w:hyperlink>
    </w:p>
    <w:p w14:paraId="1A7EDA54" w14:textId="77777777" w:rsidR="00E2709D" w:rsidRPr="00AC6664" w:rsidRDefault="00462487">
      <w:pPr>
        <w:pStyle w:val="BodyText"/>
        <w:tabs>
          <w:tab w:val="left" w:pos="851"/>
        </w:tabs>
        <w:spacing w:line="291" w:lineRule="exact"/>
        <w:ind w:left="227"/>
      </w:pPr>
      <w:r w:rsidRPr="00AC6664">
        <w:rPr>
          <w:rFonts w:ascii="Trebuchet MS"/>
          <w:w w:val="115"/>
          <w:sz w:val="12"/>
        </w:rPr>
        <w:t>971</w:t>
      </w:r>
      <w:r w:rsidRPr="00AC6664">
        <w:rPr>
          <w:rFonts w:ascii="Trebuchet MS"/>
          <w:w w:val="115"/>
          <w:sz w:val="12"/>
        </w:rPr>
        <w:tab/>
      </w:r>
      <w:hyperlink r:id="rId43">
        <w:r w:rsidRPr="00AC6664">
          <w:rPr>
            <w:w w:val="115"/>
          </w:rPr>
          <w:t>org/</w:t>
        </w:r>
        <w:proofErr w:type="spellStart"/>
        <w:r w:rsidRPr="00AC6664">
          <w:rPr>
            <w:w w:val="115"/>
          </w:rPr>
          <w:t>en</w:t>
        </w:r>
        <w:proofErr w:type="spellEnd"/>
        <w:r w:rsidRPr="00AC6664">
          <w:rPr>
            <w:w w:val="115"/>
          </w:rPr>
          <w:t>/</w:t>
        </w:r>
        <w:proofErr w:type="spellStart"/>
        <w:r w:rsidRPr="00AC6664">
          <w:rPr>
            <w:w w:val="115"/>
          </w:rPr>
          <w:t>climatechange</w:t>
        </w:r>
        <w:proofErr w:type="spellEnd"/>
        <w:r w:rsidRPr="00AC6664">
          <w:rPr>
            <w:w w:val="115"/>
          </w:rPr>
          <w:t>/early-warnings-for-all</w:t>
        </w:r>
      </w:hyperlink>
      <w:r w:rsidRPr="00AC6664">
        <w:rPr>
          <w:w w:val="115"/>
        </w:rPr>
        <w:t>.</w:t>
      </w:r>
    </w:p>
    <w:p w14:paraId="0F8A8D87" w14:textId="77777777" w:rsidR="00E2709D" w:rsidRPr="00AC6664" w:rsidRDefault="00E2709D">
      <w:pPr>
        <w:pStyle w:val="BodyText"/>
        <w:spacing w:before="3"/>
        <w:rPr>
          <w:sz w:val="11"/>
        </w:rPr>
      </w:pPr>
    </w:p>
    <w:p w14:paraId="516432AF" w14:textId="77777777" w:rsidR="00E2709D" w:rsidRDefault="00462487">
      <w:pPr>
        <w:pStyle w:val="BodyText"/>
        <w:tabs>
          <w:tab w:val="left" w:pos="851"/>
        </w:tabs>
        <w:spacing w:before="53" w:line="237" w:lineRule="auto"/>
        <w:ind w:left="227" w:right="530"/>
        <w:jc w:val="both"/>
      </w:pPr>
      <w:bookmarkStart w:id="451" w:name="_bookmark44"/>
      <w:bookmarkEnd w:id="451"/>
      <w:r w:rsidRPr="0039304F">
        <w:rPr>
          <w:rFonts w:ascii="Trebuchet MS" w:hAnsi="Trebuchet MS"/>
          <w:w w:val="110"/>
          <w:sz w:val="12"/>
          <w:lang w:val="sv-SE"/>
          <w:rPrChange w:id="452" w:author="Pechlivanidis Ilias" w:date="2024-02-10T12:21:00Z">
            <w:rPr>
              <w:rFonts w:ascii="Trebuchet MS" w:hAnsi="Trebuchet MS"/>
              <w:w w:val="110"/>
              <w:sz w:val="12"/>
            </w:rPr>
          </w:rPrChange>
        </w:rPr>
        <w:t>972</w:t>
      </w:r>
      <w:r w:rsidRPr="0039304F">
        <w:rPr>
          <w:rFonts w:ascii="Trebuchet MS" w:hAnsi="Trebuchet MS"/>
          <w:spacing w:val="40"/>
          <w:w w:val="110"/>
          <w:sz w:val="12"/>
          <w:lang w:val="sv-SE"/>
          <w:rPrChange w:id="453" w:author="Pechlivanidis Ilias" w:date="2024-02-10T12:21:00Z">
            <w:rPr>
              <w:rFonts w:ascii="Trebuchet MS" w:hAnsi="Trebuchet MS"/>
              <w:spacing w:val="40"/>
              <w:w w:val="110"/>
              <w:sz w:val="12"/>
            </w:rPr>
          </w:rPrChange>
        </w:rPr>
        <w:t xml:space="preserve"> </w:t>
      </w:r>
      <w:r w:rsidRPr="0039304F">
        <w:rPr>
          <w:w w:val="110"/>
          <w:lang w:val="sv-SE"/>
          <w:rPrChange w:id="454" w:author="Pechlivanidis Ilias" w:date="2024-02-10T12:21:00Z">
            <w:rPr>
              <w:w w:val="110"/>
            </w:rPr>
          </w:rPrChange>
        </w:rPr>
        <w:t xml:space="preserve">Gupta,  H.V.,  Kling,  H.,  Yilmaz,  K.K.,  Martinez,  G.F.,  2009.   </w:t>
      </w:r>
      <w:proofErr w:type="spellStart"/>
      <w:r>
        <w:rPr>
          <w:w w:val="110"/>
        </w:rPr>
        <w:t>Decompo</w:t>
      </w:r>
      <w:proofErr w:type="spellEnd"/>
      <w:r>
        <w:rPr>
          <w:w w:val="110"/>
        </w:rPr>
        <w:t>-</w:t>
      </w:r>
      <w:r>
        <w:rPr>
          <w:spacing w:val="-57"/>
          <w:w w:val="110"/>
        </w:rPr>
        <w:t xml:space="preserve"> </w:t>
      </w:r>
      <w:r>
        <w:rPr>
          <w:rFonts w:ascii="Trebuchet MS" w:hAnsi="Trebuchet MS"/>
          <w:w w:val="110"/>
          <w:sz w:val="12"/>
        </w:rPr>
        <w:t>973</w:t>
      </w:r>
      <w:r>
        <w:rPr>
          <w:rFonts w:ascii="Trebuchet MS" w:hAnsi="Trebuchet MS"/>
          <w:w w:val="110"/>
          <w:sz w:val="12"/>
        </w:rPr>
        <w:tab/>
      </w:r>
      <w:proofErr w:type="spellStart"/>
      <w:r>
        <w:rPr>
          <w:w w:val="105"/>
        </w:rPr>
        <w:t>sition</w:t>
      </w:r>
      <w:proofErr w:type="spellEnd"/>
      <w:r>
        <w:rPr>
          <w:w w:val="105"/>
        </w:rPr>
        <w:t xml:space="preserve"> of the mean squared error and </w:t>
      </w:r>
      <w:proofErr w:type="spellStart"/>
      <w:r>
        <w:rPr>
          <w:w w:val="105"/>
        </w:rPr>
        <w:t>nse</w:t>
      </w:r>
      <w:proofErr w:type="spellEnd"/>
      <w:r>
        <w:rPr>
          <w:w w:val="105"/>
        </w:rPr>
        <w:t xml:space="preserve"> performance criteria:  </w:t>
      </w:r>
      <w:proofErr w:type="spellStart"/>
      <w:r>
        <w:rPr>
          <w:w w:val="105"/>
        </w:rPr>
        <w:t>Implica</w:t>
      </w:r>
      <w:proofErr w:type="spellEnd"/>
      <w:r>
        <w:rPr>
          <w:w w:val="105"/>
        </w:rPr>
        <w:t>-</w:t>
      </w:r>
      <w:r>
        <w:rPr>
          <w:spacing w:val="1"/>
          <w:w w:val="105"/>
        </w:rPr>
        <w:t xml:space="preserve"> </w:t>
      </w:r>
      <w:r>
        <w:rPr>
          <w:rFonts w:ascii="Trebuchet MS" w:hAnsi="Trebuchet MS"/>
          <w:w w:val="110"/>
          <w:sz w:val="12"/>
        </w:rPr>
        <w:t>974</w:t>
      </w:r>
      <w:r>
        <w:rPr>
          <w:rFonts w:ascii="Trebuchet MS" w:hAnsi="Trebuchet MS"/>
          <w:w w:val="110"/>
          <w:sz w:val="12"/>
        </w:rPr>
        <w:tab/>
      </w:r>
      <w:proofErr w:type="spellStart"/>
      <w:proofErr w:type="gramStart"/>
      <w:r>
        <w:rPr>
          <w:w w:val="105"/>
        </w:rPr>
        <w:t>tions</w:t>
      </w:r>
      <w:proofErr w:type="spellEnd"/>
      <w:r>
        <w:rPr>
          <w:w w:val="105"/>
        </w:rPr>
        <w:t xml:space="preserve">  for</w:t>
      </w:r>
      <w:proofErr w:type="gramEnd"/>
      <w:r>
        <w:rPr>
          <w:w w:val="105"/>
        </w:rPr>
        <w:t xml:space="preserve"> improving  hydrological  modelling.   Journal of Hydrology 377,</w:t>
      </w:r>
      <w:r>
        <w:rPr>
          <w:spacing w:val="1"/>
          <w:w w:val="105"/>
        </w:rPr>
        <w:t xml:space="preserve"> </w:t>
      </w:r>
      <w:r>
        <w:rPr>
          <w:rFonts w:ascii="Trebuchet MS" w:hAnsi="Trebuchet MS"/>
          <w:w w:val="110"/>
          <w:sz w:val="12"/>
        </w:rPr>
        <w:t>975</w:t>
      </w:r>
      <w:r>
        <w:rPr>
          <w:rFonts w:ascii="Trebuchet MS" w:hAnsi="Trebuchet MS"/>
          <w:w w:val="110"/>
          <w:sz w:val="12"/>
        </w:rPr>
        <w:tab/>
      </w:r>
      <w:r>
        <w:rPr>
          <w:w w:val="110"/>
        </w:rPr>
        <w:t>80–91.</w:t>
      </w:r>
      <w:r>
        <w:rPr>
          <w:spacing w:val="57"/>
          <w:w w:val="110"/>
        </w:rPr>
        <w:t xml:space="preserve"> </w:t>
      </w:r>
      <w:r>
        <w:rPr>
          <w:w w:val="110"/>
        </w:rPr>
        <w:t>URL:</w:t>
      </w:r>
      <w:r>
        <w:rPr>
          <w:spacing w:val="20"/>
          <w:w w:val="110"/>
        </w:rPr>
        <w:t xml:space="preserve"> </w:t>
      </w:r>
      <w:hyperlink r:id="rId44">
        <w:r>
          <w:rPr>
            <w:w w:val="110"/>
          </w:rPr>
          <w:t>https://www.sciencedirect.com/science/article/pii/</w:t>
        </w:r>
      </w:hyperlink>
    </w:p>
    <w:p w14:paraId="0BF937B9" w14:textId="77777777" w:rsidR="00E2709D" w:rsidRDefault="00462487">
      <w:pPr>
        <w:pStyle w:val="BodyText"/>
        <w:tabs>
          <w:tab w:val="left" w:pos="851"/>
        </w:tabs>
        <w:spacing w:line="286" w:lineRule="exact"/>
        <w:ind w:left="227"/>
        <w:jc w:val="both"/>
      </w:pPr>
      <w:r>
        <w:rPr>
          <w:rFonts w:ascii="Trebuchet MS"/>
          <w:w w:val="105"/>
          <w:sz w:val="12"/>
        </w:rPr>
        <w:t>976</w:t>
      </w:r>
      <w:r>
        <w:rPr>
          <w:rFonts w:ascii="Trebuchet MS"/>
          <w:w w:val="105"/>
          <w:sz w:val="12"/>
        </w:rPr>
        <w:tab/>
      </w:r>
      <w:hyperlink r:id="rId45">
        <w:r>
          <w:rPr>
            <w:w w:val="105"/>
          </w:rPr>
          <w:t>S0022169409004843</w:t>
        </w:r>
      </w:hyperlink>
      <w:r>
        <w:rPr>
          <w:w w:val="105"/>
        </w:rPr>
        <w:t xml:space="preserve">,  </w:t>
      </w:r>
      <w:r>
        <w:rPr>
          <w:spacing w:val="12"/>
          <w:w w:val="105"/>
        </w:rPr>
        <w:t xml:space="preserve"> </w:t>
      </w:r>
      <w:r>
        <w:rPr>
          <w:w w:val="105"/>
        </w:rPr>
        <w:t>doi:</w:t>
      </w:r>
      <w:hyperlink r:id="rId46">
        <w:r>
          <w:rPr>
            <w:w w:val="105"/>
          </w:rPr>
          <w:t>10.1016/J.JHYDROL.2009.08.003</w:t>
        </w:r>
      </w:hyperlink>
      <w:r>
        <w:rPr>
          <w:w w:val="105"/>
        </w:rPr>
        <w:t>.</w:t>
      </w:r>
    </w:p>
    <w:p w14:paraId="72DB6701" w14:textId="77777777" w:rsidR="00E2709D" w:rsidRDefault="00E2709D">
      <w:pPr>
        <w:pStyle w:val="BodyText"/>
        <w:spacing w:before="4"/>
        <w:rPr>
          <w:sz w:val="11"/>
        </w:rPr>
      </w:pPr>
    </w:p>
    <w:p w14:paraId="660B9768" w14:textId="77777777" w:rsidR="00E2709D" w:rsidRPr="0039304F" w:rsidRDefault="00462487">
      <w:pPr>
        <w:pStyle w:val="BodyText"/>
        <w:tabs>
          <w:tab w:val="left" w:pos="851"/>
        </w:tabs>
        <w:spacing w:before="53" w:line="237" w:lineRule="auto"/>
        <w:ind w:left="227" w:right="531"/>
        <w:jc w:val="both"/>
        <w:rPr>
          <w:lang w:val="sv-SE"/>
          <w:rPrChange w:id="455" w:author="Pechlivanidis Ilias" w:date="2024-02-10T12:21:00Z">
            <w:rPr/>
          </w:rPrChange>
        </w:rPr>
      </w:pPr>
      <w:bookmarkStart w:id="456" w:name="_bookmark45"/>
      <w:bookmarkEnd w:id="456"/>
      <w:r>
        <w:rPr>
          <w:rFonts w:ascii="Trebuchet MS"/>
          <w:sz w:val="12"/>
        </w:rPr>
        <w:t xml:space="preserve">977   </w:t>
      </w:r>
      <w:r>
        <w:rPr>
          <w:rFonts w:ascii="Trebuchet MS"/>
          <w:spacing w:val="1"/>
          <w:sz w:val="12"/>
        </w:rPr>
        <w:t xml:space="preserve"> </w:t>
      </w:r>
      <w:r>
        <w:t>Hanssen,</w:t>
      </w:r>
      <w:r>
        <w:rPr>
          <w:spacing w:val="54"/>
        </w:rPr>
        <w:t xml:space="preserve"> </w:t>
      </w:r>
      <w:r>
        <w:t>A.,</w:t>
      </w:r>
      <w:r>
        <w:rPr>
          <w:spacing w:val="54"/>
        </w:rPr>
        <w:t xml:space="preserve"> </w:t>
      </w:r>
      <w:proofErr w:type="spellStart"/>
      <w:r>
        <w:t>Kuipers</w:t>
      </w:r>
      <w:proofErr w:type="spellEnd"/>
      <w:r>
        <w:t>,</w:t>
      </w:r>
      <w:r>
        <w:rPr>
          <w:spacing w:val="54"/>
        </w:rPr>
        <w:t xml:space="preserve"> </w:t>
      </w:r>
      <w:r>
        <w:t>W.,</w:t>
      </w:r>
      <w:r>
        <w:rPr>
          <w:spacing w:val="55"/>
        </w:rPr>
        <w:t xml:space="preserve"> </w:t>
      </w:r>
      <w:r>
        <w:t>1965.</w:t>
      </w:r>
      <w:r>
        <w:rPr>
          <w:spacing w:val="54"/>
        </w:rPr>
        <w:t xml:space="preserve"> </w:t>
      </w:r>
      <w:r>
        <w:t>On the Relationship Between the Frequency</w:t>
      </w:r>
      <w:r>
        <w:rPr>
          <w:spacing w:val="1"/>
        </w:rPr>
        <w:t xml:space="preserve"> </w:t>
      </w:r>
      <w:r>
        <w:rPr>
          <w:rFonts w:ascii="Trebuchet MS"/>
          <w:sz w:val="12"/>
        </w:rPr>
        <w:t>978</w:t>
      </w:r>
      <w:r>
        <w:rPr>
          <w:rFonts w:ascii="Trebuchet MS"/>
          <w:sz w:val="12"/>
        </w:rPr>
        <w:tab/>
      </w:r>
      <w:r>
        <w:t>of</w:t>
      </w:r>
      <w:r>
        <w:rPr>
          <w:spacing w:val="1"/>
        </w:rPr>
        <w:t xml:space="preserve"> </w:t>
      </w:r>
      <w:r>
        <w:t>Rain</w:t>
      </w:r>
      <w:r>
        <w:rPr>
          <w:spacing w:val="54"/>
        </w:rPr>
        <w:t xml:space="preserve"> </w:t>
      </w:r>
      <w:r>
        <w:t>and</w:t>
      </w:r>
      <w:r>
        <w:rPr>
          <w:spacing w:val="54"/>
        </w:rPr>
        <w:t xml:space="preserve"> </w:t>
      </w:r>
      <w:r>
        <w:t>Various</w:t>
      </w:r>
      <w:r>
        <w:rPr>
          <w:spacing w:val="54"/>
        </w:rPr>
        <w:t xml:space="preserve"> </w:t>
      </w:r>
      <w:r>
        <w:t>Meteorological</w:t>
      </w:r>
      <w:r>
        <w:rPr>
          <w:spacing w:val="55"/>
        </w:rPr>
        <w:t xml:space="preserve"> </w:t>
      </w:r>
      <w:r>
        <w:t>Parameters:</w:t>
      </w:r>
      <w:r>
        <w:rPr>
          <w:spacing w:val="55"/>
        </w:rPr>
        <w:t xml:space="preserve"> </w:t>
      </w:r>
      <w:r>
        <w:t>(with</w:t>
      </w:r>
      <w:r>
        <w:rPr>
          <w:spacing w:val="54"/>
        </w:rPr>
        <w:t xml:space="preserve"> </w:t>
      </w:r>
      <w:r>
        <w:t>Reference</w:t>
      </w:r>
      <w:r>
        <w:rPr>
          <w:spacing w:val="54"/>
        </w:rPr>
        <w:t xml:space="preserve"> </w:t>
      </w:r>
      <w:r>
        <w:t>to</w:t>
      </w:r>
      <w:r>
        <w:rPr>
          <w:spacing w:val="54"/>
        </w:rPr>
        <w:t xml:space="preserve"> </w:t>
      </w:r>
      <w:r>
        <w:t>the</w:t>
      </w:r>
      <w:r>
        <w:rPr>
          <w:spacing w:val="1"/>
        </w:rPr>
        <w:t xml:space="preserve"> </w:t>
      </w:r>
      <w:r>
        <w:rPr>
          <w:rFonts w:ascii="Trebuchet MS"/>
          <w:sz w:val="12"/>
        </w:rPr>
        <w:t>979</w:t>
      </w:r>
      <w:r>
        <w:rPr>
          <w:rFonts w:ascii="Trebuchet MS"/>
          <w:sz w:val="12"/>
        </w:rPr>
        <w:tab/>
      </w:r>
      <w:r>
        <w:t>Problem</w:t>
      </w:r>
      <w:r>
        <w:rPr>
          <w:spacing w:val="54"/>
        </w:rPr>
        <w:t xml:space="preserve"> </w:t>
      </w:r>
      <w:r>
        <w:t>Ob</w:t>
      </w:r>
      <w:r>
        <w:rPr>
          <w:spacing w:val="54"/>
        </w:rPr>
        <w:t xml:space="preserve"> </w:t>
      </w:r>
      <w:r>
        <w:t>Objective</w:t>
      </w:r>
      <w:r>
        <w:rPr>
          <w:spacing w:val="54"/>
        </w:rPr>
        <w:t xml:space="preserve"> </w:t>
      </w:r>
      <w:r>
        <w:t xml:space="preserve">Forecasting).    </w:t>
      </w:r>
      <w:r w:rsidRPr="0039304F">
        <w:rPr>
          <w:lang w:val="sv-SE"/>
          <w:rPrChange w:id="457" w:author="Pechlivanidis Ilias" w:date="2024-02-10T12:21:00Z">
            <w:rPr/>
          </w:rPrChange>
        </w:rPr>
        <w:t>Koninkl.</w:t>
      </w:r>
      <w:r w:rsidRPr="0039304F">
        <w:rPr>
          <w:spacing w:val="55"/>
          <w:lang w:val="sv-SE"/>
          <w:rPrChange w:id="458" w:author="Pechlivanidis Ilias" w:date="2024-02-10T12:21:00Z">
            <w:rPr>
              <w:spacing w:val="55"/>
            </w:rPr>
          </w:rPrChange>
        </w:rPr>
        <w:t xml:space="preserve"> </w:t>
      </w:r>
      <w:r w:rsidRPr="0039304F">
        <w:rPr>
          <w:lang w:val="sv-SE"/>
          <w:rPrChange w:id="459" w:author="Pechlivanidis Ilias" w:date="2024-02-10T12:21:00Z">
            <w:rPr/>
          </w:rPrChange>
        </w:rPr>
        <w:t>Nederlands</w:t>
      </w:r>
      <w:r w:rsidRPr="0039304F">
        <w:rPr>
          <w:spacing w:val="54"/>
          <w:lang w:val="sv-SE"/>
          <w:rPrChange w:id="460" w:author="Pechlivanidis Ilias" w:date="2024-02-10T12:21:00Z">
            <w:rPr>
              <w:spacing w:val="54"/>
            </w:rPr>
          </w:rPrChange>
        </w:rPr>
        <w:t xml:space="preserve"> </w:t>
      </w:r>
      <w:r w:rsidRPr="0039304F">
        <w:rPr>
          <w:lang w:val="sv-SE"/>
          <w:rPrChange w:id="461" w:author="Pechlivanidis Ilias" w:date="2024-02-10T12:21:00Z">
            <w:rPr/>
          </w:rPrChange>
        </w:rPr>
        <w:t>Meterologisch</w:t>
      </w:r>
      <w:r w:rsidRPr="0039304F">
        <w:rPr>
          <w:spacing w:val="1"/>
          <w:lang w:val="sv-SE"/>
          <w:rPrChange w:id="462" w:author="Pechlivanidis Ilias" w:date="2024-02-10T12:21:00Z">
            <w:rPr>
              <w:spacing w:val="1"/>
            </w:rPr>
          </w:rPrChange>
        </w:rPr>
        <w:t xml:space="preserve"> </w:t>
      </w:r>
      <w:r w:rsidRPr="0039304F">
        <w:rPr>
          <w:rFonts w:ascii="Trebuchet MS"/>
          <w:sz w:val="12"/>
          <w:lang w:val="sv-SE"/>
          <w:rPrChange w:id="463" w:author="Pechlivanidis Ilias" w:date="2024-02-10T12:21:00Z">
            <w:rPr>
              <w:rFonts w:ascii="Trebuchet MS"/>
              <w:sz w:val="12"/>
            </w:rPr>
          </w:rPrChange>
        </w:rPr>
        <w:t>980</w:t>
      </w:r>
      <w:r w:rsidRPr="0039304F">
        <w:rPr>
          <w:rFonts w:ascii="Trebuchet MS"/>
          <w:sz w:val="12"/>
          <w:lang w:val="sv-SE"/>
          <w:rPrChange w:id="464" w:author="Pechlivanidis Ilias" w:date="2024-02-10T12:21:00Z">
            <w:rPr>
              <w:rFonts w:ascii="Trebuchet MS"/>
              <w:sz w:val="12"/>
            </w:rPr>
          </w:rPrChange>
        </w:rPr>
        <w:tab/>
      </w:r>
      <w:r w:rsidRPr="0039304F">
        <w:rPr>
          <w:lang w:val="sv-SE"/>
          <w:rPrChange w:id="465" w:author="Pechlivanidis Ilias" w:date="2024-02-10T12:21:00Z">
            <w:rPr/>
          </w:rPrChange>
        </w:rPr>
        <w:t>Institut.</w:t>
      </w:r>
      <w:r w:rsidRPr="0039304F">
        <w:rPr>
          <w:spacing w:val="1"/>
          <w:lang w:val="sv-SE"/>
          <w:rPrChange w:id="466" w:author="Pechlivanidis Ilias" w:date="2024-02-10T12:21:00Z">
            <w:rPr>
              <w:spacing w:val="1"/>
            </w:rPr>
          </w:rPrChange>
        </w:rPr>
        <w:t xml:space="preserve"> </w:t>
      </w:r>
      <w:r w:rsidRPr="0039304F">
        <w:rPr>
          <w:lang w:val="sv-SE"/>
          <w:rPrChange w:id="467" w:author="Pechlivanidis Ilias" w:date="2024-02-10T12:21:00Z">
            <w:rPr/>
          </w:rPrChange>
        </w:rPr>
        <w:t>Mededelingen</w:t>
      </w:r>
      <w:r w:rsidRPr="0039304F">
        <w:rPr>
          <w:spacing w:val="54"/>
          <w:lang w:val="sv-SE"/>
          <w:rPrChange w:id="468" w:author="Pechlivanidis Ilias" w:date="2024-02-10T12:21:00Z">
            <w:rPr>
              <w:spacing w:val="54"/>
            </w:rPr>
          </w:rPrChange>
        </w:rPr>
        <w:t xml:space="preserve"> </w:t>
      </w:r>
      <w:r w:rsidRPr="0039304F">
        <w:rPr>
          <w:lang w:val="sv-SE"/>
          <w:rPrChange w:id="469" w:author="Pechlivanidis Ilias" w:date="2024-02-10T12:21:00Z">
            <w:rPr/>
          </w:rPrChange>
        </w:rPr>
        <w:t>en</w:t>
      </w:r>
      <w:r w:rsidRPr="0039304F">
        <w:rPr>
          <w:spacing w:val="54"/>
          <w:lang w:val="sv-SE"/>
          <w:rPrChange w:id="470" w:author="Pechlivanidis Ilias" w:date="2024-02-10T12:21:00Z">
            <w:rPr>
              <w:spacing w:val="54"/>
            </w:rPr>
          </w:rPrChange>
        </w:rPr>
        <w:t xml:space="preserve"> </w:t>
      </w:r>
      <w:r w:rsidRPr="0039304F">
        <w:rPr>
          <w:lang w:val="sv-SE"/>
          <w:rPrChange w:id="471" w:author="Pechlivanidis Ilias" w:date="2024-02-10T12:21:00Z">
            <w:rPr/>
          </w:rPrChange>
        </w:rPr>
        <w:t>Verhandelingen,</w:t>
      </w:r>
      <w:r w:rsidRPr="0039304F">
        <w:rPr>
          <w:spacing w:val="54"/>
          <w:lang w:val="sv-SE"/>
          <w:rPrChange w:id="472" w:author="Pechlivanidis Ilias" w:date="2024-02-10T12:21:00Z">
            <w:rPr>
              <w:spacing w:val="54"/>
            </w:rPr>
          </w:rPrChange>
        </w:rPr>
        <w:t xml:space="preserve"> </w:t>
      </w:r>
      <w:r w:rsidRPr="0039304F">
        <w:rPr>
          <w:lang w:val="sv-SE"/>
          <w:rPrChange w:id="473" w:author="Pechlivanidis Ilias" w:date="2024-02-10T12:21:00Z">
            <w:rPr/>
          </w:rPrChange>
        </w:rPr>
        <w:t>Staatsdrukkerij-</w:t>
      </w:r>
      <w:r w:rsidRPr="0039304F">
        <w:rPr>
          <w:spacing w:val="55"/>
          <w:lang w:val="sv-SE"/>
          <w:rPrChange w:id="474" w:author="Pechlivanidis Ilias" w:date="2024-02-10T12:21:00Z">
            <w:rPr>
              <w:spacing w:val="55"/>
            </w:rPr>
          </w:rPrChange>
        </w:rPr>
        <w:t xml:space="preserve"> </w:t>
      </w:r>
      <w:r w:rsidRPr="0039304F">
        <w:rPr>
          <w:lang w:val="sv-SE"/>
          <w:rPrChange w:id="475" w:author="Pechlivanidis Ilias" w:date="2024-02-10T12:21:00Z">
            <w:rPr/>
          </w:rPrChange>
        </w:rPr>
        <w:t>en</w:t>
      </w:r>
      <w:r w:rsidRPr="0039304F">
        <w:rPr>
          <w:spacing w:val="54"/>
          <w:lang w:val="sv-SE"/>
          <w:rPrChange w:id="476" w:author="Pechlivanidis Ilias" w:date="2024-02-10T12:21:00Z">
            <w:rPr>
              <w:spacing w:val="54"/>
            </w:rPr>
          </w:rPrChange>
        </w:rPr>
        <w:t xml:space="preserve"> </w:t>
      </w:r>
      <w:r w:rsidRPr="0039304F">
        <w:rPr>
          <w:lang w:val="sv-SE"/>
          <w:rPrChange w:id="477" w:author="Pechlivanidis Ilias" w:date="2024-02-10T12:21:00Z">
            <w:rPr/>
          </w:rPrChange>
        </w:rPr>
        <w:t>Uitgeveri-</w:t>
      </w:r>
      <w:r w:rsidRPr="0039304F">
        <w:rPr>
          <w:spacing w:val="1"/>
          <w:lang w:val="sv-SE"/>
          <w:rPrChange w:id="478" w:author="Pechlivanidis Ilias" w:date="2024-02-10T12:21:00Z">
            <w:rPr>
              <w:spacing w:val="1"/>
            </w:rPr>
          </w:rPrChange>
        </w:rPr>
        <w:t xml:space="preserve"> </w:t>
      </w:r>
      <w:r w:rsidRPr="0039304F">
        <w:rPr>
          <w:rFonts w:ascii="Trebuchet MS"/>
          <w:sz w:val="12"/>
          <w:lang w:val="sv-SE"/>
          <w:rPrChange w:id="479" w:author="Pechlivanidis Ilias" w:date="2024-02-10T12:21:00Z">
            <w:rPr>
              <w:rFonts w:ascii="Trebuchet MS"/>
              <w:sz w:val="12"/>
            </w:rPr>
          </w:rPrChange>
        </w:rPr>
        <w:t>981</w:t>
      </w:r>
      <w:r w:rsidRPr="0039304F">
        <w:rPr>
          <w:rFonts w:ascii="Trebuchet MS"/>
          <w:sz w:val="12"/>
          <w:lang w:val="sv-SE"/>
          <w:rPrChange w:id="480" w:author="Pechlivanidis Ilias" w:date="2024-02-10T12:21:00Z">
            <w:rPr>
              <w:rFonts w:ascii="Trebuchet MS"/>
              <w:sz w:val="12"/>
            </w:rPr>
          </w:rPrChange>
        </w:rPr>
        <w:tab/>
      </w:r>
      <w:r w:rsidRPr="0039304F">
        <w:rPr>
          <w:lang w:val="sv-SE"/>
          <w:rPrChange w:id="481" w:author="Pechlivanidis Ilias" w:date="2024-02-10T12:21:00Z">
            <w:rPr/>
          </w:rPrChange>
        </w:rPr>
        <w:t>jbedrijf.</w:t>
      </w:r>
    </w:p>
    <w:p w14:paraId="65BC6F55" w14:textId="77777777" w:rsidR="00E2709D" w:rsidRPr="0039304F" w:rsidRDefault="00E2709D">
      <w:pPr>
        <w:pStyle w:val="BodyText"/>
        <w:spacing w:before="12"/>
        <w:rPr>
          <w:sz w:val="10"/>
          <w:lang w:val="sv-SE"/>
          <w:rPrChange w:id="482" w:author="Pechlivanidis Ilias" w:date="2024-02-10T12:21:00Z">
            <w:rPr>
              <w:sz w:val="10"/>
            </w:rPr>
          </w:rPrChange>
        </w:rPr>
      </w:pPr>
    </w:p>
    <w:p w14:paraId="09080811" w14:textId="77777777" w:rsidR="00E2709D" w:rsidRDefault="00462487">
      <w:pPr>
        <w:pStyle w:val="BodyText"/>
        <w:tabs>
          <w:tab w:val="left" w:pos="851"/>
        </w:tabs>
        <w:spacing w:before="53" w:line="237" w:lineRule="auto"/>
        <w:ind w:left="227" w:right="529"/>
        <w:jc w:val="both"/>
      </w:pPr>
      <w:bookmarkStart w:id="483" w:name="_bookmark46"/>
      <w:bookmarkEnd w:id="483"/>
      <w:r>
        <w:rPr>
          <w:rFonts w:ascii="Trebuchet MS"/>
          <w:w w:val="110"/>
          <w:sz w:val="12"/>
        </w:rPr>
        <w:t xml:space="preserve">982    </w:t>
      </w:r>
      <w:r>
        <w:rPr>
          <w:w w:val="110"/>
        </w:rPr>
        <w:t xml:space="preserve">Joint Research Centre - European </w:t>
      </w:r>
      <w:proofErr w:type="gramStart"/>
      <w:r>
        <w:rPr>
          <w:w w:val="110"/>
        </w:rPr>
        <w:t>Commission,  2020</w:t>
      </w:r>
      <w:proofErr w:type="gramEnd"/>
      <w:r>
        <w:rPr>
          <w:w w:val="110"/>
        </w:rPr>
        <w:t>.   European Flood</w:t>
      </w:r>
      <w:r>
        <w:rPr>
          <w:spacing w:val="1"/>
          <w:w w:val="110"/>
        </w:rPr>
        <w:t xml:space="preserve"> </w:t>
      </w:r>
      <w:r>
        <w:rPr>
          <w:rFonts w:ascii="Trebuchet MS"/>
          <w:w w:val="110"/>
          <w:sz w:val="12"/>
        </w:rPr>
        <w:t>983</w:t>
      </w:r>
      <w:r>
        <w:rPr>
          <w:rFonts w:ascii="Trebuchet MS"/>
          <w:w w:val="110"/>
          <w:sz w:val="12"/>
        </w:rPr>
        <w:tab/>
      </w:r>
      <w:r>
        <w:rPr>
          <w:w w:val="110"/>
        </w:rPr>
        <w:t xml:space="preserve">Awareness    System    v4.0.      </w:t>
      </w:r>
      <w:r>
        <w:rPr>
          <w:spacing w:val="1"/>
          <w:w w:val="110"/>
        </w:rPr>
        <w:t xml:space="preserve"> </w:t>
      </w:r>
      <w:r>
        <w:rPr>
          <w:w w:val="110"/>
        </w:rPr>
        <w:t xml:space="preserve">URL:    </w:t>
      </w:r>
      <w:hyperlink r:id="rId47">
        <w:r>
          <w:rPr>
            <w:w w:val="110"/>
          </w:rPr>
          <w:t>https://confluence.ecmwf.int/</w:t>
        </w:r>
      </w:hyperlink>
      <w:r>
        <w:rPr>
          <w:spacing w:val="1"/>
          <w:w w:val="110"/>
        </w:rPr>
        <w:t xml:space="preserve"> </w:t>
      </w:r>
      <w:r>
        <w:rPr>
          <w:rFonts w:ascii="Trebuchet MS"/>
          <w:w w:val="110"/>
          <w:sz w:val="12"/>
        </w:rPr>
        <w:t>984</w:t>
      </w:r>
      <w:r>
        <w:rPr>
          <w:rFonts w:ascii="Trebuchet MS"/>
          <w:w w:val="110"/>
          <w:sz w:val="12"/>
        </w:rPr>
        <w:tab/>
      </w:r>
      <w:hyperlink r:id="rId48">
        <w:r>
          <w:rPr>
            <w:w w:val="110"/>
          </w:rPr>
          <w:t>display/CEMS/EFAS+v4.0</w:t>
        </w:r>
      </w:hyperlink>
      <w:r>
        <w:rPr>
          <w:w w:val="110"/>
        </w:rPr>
        <w:t>.</w:t>
      </w:r>
    </w:p>
    <w:p w14:paraId="142A3524" w14:textId="77777777" w:rsidR="00E2709D" w:rsidRDefault="00E2709D">
      <w:pPr>
        <w:pStyle w:val="BodyText"/>
        <w:spacing w:before="2"/>
        <w:rPr>
          <w:sz w:val="11"/>
        </w:rPr>
      </w:pPr>
    </w:p>
    <w:p w14:paraId="32456C10" w14:textId="77777777" w:rsidR="00E2709D" w:rsidRDefault="00462487">
      <w:pPr>
        <w:pStyle w:val="BodyText"/>
        <w:tabs>
          <w:tab w:val="left" w:pos="851"/>
        </w:tabs>
        <w:spacing w:before="53" w:line="237" w:lineRule="auto"/>
        <w:ind w:left="227" w:right="529"/>
        <w:jc w:val="both"/>
      </w:pPr>
      <w:bookmarkStart w:id="484" w:name="_bookmark47"/>
      <w:bookmarkEnd w:id="484"/>
      <w:r>
        <w:rPr>
          <w:rFonts w:ascii="Trebuchet MS"/>
          <w:w w:val="105"/>
          <w:sz w:val="12"/>
        </w:rPr>
        <w:t xml:space="preserve">985  </w:t>
      </w:r>
      <w:r>
        <w:rPr>
          <w:rFonts w:ascii="Trebuchet MS"/>
          <w:spacing w:val="38"/>
          <w:w w:val="105"/>
          <w:sz w:val="12"/>
        </w:rPr>
        <w:t xml:space="preserve"> </w:t>
      </w:r>
      <w:proofErr w:type="gramStart"/>
      <w:r>
        <w:rPr>
          <w:w w:val="105"/>
        </w:rPr>
        <w:t>Joint  Research</w:t>
      </w:r>
      <w:proofErr w:type="gramEnd"/>
      <w:r>
        <w:rPr>
          <w:w w:val="105"/>
        </w:rPr>
        <w:t xml:space="preserve">  Centre  -  European  Commission,  2023.    </w:t>
      </w:r>
      <w:proofErr w:type="gramStart"/>
      <w:r>
        <w:rPr>
          <w:w w:val="105"/>
        </w:rPr>
        <w:t>European  Flood</w:t>
      </w:r>
      <w:proofErr w:type="gramEnd"/>
      <w:r>
        <w:rPr>
          <w:spacing w:val="1"/>
          <w:w w:val="105"/>
        </w:rPr>
        <w:t xml:space="preserve"> </w:t>
      </w:r>
      <w:r>
        <w:rPr>
          <w:rFonts w:ascii="Trebuchet MS"/>
          <w:w w:val="105"/>
          <w:sz w:val="12"/>
        </w:rPr>
        <w:t>986</w:t>
      </w:r>
      <w:r>
        <w:rPr>
          <w:rFonts w:ascii="Trebuchet MS"/>
          <w:w w:val="105"/>
          <w:sz w:val="12"/>
        </w:rPr>
        <w:tab/>
      </w:r>
      <w:r>
        <w:rPr>
          <w:w w:val="105"/>
        </w:rPr>
        <w:t xml:space="preserve">Awareness     System     v5.0.         </w:t>
      </w:r>
      <w:r>
        <w:rPr>
          <w:spacing w:val="1"/>
          <w:w w:val="105"/>
        </w:rPr>
        <w:t xml:space="preserve"> </w:t>
      </w:r>
      <w:r>
        <w:rPr>
          <w:w w:val="105"/>
        </w:rPr>
        <w:t xml:space="preserve">URL:     </w:t>
      </w:r>
      <w:hyperlink r:id="rId49">
        <w:r>
          <w:rPr>
            <w:w w:val="105"/>
          </w:rPr>
          <w:t>https://confluence.ecmwf.int/</w:t>
        </w:r>
      </w:hyperlink>
      <w:r>
        <w:rPr>
          <w:spacing w:val="1"/>
          <w:w w:val="105"/>
        </w:rPr>
        <w:t xml:space="preserve"> </w:t>
      </w:r>
      <w:r>
        <w:rPr>
          <w:rFonts w:ascii="Trebuchet MS"/>
          <w:w w:val="105"/>
          <w:sz w:val="12"/>
        </w:rPr>
        <w:t>987</w:t>
      </w:r>
      <w:r>
        <w:rPr>
          <w:rFonts w:ascii="Trebuchet MS"/>
          <w:w w:val="105"/>
          <w:sz w:val="12"/>
        </w:rPr>
        <w:tab/>
      </w:r>
      <w:hyperlink r:id="rId50">
        <w:r>
          <w:rPr>
            <w:w w:val="105"/>
          </w:rPr>
          <w:t>display/CEMS/</w:t>
        </w:r>
        <w:proofErr w:type="spellStart"/>
        <w:r>
          <w:rPr>
            <w:w w:val="105"/>
          </w:rPr>
          <w:t>Latest+operational+EFAS+release</w:t>
        </w:r>
        <w:proofErr w:type="spellEnd"/>
      </w:hyperlink>
      <w:r>
        <w:rPr>
          <w:w w:val="105"/>
        </w:rPr>
        <w:t>.</w:t>
      </w:r>
    </w:p>
    <w:p w14:paraId="2C4F6E51" w14:textId="77777777" w:rsidR="00E2709D" w:rsidRDefault="00E2709D">
      <w:pPr>
        <w:pStyle w:val="BodyText"/>
        <w:spacing w:before="2"/>
        <w:rPr>
          <w:sz w:val="11"/>
        </w:rPr>
      </w:pPr>
    </w:p>
    <w:p w14:paraId="7E47DE5B" w14:textId="77777777" w:rsidR="00E2709D" w:rsidRDefault="00462487">
      <w:pPr>
        <w:pStyle w:val="BodyText"/>
        <w:tabs>
          <w:tab w:val="left" w:pos="851"/>
        </w:tabs>
        <w:spacing w:before="53" w:line="237" w:lineRule="auto"/>
        <w:ind w:left="227" w:right="532"/>
        <w:jc w:val="both"/>
      </w:pPr>
      <w:bookmarkStart w:id="485" w:name="_bookmark48"/>
      <w:bookmarkEnd w:id="485"/>
      <w:proofErr w:type="gramStart"/>
      <w:r>
        <w:rPr>
          <w:rFonts w:ascii="Trebuchet MS" w:hAnsi="Trebuchet MS"/>
          <w:w w:val="105"/>
          <w:sz w:val="12"/>
        </w:rPr>
        <w:t xml:space="preserve">988 </w:t>
      </w:r>
      <w:r>
        <w:rPr>
          <w:rFonts w:ascii="Trebuchet MS" w:hAnsi="Trebuchet MS"/>
          <w:spacing w:val="38"/>
          <w:w w:val="105"/>
          <w:sz w:val="12"/>
        </w:rPr>
        <w:t xml:space="preserve"> </w:t>
      </w:r>
      <w:r>
        <w:rPr>
          <w:w w:val="105"/>
        </w:rPr>
        <w:t>Kling</w:t>
      </w:r>
      <w:proofErr w:type="gramEnd"/>
      <w:r>
        <w:rPr>
          <w:w w:val="105"/>
        </w:rPr>
        <w:t xml:space="preserve">,  H.,  Fuchs,  M.,  Paulin,  M.,  2012.   </w:t>
      </w:r>
      <w:proofErr w:type="gramStart"/>
      <w:r>
        <w:rPr>
          <w:w w:val="105"/>
        </w:rPr>
        <w:t>Runoff  conditions</w:t>
      </w:r>
      <w:proofErr w:type="gramEnd"/>
      <w:r>
        <w:rPr>
          <w:w w:val="105"/>
        </w:rPr>
        <w:t xml:space="preserve">  in  the  upper</w:t>
      </w:r>
      <w:r>
        <w:rPr>
          <w:spacing w:val="1"/>
          <w:w w:val="105"/>
        </w:rPr>
        <w:t xml:space="preserve"> </w:t>
      </w:r>
      <w:r>
        <w:rPr>
          <w:rFonts w:ascii="Trebuchet MS" w:hAnsi="Trebuchet MS"/>
          <w:w w:val="105"/>
          <w:sz w:val="12"/>
        </w:rPr>
        <w:t>989</w:t>
      </w:r>
      <w:r>
        <w:rPr>
          <w:rFonts w:ascii="Trebuchet MS" w:hAnsi="Trebuchet MS"/>
          <w:w w:val="105"/>
          <w:sz w:val="12"/>
        </w:rPr>
        <w:tab/>
      </w:r>
      <w:r>
        <w:rPr>
          <w:w w:val="105"/>
        </w:rPr>
        <w:t>Danube basin under an ensemble of climate change scenarios. Journal of</w:t>
      </w:r>
      <w:r>
        <w:rPr>
          <w:spacing w:val="1"/>
          <w:w w:val="105"/>
        </w:rPr>
        <w:t xml:space="preserve"> </w:t>
      </w:r>
      <w:r>
        <w:rPr>
          <w:rFonts w:ascii="Trebuchet MS" w:hAnsi="Trebuchet MS"/>
          <w:w w:val="105"/>
          <w:sz w:val="12"/>
        </w:rPr>
        <w:t>990</w:t>
      </w:r>
      <w:r>
        <w:rPr>
          <w:rFonts w:ascii="Trebuchet MS" w:hAnsi="Trebuchet MS"/>
          <w:w w:val="105"/>
          <w:sz w:val="12"/>
        </w:rPr>
        <w:tab/>
      </w:r>
      <w:r>
        <w:rPr>
          <w:w w:val="105"/>
        </w:rPr>
        <w:t>Hydrology</w:t>
      </w:r>
      <w:r>
        <w:rPr>
          <w:spacing w:val="53"/>
          <w:w w:val="105"/>
        </w:rPr>
        <w:t xml:space="preserve"> </w:t>
      </w:r>
      <w:r>
        <w:rPr>
          <w:w w:val="105"/>
        </w:rPr>
        <w:t>424-425,</w:t>
      </w:r>
      <w:r>
        <w:rPr>
          <w:spacing w:val="53"/>
          <w:w w:val="105"/>
        </w:rPr>
        <w:t xml:space="preserve"> </w:t>
      </w:r>
      <w:r>
        <w:rPr>
          <w:w w:val="105"/>
        </w:rPr>
        <w:t>264–277.</w:t>
      </w:r>
      <w:r>
        <w:rPr>
          <w:spacing w:val="35"/>
          <w:w w:val="105"/>
        </w:rPr>
        <w:t xml:space="preserve"> </w:t>
      </w:r>
      <w:r>
        <w:rPr>
          <w:w w:val="105"/>
        </w:rPr>
        <w:t>doi:</w:t>
      </w:r>
      <w:hyperlink r:id="rId51">
        <w:r>
          <w:rPr>
            <w:w w:val="105"/>
          </w:rPr>
          <w:t>10.1016/j.jhydrol.2012.01.011</w:t>
        </w:r>
      </w:hyperlink>
      <w:r>
        <w:rPr>
          <w:w w:val="105"/>
        </w:rPr>
        <w:t>.</w:t>
      </w:r>
    </w:p>
    <w:p w14:paraId="262A4D75" w14:textId="77777777" w:rsidR="00E2709D" w:rsidRDefault="00E2709D">
      <w:pPr>
        <w:pStyle w:val="BodyText"/>
        <w:spacing w:before="2"/>
        <w:rPr>
          <w:sz w:val="11"/>
        </w:rPr>
      </w:pPr>
    </w:p>
    <w:p w14:paraId="3FEA59D8" w14:textId="77777777" w:rsidR="00E2709D" w:rsidRDefault="00462487">
      <w:pPr>
        <w:pStyle w:val="BodyText"/>
        <w:tabs>
          <w:tab w:val="left" w:pos="851"/>
        </w:tabs>
        <w:spacing w:before="53" w:line="237" w:lineRule="auto"/>
        <w:ind w:left="227" w:right="529"/>
        <w:jc w:val="both"/>
      </w:pPr>
      <w:bookmarkStart w:id="486" w:name="_bookmark49"/>
      <w:bookmarkEnd w:id="486"/>
      <w:r>
        <w:rPr>
          <w:rFonts w:ascii="Trebuchet MS" w:hAnsi="Trebuchet MS"/>
          <w:w w:val="105"/>
          <w:sz w:val="12"/>
        </w:rPr>
        <w:t xml:space="preserve">991  </w:t>
      </w:r>
      <w:r>
        <w:rPr>
          <w:rFonts w:ascii="Trebuchet MS" w:hAnsi="Trebuchet MS"/>
          <w:spacing w:val="38"/>
          <w:w w:val="105"/>
          <w:sz w:val="12"/>
        </w:rPr>
        <w:t xml:space="preserve"> </w:t>
      </w:r>
      <w:proofErr w:type="spellStart"/>
      <w:proofErr w:type="gramStart"/>
      <w:r>
        <w:rPr>
          <w:w w:val="105"/>
        </w:rPr>
        <w:t>Knoben</w:t>
      </w:r>
      <w:proofErr w:type="spellEnd"/>
      <w:r>
        <w:rPr>
          <w:w w:val="105"/>
        </w:rPr>
        <w:t>,  W.J.</w:t>
      </w:r>
      <w:proofErr w:type="gramEnd"/>
      <w:r>
        <w:rPr>
          <w:w w:val="105"/>
        </w:rPr>
        <w:t xml:space="preserve">,  Freer,  J.E.,  Woods,  R.A.,  2019.   </w:t>
      </w:r>
      <w:proofErr w:type="gramStart"/>
      <w:r>
        <w:rPr>
          <w:w w:val="105"/>
        </w:rPr>
        <w:t>Technical  note</w:t>
      </w:r>
      <w:proofErr w:type="gramEnd"/>
      <w:r>
        <w:rPr>
          <w:w w:val="105"/>
        </w:rPr>
        <w:t>:  Inherent</w:t>
      </w:r>
      <w:r>
        <w:rPr>
          <w:spacing w:val="1"/>
          <w:w w:val="105"/>
        </w:rPr>
        <w:t xml:space="preserve"> </w:t>
      </w:r>
      <w:r>
        <w:rPr>
          <w:rFonts w:ascii="Trebuchet MS" w:hAnsi="Trebuchet MS"/>
          <w:w w:val="105"/>
          <w:sz w:val="12"/>
        </w:rPr>
        <w:t>992</w:t>
      </w:r>
      <w:r>
        <w:rPr>
          <w:rFonts w:ascii="Trebuchet MS" w:hAnsi="Trebuchet MS"/>
          <w:w w:val="105"/>
          <w:sz w:val="12"/>
        </w:rPr>
        <w:tab/>
      </w:r>
      <w:r>
        <w:rPr>
          <w:w w:val="105"/>
        </w:rPr>
        <w:t>benchmark</w:t>
      </w:r>
      <w:r>
        <w:rPr>
          <w:spacing w:val="33"/>
          <w:w w:val="105"/>
        </w:rPr>
        <w:t xml:space="preserve"> </w:t>
      </w:r>
      <w:r>
        <w:rPr>
          <w:w w:val="105"/>
        </w:rPr>
        <w:t>or</w:t>
      </w:r>
      <w:r>
        <w:rPr>
          <w:spacing w:val="33"/>
          <w:w w:val="105"/>
        </w:rPr>
        <w:t xml:space="preserve"> </w:t>
      </w:r>
      <w:r>
        <w:rPr>
          <w:w w:val="105"/>
        </w:rPr>
        <w:t>not?</w:t>
      </w:r>
      <w:r>
        <w:rPr>
          <w:spacing w:val="53"/>
          <w:w w:val="105"/>
        </w:rPr>
        <w:t xml:space="preserve"> </w:t>
      </w:r>
      <w:r>
        <w:rPr>
          <w:w w:val="105"/>
        </w:rPr>
        <w:t>comparing</w:t>
      </w:r>
      <w:r>
        <w:rPr>
          <w:spacing w:val="32"/>
          <w:w w:val="105"/>
        </w:rPr>
        <w:t xml:space="preserve"> </w:t>
      </w:r>
      <w:proofErr w:type="spellStart"/>
      <w:r>
        <w:rPr>
          <w:w w:val="105"/>
        </w:rPr>
        <w:t>nash-sutcliffe</w:t>
      </w:r>
      <w:proofErr w:type="spellEnd"/>
      <w:r>
        <w:rPr>
          <w:spacing w:val="34"/>
          <w:w w:val="105"/>
        </w:rPr>
        <w:t xml:space="preserve"> </w:t>
      </w:r>
      <w:r>
        <w:rPr>
          <w:w w:val="105"/>
        </w:rPr>
        <w:t>and</w:t>
      </w:r>
      <w:r>
        <w:rPr>
          <w:spacing w:val="33"/>
          <w:w w:val="105"/>
        </w:rPr>
        <w:t xml:space="preserve"> </w:t>
      </w:r>
      <w:proofErr w:type="spellStart"/>
      <w:r>
        <w:rPr>
          <w:w w:val="105"/>
        </w:rPr>
        <w:t>kling-gupta</w:t>
      </w:r>
      <w:proofErr w:type="spellEnd"/>
      <w:r>
        <w:rPr>
          <w:spacing w:val="33"/>
          <w:w w:val="105"/>
        </w:rPr>
        <w:t xml:space="preserve"> </w:t>
      </w:r>
      <w:r>
        <w:rPr>
          <w:w w:val="105"/>
        </w:rPr>
        <w:t>efficiency</w:t>
      </w:r>
      <w:r>
        <w:rPr>
          <w:spacing w:val="-55"/>
          <w:w w:val="105"/>
        </w:rPr>
        <w:t xml:space="preserve"> </w:t>
      </w:r>
      <w:r>
        <w:rPr>
          <w:rFonts w:ascii="Trebuchet MS" w:hAnsi="Trebuchet MS"/>
          <w:w w:val="105"/>
          <w:sz w:val="12"/>
        </w:rPr>
        <w:t>993</w:t>
      </w:r>
      <w:r>
        <w:rPr>
          <w:rFonts w:ascii="Trebuchet MS" w:hAnsi="Trebuchet MS"/>
          <w:w w:val="105"/>
          <w:sz w:val="12"/>
        </w:rPr>
        <w:tab/>
      </w:r>
      <w:r>
        <w:rPr>
          <w:w w:val="105"/>
        </w:rPr>
        <w:t>scores.</w:t>
      </w:r>
      <w:r>
        <w:rPr>
          <w:spacing w:val="16"/>
          <w:w w:val="105"/>
        </w:rPr>
        <w:t xml:space="preserve"> </w:t>
      </w:r>
      <w:r>
        <w:rPr>
          <w:w w:val="105"/>
        </w:rPr>
        <w:t>Hydrology</w:t>
      </w:r>
      <w:r>
        <w:rPr>
          <w:spacing w:val="44"/>
          <w:w w:val="105"/>
        </w:rPr>
        <w:t xml:space="preserve"> </w:t>
      </w:r>
      <w:r>
        <w:rPr>
          <w:w w:val="105"/>
        </w:rPr>
        <w:t>and</w:t>
      </w:r>
      <w:r>
        <w:rPr>
          <w:spacing w:val="44"/>
          <w:w w:val="105"/>
        </w:rPr>
        <w:t xml:space="preserve"> </w:t>
      </w:r>
      <w:r>
        <w:rPr>
          <w:w w:val="105"/>
        </w:rPr>
        <w:t>Earth</w:t>
      </w:r>
      <w:r>
        <w:rPr>
          <w:spacing w:val="44"/>
          <w:w w:val="105"/>
        </w:rPr>
        <w:t xml:space="preserve"> </w:t>
      </w:r>
      <w:r>
        <w:rPr>
          <w:w w:val="105"/>
        </w:rPr>
        <w:t>System</w:t>
      </w:r>
      <w:r>
        <w:rPr>
          <w:spacing w:val="44"/>
          <w:w w:val="105"/>
        </w:rPr>
        <w:t xml:space="preserve"> </w:t>
      </w:r>
      <w:r>
        <w:rPr>
          <w:w w:val="105"/>
        </w:rPr>
        <w:t>Sciences</w:t>
      </w:r>
      <w:r>
        <w:rPr>
          <w:spacing w:val="44"/>
          <w:w w:val="105"/>
        </w:rPr>
        <w:t xml:space="preserve"> </w:t>
      </w:r>
      <w:r>
        <w:rPr>
          <w:w w:val="105"/>
        </w:rPr>
        <w:t>23,</w:t>
      </w:r>
      <w:r>
        <w:rPr>
          <w:spacing w:val="52"/>
          <w:w w:val="105"/>
        </w:rPr>
        <w:t xml:space="preserve"> </w:t>
      </w:r>
      <w:r>
        <w:rPr>
          <w:w w:val="105"/>
        </w:rPr>
        <w:t xml:space="preserve">4323–4331. </w:t>
      </w:r>
      <w:r>
        <w:rPr>
          <w:spacing w:val="16"/>
          <w:w w:val="105"/>
        </w:rPr>
        <w:t xml:space="preserve"> </w:t>
      </w:r>
      <w:r>
        <w:rPr>
          <w:w w:val="105"/>
        </w:rPr>
        <w:t>doi:</w:t>
      </w:r>
      <w:hyperlink r:id="rId52">
        <w:r>
          <w:rPr>
            <w:w w:val="105"/>
          </w:rPr>
          <w:t>10.</w:t>
        </w:r>
      </w:hyperlink>
      <w:r>
        <w:rPr>
          <w:spacing w:val="-55"/>
          <w:w w:val="105"/>
        </w:rPr>
        <w:t xml:space="preserve"> </w:t>
      </w:r>
      <w:r>
        <w:rPr>
          <w:rFonts w:ascii="Trebuchet MS" w:hAnsi="Trebuchet MS"/>
          <w:w w:val="105"/>
          <w:sz w:val="12"/>
        </w:rPr>
        <w:t>994</w:t>
      </w:r>
      <w:r>
        <w:rPr>
          <w:rFonts w:ascii="Trebuchet MS" w:hAnsi="Trebuchet MS"/>
          <w:w w:val="105"/>
          <w:sz w:val="12"/>
        </w:rPr>
        <w:tab/>
      </w:r>
      <w:hyperlink r:id="rId53">
        <w:r>
          <w:rPr>
            <w:w w:val="105"/>
          </w:rPr>
          <w:t>5194/hess-23-4323-2019</w:t>
        </w:r>
      </w:hyperlink>
      <w:r>
        <w:rPr>
          <w:w w:val="105"/>
        </w:rPr>
        <w:t>.</w:t>
      </w:r>
    </w:p>
    <w:p w14:paraId="1C85933B" w14:textId="77777777" w:rsidR="00E2709D" w:rsidRDefault="00E2709D">
      <w:pPr>
        <w:pStyle w:val="BodyText"/>
        <w:rPr>
          <w:sz w:val="11"/>
        </w:rPr>
      </w:pPr>
    </w:p>
    <w:p w14:paraId="4B6DF727" w14:textId="77777777" w:rsidR="00E2709D" w:rsidRDefault="00462487">
      <w:pPr>
        <w:pStyle w:val="BodyText"/>
        <w:spacing w:before="51" w:line="291" w:lineRule="exact"/>
        <w:ind w:left="227"/>
      </w:pPr>
      <w:bookmarkStart w:id="487" w:name="_bookmark50"/>
      <w:bookmarkEnd w:id="487"/>
      <w:r>
        <w:rPr>
          <w:rFonts w:ascii="Trebuchet MS"/>
          <w:sz w:val="12"/>
        </w:rPr>
        <w:t xml:space="preserve">995    </w:t>
      </w:r>
      <w:r>
        <w:rPr>
          <w:rFonts w:ascii="Trebuchet MS"/>
          <w:spacing w:val="19"/>
          <w:sz w:val="12"/>
        </w:rPr>
        <w:t xml:space="preserve"> </w:t>
      </w:r>
      <w:proofErr w:type="spellStart"/>
      <w:r>
        <w:rPr>
          <w:w w:val="105"/>
        </w:rPr>
        <w:t>LeClerc</w:t>
      </w:r>
      <w:proofErr w:type="spellEnd"/>
      <w:r>
        <w:rPr>
          <w:w w:val="105"/>
        </w:rPr>
        <w:t>, J.,</w:t>
      </w:r>
      <w:r>
        <w:rPr>
          <w:spacing w:val="-1"/>
          <w:w w:val="105"/>
        </w:rPr>
        <w:t xml:space="preserve"> </w:t>
      </w:r>
      <w:r>
        <w:rPr>
          <w:w w:val="105"/>
        </w:rPr>
        <w:t>Joslyn,</w:t>
      </w:r>
      <w:r>
        <w:rPr>
          <w:spacing w:val="-1"/>
          <w:w w:val="105"/>
        </w:rPr>
        <w:t xml:space="preserve"> </w:t>
      </w:r>
      <w:r>
        <w:rPr>
          <w:w w:val="105"/>
        </w:rPr>
        <w:t>S.,</w:t>
      </w:r>
      <w:r>
        <w:rPr>
          <w:spacing w:val="-1"/>
          <w:w w:val="105"/>
        </w:rPr>
        <w:t xml:space="preserve"> </w:t>
      </w:r>
      <w:r>
        <w:rPr>
          <w:w w:val="105"/>
        </w:rPr>
        <w:t>2015.</w:t>
      </w:r>
      <w:r>
        <w:rPr>
          <w:spacing w:val="11"/>
          <w:w w:val="105"/>
        </w:rPr>
        <w:t xml:space="preserve"> </w:t>
      </w:r>
      <w:r>
        <w:rPr>
          <w:w w:val="105"/>
        </w:rPr>
        <w:t>The</w:t>
      </w:r>
      <w:r>
        <w:rPr>
          <w:spacing w:val="-3"/>
          <w:w w:val="105"/>
        </w:rPr>
        <w:t xml:space="preserve"> </w:t>
      </w:r>
      <w:r>
        <w:rPr>
          <w:w w:val="105"/>
        </w:rPr>
        <w:t>cry</w:t>
      </w:r>
      <w:r>
        <w:rPr>
          <w:spacing w:val="-3"/>
          <w:w w:val="105"/>
        </w:rPr>
        <w:t xml:space="preserve"> </w:t>
      </w:r>
      <w:r>
        <w:rPr>
          <w:w w:val="105"/>
        </w:rPr>
        <w:t>wolf</w:t>
      </w:r>
      <w:r>
        <w:rPr>
          <w:spacing w:val="-3"/>
          <w:w w:val="105"/>
        </w:rPr>
        <w:t xml:space="preserve"> </w:t>
      </w:r>
      <w:r>
        <w:rPr>
          <w:w w:val="105"/>
        </w:rPr>
        <w:t>effect</w:t>
      </w:r>
      <w:r>
        <w:rPr>
          <w:spacing w:val="-3"/>
          <w:w w:val="105"/>
        </w:rPr>
        <w:t xml:space="preserve"> </w:t>
      </w:r>
      <w:r>
        <w:rPr>
          <w:w w:val="105"/>
        </w:rPr>
        <w:t>and</w:t>
      </w:r>
      <w:r>
        <w:rPr>
          <w:spacing w:val="-3"/>
          <w:w w:val="105"/>
        </w:rPr>
        <w:t xml:space="preserve"> </w:t>
      </w:r>
      <w:r>
        <w:rPr>
          <w:w w:val="105"/>
        </w:rPr>
        <w:t>weather-related</w:t>
      </w:r>
      <w:r>
        <w:rPr>
          <w:spacing w:val="-3"/>
          <w:w w:val="105"/>
        </w:rPr>
        <w:t xml:space="preserve"> </w:t>
      </w:r>
      <w:r>
        <w:rPr>
          <w:w w:val="105"/>
        </w:rPr>
        <w:t>decision</w:t>
      </w:r>
    </w:p>
    <w:p w14:paraId="54AF8043" w14:textId="77777777" w:rsidR="00E2709D" w:rsidRPr="0039304F" w:rsidRDefault="00462487">
      <w:pPr>
        <w:pStyle w:val="BodyText"/>
        <w:tabs>
          <w:tab w:val="left" w:pos="851"/>
        </w:tabs>
        <w:spacing w:line="291" w:lineRule="exact"/>
        <w:ind w:left="227"/>
        <w:rPr>
          <w:lang w:val="sv-SE"/>
          <w:rPrChange w:id="488" w:author="Pechlivanidis Ilias" w:date="2024-02-10T12:21:00Z">
            <w:rPr/>
          </w:rPrChange>
        </w:rPr>
      </w:pPr>
      <w:r w:rsidRPr="0039304F">
        <w:rPr>
          <w:rFonts w:ascii="Trebuchet MS" w:hAnsi="Trebuchet MS"/>
          <w:w w:val="105"/>
          <w:sz w:val="12"/>
          <w:lang w:val="sv-SE"/>
          <w:rPrChange w:id="489" w:author="Pechlivanidis Ilias" w:date="2024-02-10T12:21:00Z">
            <w:rPr>
              <w:rFonts w:ascii="Trebuchet MS" w:hAnsi="Trebuchet MS"/>
              <w:w w:val="105"/>
              <w:sz w:val="12"/>
            </w:rPr>
          </w:rPrChange>
        </w:rPr>
        <w:t>996</w:t>
      </w:r>
      <w:r w:rsidRPr="0039304F">
        <w:rPr>
          <w:rFonts w:ascii="Trebuchet MS" w:hAnsi="Trebuchet MS"/>
          <w:w w:val="105"/>
          <w:sz w:val="12"/>
          <w:lang w:val="sv-SE"/>
          <w:rPrChange w:id="490" w:author="Pechlivanidis Ilias" w:date="2024-02-10T12:21:00Z">
            <w:rPr>
              <w:rFonts w:ascii="Trebuchet MS" w:hAnsi="Trebuchet MS"/>
              <w:w w:val="105"/>
              <w:sz w:val="12"/>
            </w:rPr>
          </w:rPrChange>
        </w:rPr>
        <w:tab/>
      </w:r>
      <w:r w:rsidRPr="0039304F">
        <w:rPr>
          <w:w w:val="105"/>
          <w:lang w:val="sv-SE"/>
          <w:rPrChange w:id="491" w:author="Pechlivanidis Ilias" w:date="2024-02-10T12:21:00Z">
            <w:rPr>
              <w:w w:val="105"/>
            </w:rPr>
          </w:rPrChange>
        </w:rPr>
        <w:t xml:space="preserve">making. </w:t>
      </w:r>
      <w:r w:rsidRPr="0039304F">
        <w:rPr>
          <w:spacing w:val="31"/>
          <w:w w:val="105"/>
          <w:lang w:val="sv-SE"/>
          <w:rPrChange w:id="492" w:author="Pechlivanidis Ilias" w:date="2024-02-10T12:21:00Z">
            <w:rPr>
              <w:spacing w:val="31"/>
              <w:w w:val="105"/>
            </w:rPr>
          </w:rPrChange>
        </w:rPr>
        <w:t xml:space="preserve"> </w:t>
      </w:r>
      <w:r w:rsidRPr="0039304F">
        <w:rPr>
          <w:w w:val="105"/>
          <w:lang w:val="sv-SE"/>
          <w:rPrChange w:id="493" w:author="Pechlivanidis Ilias" w:date="2024-02-10T12:21:00Z">
            <w:rPr>
              <w:w w:val="105"/>
            </w:rPr>
          </w:rPrChange>
        </w:rPr>
        <w:t>Risk</w:t>
      </w:r>
      <w:r w:rsidRPr="0039304F">
        <w:rPr>
          <w:spacing w:val="52"/>
          <w:w w:val="105"/>
          <w:lang w:val="sv-SE"/>
          <w:rPrChange w:id="494" w:author="Pechlivanidis Ilias" w:date="2024-02-10T12:21:00Z">
            <w:rPr>
              <w:spacing w:val="52"/>
              <w:w w:val="105"/>
            </w:rPr>
          </w:rPrChange>
        </w:rPr>
        <w:t xml:space="preserve"> </w:t>
      </w:r>
      <w:r w:rsidRPr="0039304F">
        <w:rPr>
          <w:w w:val="105"/>
          <w:lang w:val="sv-SE"/>
          <w:rPrChange w:id="495" w:author="Pechlivanidis Ilias" w:date="2024-02-10T12:21:00Z">
            <w:rPr>
              <w:w w:val="105"/>
            </w:rPr>
          </w:rPrChange>
        </w:rPr>
        <w:t>Analysis</w:t>
      </w:r>
      <w:r w:rsidRPr="0039304F">
        <w:rPr>
          <w:spacing w:val="52"/>
          <w:w w:val="105"/>
          <w:lang w:val="sv-SE"/>
          <w:rPrChange w:id="496" w:author="Pechlivanidis Ilias" w:date="2024-02-10T12:21:00Z">
            <w:rPr>
              <w:spacing w:val="52"/>
              <w:w w:val="105"/>
            </w:rPr>
          </w:rPrChange>
        </w:rPr>
        <w:t xml:space="preserve"> </w:t>
      </w:r>
      <w:r w:rsidRPr="0039304F">
        <w:rPr>
          <w:w w:val="105"/>
          <w:lang w:val="sv-SE"/>
          <w:rPrChange w:id="497" w:author="Pechlivanidis Ilias" w:date="2024-02-10T12:21:00Z">
            <w:rPr>
              <w:w w:val="105"/>
            </w:rPr>
          </w:rPrChange>
        </w:rPr>
        <w:t>35,</w:t>
      </w:r>
      <w:r w:rsidRPr="0039304F">
        <w:rPr>
          <w:spacing w:val="52"/>
          <w:w w:val="105"/>
          <w:lang w:val="sv-SE"/>
          <w:rPrChange w:id="498" w:author="Pechlivanidis Ilias" w:date="2024-02-10T12:21:00Z">
            <w:rPr>
              <w:spacing w:val="52"/>
              <w:w w:val="105"/>
            </w:rPr>
          </w:rPrChange>
        </w:rPr>
        <w:t xml:space="preserve"> </w:t>
      </w:r>
      <w:r w:rsidRPr="0039304F">
        <w:rPr>
          <w:w w:val="105"/>
          <w:lang w:val="sv-SE"/>
          <w:rPrChange w:id="499" w:author="Pechlivanidis Ilias" w:date="2024-02-10T12:21:00Z">
            <w:rPr>
              <w:w w:val="105"/>
            </w:rPr>
          </w:rPrChange>
        </w:rPr>
        <w:t xml:space="preserve">385–395. </w:t>
      </w:r>
      <w:r w:rsidRPr="0039304F">
        <w:rPr>
          <w:spacing w:val="31"/>
          <w:w w:val="105"/>
          <w:lang w:val="sv-SE"/>
          <w:rPrChange w:id="500" w:author="Pechlivanidis Ilias" w:date="2024-02-10T12:21:00Z">
            <w:rPr>
              <w:spacing w:val="31"/>
              <w:w w:val="105"/>
            </w:rPr>
          </w:rPrChange>
        </w:rPr>
        <w:t xml:space="preserve"> </w:t>
      </w:r>
      <w:r w:rsidRPr="0039304F">
        <w:rPr>
          <w:w w:val="105"/>
          <w:lang w:val="sv-SE"/>
          <w:rPrChange w:id="501" w:author="Pechlivanidis Ilias" w:date="2024-02-10T12:21:00Z">
            <w:rPr>
              <w:w w:val="105"/>
            </w:rPr>
          </w:rPrChange>
        </w:rPr>
        <w:t>doi:</w:t>
      </w:r>
      <w:r>
        <w:fldChar w:fldCharType="begin"/>
      </w:r>
      <w:r w:rsidRPr="0039304F">
        <w:rPr>
          <w:lang w:val="sv-SE"/>
          <w:rPrChange w:id="502" w:author="Pechlivanidis Ilias" w:date="2024-02-10T12:21:00Z">
            <w:rPr/>
          </w:rPrChange>
        </w:rPr>
        <w:instrText xml:space="preserve"> HYPERLINK "http://dx.doi.org/10.1111/risa.12336" \h </w:instrText>
      </w:r>
      <w:r>
        <w:fldChar w:fldCharType="separate"/>
      </w:r>
      <w:r w:rsidRPr="0039304F">
        <w:rPr>
          <w:w w:val="105"/>
          <w:lang w:val="sv-SE"/>
          <w:rPrChange w:id="503" w:author="Pechlivanidis Ilias" w:date="2024-02-10T12:21:00Z">
            <w:rPr>
              <w:w w:val="105"/>
            </w:rPr>
          </w:rPrChange>
        </w:rPr>
        <w:t>10.1111/risa.12336</w:t>
      </w:r>
      <w:r>
        <w:rPr>
          <w:w w:val="105"/>
        </w:rPr>
        <w:fldChar w:fldCharType="end"/>
      </w:r>
      <w:r w:rsidRPr="0039304F">
        <w:rPr>
          <w:w w:val="105"/>
          <w:lang w:val="sv-SE"/>
          <w:rPrChange w:id="504" w:author="Pechlivanidis Ilias" w:date="2024-02-10T12:21:00Z">
            <w:rPr>
              <w:w w:val="105"/>
            </w:rPr>
          </w:rPrChange>
        </w:rPr>
        <w:t>.</w:t>
      </w:r>
    </w:p>
    <w:p w14:paraId="6BD87629" w14:textId="77777777" w:rsidR="00E2709D" w:rsidRPr="0039304F" w:rsidRDefault="00E2709D">
      <w:pPr>
        <w:pStyle w:val="BodyText"/>
        <w:spacing w:before="4"/>
        <w:rPr>
          <w:sz w:val="11"/>
          <w:lang w:val="sv-SE"/>
          <w:rPrChange w:id="505" w:author="Pechlivanidis Ilias" w:date="2024-02-10T12:21:00Z">
            <w:rPr>
              <w:sz w:val="11"/>
            </w:rPr>
          </w:rPrChange>
        </w:rPr>
      </w:pPr>
    </w:p>
    <w:p w14:paraId="6A39EB58" w14:textId="77777777" w:rsidR="00E2709D" w:rsidRDefault="00462487">
      <w:pPr>
        <w:pStyle w:val="BodyText"/>
        <w:tabs>
          <w:tab w:val="left" w:pos="4137"/>
        </w:tabs>
        <w:spacing w:before="51" w:line="291" w:lineRule="exact"/>
        <w:ind w:left="227"/>
      </w:pPr>
      <w:bookmarkStart w:id="506" w:name="_bookmark51"/>
      <w:bookmarkEnd w:id="506"/>
      <w:r w:rsidRPr="00E749F9">
        <w:rPr>
          <w:rFonts w:ascii="Trebuchet MS"/>
          <w:sz w:val="12"/>
          <w:lang w:val="sv-SE"/>
          <w:rPrChange w:id="507" w:author="Jesus Casado Rodriguez" w:date="2024-02-12T11:16:00Z">
            <w:rPr>
              <w:rFonts w:ascii="Trebuchet MS"/>
              <w:sz w:val="12"/>
            </w:rPr>
          </w:rPrChange>
        </w:rPr>
        <w:t xml:space="preserve">997    </w:t>
      </w:r>
      <w:r w:rsidRPr="00E749F9">
        <w:rPr>
          <w:rFonts w:ascii="Trebuchet MS"/>
          <w:spacing w:val="19"/>
          <w:sz w:val="12"/>
          <w:lang w:val="sv-SE"/>
          <w:rPrChange w:id="508" w:author="Jesus Casado Rodriguez" w:date="2024-02-12T11:16:00Z">
            <w:rPr>
              <w:rFonts w:ascii="Trebuchet MS"/>
              <w:spacing w:val="19"/>
              <w:sz w:val="12"/>
            </w:rPr>
          </w:rPrChange>
        </w:rPr>
        <w:t xml:space="preserve"> </w:t>
      </w:r>
      <w:r w:rsidRPr="00E749F9">
        <w:rPr>
          <w:w w:val="105"/>
          <w:lang w:val="sv-SE"/>
          <w:rPrChange w:id="509" w:author="Jesus Casado Rodriguez" w:date="2024-02-12T11:16:00Z">
            <w:rPr>
              <w:w w:val="105"/>
            </w:rPr>
          </w:rPrChange>
        </w:rPr>
        <w:t xml:space="preserve">Legg, </w:t>
      </w:r>
      <w:r w:rsidRPr="00E749F9">
        <w:rPr>
          <w:spacing w:val="29"/>
          <w:w w:val="105"/>
          <w:lang w:val="sv-SE"/>
          <w:rPrChange w:id="510" w:author="Jesus Casado Rodriguez" w:date="2024-02-12T11:16:00Z">
            <w:rPr>
              <w:spacing w:val="29"/>
              <w:w w:val="105"/>
            </w:rPr>
          </w:rPrChange>
        </w:rPr>
        <w:t xml:space="preserve"> </w:t>
      </w:r>
      <w:r w:rsidRPr="00E749F9">
        <w:rPr>
          <w:w w:val="105"/>
          <w:lang w:val="sv-SE"/>
          <w:rPrChange w:id="511" w:author="Jesus Casado Rodriguez" w:date="2024-02-12T11:16:00Z">
            <w:rPr>
              <w:w w:val="105"/>
            </w:rPr>
          </w:rPrChange>
        </w:rPr>
        <w:t xml:space="preserve">T.P., </w:t>
      </w:r>
      <w:r w:rsidRPr="00E749F9">
        <w:rPr>
          <w:spacing w:val="28"/>
          <w:w w:val="105"/>
          <w:lang w:val="sv-SE"/>
          <w:rPrChange w:id="512" w:author="Jesus Casado Rodriguez" w:date="2024-02-12T11:16:00Z">
            <w:rPr>
              <w:spacing w:val="28"/>
              <w:w w:val="105"/>
            </w:rPr>
          </w:rPrChange>
        </w:rPr>
        <w:t xml:space="preserve"> </w:t>
      </w:r>
      <w:r w:rsidRPr="00E749F9">
        <w:rPr>
          <w:w w:val="105"/>
          <w:lang w:val="sv-SE"/>
          <w:rPrChange w:id="513" w:author="Jesus Casado Rodriguez" w:date="2024-02-12T11:16:00Z">
            <w:rPr>
              <w:w w:val="105"/>
            </w:rPr>
          </w:rPrChange>
        </w:rPr>
        <w:t xml:space="preserve">Mylne, </w:t>
      </w:r>
      <w:r w:rsidRPr="00E749F9">
        <w:rPr>
          <w:spacing w:val="28"/>
          <w:w w:val="105"/>
          <w:lang w:val="sv-SE"/>
          <w:rPrChange w:id="514" w:author="Jesus Casado Rodriguez" w:date="2024-02-12T11:16:00Z">
            <w:rPr>
              <w:spacing w:val="28"/>
              <w:w w:val="105"/>
            </w:rPr>
          </w:rPrChange>
        </w:rPr>
        <w:t xml:space="preserve"> </w:t>
      </w:r>
      <w:r w:rsidRPr="00E749F9">
        <w:rPr>
          <w:w w:val="105"/>
          <w:lang w:val="sv-SE"/>
          <w:rPrChange w:id="515" w:author="Jesus Casado Rodriguez" w:date="2024-02-12T11:16:00Z">
            <w:rPr>
              <w:w w:val="105"/>
            </w:rPr>
          </w:rPrChange>
        </w:rPr>
        <w:t xml:space="preserve">K.R., </w:t>
      </w:r>
      <w:r w:rsidRPr="00E749F9">
        <w:rPr>
          <w:spacing w:val="29"/>
          <w:w w:val="105"/>
          <w:lang w:val="sv-SE"/>
          <w:rPrChange w:id="516" w:author="Jesus Casado Rodriguez" w:date="2024-02-12T11:16:00Z">
            <w:rPr>
              <w:spacing w:val="29"/>
              <w:w w:val="105"/>
            </w:rPr>
          </w:rPrChange>
        </w:rPr>
        <w:t xml:space="preserve"> </w:t>
      </w:r>
      <w:r w:rsidRPr="00E749F9">
        <w:rPr>
          <w:w w:val="105"/>
          <w:lang w:val="sv-SE"/>
          <w:rPrChange w:id="517" w:author="Jesus Casado Rodriguez" w:date="2024-02-12T11:16:00Z">
            <w:rPr>
              <w:w w:val="105"/>
            </w:rPr>
          </w:rPrChange>
        </w:rPr>
        <w:t>2004.</w:t>
      </w:r>
      <w:r w:rsidRPr="00E749F9">
        <w:rPr>
          <w:w w:val="105"/>
          <w:lang w:val="sv-SE"/>
          <w:rPrChange w:id="518" w:author="Jesus Casado Rodriguez" w:date="2024-02-12T11:16:00Z">
            <w:rPr>
              <w:w w:val="105"/>
            </w:rPr>
          </w:rPrChange>
        </w:rPr>
        <w:tab/>
      </w:r>
      <w:r>
        <w:rPr>
          <w:w w:val="105"/>
        </w:rPr>
        <w:t>Early</w:t>
      </w:r>
      <w:r>
        <w:rPr>
          <w:spacing w:val="35"/>
          <w:w w:val="105"/>
        </w:rPr>
        <w:t xml:space="preserve"> </w:t>
      </w:r>
      <w:r>
        <w:rPr>
          <w:w w:val="105"/>
        </w:rPr>
        <w:t>Warnings</w:t>
      </w:r>
      <w:r>
        <w:rPr>
          <w:spacing w:val="36"/>
          <w:w w:val="105"/>
        </w:rPr>
        <w:t xml:space="preserve"> </w:t>
      </w:r>
      <w:r>
        <w:rPr>
          <w:w w:val="105"/>
        </w:rPr>
        <w:t>of</w:t>
      </w:r>
      <w:r>
        <w:rPr>
          <w:spacing w:val="35"/>
          <w:w w:val="105"/>
        </w:rPr>
        <w:t xml:space="preserve"> </w:t>
      </w:r>
      <w:r>
        <w:rPr>
          <w:w w:val="105"/>
        </w:rPr>
        <w:t>Severe</w:t>
      </w:r>
      <w:r>
        <w:rPr>
          <w:spacing w:val="36"/>
          <w:w w:val="105"/>
        </w:rPr>
        <w:t xml:space="preserve"> </w:t>
      </w:r>
      <w:r>
        <w:rPr>
          <w:w w:val="105"/>
        </w:rPr>
        <w:t>Weather</w:t>
      </w:r>
      <w:r>
        <w:rPr>
          <w:spacing w:val="35"/>
          <w:w w:val="105"/>
        </w:rPr>
        <w:t xml:space="preserve"> </w:t>
      </w:r>
      <w:r>
        <w:rPr>
          <w:w w:val="105"/>
        </w:rPr>
        <w:t>from</w:t>
      </w:r>
    </w:p>
    <w:p w14:paraId="4B0670E6" w14:textId="77777777" w:rsidR="00E2709D" w:rsidRDefault="00462487">
      <w:pPr>
        <w:pStyle w:val="BodyText"/>
        <w:tabs>
          <w:tab w:val="left" w:pos="851"/>
        </w:tabs>
        <w:spacing w:line="291" w:lineRule="exact"/>
        <w:ind w:left="227"/>
      </w:pPr>
      <w:r>
        <w:rPr>
          <w:rFonts w:ascii="Trebuchet MS" w:hAnsi="Trebuchet MS"/>
          <w:sz w:val="12"/>
        </w:rPr>
        <w:t>998</w:t>
      </w:r>
      <w:r>
        <w:rPr>
          <w:rFonts w:ascii="Trebuchet MS" w:hAnsi="Trebuchet MS"/>
          <w:sz w:val="12"/>
        </w:rPr>
        <w:tab/>
      </w:r>
      <w:r>
        <w:t>Ensemble</w:t>
      </w:r>
      <w:r>
        <w:rPr>
          <w:spacing w:val="35"/>
        </w:rPr>
        <w:t xml:space="preserve"> </w:t>
      </w:r>
      <w:r>
        <w:t>Forecast</w:t>
      </w:r>
      <w:r>
        <w:rPr>
          <w:spacing w:val="37"/>
        </w:rPr>
        <w:t xml:space="preserve"> </w:t>
      </w:r>
      <w:r>
        <w:t>Information.</w:t>
      </w:r>
      <w:r>
        <w:rPr>
          <w:spacing w:val="66"/>
        </w:rPr>
        <w:t xml:space="preserve"> </w:t>
      </w:r>
      <w:r>
        <w:t>Weather</w:t>
      </w:r>
      <w:r>
        <w:rPr>
          <w:spacing w:val="36"/>
        </w:rPr>
        <w:t xml:space="preserve"> </w:t>
      </w:r>
      <w:r>
        <w:t>and</w:t>
      </w:r>
      <w:r>
        <w:rPr>
          <w:spacing w:val="37"/>
        </w:rPr>
        <w:t xml:space="preserve"> </w:t>
      </w:r>
      <w:r>
        <w:t>Forecasting</w:t>
      </w:r>
      <w:r>
        <w:rPr>
          <w:spacing w:val="36"/>
        </w:rPr>
        <w:t xml:space="preserve"> </w:t>
      </w:r>
      <w:r>
        <w:t>19,</w:t>
      </w:r>
      <w:r>
        <w:rPr>
          <w:spacing w:val="37"/>
        </w:rPr>
        <w:t xml:space="preserve"> </w:t>
      </w:r>
      <w:r>
        <w:t>891–906.</w:t>
      </w:r>
    </w:p>
    <w:p w14:paraId="512610E7" w14:textId="77777777" w:rsidR="00E2709D" w:rsidRDefault="00E2709D">
      <w:pPr>
        <w:pStyle w:val="BodyText"/>
        <w:spacing w:before="3"/>
        <w:rPr>
          <w:sz w:val="11"/>
        </w:rPr>
      </w:pPr>
    </w:p>
    <w:p w14:paraId="3C635698" w14:textId="77777777" w:rsidR="00E2709D" w:rsidRDefault="00E2709D">
      <w:pPr>
        <w:rPr>
          <w:sz w:val="11"/>
        </w:rPr>
        <w:sectPr w:rsidR="00E2709D">
          <w:pgSz w:w="12240" w:h="15840"/>
          <w:pgMar w:top="1500" w:right="1720" w:bottom="1960" w:left="1600" w:header="0" w:footer="1777" w:gutter="0"/>
          <w:cols w:space="720"/>
        </w:sectPr>
      </w:pPr>
    </w:p>
    <w:p w14:paraId="49FDD58B" w14:textId="77777777" w:rsidR="00E2709D" w:rsidRDefault="00E2709D">
      <w:pPr>
        <w:pStyle w:val="BodyText"/>
        <w:spacing w:before="8"/>
        <w:rPr>
          <w:sz w:val="13"/>
        </w:rPr>
      </w:pPr>
    </w:p>
    <w:p w14:paraId="29F6048C" w14:textId="77777777" w:rsidR="00E2709D" w:rsidRDefault="00462487">
      <w:pPr>
        <w:ind w:left="227"/>
        <w:rPr>
          <w:rFonts w:ascii="Trebuchet MS"/>
          <w:sz w:val="12"/>
        </w:rPr>
      </w:pPr>
      <w:bookmarkStart w:id="519" w:name="_bookmark52"/>
      <w:bookmarkEnd w:id="519"/>
      <w:r>
        <w:rPr>
          <w:rFonts w:ascii="Trebuchet MS"/>
          <w:sz w:val="12"/>
        </w:rPr>
        <w:t>999</w:t>
      </w:r>
    </w:p>
    <w:p w14:paraId="5E193A89" w14:textId="77777777" w:rsidR="00E2709D" w:rsidRDefault="00E2709D">
      <w:pPr>
        <w:pStyle w:val="BodyText"/>
        <w:spacing w:before="10"/>
        <w:rPr>
          <w:rFonts w:ascii="Trebuchet MS"/>
          <w:sz w:val="12"/>
        </w:rPr>
      </w:pPr>
    </w:p>
    <w:p w14:paraId="08E78525" w14:textId="77777777" w:rsidR="00E2709D" w:rsidRDefault="00462487">
      <w:pPr>
        <w:ind w:left="163"/>
        <w:rPr>
          <w:rFonts w:ascii="Trebuchet MS"/>
          <w:sz w:val="12"/>
        </w:rPr>
      </w:pPr>
      <w:r>
        <w:rPr>
          <w:rFonts w:ascii="Trebuchet MS"/>
          <w:sz w:val="12"/>
        </w:rPr>
        <w:t>1000</w:t>
      </w:r>
    </w:p>
    <w:p w14:paraId="34EB9B15" w14:textId="77777777" w:rsidR="00E2709D" w:rsidRDefault="00E2709D">
      <w:pPr>
        <w:pStyle w:val="BodyText"/>
        <w:spacing w:before="10"/>
        <w:rPr>
          <w:rFonts w:ascii="Trebuchet MS"/>
          <w:sz w:val="12"/>
        </w:rPr>
      </w:pPr>
    </w:p>
    <w:p w14:paraId="4DA948C6" w14:textId="77777777" w:rsidR="00E2709D" w:rsidRDefault="00462487">
      <w:pPr>
        <w:spacing w:before="1"/>
        <w:ind w:left="163"/>
        <w:rPr>
          <w:rFonts w:ascii="Trebuchet MS"/>
          <w:sz w:val="12"/>
        </w:rPr>
      </w:pPr>
      <w:r>
        <w:rPr>
          <w:rFonts w:ascii="Trebuchet MS"/>
          <w:sz w:val="12"/>
        </w:rPr>
        <w:t>1001</w:t>
      </w:r>
    </w:p>
    <w:p w14:paraId="7259AD17" w14:textId="77777777" w:rsidR="00E2709D" w:rsidRPr="00E749F9" w:rsidRDefault="00462487">
      <w:pPr>
        <w:pStyle w:val="BodyText"/>
        <w:spacing w:before="51" w:line="291" w:lineRule="exact"/>
        <w:ind w:left="159"/>
        <w:rPr>
          <w:lang w:val="it-IT"/>
          <w:rPrChange w:id="520" w:author="Jesus Casado Rodriguez" w:date="2024-02-12T11:16:00Z">
            <w:rPr/>
          </w:rPrChange>
        </w:rPr>
      </w:pPr>
      <w:r w:rsidRPr="00E749F9">
        <w:rPr>
          <w:lang w:val="it-IT"/>
          <w:rPrChange w:id="521" w:author="Jesus Casado Rodriguez" w:date="2024-02-12T11:16:00Z">
            <w:rPr/>
          </w:rPrChange>
        </w:rPr>
        <w:br w:type="column"/>
      </w:r>
      <w:r w:rsidRPr="00E749F9">
        <w:rPr>
          <w:w w:val="105"/>
          <w:lang w:val="it-IT"/>
          <w:rPrChange w:id="522" w:author="Jesus Casado Rodriguez" w:date="2024-02-12T11:16:00Z">
            <w:rPr>
              <w:w w:val="105"/>
            </w:rPr>
          </w:rPrChange>
        </w:rPr>
        <w:t xml:space="preserve">Martina  </w:t>
      </w:r>
      <w:r w:rsidRPr="00E749F9">
        <w:rPr>
          <w:spacing w:val="4"/>
          <w:w w:val="105"/>
          <w:lang w:val="it-IT"/>
          <w:rPrChange w:id="523" w:author="Jesus Casado Rodriguez" w:date="2024-02-12T11:16:00Z">
            <w:rPr>
              <w:spacing w:val="4"/>
              <w:w w:val="105"/>
            </w:rPr>
          </w:rPrChange>
        </w:rPr>
        <w:t xml:space="preserve"> </w:t>
      </w:r>
      <w:r w:rsidRPr="00E749F9">
        <w:rPr>
          <w:w w:val="105"/>
          <w:lang w:val="it-IT"/>
          <w:rPrChange w:id="524" w:author="Jesus Casado Rodriguez" w:date="2024-02-12T11:16:00Z">
            <w:rPr>
              <w:w w:val="105"/>
            </w:rPr>
          </w:rPrChange>
        </w:rPr>
        <w:t xml:space="preserve">Angela  </w:t>
      </w:r>
      <w:r w:rsidRPr="00E749F9">
        <w:rPr>
          <w:spacing w:val="5"/>
          <w:w w:val="105"/>
          <w:lang w:val="it-IT"/>
          <w:rPrChange w:id="525" w:author="Jesus Casado Rodriguez" w:date="2024-02-12T11:16:00Z">
            <w:rPr>
              <w:spacing w:val="5"/>
              <w:w w:val="105"/>
            </w:rPr>
          </w:rPrChange>
        </w:rPr>
        <w:t xml:space="preserve"> </w:t>
      </w:r>
      <w:r w:rsidRPr="00E749F9">
        <w:rPr>
          <w:w w:val="105"/>
          <w:lang w:val="it-IT"/>
          <w:rPrChange w:id="526" w:author="Jesus Casado Rodriguez" w:date="2024-02-12T11:16:00Z">
            <w:rPr>
              <w:w w:val="105"/>
            </w:rPr>
          </w:rPrChange>
        </w:rPr>
        <w:t xml:space="preserve">Caretta,  </w:t>
      </w:r>
      <w:r w:rsidRPr="00E749F9">
        <w:rPr>
          <w:spacing w:val="27"/>
          <w:w w:val="105"/>
          <w:lang w:val="it-IT"/>
          <w:rPrChange w:id="527" w:author="Jesus Casado Rodriguez" w:date="2024-02-12T11:16:00Z">
            <w:rPr>
              <w:spacing w:val="27"/>
              <w:w w:val="105"/>
            </w:rPr>
          </w:rPrChange>
        </w:rPr>
        <w:t xml:space="preserve"> </w:t>
      </w:r>
      <w:r w:rsidRPr="00E749F9">
        <w:rPr>
          <w:w w:val="105"/>
          <w:lang w:val="it-IT"/>
          <w:rPrChange w:id="528" w:author="Jesus Casado Rodriguez" w:date="2024-02-12T11:16:00Z">
            <w:rPr>
              <w:w w:val="105"/>
            </w:rPr>
          </w:rPrChange>
        </w:rPr>
        <w:t xml:space="preserve">Aditi  </w:t>
      </w:r>
      <w:r w:rsidRPr="00E749F9">
        <w:rPr>
          <w:spacing w:val="3"/>
          <w:w w:val="105"/>
          <w:lang w:val="it-IT"/>
          <w:rPrChange w:id="529" w:author="Jesus Casado Rodriguez" w:date="2024-02-12T11:16:00Z">
            <w:rPr>
              <w:spacing w:val="3"/>
              <w:w w:val="105"/>
            </w:rPr>
          </w:rPrChange>
        </w:rPr>
        <w:t xml:space="preserve"> </w:t>
      </w:r>
      <w:r w:rsidRPr="00E749F9">
        <w:rPr>
          <w:w w:val="105"/>
          <w:lang w:val="it-IT"/>
          <w:rPrChange w:id="530" w:author="Jesus Casado Rodriguez" w:date="2024-02-12T11:16:00Z">
            <w:rPr>
              <w:w w:val="105"/>
            </w:rPr>
          </w:rPrChange>
        </w:rPr>
        <w:t xml:space="preserve">Mukherji,  </w:t>
      </w:r>
      <w:r w:rsidRPr="00E749F9">
        <w:rPr>
          <w:spacing w:val="27"/>
          <w:w w:val="105"/>
          <w:lang w:val="it-IT"/>
          <w:rPrChange w:id="531" w:author="Jesus Casado Rodriguez" w:date="2024-02-12T11:16:00Z">
            <w:rPr>
              <w:spacing w:val="27"/>
              <w:w w:val="105"/>
            </w:rPr>
          </w:rPrChange>
        </w:rPr>
        <w:t xml:space="preserve"> </w:t>
      </w:r>
      <w:r w:rsidRPr="00E749F9">
        <w:rPr>
          <w:w w:val="105"/>
          <w:lang w:val="it-IT"/>
          <w:rPrChange w:id="532" w:author="Jesus Casado Rodriguez" w:date="2024-02-12T11:16:00Z">
            <w:rPr>
              <w:w w:val="105"/>
            </w:rPr>
          </w:rPrChange>
        </w:rPr>
        <w:t xml:space="preserve">Md  </w:t>
      </w:r>
      <w:r w:rsidRPr="00E749F9">
        <w:rPr>
          <w:spacing w:val="5"/>
          <w:w w:val="105"/>
          <w:lang w:val="it-IT"/>
          <w:rPrChange w:id="533" w:author="Jesus Casado Rodriguez" w:date="2024-02-12T11:16:00Z">
            <w:rPr>
              <w:spacing w:val="5"/>
              <w:w w:val="105"/>
            </w:rPr>
          </w:rPrChange>
        </w:rPr>
        <w:t xml:space="preserve"> </w:t>
      </w:r>
      <w:r w:rsidRPr="00E749F9">
        <w:rPr>
          <w:w w:val="105"/>
          <w:lang w:val="it-IT"/>
          <w:rPrChange w:id="534" w:author="Jesus Casado Rodriguez" w:date="2024-02-12T11:16:00Z">
            <w:rPr>
              <w:w w:val="105"/>
            </w:rPr>
          </w:rPrChange>
        </w:rPr>
        <w:t xml:space="preserve">Arfanuzzaman,  </w:t>
      </w:r>
      <w:r w:rsidRPr="00E749F9">
        <w:rPr>
          <w:spacing w:val="26"/>
          <w:w w:val="105"/>
          <w:lang w:val="it-IT"/>
          <w:rPrChange w:id="535" w:author="Jesus Casado Rodriguez" w:date="2024-02-12T11:16:00Z">
            <w:rPr>
              <w:spacing w:val="26"/>
              <w:w w:val="105"/>
            </w:rPr>
          </w:rPrChange>
        </w:rPr>
        <w:t xml:space="preserve"> </w:t>
      </w:r>
      <w:r w:rsidRPr="00E749F9">
        <w:rPr>
          <w:w w:val="105"/>
          <w:lang w:val="it-IT"/>
          <w:rPrChange w:id="536" w:author="Jesus Casado Rodriguez" w:date="2024-02-12T11:16:00Z">
            <w:rPr>
              <w:w w:val="105"/>
            </w:rPr>
          </w:rPrChange>
        </w:rPr>
        <w:t>Richard</w:t>
      </w:r>
    </w:p>
    <w:p w14:paraId="75525166" w14:textId="77777777" w:rsidR="00E2709D" w:rsidRPr="00E749F9" w:rsidRDefault="00462487">
      <w:pPr>
        <w:pStyle w:val="ListParagraph"/>
        <w:numPr>
          <w:ilvl w:val="1"/>
          <w:numId w:val="1"/>
        </w:numPr>
        <w:tabs>
          <w:tab w:val="left" w:pos="804"/>
          <w:tab w:val="left" w:pos="1401"/>
          <w:tab w:val="left" w:pos="3831"/>
          <w:tab w:val="left" w:pos="5396"/>
          <w:tab w:val="left" w:pos="7185"/>
        </w:tabs>
        <w:spacing w:line="237" w:lineRule="auto"/>
        <w:ind w:right="534" w:firstLine="0"/>
        <w:rPr>
          <w:sz w:val="24"/>
          <w:lang w:val="it-IT"/>
          <w:rPrChange w:id="537" w:author="Jesus Casado Rodriguez" w:date="2024-02-12T11:22:00Z">
            <w:rPr>
              <w:sz w:val="24"/>
            </w:rPr>
          </w:rPrChange>
        </w:rPr>
      </w:pPr>
      <w:r w:rsidRPr="00E749F9">
        <w:rPr>
          <w:w w:val="105"/>
          <w:sz w:val="24"/>
          <w:lang w:val="it-IT"/>
          <w:rPrChange w:id="538" w:author="Jesus Casado Rodriguez" w:date="2024-02-12T11:22:00Z">
            <w:rPr>
              <w:w w:val="105"/>
              <w:sz w:val="24"/>
            </w:rPr>
          </w:rPrChange>
        </w:rPr>
        <w:t>Betts,</w:t>
      </w:r>
      <w:r w:rsidRPr="00E749F9">
        <w:rPr>
          <w:spacing w:val="42"/>
          <w:w w:val="105"/>
          <w:sz w:val="24"/>
          <w:lang w:val="it-IT"/>
          <w:rPrChange w:id="539" w:author="Jesus Casado Rodriguez" w:date="2024-02-12T11:22:00Z">
            <w:rPr>
              <w:spacing w:val="42"/>
              <w:w w:val="105"/>
              <w:sz w:val="24"/>
            </w:rPr>
          </w:rPrChange>
        </w:rPr>
        <w:t xml:space="preserve"> </w:t>
      </w:r>
      <w:r w:rsidRPr="00E749F9">
        <w:rPr>
          <w:w w:val="105"/>
          <w:sz w:val="24"/>
          <w:lang w:val="it-IT"/>
          <w:rPrChange w:id="540" w:author="Jesus Casado Rodriguez" w:date="2024-02-12T11:22:00Z">
            <w:rPr>
              <w:w w:val="105"/>
              <w:sz w:val="24"/>
            </w:rPr>
          </w:rPrChange>
        </w:rPr>
        <w:t>Alexander</w:t>
      </w:r>
      <w:r w:rsidRPr="00E749F9">
        <w:rPr>
          <w:spacing w:val="17"/>
          <w:w w:val="105"/>
          <w:sz w:val="24"/>
          <w:lang w:val="it-IT"/>
          <w:rPrChange w:id="541" w:author="Jesus Casado Rodriguez" w:date="2024-02-12T11:22:00Z">
            <w:rPr>
              <w:spacing w:val="17"/>
              <w:w w:val="105"/>
              <w:sz w:val="24"/>
            </w:rPr>
          </w:rPrChange>
        </w:rPr>
        <w:t xml:space="preserve"> </w:t>
      </w:r>
      <w:r w:rsidRPr="00E749F9">
        <w:rPr>
          <w:w w:val="105"/>
          <w:sz w:val="24"/>
          <w:lang w:val="it-IT"/>
          <w:rPrChange w:id="542" w:author="Jesus Casado Rodriguez" w:date="2024-02-12T11:22:00Z">
            <w:rPr>
              <w:w w:val="105"/>
              <w:sz w:val="24"/>
            </w:rPr>
          </w:rPrChange>
        </w:rPr>
        <w:t>Gelfan,</w:t>
      </w:r>
      <w:r w:rsidRPr="00E749F9">
        <w:rPr>
          <w:spacing w:val="42"/>
          <w:w w:val="105"/>
          <w:sz w:val="24"/>
          <w:lang w:val="it-IT"/>
          <w:rPrChange w:id="543" w:author="Jesus Casado Rodriguez" w:date="2024-02-12T11:22:00Z">
            <w:rPr>
              <w:spacing w:val="42"/>
              <w:w w:val="105"/>
              <w:sz w:val="24"/>
            </w:rPr>
          </w:rPrChange>
        </w:rPr>
        <w:t xml:space="preserve"> </w:t>
      </w:r>
      <w:r w:rsidRPr="00E749F9">
        <w:rPr>
          <w:w w:val="105"/>
          <w:sz w:val="24"/>
          <w:lang w:val="it-IT"/>
          <w:rPrChange w:id="544" w:author="Jesus Casado Rodriguez" w:date="2024-02-12T11:22:00Z">
            <w:rPr>
              <w:w w:val="105"/>
              <w:sz w:val="24"/>
            </w:rPr>
          </w:rPrChange>
        </w:rPr>
        <w:t>Yukiko</w:t>
      </w:r>
      <w:r w:rsidRPr="00E749F9">
        <w:rPr>
          <w:spacing w:val="17"/>
          <w:w w:val="105"/>
          <w:sz w:val="24"/>
          <w:lang w:val="it-IT"/>
          <w:rPrChange w:id="545" w:author="Jesus Casado Rodriguez" w:date="2024-02-12T11:22:00Z">
            <w:rPr>
              <w:spacing w:val="17"/>
              <w:w w:val="105"/>
              <w:sz w:val="24"/>
            </w:rPr>
          </w:rPrChange>
        </w:rPr>
        <w:t xml:space="preserve"> </w:t>
      </w:r>
      <w:r w:rsidRPr="00E749F9">
        <w:rPr>
          <w:w w:val="105"/>
          <w:sz w:val="24"/>
          <w:lang w:val="it-IT"/>
          <w:rPrChange w:id="546" w:author="Jesus Casado Rodriguez" w:date="2024-02-12T11:22:00Z">
            <w:rPr>
              <w:w w:val="105"/>
              <w:sz w:val="24"/>
            </w:rPr>
          </w:rPrChange>
        </w:rPr>
        <w:t>Hirabayashi,</w:t>
      </w:r>
      <w:r w:rsidRPr="00E749F9">
        <w:rPr>
          <w:spacing w:val="42"/>
          <w:w w:val="105"/>
          <w:sz w:val="24"/>
          <w:lang w:val="it-IT"/>
          <w:rPrChange w:id="547" w:author="Jesus Casado Rodriguez" w:date="2024-02-12T11:22:00Z">
            <w:rPr>
              <w:spacing w:val="42"/>
              <w:w w:val="105"/>
              <w:sz w:val="24"/>
            </w:rPr>
          </w:rPrChange>
        </w:rPr>
        <w:t xml:space="preserve"> </w:t>
      </w:r>
      <w:r w:rsidRPr="00E749F9">
        <w:rPr>
          <w:w w:val="105"/>
          <w:sz w:val="24"/>
          <w:lang w:val="it-IT"/>
          <w:rPrChange w:id="548" w:author="Jesus Casado Rodriguez" w:date="2024-02-12T11:22:00Z">
            <w:rPr>
              <w:w w:val="105"/>
              <w:sz w:val="24"/>
            </w:rPr>
          </w:rPrChange>
        </w:rPr>
        <w:t>Tabea</w:t>
      </w:r>
      <w:r w:rsidRPr="00E749F9">
        <w:rPr>
          <w:spacing w:val="17"/>
          <w:w w:val="105"/>
          <w:sz w:val="24"/>
          <w:lang w:val="it-IT"/>
          <w:rPrChange w:id="549" w:author="Jesus Casado Rodriguez" w:date="2024-02-12T11:22:00Z">
            <w:rPr>
              <w:spacing w:val="17"/>
              <w:w w:val="105"/>
              <w:sz w:val="24"/>
            </w:rPr>
          </w:rPrChange>
        </w:rPr>
        <w:t xml:space="preserve"> </w:t>
      </w:r>
      <w:r w:rsidRPr="00E749F9">
        <w:rPr>
          <w:w w:val="105"/>
          <w:sz w:val="24"/>
          <w:lang w:val="it-IT"/>
          <w:rPrChange w:id="550" w:author="Jesus Casado Rodriguez" w:date="2024-02-12T11:22:00Z">
            <w:rPr>
              <w:w w:val="105"/>
              <w:sz w:val="24"/>
            </w:rPr>
          </w:rPrChange>
        </w:rPr>
        <w:t>Katharina</w:t>
      </w:r>
      <w:r w:rsidRPr="00E749F9">
        <w:rPr>
          <w:spacing w:val="-54"/>
          <w:w w:val="105"/>
          <w:sz w:val="24"/>
          <w:lang w:val="it-IT"/>
          <w:rPrChange w:id="551" w:author="Jesus Casado Rodriguez" w:date="2024-02-12T11:22:00Z">
            <w:rPr>
              <w:spacing w:val="-54"/>
              <w:w w:val="105"/>
              <w:sz w:val="24"/>
            </w:rPr>
          </w:rPrChange>
        </w:rPr>
        <w:t xml:space="preserve"> </w:t>
      </w:r>
      <w:r w:rsidRPr="00E749F9">
        <w:rPr>
          <w:w w:val="105"/>
          <w:sz w:val="24"/>
          <w:lang w:val="it-IT"/>
          <w:rPrChange w:id="552" w:author="Jesus Casado Rodriguez" w:date="2024-02-12T11:22:00Z">
            <w:rPr>
              <w:w w:val="105"/>
              <w:sz w:val="24"/>
            </w:rPr>
          </w:rPrChange>
        </w:rPr>
        <w:t>Lissner,</w:t>
      </w:r>
      <w:r w:rsidRPr="00E749F9">
        <w:rPr>
          <w:w w:val="105"/>
          <w:sz w:val="24"/>
          <w:lang w:val="it-IT"/>
          <w:rPrChange w:id="553" w:author="Jesus Casado Rodriguez" w:date="2024-02-12T11:22:00Z">
            <w:rPr>
              <w:w w:val="105"/>
              <w:sz w:val="24"/>
            </w:rPr>
          </w:rPrChange>
        </w:rPr>
        <w:tab/>
        <w:t xml:space="preserve">Elena  </w:t>
      </w:r>
      <w:r w:rsidRPr="00E749F9">
        <w:rPr>
          <w:spacing w:val="38"/>
          <w:w w:val="105"/>
          <w:sz w:val="24"/>
          <w:lang w:val="it-IT"/>
          <w:rPrChange w:id="554" w:author="Jesus Casado Rodriguez" w:date="2024-02-12T11:22:00Z">
            <w:rPr>
              <w:spacing w:val="38"/>
              <w:w w:val="105"/>
              <w:sz w:val="24"/>
            </w:rPr>
          </w:rPrChange>
        </w:rPr>
        <w:t xml:space="preserve"> </w:t>
      </w:r>
      <w:r w:rsidRPr="00E749F9">
        <w:rPr>
          <w:w w:val="105"/>
          <w:sz w:val="24"/>
          <w:lang w:val="it-IT"/>
          <w:rPrChange w:id="555" w:author="Jesus Casado Rodriguez" w:date="2024-02-12T11:22:00Z">
            <w:rPr>
              <w:w w:val="105"/>
              <w:sz w:val="24"/>
            </w:rPr>
          </w:rPrChange>
        </w:rPr>
        <w:t xml:space="preserve">Lopez  </w:t>
      </w:r>
      <w:r w:rsidRPr="00E749F9">
        <w:rPr>
          <w:spacing w:val="38"/>
          <w:w w:val="105"/>
          <w:sz w:val="24"/>
          <w:lang w:val="it-IT"/>
          <w:rPrChange w:id="556" w:author="Jesus Casado Rodriguez" w:date="2024-02-12T11:22:00Z">
            <w:rPr>
              <w:spacing w:val="38"/>
              <w:w w:val="105"/>
              <w:sz w:val="24"/>
            </w:rPr>
          </w:rPrChange>
        </w:rPr>
        <w:t xml:space="preserve"> </w:t>
      </w:r>
      <w:r w:rsidRPr="00E749F9">
        <w:rPr>
          <w:w w:val="105"/>
          <w:sz w:val="24"/>
          <w:lang w:val="it-IT"/>
          <w:rPrChange w:id="557" w:author="Jesus Casado Rodriguez" w:date="2024-02-12T11:22:00Z">
            <w:rPr>
              <w:w w:val="105"/>
              <w:sz w:val="24"/>
            </w:rPr>
          </w:rPrChange>
        </w:rPr>
        <w:t>Gunn,</w:t>
      </w:r>
      <w:r w:rsidRPr="00E749F9">
        <w:rPr>
          <w:w w:val="105"/>
          <w:sz w:val="24"/>
          <w:lang w:val="it-IT"/>
          <w:rPrChange w:id="558" w:author="Jesus Casado Rodriguez" w:date="2024-02-12T11:22:00Z">
            <w:rPr>
              <w:w w:val="105"/>
              <w:sz w:val="24"/>
            </w:rPr>
          </w:rPrChange>
        </w:rPr>
        <w:tab/>
        <w:t>Junguo    Liu,</w:t>
      </w:r>
      <w:r w:rsidRPr="00E749F9">
        <w:rPr>
          <w:w w:val="105"/>
          <w:sz w:val="24"/>
          <w:lang w:val="it-IT"/>
          <w:rPrChange w:id="559" w:author="Jesus Casado Rodriguez" w:date="2024-02-12T11:22:00Z">
            <w:rPr>
              <w:w w:val="105"/>
              <w:sz w:val="24"/>
            </w:rPr>
          </w:rPrChange>
        </w:rPr>
        <w:tab/>
        <w:t xml:space="preserve">Ruth  </w:t>
      </w:r>
      <w:r w:rsidRPr="00E749F9">
        <w:rPr>
          <w:spacing w:val="31"/>
          <w:w w:val="105"/>
          <w:sz w:val="24"/>
          <w:lang w:val="it-IT"/>
          <w:rPrChange w:id="560" w:author="Jesus Casado Rodriguez" w:date="2024-02-12T11:22:00Z">
            <w:rPr>
              <w:spacing w:val="31"/>
              <w:w w:val="105"/>
              <w:sz w:val="24"/>
            </w:rPr>
          </w:rPrChange>
        </w:rPr>
        <w:t xml:space="preserve"> </w:t>
      </w:r>
      <w:r w:rsidRPr="00E749F9">
        <w:rPr>
          <w:w w:val="105"/>
          <w:sz w:val="24"/>
          <w:lang w:val="it-IT"/>
          <w:rPrChange w:id="561" w:author="Jesus Casado Rodriguez" w:date="2024-02-12T11:22:00Z">
            <w:rPr>
              <w:w w:val="105"/>
              <w:sz w:val="24"/>
            </w:rPr>
          </w:rPrChange>
        </w:rPr>
        <w:t>Morgan,</w:t>
      </w:r>
      <w:r w:rsidRPr="00E749F9">
        <w:rPr>
          <w:w w:val="105"/>
          <w:sz w:val="24"/>
          <w:lang w:val="it-IT"/>
          <w:rPrChange w:id="562" w:author="Jesus Casado Rodriguez" w:date="2024-02-12T11:22:00Z">
            <w:rPr>
              <w:w w:val="105"/>
              <w:sz w:val="24"/>
            </w:rPr>
          </w:rPrChange>
        </w:rPr>
        <w:tab/>
        <w:t>Sixbert</w:t>
      </w:r>
    </w:p>
    <w:p w14:paraId="7209B49B" w14:textId="77777777" w:rsidR="00E2709D" w:rsidRPr="00E749F9" w:rsidRDefault="00E2709D">
      <w:pPr>
        <w:spacing w:line="237" w:lineRule="auto"/>
        <w:rPr>
          <w:sz w:val="24"/>
          <w:lang w:val="it-IT"/>
          <w:rPrChange w:id="563" w:author="Jesus Casado Rodriguez" w:date="2024-02-12T11:22:00Z">
            <w:rPr>
              <w:sz w:val="24"/>
            </w:rPr>
          </w:rPrChange>
        </w:rPr>
        <w:sectPr w:rsidR="00E2709D" w:rsidRPr="00E749F9">
          <w:type w:val="continuous"/>
          <w:pgSz w:w="12240" w:h="15840"/>
          <w:pgMar w:top="1500" w:right="1720" w:bottom="280" w:left="1600" w:header="720" w:footer="720" w:gutter="0"/>
          <w:cols w:num="2" w:space="720" w:equalWidth="0">
            <w:col w:w="418" w:space="40"/>
            <w:col w:w="8462"/>
          </w:cols>
        </w:sectPr>
      </w:pPr>
    </w:p>
    <w:p w14:paraId="79629691" w14:textId="77777777" w:rsidR="00E2709D" w:rsidRPr="00E749F9" w:rsidRDefault="00E2709D">
      <w:pPr>
        <w:pStyle w:val="BodyText"/>
        <w:rPr>
          <w:sz w:val="20"/>
          <w:lang w:val="it-IT"/>
          <w:rPrChange w:id="564" w:author="Jesus Casado Rodriguez" w:date="2024-02-12T11:22:00Z">
            <w:rPr>
              <w:sz w:val="20"/>
            </w:rPr>
          </w:rPrChange>
        </w:rPr>
      </w:pPr>
    </w:p>
    <w:p w14:paraId="5637270B" w14:textId="77777777" w:rsidR="00E2709D" w:rsidRPr="00E749F9" w:rsidRDefault="00E2709D">
      <w:pPr>
        <w:pStyle w:val="BodyText"/>
        <w:rPr>
          <w:sz w:val="20"/>
          <w:lang w:val="it-IT"/>
          <w:rPrChange w:id="565" w:author="Jesus Casado Rodriguez" w:date="2024-02-12T11:22:00Z">
            <w:rPr>
              <w:sz w:val="20"/>
            </w:rPr>
          </w:rPrChange>
        </w:rPr>
      </w:pPr>
    </w:p>
    <w:p w14:paraId="1CE1C044" w14:textId="77777777" w:rsidR="00E2709D" w:rsidRPr="00E749F9" w:rsidRDefault="00E2709D">
      <w:pPr>
        <w:pStyle w:val="BodyText"/>
        <w:rPr>
          <w:sz w:val="20"/>
          <w:lang w:val="it-IT"/>
          <w:rPrChange w:id="566" w:author="Jesus Casado Rodriguez" w:date="2024-02-12T11:22:00Z">
            <w:rPr>
              <w:sz w:val="20"/>
            </w:rPr>
          </w:rPrChange>
        </w:rPr>
      </w:pPr>
    </w:p>
    <w:p w14:paraId="1B99C06E" w14:textId="77777777" w:rsidR="00E2709D" w:rsidRPr="00E749F9" w:rsidRDefault="00E2709D">
      <w:pPr>
        <w:pStyle w:val="BodyText"/>
        <w:spacing w:before="11"/>
        <w:rPr>
          <w:sz w:val="19"/>
          <w:lang w:val="it-IT"/>
          <w:rPrChange w:id="567" w:author="Jesus Casado Rodriguez" w:date="2024-02-12T11:22:00Z">
            <w:rPr>
              <w:sz w:val="19"/>
            </w:rPr>
          </w:rPrChange>
        </w:rPr>
      </w:pPr>
    </w:p>
    <w:p w14:paraId="7477F9A0" w14:textId="77777777" w:rsidR="00E2709D" w:rsidRPr="00E749F9" w:rsidRDefault="00E2709D">
      <w:pPr>
        <w:rPr>
          <w:sz w:val="19"/>
          <w:lang w:val="it-IT"/>
          <w:rPrChange w:id="568" w:author="Jesus Casado Rodriguez" w:date="2024-02-12T11:22:00Z">
            <w:rPr>
              <w:sz w:val="19"/>
            </w:rPr>
          </w:rPrChange>
        </w:rPr>
        <w:sectPr w:rsidR="00E2709D" w:rsidRPr="00E749F9">
          <w:pgSz w:w="12240" w:h="15840"/>
          <w:pgMar w:top="1500" w:right="1720" w:bottom="1960" w:left="1600" w:header="0" w:footer="1777" w:gutter="0"/>
          <w:cols w:space="720"/>
        </w:sectPr>
      </w:pPr>
    </w:p>
    <w:p w14:paraId="39B05BC6" w14:textId="77777777" w:rsidR="00E2709D" w:rsidRPr="00E749F9" w:rsidRDefault="00E2709D">
      <w:pPr>
        <w:pStyle w:val="BodyText"/>
        <w:spacing w:before="8"/>
        <w:rPr>
          <w:sz w:val="13"/>
          <w:lang w:val="it-IT"/>
          <w:rPrChange w:id="569" w:author="Jesus Casado Rodriguez" w:date="2024-02-12T11:22:00Z">
            <w:rPr>
              <w:sz w:val="13"/>
            </w:rPr>
          </w:rPrChange>
        </w:rPr>
      </w:pPr>
    </w:p>
    <w:p w14:paraId="3DBD7D18" w14:textId="77777777" w:rsidR="00E2709D" w:rsidRDefault="00462487">
      <w:pPr>
        <w:ind w:left="163"/>
        <w:rPr>
          <w:rFonts w:ascii="Trebuchet MS"/>
          <w:sz w:val="12"/>
        </w:rPr>
      </w:pPr>
      <w:r>
        <w:rPr>
          <w:rFonts w:ascii="Trebuchet MS"/>
          <w:sz w:val="12"/>
        </w:rPr>
        <w:t>1002</w:t>
      </w:r>
    </w:p>
    <w:p w14:paraId="2974C41B" w14:textId="77777777" w:rsidR="00E2709D" w:rsidRDefault="00462487">
      <w:pPr>
        <w:pStyle w:val="BodyText"/>
        <w:tabs>
          <w:tab w:val="left" w:pos="1336"/>
          <w:tab w:val="left" w:pos="2086"/>
          <w:tab w:val="left" w:pos="3286"/>
          <w:tab w:val="left" w:pos="4333"/>
          <w:tab w:val="left" w:pos="5272"/>
          <w:tab w:val="left" w:pos="5911"/>
          <w:tab w:val="left" w:pos="6932"/>
        </w:tabs>
        <w:spacing w:before="51"/>
        <w:ind w:left="163"/>
      </w:pPr>
      <w:r>
        <w:br w:type="column"/>
      </w:r>
      <w:r>
        <w:rPr>
          <w:w w:val="105"/>
        </w:rPr>
        <w:t>Mwanga,</w:t>
      </w:r>
      <w:r>
        <w:rPr>
          <w:w w:val="105"/>
        </w:rPr>
        <w:tab/>
      </w:r>
      <w:proofErr w:type="spellStart"/>
      <w:r>
        <w:rPr>
          <w:w w:val="105"/>
        </w:rPr>
        <w:t>Seree</w:t>
      </w:r>
      <w:proofErr w:type="spellEnd"/>
      <w:r>
        <w:rPr>
          <w:w w:val="105"/>
        </w:rPr>
        <w:tab/>
      </w:r>
      <w:proofErr w:type="spellStart"/>
      <w:r>
        <w:rPr>
          <w:w w:val="105"/>
        </w:rPr>
        <w:t>Supratid</w:t>
      </w:r>
      <w:proofErr w:type="spellEnd"/>
      <w:r>
        <w:rPr>
          <w:w w:val="105"/>
        </w:rPr>
        <w:t>,</w:t>
      </w:r>
      <w:r>
        <w:rPr>
          <w:w w:val="105"/>
        </w:rPr>
        <w:tab/>
        <w:t>2023.</w:t>
      </w:r>
      <w:r>
        <w:rPr>
          <w:w w:val="105"/>
        </w:rPr>
        <w:tab/>
        <w:t>Water,</w:t>
      </w:r>
      <w:r>
        <w:rPr>
          <w:w w:val="105"/>
        </w:rPr>
        <w:tab/>
        <w:t>in:</w:t>
      </w:r>
      <w:r>
        <w:rPr>
          <w:w w:val="105"/>
        </w:rPr>
        <w:tab/>
        <w:t>Climate</w:t>
      </w:r>
      <w:r>
        <w:rPr>
          <w:w w:val="105"/>
        </w:rPr>
        <w:tab/>
        <w:t>Change</w:t>
      </w:r>
    </w:p>
    <w:p w14:paraId="7F941719" w14:textId="77777777" w:rsidR="00E2709D" w:rsidRDefault="00E2709D">
      <w:pPr>
        <w:sectPr w:rsidR="00E2709D">
          <w:type w:val="continuous"/>
          <w:pgSz w:w="12240" w:h="15840"/>
          <w:pgMar w:top="1500" w:right="1720" w:bottom="280" w:left="1600" w:header="720" w:footer="720" w:gutter="0"/>
          <w:cols w:num="2" w:space="720" w:equalWidth="0">
            <w:col w:w="458" w:space="229"/>
            <w:col w:w="8233"/>
          </w:cols>
        </w:sectPr>
      </w:pPr>
    </w:p>
    <w:p w14:paraId="6F470B5F" w14:textId="77777777" w:rsidR="00E2709D" w:rsidRDefault="00E2709D">
      <w:pPr>
        <w:pStyle w:val="BodyText"/>
        <w:spacing w:before="8"/>
        <w:rPr>
          <w:sz w:val="3"/>
        </w:rPr>
      </w:pPr>
    </w:p>
    <w:tbl>
      <w:tblPr>
        <w:tblW w:w="0" w:type="auto"/>
        <w:tblInd w:w="121" w:type="dxa"/>
        <w:tblLayout w:type="fixed"/>
        <w:tblCellMar>
          <w:left w:w="0" w:type="dxa"/>
          <w:right w:w="0" w:type="dxa"/>
        </w:tblCellMar>
        <w:tblLook w:val="01E0" w:firstRow="1" w:lastRow="1" w:firstColumn="1" w:lastColumn="1" w:noHBand="0" w:noVBand="0"/>
      </w:tblPr>
      <w:tblGrid>
        <w:gridCol w:w="404"/>
        <w:gridCol w:w="7921"/>
      </w:tblGrid>
      <w:tr w:rsidR="00E2709D" w14:paraId="14F54E8D" w14:textId="77777777">
        <w:trPr>
          <w:trHeight w:val="264"/>
        </w:trPr>
        <w:tc>
          <w:tcPr>
            <w:tcW w:w="404" w:type="dxa"/>
          </w:tcPr>
          <w:p w14:paraId="138C2DEE" w14:textId="77777777" w:rsidR="00E2709D" w:rsidRDefault="00462487">
            <w:pPr>
              <w:pStyle w:val="TableParagraph"/>
              <w:spacing w:before="66" w:line="240" w:lineRule="auto"/>
              <w:ind w:left="32" w:right="79"/>
              <w:rPr>
                <w:rFonts w:ascii="Trebuchet MS"/>
                <w:sz w:val="12"/>
              </w:rPr>
            </w:pPr>
            <w:r>
              <w:rPr>
                <w:rFonts w:ascii="Trebuchet MS"/>
                <w:sz w:val="12"/>
              </w:rPr>
              <w:t>1003</w:t>
            </w:r>
          </w:p>
        </w:tc>
        <w:tc>
          <w:tcPr>
            <w:tcW w:w="7921" w:type="dxa"/>
          </w:tcPr>
          <w:p w14:paraId="03CAC507" w14:textId="77777777" w:rsidR="00E2709D" w:rsidRDefault="00462487">
            <w:pPr>
              <w:pStyle w:val="TableParagraph"/>
              <w:spacing w:line="244" w:lineRule="exact"/>
              <w:ind w:right="51"/>
              <w:jc w:val="right"/>
              <w:rPr>
                <w:sz w:val="24"/>
              </w:rPr>
            </w:pPr>
            <w:r>
              <w:rPr>
                <w:w w:val="105"/>
                <w:sz w:val="24"/>
              </w:rPr>
              <w:t>2022</w:t>
            </w:r>
            <w:r>
              <w:rPr>
                <w:spacing w:val="24"/>
                <w:w w:val="105"/>
                <w:sz w:val="24"/>
              </w:rPr>
              <w:t xml:space="preserve"> </w:t>
            </w:r>
            <w:proofErr w:type="gramStart"/>
            <w:r>
              <w:rPr>
                <w:w w:val="105"/>
                <w:sz w:val="24"/>
              </w:rPr>
              <w:t xml:space="preserve">– </w:t>
            </w:r>
            <w:r>
              <w:rPr>
                <w:spacing w:val="22"/>
                <w:w w:val="105"/>
                <w:sz w:val="24"/>
              </w:rPr>
              <w:t xml:space="preserve"> </w:t>
            </w:r>
            <w:r>
              <w:rPr>
                <w:w w:val="105"/>
                <w:sz w:val="24"/>
              </w:rPr>
              <w:t>Impacts</w:t>
            </w:r>
            <w:proofErr w:type="gramEnd"/>
            <w:r>
              <w:rPr>
                <w:w w:val="105"/>
                <w:sz w:val="24"/>
              </w:rPr>
              <w:t xml:space="preserve">, </w:t>
            </w:r>
            <w:r>
              <w:rPr>
                <w:spacing w:val="39"/>
                <w:w w:val="105"/>
                <w:sz w:val="24"/>
              </w:rPr>
              <w:t xml:space="preserve"> </w:t>
            </w:r>
            <w:r>
              <w:rPr>
                <w:w w:val="105"/>
                <w:sz w:val="24"/>
              </w:rPr>
              <w:t xml:space="preserve">Adaptation </w:t>
            </w:r>
            <w:r>
              <w:rPr>
                <w:spacing w:val="22"/>
                <w:w w:val="105"/>
                <w:sz w:val="24"/>
              </w:rPr>
              <w:t xml:space="preserve"> </w:t>
            </w:r>
            <w:r>
              <w:rPr>
                <w:w w:val="105"/>
                <w:sz w:val="24"/>
              </w:rPr>
              <w:t xml:space="preserve">and </w:t>
            </w:r>
            <w:r>
              <w:rPr>
                <w:spacing w:val="23"/>
                <w:w w:val="105"/>
                <w:sz w:val="24"/>
              </w:rPr>
              <w:t xml:space="preserve"> </w:t>
            </w:r>
            <w:r>
              <w:rPr>
                <w:w w:val="105"/>
                <w:sz w:val="24"/>
              </w:rPr>
              <w:t xml:space="preserve">Vulnerability. </w:t>
            </w:r>
            <w:r>
              <w:rPr>
                <w:spacing w:val="23"/>
                <w:w w:val="105"/>
                <w:sz w:val="24"/>
              </w:rPr>
              <w:t xml:space="preserve"> </w:t>
            </w:r>
            <w:proofErr w:type="gramStart"/>
            <w:r>
              <w:rPr>
                <w:w w:val="105"/>
                <w:sz w:val="24"/>
              </w:rPr>
              <w:t xml:space="preserve">Cambridge </w:t>
            </w:r>
            <w:r>
              <w:rPr>
                <w:spacing w:val="22"/>
                <w:w w:val="105"/>
                <w:sz w:val="24"/>
              </w:rPr>
              <w:t xml:space="preserve"> </w:t>
            </w:r>
            <w:r>
              <w:rPr>
                <w:w w:val="105"/>
                <w:sz w:val="24"/>
              </w:rPr>
              <w:t>University</w:t>
            </w:r>
            <w:proofErr w:type="gramEnd"/>
          </w:p>
        </w:tc>
      </w:tr>
      <w:tr w:rsidR="00E2709D" w14:paraId="7C8C6201" w14:textId="77777777">
        <w:trPr>
          <w:trHeight w:val="289"/>
        </w:trPr>
        <w:tc>
          <w:tcPr>
            <w:tcW w:w="404" w:type="dxa"/>
          </w:tcPr>
          <w:p w14:paraId="21D322C2" w14:textId="77777777" w:rsidR="00E2709D" w:rsidRDefault="00462487">
            <w:pPr>
              <w:pStyle w:val="TableParagraph"/>
              <w:spacing w:before="91" w:line="240" w:lineRule="auto"/>
              <w:ind w:left="32" w:right="79"/>
              <w:rPr>
                <w:rFonts w:ascii="Trebuchet MS"/>
                <w:sz w:val="12"/>
              </w:rPr>
            </w:pPr>
            <w:r>
              <w:rPr>
                <w:rFonts w:ascii="Trebuchet MS"/>
                <w:sz w:val="12"/>
              </w:rPr>
              <w:t>1004</w:t>
            </w:r>
          </w:p>
        </w:tc>
        <w:tc>
          <w:tcPr>
            <w:tcW w:w="7921" w:type="dxa"/>
          </w:tcPr>
          <w:p w14:paraId="3BE93469" w14:textId="77777777" w:rsidR="00E2709D" w:rsidRDefault="00462487">
            <w:pPr>
              <w:pStyle w:val="TableParagraph"/>
              <w:spacing w:line="269" w:lineRule="exact"/>
              <w:ind w:right="48"/>
              <w:jc w:val="right"/>
              <w:rPr>
                <w:sz w:val="24"/>
              </w:rPr>
            </w:pPr>
            <w:r>
              <w:rPr>
                <w:w w:val="110"/>
                <w:sz w:val="24"/>
              </w:rPr>
              <w:t>Press,</w:t>
            </w:r>
            <w:r>
              <w:rPr>
                <w:spacing w:val="30"/>
                <w:w w:val="110"/>
                <w:sz w:val="24"/>
              </w:rPr>
              <w:t xml:space="preserve"> </w:t>
            </w:r>
            <w:r>
              <w:rPr>
                <w:w w:val="110"/>
                <w:sz w:val="24"/>
              </w:rPr>
              <w:t>pp.</w:t>
            </w:r>
            <w:r>
              <w:rPr>
                <w:spacing w:val="30"/>
                <w:w w:val="110"/>
                <w:sz w:val="24"/>
              </w:rPr>
              <w:t xml:space="preserve"> </w:t>
            </w:r>
            <w:r>
              <w:rPr>
                <w:w w:val="110"/>
                <w:sz w:val="24"/>
              </w:rPr>
              <w:t>551–712.</w:t>
            </w:r>
            <w:r>
              <w:rPr>
                <w:spacing w:val="9"/>
                <w:w w:val="110"/>
                <w:sz w:val="24"/>
              </w:rPr>
              <w:t xml:space="preserve"> </w:t>
            </w:r>
            <w:r>
              <w:rPr>
                <w:w w:val="110"/>
                <w:sz w:val="24"/>
              </w:rPr>
              <w:t>URL:</w:t>
            </w:r>
            <w:r>
              <w:rPr>
                <w:spacing w:val="31"/>
                <w:w w:val="110"/>
                <w:sz w:val="24"/>
              </w:rPr>
              <w:t xml:space="preserve"> </w:t>
            </w:r>
            <w:hyperlink r:id="rId54">
              <w:r>
                <w:rPr>
                  <w:w w:val="110"/>
                  <w:sz w:val="24"/>
                </w:rPr>
                <w:t>https://www.cambridge.org/core/product/</w:t>
              </w:r>
            </w:hyperlink>
          </w:p>
        </w:tc>
      </w:tr>
      <w:tr w:rsidR="00E2709D" w14:paraId="3F8DFC61" w14:textId="77777777">
        <w:trPr>
          <w:trHeight w:val="288"/>
        </w:trPr>
        <w:tc>
          <w:tcPr>
            <w:tcW w:w="404" w:type="dxa"/>
          </w:tcPr>
          <w:p w14:paraId="3098B39B" w14:textId="77777777" w:rsidR="00E2709D" w:rsidRDefault="00462487">
            <w:pPr>
              <w:pStyle w:val="TableParagraph"/>
              <w:spacing w:before="91" w:line="240" w:lineRule="auto"/>
              <w:ind w:left="32" w:right="79"/>
              <w:rPr>
                <w:rFonts w:ascii="Trebuchet MS"/>
                <w:sz w:val="12"/>
              </w:rPr>
            </w:pPr>
            <w:r>
              <w:rPr>
                <w:rFonts w:ascii="Trebuchet MS"/>
                <w:sz w:val="12"/>
              </w:rPr>
              <w:t>1005</w:t>
            </w:r>
          </w:p>
        </w:tc>
        <w:tc>
          <w:tcPr>
            <w:tcW w:w="7921" w:type="dxa"/>
          </w:tcPr>
          <w:p w14:paraId="6D2F02DE" w14:textId="77777777" w:rsidR="00E2709D" w:rsidRDefault="00E749F9">
            <w:pPr>
              <w:pStyle w:val="TableParagraph"/>
              <w:tabs>
                <w:tab w:val="left" w:pos="6175"/>
              </w:tabs>
              <w:spacing w:line="268" w:lineRule="exact"/>
              <w:ind w:right="48"/>
              <w:jc w:val="right"/>
              <w:rPr>
                <w:sz w:val="24"/>
              </w:rPr>
            </w:pPr>
            <w:hyperlink r:id="rId55">
              <w:r w:rsidR="00462487">
                <w:rPr>
                  <w:w w:val="110"/>
                  <w:sz w:val="24"/>
                </w:rPr>
                <w:t>identifier/9781009325844{%}23c4/type/</w:t>
              </w:r>
              <w:proofErr w:type="gramStart"/>
              <w:r w:rsidR="00462487">
                <w:rPr>
                  <w:w w:val="110"/>
                  <w:sz w:val="24"/>
                </w:rPr>
                <w:t>book{</w:t>
              </w:r>
              <w:proofErr w:type="gramEnd"/>
              <w:r w:rsidR="00462487">
                <w:rPr>
                  <w:w w:val="110"/>
                  <w:sz w:val="24"/>
                </w:rPr>
                <w:t>_}part</w:t>
              </w:r>
            </w:hyperlink>
            <w:r w:rsidR="00462487">
              <w:rPr>
                <w:w w:val="110"/>
                <w:sz w:val="24"/>
              </w:rPr>
              <w:t>,</w:t>
            </w:r>
            <w:r w:rsidR="00462487">
              <w:rPr>
                <w:w w:val="110"/>
                <w:sz w:val="24"/>
              </w:rPr>
              <w:tab/>
              <w:t>doi:</w:t>
            </w:r>
            <w:hyperlink r:id="rId56">
              <w:r w:rsidR="00462487">
                <w:rPr>
                  <w:w w:val="110"/>
                  <w:sz w:val="24"/>
                </w:rPr>
                <w:t>10.1017/</w:t>
              </w:r>
            </w:hyperlink>
          </w:p>
        </w:tc>
      </w:tr>
      <w:tr w:rsidR="00E2709D" w14:paraId="387202F3" w14:textId="77777777">
        <w:trPr>
          <w:trHeight w:val="388"/>
        </w:trPr>
        <w:tc>
          <w:tcPr>
            <w:tcW w:w="404" w:type="dxa"/>
          </w:tcPr>
          <w:p w14:paraId="4517E749" w14:textId="77777777" w:rsidR="00E2709D" w:rsidRDefault="00462487">
            <w:pPr>
              <w:pStyle w:val="TableParagraph"/>
              <w:spacing w:before="91" w:line="240" w:lineRule="auto"/>
              <w:ind w:left="32" w:right="79"/>
              <w:rPr>
                <w:rFonts w:ascii="Trebuchet MS"/>
                <w:sz w:val="12"/>
              </w:rPr>
            </w:pPr>
            <w:r>
              <w:rPr>
                <w:rFonts w:ascii="Trebuchet MS"/>
                <w:sz w:val="12"/>
              </w:rPr>
              <w:t>1006</w:t>
            </w:r>
          </w:p>
        </w:tc>
        <w:tc>
          <w:tcPr>
            <w:tcW w:w="7921" w:type="dxa"/>
          </w:tcPr>
          <w:p w14:paraId="4110B163" w14:textId="77777777" w:rsidR="00E2709D" w:rsidRDefault="00E749F9">
            <w:pPr>
              <w:pStyle w:val="TableParagraph"/>
              <w:spacing w:line="268" w:lineRule="exact"/>
              <w:ind w:left="333"/>
              <w:jc w:val="left"/>
              <w:rPr>
                <w:sz w:val="24"/>
              </w:rPr>
            </w:pPr>
            <w:hyperlink r:id="rId57">
              <w:r w:rsidR="00462487">
                <w:rPr>
                  <w:w w:val="105"/>
                  <w:sz w:val="24"/>
                </w:rPr>
                <w:t>9781009325844.006</w:t>
              </w:r>
            </w:hyperlink>
            <w:r w:rsidR="00462487">
              <w:rPr>
                <w:w w:val="105"/>
                <w:sz w:val="24"/>
              </w:rPr>
              <w:t>.</w:t>
            </w:r>
          </w:p>
        </w:tc>
      </w:tr>
      <w:tr w:rsidR="00E2709D" w14:paraId="025F9124" w14:textId="77777777">
        <w:trPr>
          <w:trHeight w:val="388"/>
        </w:trPr>
        <w:tc>
          <w:tcPr>
            <w:tcW w:w="404" w:type="dxa"/>
          </w:tcPr>
          <w:p w14:paraId="08E7F1E8" w14:textId="77777777" w:rsidR="00E2709D" w:rsidRDefault="00E2709D">
            <w:pPr>
              <w:pStyle w:val="TableParagraph"/>
              <w:spacing w:before="7" w:line="240" w:lineRule="auto"/>
              <w:jc w:val="left"/>
              <w:rPr>
                <w:sz w:val="15"/>
              </w:rPr>
            </w:pPr>
          </w:p>
          <w:p w14:paraId="45380BA7" w14:textId="77777777" w:rsidR="00E2709D" w:rsidRDefault="00462487">
            <w:pPr>
              <w:pStyle w:val="TableParagraph"/>
              <w:spacing w:before="1" w:line="240" w:lineRule="auto"/>
              <w:ind w:left="32" w:right="79"/>
              <w:rPr>
                <w:rFonts w:ascii="Trebuchet MS"/>
                <w:sz w:val="12"/>
              </w:rPr>
            </w:pPr>
            <w:bookmarkStart w:id="570" w:name="_bookmark53"/>
            <w:bookmarkEnd w:id="570"/>
            <w:r>
              <w:rPr>
                <w:rFonts w:ascii="Trebuchet MS"/>
                <w:sz w:val="12"/>
              </w:rPr>
              <w:t>1007</w:t>
            </w:r>
          </w:p>
        </w:tc>
        <w:tc>
          <w:tcPr>
            <w:tcW w:w="7921" w:type="dxa"/>
          </w:tcPr>
          <w:p w14:paraId="1223CC41" w14:textId="77777777" w:rsidR="00E2709D" w:rsidRDefault="00462487">
            <w:pPr>
              <w:pStyle w:val="TableParagraph"/>
              <w:spacing w:before="75" w:line="240" w:lineRule="auto"/>
              <w:ind w:right="53"/>
              <w:jc w:val="right"/>
              <w:rPr>
                <w:sz w:val="24"/>
              </w:rPr>
            </w:pPr>
            <w:r w:rsidRPr="001D7234">
              <w:rPr>
                <w:w w:val="115"/>
                <w:sz w:val="24"/>
                <w:lang w:val="it-IT"/>
                <w:rPrChange w:id="571" w:author="Jesus Casado Rodriguez" w:date="2024-02-12T11:52:00Z">
                  <w:rPr>
                    <w:w w:val="115"/>
                    <w:sz w:val="24"/>
                  </w:rPr>
                </w:rPrChange>
              </w:rPr>
              <w:t>Molteni,</w:t>
            </w:r>
            <w:r w:rsidRPr="001D7234">
              <w:rPr>
                <w:spacing w:val="1"/>
                <w:w w:val="115"/>
                <w:sz w:val="24"/>
                <w:lang w:val="it-IT"/>
                <w:rPrChange w:id="572" w:author="Jesus Casado Rodriguez" w:date="2024-02-12T11:52:00Z">
                  <w:rPr>
                    <w:spacing w:val="1"/>
                    <w:w w:val="115"/>
                    <w:sz w:val="24"/>
                  </w:rPr>
                </w:rPrChange>
              </w:rPr>
              <w:t xml:space="preserve"> </w:t>
            </w:r>
            <w:r w:rsidRPr="001D7234">
              <w:rPr>
                <w:w w:val="115"/>
                <w:sz w:val="24"/>
                <w:lang w:val="it-IT"/>
                <w:rPrChange w:id="573" w:author="Jesus Casado Rodriguez" w:date="2024-02-12T11:52:00Z">
                  <w:rPr>
                    <w:w w:val="115"/>
                    <w:sz w:val="24"/>
                  </w:rPr>
                </w:rPrChange>
              </w:rPr>
              <w:t>F.,</w:t>
            </w:r>
            <w:r w:rsidRPr="001D7234">
              <w:rPr>
                <w:spacing w:val="1"/>
                <w:w w:val="115"/>
                <w:sz w:val="24"/>
                <w:lang w:val="it-IT"/>
                <w:rPrChange w:id="574" w:author="Jesus Casado Rodriguez" w:date="2024-02-12T11:52:00Z">
                  <w:rPr>
                    <w:spacing w:val="1"/>
                    <w:w w:val="115"/>
                    <w:sz w:val="24"/>
                  </w:rPr>
                </w:rPrChange>
              </w:rPr>
              <w:t xml:space="preserve"> </w:t>
            </w:r>
            <w:r w:rsidRPr="001D7234">
              <w:rPr>
                <w:w w:val="115"/>
                <w:sz w:val="24"/>
                <w:lang w:val="it-IT"/>
                <w:rPrChange w:id="575" w:author="Jesus Casado Rodriguez" w:date="2024-02-12T11:52:00Z">
                  <w:rPr>
                    <w:w w:val="115"/>
                    <w:sz w:val="24"/>
                  </w:rPr>
                </w:rPrChange>
              </w:rPr>
              <w:t>Buizza,</w:t>
            </w:r>
            <w:r w:rsidRPr="001D7234">
              <w:rPr>
                <w:spacing w:val="1"/>
                <w:w w:val="115"/>
                <w:sz w:val="24"/>
                <w:lang w:val="it-IT"/>
                <w:rPrChange w:id="576" w:author="Jesus Casado Rodriguez" w:date="2024-02-12T11:52:00Z">
                  <w:rPr>
                    <w:spacing w:val="1"/>
                    <w:w w:val="115"/>
                    <w:sz w:val="24"/>
                  </w:rPr>
                </w:rPrChange>
              </w:rPr>
              <w:t xml:space="preserve"> </w:t>
            </w:r>
            <w:r w:rsidRPr="001D7234">
              <w:rPr>
                <w:w w:val="115"/>
                <w:sz w:val="24"/>
                <w:lang w:val="it-IT"/>
                <w:rPrChange w:id="577" w:author="Jesus Casado Rodriguez" w:date="2024-02-12T11:52:00Z">
                  <w:rPr>
                    <w:w w:val="115"/>
                    <w:sz w:val="24"/>
                  </w:rPr>
                </w:rPrChange>
              </w:rPr>
              <w:t>R.,</w:t>
            </w:r>
            <w:r w:rsidRPr="001D7234">
              <w:rPr>
                <w:spacing w:val="1"/>
                <w:w w:val="115"/>
                <w:sz w:val="24"/>
                <w:lang w:val="it-IT"/>
                <w:rPrChange w:id="578" w:author="Jesus Casado Rodriguez" w:date="2024-02-12T11:52:00Z">
                  <w:rPr>
                    <w:spacing w:val="1"/>
                    <w:w w:val="115"/>
                    <w:sz w:val="24"/>
                  </w:rPr>
                </w:rPrChange>
              </w:rPr>
              <w:t xml:space="preserve"> </w:t>
            </w:r>
            <w:r w:rsidRPr="001D7234">
              <w:rPr>
                <w:w w:val="115"/>
                <w:sz w:val="24"/>
                <w:lang w:val="it-IT"/>
                <w:rPrChange w:id="579" w:author="Jesus Casado Rodriguez" w:date="2024-02-12T11:52:00Z">
                  <w:rPr>
                    <w:w w:val="115"/>
                    <w:sz w:val="24"/>
                  </w:rPr>
                </w:rPrChange>
              </w:rPr>
              <w:t>Palmer,</w:t>
            </w:r>
            <w:r w:rsidRPr="001D7234">
              <w:rPr>
                <w:spacing w:val="1"/>
                <w:w w:val="115"/>
                <w:sz w:val="24"/>
                <w:lang w:val="it-IT"/>
                <w:rPrChange w:id="580" w:author="Jesus Casado Rodriguez" w:date="2024-02-12T11:52:00Z">
                  <w:rPr>
                    <w:spacing w:val="1"/>
                    <w:w w:val="115"/>
                    <w:sz w:val="24"/>
                  </w:rPr>
                </w:rPrChange>
              </w:rPr>
              <w:t xml:space="preserve"> </w:t>
            </w:r>
            <w:r w:rsidRPr="001D7234">
              <w:rPr>
                <w:w w:val="115"/>
                <w:sz w:val="24"/>
                <w:lang w:val="it-IT"/>
                <w:rPrChange w:id="581" w:author="Jesus Casado Rodriguez" w:date="2024-02-12T11:52:00Z">
                  <w:rPr>
                    <w:w w:val="115"/>
                    <w:sz w:val="24"/>
                  </w:rPr>
                </w:rPrChange>
              </w:rPr>
              <w:t>T.N.,</w:t>
            </w:r>
            <w:r w:rsidRPr="001D7234">
              <w:rPr>
                <w:spacing w:val="1"/>
                <w:w w:val="115"/>
                <w:sz w:val="24"/>
                <w:lang w:val="it-IT"/>
                <w:rPrChange w:id="582" w:author="Jesus Casado Rodriguez" w:date="2024-02-12T11:52:00Z">
                  <w:rPr>
                    <w:spacing w:val="1"/>
                    <w:w w:val="115"/>
                    <w:sz w:val="24"/>
                  </w:rPr>
                </w:rPrChange>
              </w:rPr>
              <w:t xml:space="preserve"> </w:t>
            </w:r>
            <w:r w:rsidRPr="001D7234">
              <w:rPr>
                <w:w w:val="115"/>
                <w:sz w:val="24"/>
                <w:lang w:val="it-IT"/>
                <w:rPrChange w:id="583" w:author="Jesus Casado Rodriguez" w:date="2024-02-12T11:52:00Z">
                  <w:rPr>
                    <w:w w:val="115"/>
                    <w:sz w:val="24"/>
                  </w:rPr>
                </w:rPrChange>
              </w:rPr>
              <w:t>Petroliagis,</w:t>
            </w:r>
            <w:r w:rsidRPr="001D7234">
              <w:rPr>
                <w:spacing w:val="1"/>
                <w:w w:val="115"/>
                <w:sz w:val="24"/>
                <w:lang w:val="it-IT"/>
                <w:rPrChange w:id="584" w:author="Jesus Casado Rodriguez" w:date="2024-02-12T11:52:00Z">
                  <w:rPr>
                    <w:spacing w:val="1"/>
                    <w:w w:val="115"/>
                    <w:sz w:val="24"/>
                  </w:rPr>
                </w:rPrChange>
              </w:rPr>
              <w:t xml:space="preserve"> </w:t>
            </w:r>
            <w:r w:rsidRPr="001D7234">
              <w:rPr>
                <w:w w:val="115"/>
                <w:sz w:val="24"/>
                <w:lang w:val="it-IT"/>
                <w:rPrChange w:id="585" w:author="Jesus Casado Rodriguez" w:date="2024-02-12T11:52:00Z">
                  <w:rPr>
                    <w:w w:val="115"/>
                    <w:sz w:val="24"/>
                  </w:rPr>
                </w:rPrChange>
              </w:rPr>
              <w:t>T.,</w:t>
            </w:r>
            <w:r w:rsidRPr="001D7234">
              <w:rPr>
                <w:spacing w:val="1"/>
                <w:w w:val="115"/>
                <w:sz w:val="24"/>
                <w:lang w:val="it-IT"/>
                <w:rPrChange w:id="586" w:author="Jesus Casado Rodriguez" w:date="2024-02-12T11:52:00Z">
                  <w:rPr>
                    <w:spacing w:val="1"/>
                    <w:w w:val="115"/>
                    <w:sz w:val="24"/>
                  </w:rPr>
                </w:rPrChange>
              </w:rPr>
              <w:t xml:space="preserve"> </w:t>
            </w:r>
            <w:r w:rsidRPr="001D7234">
              <w:rPr>
                <w:w w:val="115"/>
                <w:sz w:val="24"/>
                <w:lang w:val="it-IT"/>
                <w:rPrChange w:id="587" w:author="Jesus Casado Rodriguez" w:date="2024-02-12T11:52:00Z">
                  <w:rPr>
                    <w:w w:val="115"/>
                    <w:sz w:val="24"/>
                  </w:rPr>
                </w:rPrChange>
              </w:rPr>
              <w:t>1996.</w:t>
            </w:r>
            <w:r w:rsidRPr="001D7234">
              <w:rPr>
                <w:spacing w:val="30"/>
                <w:w w:val="115"/>
                <w:sz w:val="24"/>
                <w:lang w:val="it-IT"/>
                <w:rPrChange w:id="588" w:author="Jesus Casado Rodriguez" w:date="2024-02-12T11:52:00Z">
                  <w:rPr>
                    <w:spacing w:val="30"/>
                    <w:w w:val="115"/>
                    <w:sz w:val="24"/>
                  </w:rPr>
                </w:rPrChange>
              </w:rPr>
              <w:t xml:space="preserve"> </w:t>
            </w:r>
            <w:r>
              <w:rPr>
                <w:w w:val="115"/>
                <w:sz w:val="24"/>
              </w:rPr>
              <w:t>The ECMWF</w:t>
            </w:r>
          </w:p>
        </w:tc>
      </w:tr>
      <w:tr w:rsidR="00E2709D" w14:paraId="1852F701" w14:textId="77777777">
        <w:trPr>
          <w:trHeight w:val="288"/>
        </w:trPr>
        <w:tc>
          <w:tcPr>
            <w:tcW w:w="404" w:type="dxa"/>
          </w:tcPr>
          <w:p w14:paraId="274FB60C" w14:textId="77777777" w:rsidR="00E2709D" w:rsidRDefault="00462487">
            <w:pPr>
              <w:pStyle w:val="TableParagraph"/>
              <w:spacing w:before="91" w:line="240" w:lineRule="auto"/>
              <w:ind w:left="32" w:right="79"/>
              <w:rPr>
                <w:rFonts w:ascii="Trebuchet MS"/>
                <w:sz w:val="12"/>
              </w:rPr>
            </w:pPr>
            <w:r>
              <w:rPr>
                <w:rFonts w:ascii="Trebuchet MS"/>
                <w:sz w:val="12"/>
              </w:rPr>
              <w:t>1008</w:t>
            </w:r>
          </w:p>
        </w:tc>
        <w:tc>
          <w:tcPr>
            <w:tcW w:w="7921" w:type="dxa"/>
          </w:tcPr>
          <w:p w14:paraId="3807A508" w14:textId="77777777" w:rsidR="00E2709D" w:rsidRDefault="00462487">
            <w:pPr>
              <w:pStyle w:val="TableParagraph"/>
              <w:tabs>
                <w:tab w:val="left" w:pos="6540"/>
              </w:tabs>
              <w:spacing w:line="269" w:lineRule="exact"/>
              <w:ind w:right="50"/>
              <w:jc w:val="right"/>
              <w:rPr>
                <w:sz w:val="24"/>
              </w:rPr>
            </w:pPr>
            <w:r>
              <w:rPr>
                <w:w w:val="105"/>
                <w:sz w:val="24"/>
              </w:rPr>
              <w:t>Ensemble</w:t>
            </w:r>
            <w:r>
              <w:rPr>
                <w:spacing w:val="53"/>
                <w:w w:val="105"/>
                <w:sz w:val="24"/>
              </w:rPr>
              <w:t xml:space="preserve"> </w:t>
            </w:r>
            <w:r>
              <w:rPr>
                <w:w w:val="105"/>
                <w:sz w:val="24"/>
              </w:rPr>
              <w:t>Prediction</w:t>
            </w:r>
            <w:r>
              <w:rPr>
                <w:spacing w:val="54"/>
                <w:w w:val="105"/>
                <w:sz w:val="24"/>
              </w:rPr>
              <w:t xml:space="preserve"> </w:t>
            </w:r>
            <w:r>
              <w:rPr>
                <w:w w:val="105"/>
                <w:sz w:val="24"/>
              </w:rPr>
              <w:t xml:space="preserve">System:  </w:t>
            </w:r>
            <w:r>
              <w:rPr>
                <w:spacing w:val="3"/>
                <w:w w:val="105"/>
                <w:sz w:val="24"/>
              </w:rPr>
              <w:t xml:space="preserve"> </w:t>
            </w:r>
            <w:r>
              <w:rPr>
                <w:w w:val="105"/>
                <w:sz w:val="24"/>
              </w:rPr>
              <w:t>Methodology</w:t>
            </w:r>
            <w:r>
              <w:rPr>
                <w:spacing w:val="54"/>
                <w:w w:val="105"/>
                <w:sz w:val="24"/>
              </w:rPr>
              <w:t xml:space="preserve"> </w:t>
            </w:r>
            <w:r>
              <w:rPr>
                <w:w w:val="105"/>
                <w:sz w:val="24"/>
              </w:rPr>
              <w:t>and</w:t>
            </w:r>
            <w:r>
              <w:rPr>
                <w:spacing w:val="54"/>
                <w:w w:val="105"/>
                <w:sz w:val="24"/>
              </w:rPr>
              <w:t xml:space="preserve"> </w:t>
            </w:r>
            <w:r>
              <w:rPr>
                <w:w w:val="105"/>
                <w:sz w:val="24"/>
              </w:rPr>
              <w:t>validation.</w:t>
            </w:r>
            <w:r>
              <w:rPr>
                <w:w w:val="105"/>
                <w:sz w:val="24"/>
              </w:rPr>
              <w:tab/>
              <w:t>Quarterly</w:t>
            </w:r>
          </w:p>
        </w:tc>
      </w:tr>
      <w:tr w:rsidR="00E2709D" w14:paraId="15A23616" w14:textId="77777777">
        <w:trPr>
          <w:trHeight w:val="289"/>
        </w:trPr>
        <w:tc>
          <w:tcPr>
            <w:tcW w:w="404" w:type="dxa"/>
          </w:tcPr>
          <w:p w14:paraId="41DAA5B3" w14:textId="77777777" w:rsidR="00E2709D" w:rsidRDefault="00462487">
            <w:pPr>
              <w:pStyle w:val="TableParagraph"/>
              <w:spacing w:before="91" w:line="240" w:lineRule="auto"/>
              <w:ind w:left="32" w:right="79"/>
              <w:rPr>
                <w:rFonts w:ascii="Trebuchet MS"/>
                <w:sz w:val="12"/>
              </w:rPr>
            </w:pPr>
            <w:r>
              <w:rPr>
                <w:rFonts w:ascii="Trebuchet MS"/>
                <w:sz w:val="12"/>
              </w:rPr>
              <w:t>1009</w:t>
            </w:r>
          </w:p>
        </w:tc>
        <w:tc>
          <w:tcPr>
            <w:tcW w:w="7921" w:type="dxa"/>
          </w:tcPr>
          <w:p w14:paraId="7C1390AD" w14:textId="77777777" w:rsidR="00E2709D" w:rsidRDefault="00462487">
            <w:pPr>
              <w:pStyle w:val="TableParagraph"/>
              <w:tabs>
                <w:tab w:val="left" w:pos="6418"/>
              </w:tabs>
              <w:spacing w:line="269" w:lineRule="exact"/>
              <w:ind w:right="48"/>
              <w:jc w:val="right"/>
              <w:rPr>
                <w:sz w:val="24"/>
              </w:rPr>
            </w:pPr>
            <w:r>
              <w:rPr>
                <w:w w:val="105"/>
                <w:sz w:val="24"/>
              </w:rPr>
              <w:t>Journal</w:t>
            </w:r>
            <w:r>
              <w:rPr>
                <w:spacing w:val="49"/>
                <w:w w:val="105"/>
                <w:sz w:val="24"/>
              </w:rPr>
              <w:t xml:space="preserve"> </w:t>
            </w:r>
            <w:r>
              <w:rPr>
                <w:w w:val="105"/>
                <w:sz w:val="24"/>
              </w:rPr>
              <w:t>of</w:t>
            </w:r>
            <w:r>
              <w:rPr>
                <w:spacing w:val="50"/>
                <w:w w:val="105"/>
                <w:sz w:val="24"/>
              </w:rPr>
              <w:t xml:space="preserve"> </w:t>
            </w:r>
            <w:r>
              <w:rPr>
                <w:w w:val="105"/>
                <w:sz w:val="24"/>
              </w:rPr>
              <w:t>the</w:t>
            </w:r>
            <w:r>
              <w:rPr>
                <w:spacing w:val="50"/>
                <w:w w:val="105"/>
                <w:sz w:val="24"/>
              </w:rPr>
              <w:t xml:space="preserve"> </w:t>
            </w:r>
            <w:r>
              <w:rPr>
                <w:w w:val="105"/>
                <w:sz w:val="24"/>
              </w:rPr>
              <w:t>Royal</w:t>
            </w:r>
            <w:r>
              <w:rPr>
                <w:spacing w:val="50"/>
                <w:w w:val="105"/>
                <w:sz w:val="24"/>
              </w:rPr>
              <w:t xml:space="preserve"> </w:t>
            </w:r>
            <w:r>
              <w:rPr>
                <w:w w:val="105"/>
                <w:sz w:val="24"/>
              </w:rPr>
              <w:t>Meteorological</w:t>
            </w:r>
            <w:r>
              <w:rPr>
                <w:spacing w:val="50"/>
                <w:w w:val="105"/>
                <w:sz w:val="24"/>
              </w:rPr>
              <w:t xml:space="preserve"> </w:t>
            </w:r>
            <w:r>
              <w:rPr>
                <w:w w:val="105"/>
                <w:sz w:val="24"/>
              </w:rPr>
              <w:t>Society</w:t>
            </w:r>
            <w:r>
              <w:rPr>
                <w:spacing w:val="50"/>
                <w:w w:val="105"/>
                <w:sz w:val="24"/>
              </w:rPr>
              <w:t xml:space="preserve"> </w:t>
            </w:r>
            <w:proofErr w:type="gramStart"/>
            <w:r>
              <w:rPr>
                <w:w w:val="105"/>
                <w:sz w:val="24"/>
              </w:rPr>
              <w:t xml:space="preserve">122, </w:t>
            </w:r>
            <w:r>
              <w:rPr>
                <w:spacing w:val="3"/>
                <w:w w:val="105"/>
                <w:sz w:val="24"/>
              </w:rPr>
              <w:t xml:space="preserve"> </w:t>
            </w:r>
            <w:r>
              <w:rPr>
                <w:w w:val="105"/>
                <w:sz w:val="24"/>
              </w:rPr>
              <w:t>73</w:t>
            </w:r>
            <w:proofErr w:type="gramEnd"/>
            <w:r>
              <w:rPr>
                <w:w w:val="105"/>
                <w:sz w:val="24"/>
              </w:rPr>
              <w:t>–119.</w:t>
            </w:r>
            <w:r>
              <w:rPr>
                <w:w w:val="105"/>
                <w:sz w:val="24"/>
              </w:rPr>
              <w:tab/>
            </w:r>
            <w:proofErr w:type="spellStart"/>
            <w:proofErr w:type="gramStart"/>
            <w:r>
              <w:rPr>
                <w:w w:val="105"/>
                <w:sz w:val="24"/>
              </w:rPr>
              <w:t>doi:https</w:t>
            </w:r>
            <w:proofErr w:type="spellEnd"/>
            <w:proofErr w:type="gramEnd"/>
            <w:r>
              <w:rPr>
                <w:w w:val="105"/>
                <w:sz w:val="24"/>
              </w:rPr>
              <w:t>:</w:t>
            </w:r>
          </w:p>
        </w:tc>
      </w:tr>
      <w:tr w:rsidR="00E2709D" w14:paraId="199545C8" w14:textId="77777777">
        <w:trPr>
          <w:trHeight w:val="388"/>
        </w:trPr>
        <w:tc>
          <w:tcPr>
            <w:tcW w:w="404" w:type="dxa"/>
          </w:tcPr>
          <w:p w14:paraId="0B019993" w14:textId="77777777" w:rsidR="00E2709D" w:rsidRDefault="00462487">
            <w:pPr>
              <w:pStyle w:val="TableParagraph"/>
              <w:spacing w:before="91" w:line="240" w:lineRule="auto"/>
              <w:ind w:left="32" w:right="79"/>
              <w:rPr>
                <w:rFonts w:ascii="Trebuchet MS"/>
                <w:sz w:val="12"/>
              </w:rPr>
            </w:pPr>
            <w:r>
              <w:rPr>
                <w:rFonts w:ascii="Trebuchet MS"/>
                <w:sz w:val="12"/>
              </w:rPr>
              <w:t>1010</w:t>
            </w:r>
          </w:p>
        </w:tc>
        <w:tc>
          <w:tcPr>
            <w:tcW w:w="7921" w:type="dxa"/>
          </w:tcPr>
          <w:p w14:paraId="576D5CFD" w14:textId="77777777" w:rsidR="00E2709D" w:rsidRDefault="00462487">
            <w:pPr>
              <w:pStyle w:val="TableParagraph"/>
              <w:spacing w:line="268" w:lineRule="exact"/>
              <w:ind w:left="333"/>
              <w:jc w:val="left"/>
              <w:rPr>
                <w:sz w:val="24"/>
              </w:rPr>
            </w:pPr>
            <w:r>
              <w:rPr>
                <w:w w:val="115"/>
                <w:sz w:val="24"/>
              </w:rPr>
              <w:t>//doi.org/10.1002/qj.49712252905.</w:t>
            </w:r>
          </w:p>
        </w:tc>
      </w:tr>
      <w:tr w:rsidR="00E2709D" w14:paraId="7E0DE0EE" w14:textId="77777777">
        <w:trPr>
          <w:trHeight w:val="388"/>
        </w:trPr>
        <w:tc>
          <w:tcPr>
            <w:tcW w:w="404" w:type="dxa"/>
          </w:tcPr>
          <w:p w14:paraId="0EA2C467" w14:textId="77777777" w:rsidR="00E2709D" w:rsidRDefault="00E2709D">
            <w:pPr>
              <w:pStyle w:val="TableParagraph"/>
              <w:spacing w:before="7" w:line="240" w:lineRule="auto"/>
              <w:jc w:val="left"/>
              <w:rPr>
                <w:sz w:val="15"/>
              </w:rPr>
            </w:pPr>
          </w:p>
          <w:p w14:paraId="1555667B" w14:textId="77777777" w:rsidR="00E2709D" w:rsidRDefault="00462487">
            <w:pPr>
              <w:pStyle w:val="TableParagraph"/>
              <w:spacing w:before="1" w:line="240" w:lineRule="auto"/>
              <w:ind w:left="32" w:right="79"/>
              <w:rPr>
                <w:rFonts w:ascii="Trebuchet MS"/>
                <w:sz w:val="12"/>
              </w:rPr>
            </w:pPr>
            <w:bookmarkStart w:id="589" w:name="_bookmark54"/>
            <w:bookmarkEnd w:id="589"/>
            <w:r>
              <w:rPr>
                <w:rFonts w:ascii="Trebuchet MS"/>
                <w:sz w:val="12"/>
              </w:rPr>
              <w:t>1011</w:t>
            </w:r>
          </w:p>
        </w:tc>
        <w:tc>
          <w:tcPr>
            <w:tcW w:w="7921" w:type="dxa"/>
          </w:tcPr>
          <w:p w14:paraId="084945F8" w14:textId="77777777" w:rsidR="00E2709D" w:rsidRDefault="00462487">
            <w:pPr>
              <w:pStyle w:val="TableParagraph"/>
              <w:spacing w:before="75" w:line="240" w:lineRule="auto"/>
              <w:ind w:right="53"/>
              <w:jc w:val="right"/>
              <w:rPr>
                <w:sz w:val="24"/>
              </w:rPr>
            </w:pPr>
            <w:proofErr w:type="spellStart"/>
            <w:r>
              <w:rPr>
                <w:spacing w:val="-1"/>
                <w:w w:val="110"/>
                <w:sz w:val="24"/>
              </w:rPr>
              <w:t>Nevo</w:t>
            </w:r>
            <w:proofErr w:type="spellEnd"/>
            <w:r>
              <w:rPr>
                <w:spacing w:val="-1"/>
                <w:w w:val="110"/>
                <w:sz w:val="24"/>
              </w:rPr>
              <w:t>,</w:t>
            </w:r>
            <w:r>
              <w:rPr>
                <w:spacing w:val="-12"/>
                <w:w w:val="110"/>
                <w:sz w:val="24"/>
              </w:rPr>
              <w:t xml:space="preserve"> </w:t>
            </w:r>
            <w:r>
              <w:rPr>
                <w:spacing w:val="-1"/>
                <w:w w:val="110"/>
                <w:sz w:val="24"/>
              </w:rPr>
              <w:t>S.,</w:t>
            </w:r>
            <w:r>
              <w:rPr>
                <w:spacing w:val="-12"/>
                <w:w w:val="110"/>
                <w:sz w:val="24"/>
              </w:rPr>
              <w:t xml:space="preserve"> </w:t>
            </w:r>
            <w:r>
              <w:rPr>
                <w:w w:val="110"/>
                <w:sz w:val="24"/>
              </w:rPr>
              <w:t>Morin,</w:t>
            </w:r>
            <w:r>
              <w:rPr>
                <w:spacing w:val="-12"/>
                <w:w w:val="110"/>
                <w:sz w:val="24"/>
              </w:rPr>
              <w:t xml:space="preserve"> </w:t>
            </w:r>
            <w:r>
              <w:rPr>
                <w:w w:val="110"/>
                <w:sz w:val="24"/>
              </w:rPr>
              <w:t>E.,</w:t>
            </w:r>
            <w:r>
              <w:rPr>
                <w:spacing w:val="-12"/>
                <w:w w:val="110"/>
                <w:sz w:val="24"/>
              </w:rPr>
              <w:t xml:space="preserve"> </w:t>
            </w:r>
            <w:proofErr w:type="spellStart"/>
            <w:r>
              <w:rPr>
                <w:w w:val="110"/>
                <w:sz w:val="24"/>
              </w:rPr>
              <w:t>Gerzi</w:t>
            </w:r>
            <w:proofErr w:type="spellEnd"/>
            <w:r>
              <w:rPr>
                <w:spacing w:val="-15"/>
                <w:w w:val="110"/>
                <w:sz w:val="24"/>
              </w:rPr>
              <w:t xml:space="preserve"> </w:t>
            </w:r>
            <w:r>
              <w:rPr>
                <w:w w:val="110"/>
                <w:sz w:val="24"/>
              </w:rPr>
              <w:t>Rosenthal,</w:t>
            </w:r>
            <w:r>
              <w:rPr>
                <w:spacing w:val="-12"/>
                <w:w w:val="110"/>
                <w:sz w:val="24"/>
              </w:rPr>
              <w:t xml:space="preserve"> </w:t>
            </w:r>
            <w:r>
              <w:rPr>
                <w:w w:val="110"/>
                <w:sz w:val="24"/>
              </w:rPr>
              <w:t>A.,</w:t>
            </w:r>
            <w:r>
              <w:rPr>
                <w:spacing w:val="-12"/>
                <w:w w:val="110"/>
                <w:sz w:val="24"/>
              </w:rPr>
              <w:t xml:space="preserve"> </w:t>
            </w:r>
            <w:r>
              <w:rPr>
                <w:w w:val="110"/>
                <w:sz w:val="24"/>
              </w:rPr>
              <w:t>Metzger,</w:t>
            </w:r>
            <w:r>
              <w:rPr>
                <w:spacing w:val="-13"/>
                <w:w w:val="110"/>
                <w:sz w:val="24"/>
              </w:rPr>
              <w:t xml:space="preserve"> </w:t>
            </w:r>
            <w:r>
              <w:rPr>
                <w:w w:val="110"/>
                <w:sz w:val="24"/>
              </w:rPr>
              <w:t>A.,</w:t>
            </w:r>
            <w:r>
              <w:rPr>
                <w:spacing w:val="-12"/>
                <w:w w:val="110"/>
                <w:sz w:val="24"/>
              </w:rPr>
              <w:t xml:space="preserve"> </w:t>
            </w:r>
            <w:proofErr w:type="spellStart"/>
            <w:r>
              <w:rPr>
                <w:w w:val="110"/>
                <w:sz w:val="24"/>
              </w:rPr>
              <w:t>Barshai</w:t>
            </w:r>
            <w:proofErr w:type="spellEnd"/>
            <w:r>
              <w:rPr>
                <w:w w:val="110"/>
                <w:sz w:val="24"/>
              </w:rPr>
              <w:t>,</w:t>
            </w:r>
            <w:r>
              <w:rPr>
                <w:spacing w:val="-12"/>
                <w:w w:val="110"/>
                <w:sz w:val="24"/>
              </w:rPr>
              <w:t xml:space="preserve"> </w:t>
            </w:r>
            <w:r>
              <w:rPr>
                <w:w w:val="110"/>
                <w:sz w:val="24"/>
              </w:rPr>
              <w:t>C.,</w:t>
            </w:r>
            <w:r>
              <w:rPr>
                <w:spacing w:val="-12"/>
                <w:w w:val="110"/>
                <w:sz w:val="24"/>
              </w:rPr>
              <w:t xml:space="preserve"> </w:t>
            </w:r>
            <w:proofErr w:type="spellStart"/>
            <w:r>
              <w:rPr>
                <w:w w:val="110"/>
                <w:sz w:val="24"/>
              </w:rPr>
              <w:t>Weitzner</w:t>
            </w:r>
            <w:proofErr w:type="spellEnd"/>
            <w:r>
              <w:rPr>
                <w:w w:val="110"/>
                <w:sz w:val="24"/>
              </w:rPr>
              <w:t>,</w:t>
            </w:r>
          </w:p>
        </w:tc>
      </w:tr>
      <w:tr w:rsidR="00E2709D" w:rsidRPr="00AC6664" w14:paraId="50E9EF9F" w14:textId="77777777">
        <w:trPr>
          <w:trHeight w:val="288"/>
        </w:trPr>
        <w:tc>
          <w:tcPr>
            <w:tcW w:w="404" w:type="dxa"/>
          </w:tcPr>
          <w:p w14:paraId="757B003F" w14:textId="77777777" w:rsidR="00E2709D" w:rsidRDefault="00462487">
            <w:pPr>
              <w:pStyle w:val="TableParagraph"/>
              <w:spacing w:before="91" w:line="240" w:lineRule="auto"/>
              <w:ind w:left="32" w:right="79"/>
              <w:rPr>
                <w:rFonts w:ascii="Trebuchet MS"/>
                <w:sz w:val="12"/>
              </w:rPr>
            </w:pPr>
            <w:r>
              <w:rPr>
                <w:rFonts w:ascii="Trebuchet MS"/>
                <w:sz w:val="12"/>
              </w:rPr>
              <w:t>1012</w:t>
            </w:r>
          </w:p>
        </w:tc>
        <w:tc>
          <w:tcPr>
            <w:tcW w:w="7921" w:type="dxa"/>
          </w:tcPr>
          <w:p w14:paraId="0AC55F69" w14:textId="77777777" w:rsidR="00E2709D" w:rsidRPr="0039304F" w:rsidRDefault="00462487">
            <w:pPr>
              <w:pStyle w:val="TableParagraph"/>
              <w:spacing w:line="269" w:lineRule="exact"/>
              <w:ind w:right="53"/>
              <w:jc w:val="right"/>
              <w:rPr>
                <w:sz w:val="24"/>
                <w:lang w:val="sv-SE"/>
                <w:rPrChange w:id="590" w:author="Pechlivanidis Ilias" w:date="2024-02-10T12:21:00Z">
                  <w:rPr>
                    <w:sz w:val="24"/>
                  </w:rPr>
                </w:rPrChange>
              </w:rPr>
            </w:pPr>
            <w:r w:rsidRPr="0039304F">
              <w:rPr>
                <w:w w:val="110"/>
                <w:sz w:val="24"/>
                <w:lang w:val="sv-SE"/>
                <w:rPrChange w:id="591" w:author="Pechlivanidis Ilias" w:date="2024-02-10T12:21:00Z">
                  <w:rPr>
                    <w:w w:val="110"/>
                    <w:sz w:val="24"/>
                  </w:rPr>
                </w:rPrChange>
              </w:rPr>
              <w:t>D.,</w:t>
            </w:r>
            <w:r w:rsidRPr="0039304F">
              <w:rPr>
                <w:spacing w:val="18"/>
                <w:w w:val="110"/>
                <w:sz w:val="24"/>
                <w:lang w:val="sv-SE"/>
                <w:rPrChange w:id="592" w:author="Pechlivanidis Ilias" w:date="2024-02-10T12:21:00Z">
                  <w:rPr>
                    <w:spacing w:val="18"/>
                    <w:w w:val="110"/>
                    <w:sz w:val="24"/>
                  </w:rPr>
                </w:rPrChange>
              </w:rPr>
              <w:t xml:space="preserve"> </w:t>
            </w:r>
            <w:r w:rsidRPr="0039304F">
              <w:rPr>
                <w:w w:val="110"/>
                <w:sz w:val="24"/>
                <w:lang w:val="sv-SE"/>
                <w:rPrChange w:id="593" w:author="Pechlivanidis Ilias" w:date="2024-02-10T12:21:00Z">
                  <w:rPr>
                    <w:w w:val="110"/>
                    <w:sz w:val="24"/>
                  </w:rPr>
                </w:rPrChange>
              </w:rPr>
              <w:t>Voloshin,</w:t>
            </w:r>
            <w:r w:rsidRPr="0039304F">
              <w:rPr>
                <w:spacing w:val="19"/>
                <w:w w:val="110"/>
                <w:sz w:val="24"/>
                <w:lang w:val="sv-SE"/>
                <w:rPrChange w:id="594" w:author="Pechlivanidis Ilias" w:date="2024-02-10T12:21:00Z">
                  <w:rPr>
                    <w:spacing w:val="19"/>
                    <w:w w:val="110"/>
                    <w:sz w:val="24"/>
                  </w:rPr>
                </w:rPrChange>
              </w:rPr>
              <w:t xml:space="preserve"> </w:t>
            </w:r>
            <w:r w:rsidRPr="0039304F">
              <w:rPr>
                <w:w w:val="110"/>
                <w:sz w:val="24"/>
                <w:lang w:val="sv-SE"/>
                <w:rPrChange w:id="595" w:author="Pechlivanidis Ilias" w:date="2024-02-10T12:21:00Z">
                  <w:rPr>
                    <w:w w:val="110"/>
                    <w:sz w:val="24"/>
                  </w:rPr>
                </w:rPrChange>
              </w:rPr>
              <w:t>D.,</w:t>
            </w:r>
            <w:r w:rsidRPr="0039304F">
              <w:rPr>
                <w:spacing w:val="18"/>
                <w:w w:val="110"/>
                <w:sz w:val="24"/>
                <w:lang w:val="sv-SE"/>
                <w:rPrChange w:id="596" w:author="Pechlivanidis Ilias" w:date="2024-02-10T12:21:00Z">
                  <w:rPr>
                    <w:spacing w:val="18"/>
                    <w:w w:val="110"/>
                    <w:sz w:val="24"/>
                  </w:rPr>
                </w:rPrChange>
              </w:rPr>
              <w:t xml:space="preserve"> </w:t>
            </w:r>
            <w:r w:rsidRPr="0039304F">
              <w:rPr>
                <w:w w:val="110"/>
                <w:sz w:val="24"/>
                <w:lang w:val="sv-SE"/>
                <w:rPrChange w:id="597" w:author="Pechlivanidis Ilias" w:date="2024-02-10T12:21:00Z">
                  <w:rPr>
                    <w:w w:val="110"/>
                    <w:sz w:val="24"/>
                  </w:rPr>
                </w:rPrChange>
              </w:rPr>
              <w:t>Kratzert,</w:t>
            </w:r>
            <w:r w:rsidRPr="0039304F">
              <w:rPr>
                <w:spacing w:val="18"/>
                <w:w w:val="110"/>
                <w:sz w:val="24"/>
                <w:lang w:val="sv-SE"/>
                <w:rPrChange w:id="598" w:author="Pechlivanidis Ilias" w:date="2024-02-10T12:21:00Z">
                  <w:rPr>
                    <w:spacing w:val="18"/>
                    <w:w w:val="110"/>
                    <w:sz w:val="24"/>
                  </w:rPr>
                </w:rPrChange>
              </w:rPr>
              <w:t xml:space="preserve"> </w:t>
            </w:r>
            <w:r w:rsidRPr="0039304F">
              <w:rPr>
                <w:w w:val="110"/>
                <w:sz w:val="24"/>
                <w:lang w:val="sv-SE"/>
                <w:rPrChange w:id="599" w:author="Pechlivanidis Ilias" w:date="2024-02-10T12:21:00Z">
                  <w:rPr>
                    <w:w w:val="110"/>
                    <w:sz w:val="24"/>
                  </w:rPr>
                </w:rPrChange>
              </w:rPr>
              <w:t>F.,</w:t>
            </w:r>
            <w:r w:rsidRPr="0039304F">
              <w:rPr>
                <w:spacing w:val="18"/>
                <w:w w:val="110"/>
                <w:sz w:val="24"/>
                <w:lang w:val="sv-SE"/>
                <w:rPrChange w:id="600" w:author="Pechlivanidis Ilias" w:date="2024-02-10T12:21:00Z">
                  <w:rPr>
                    <w:spacing w:val="18"/>
                    <w:w w:val="110"/>
                    <w:sz w:val="24"/>
                  </w:rPr>
                </w:rPrChange>
              </w:rPr>
              <w:t xml:space="preserve"> </w:t>
            </w:r>
            <w:r w:rsidRPr="0039304F">
              <w:rPr>
                <w:w w:val="110"/>
                <w:sz w:val="24"/>
                <w:lang w:val="sv-SE"/>
                <w:rPrChange w:id="601" w:author="Pechlivanidis Ilias" w:date="2024-02-10T12:21:00Z">
                  <w:rPr>
                    <w:w w:val="110"/>
                    <w:sz w:val="24"/>
                  </w:rPr>
                </w:rPrChange>
              </w:rPr>
              <w:t>Elidan,</w:t>
            </w:r>
            <w:r w:rsidRPr="0039304F">
              <w:rPr>
                <w:spacing w:val="18"/>
                <w:w w:val="110"/>
                <w:sz w:val="24"/>
                <w:lang w:val="sv-SE"/>
                <w:rPrChange w:id="602" w:author="Pechlivanidis Ilias" w:date="2024-02-10T12:21:00Z">
                  <w:rPr>
                    <w:spacing w:val="18"/>
                    <w:w w:val="110"/>
                    <w:sz w:val="24"/>
                  </w:rPr>
                </w:rPrChange>
              </w:rPr>
              <w:t xml:space="preserve"> </w:t>
            </w:r>
            <w:r w:rsidRPr="0039304F">
              <w:rPr>
                <w:w w:val="110"/>
                <w:sz w:val="24"/>
                <w:lang w:val="sv-SE"/>
                <w:rPrChange w:id="603" w:author="Pechlivanidis Ilias" w:date="2024-02-10T12:21:00Z">
                  <w:rPr>
                    <w:w w:val="110"/>
                    <w:sz w:val="24"/>
                  </w:rPr>
                </w:rPrChange>
              </w:rPr>
              <w:t>G.,</w:t>
            </w:r>
            <w:r w:rsidRPr="0039304F">
              <w:rPr>
                <w:spacing w:val="18"/>
                <w:w w:val="110"/>
                <w:sz w:val="24"/>
                <w:lang w:val="sv-SE"/>
                <w:rPrChange w:id="604" w:author="Pechlivanidis Ilias" w:date="2024-02-10T12:21:00Z">
                  <w:rPr>
                    <w:spacing w:val="18"/>
                    <w:w w:val="110"/>
                    <w:sz w:val="24"/>
                  </w:rPr>
                </w:rPrChange>
              </w:rPr>
              <w:t xml:space="preserve"> </w:t>
            </w:r>
            <w:r w:rsidRPr="0039304F">
              <w:rPr>
                <w:w w:val="110"/>
                <w:sz w:val="24"/>
                <w:lang w:val="sv-SE"/>
                <w:rPrChange w:id="605" w:author="Pechlivanidis Ilias" w:date="2024-02-10T12:21:00Z">
                  <w:rPr>
                    <w:w w:val="110"/>
                    <w:sz w:val="24"/>
                  </w:rPr>
                </w:rPrChange>
              </w:rPr>
              <w:t>Dror,</w:t>
            </w:r>
            <w:r w:rsidRPr="0039304F">
              <w:rPr>
                <w:spacing w:val="19"/>
                <w:w w:val="110"/>
                <w:sz w:val="24"/>
                <w:lang w:val="sv-SE"/>
                <w:rPrChange w:id="606" w:author="Pechlivanidis Ilias" w:date="2024-02-10T12:21:00Z">
                  <w:rPr>
                    <w:spacing w:val="19"/>
                    <w:w w:val="110"/>
                    <w:sz w:val="24"/>
                  </w:rPr>
                </w:rPrChange>
              </w:rPr>
              <w:t xml:space="preserve"> </w:t>
            </w:r>
            <w:r w:rsidRPr="0039304F">
              <w:rPr>
                <w:w w:val="110"/>
                <w:sz w:val="24"/>
                <w:lang w:val="sv-SE"/>
                <w:rPrChange w:id="607" w:author="Pechlivanidis Ilias" w:date="2024-02-10T12:21:00Z">
                  <w:rPr>
                    <w:w w:val="110"/>
                    <w:sz w:val="24"/>
                  </w:rPr>
                </w:rPrChange>
              </w:rPr>
              <w:t>G.,</w:t>
            </w:r>
            <w:r w:rsidRPr="0039304F">
              <w:rPr>
                <w:spacing w:val="18"/>
                <w:w w:val="110"/>
                <w:sz w:val="24"/>
                <w:lang w:val="sv-SE"/>
                <w:rPrChange w:id="608" w:author="Pechlivanidis Ilias" w:date="2024-02-10T12:21:00Z">
                  <w:rPr>
                    <w:spacing w:val="18"/>
                    <w:w w:val="110"/>
                    <w:sz w:val="24"/>
                  </w:rPr>
                </w:rPrChange>
              </w:rPr>
              <w:t xml:space="preserve"> </w:t>
            </w:r>
            <w:r w:rsidRPr="0039304F">
              <w:rPr>
                <w:w w:val="110"/>
                <w:sz w:val="24"/>
                <w:lang w:val="sv-SE"/>
                <w:rPrChange w:id="609" w:author="Pechlivanidis Ilias" w:date="2024-02-10T12:21:00Z">
                  <w:rPr>
                    <w:w w:val="110"/>
                    <w:sz w:val="24"/>
                  </w:rPr>
                </w:rPrChange>
              </w:rPr>
              <w:t>Begelman,</w:t>
            </w:r>
            <w:r w:rsidRPr="0039304F">
              <w:rPr>
                <w:spacing w:val="19"/>
                <w:w w:val="110"/>
                <w:sz w:val="24"/>
                <w:lang w:val="sv-SE"/>
                <w:rPrChange w:id="610" w:author="Pechlivanidis Ilias" w:date="2024-02-10T12:21:00Z">
                  <w:rPr>
                    <w:spacing w:val="19"/>
                    <w:w w:val="110"/>
                    <w:sz w:val="24"/>
                  </w:rPr>
                </w:rPrChange>
              </w:rPr>
              <w:t xml:space="preserve"> </w:t>
            </w:r>
            <w:r w:rsidRPr="0039304F">
              <w:rPr>
                <w:w w:val="110"/>
                <w:sz w:val="24"/>
                <w:lang w:val="sv-SE"/>
                <w:rPrChange w:id="611" w:author="Pechlivanidis Ilias" w:date="2024-02-10T12:21:00Z">
                  <w:rPr>
                    <w:w w:val="110"/>
                    <w:sz w:val="24"/>
                  </w:rPr>
                </w:rPrChange>
              </w:rPr>
              <w:t>G.,</w:t>
            </w:r>
            <w:r w:rsidRPr="0039304F">
              <w:rPr>
                <w:spacing w:val="19"/>
                <w:w w:val="110"/>
                <w:sz w:val="24"/>
                <w:lang w:val="sv-SE"/>
                <w:rPrChange w:id="612" w:author="Pechlivanidis Ilias" w:date="2024-02-10T12:21:00Z">
                  <w:rPr>
                    <w:spacing w:val="19"/>
                    <w:w w:val="110"/>
                    <w:sz w:val="24"/>
                  </w:rPr>
                </w:rPrChange>
              </w:rPr>
              <w:t xml:space="preserve"> </w:t>
            </w:r>
            <w:r w:rsidRPr="0039304F">
              <w:rPr>
                <w:w w:val="110"/>
                <w:sz w:val="24"/>
                <w:lang w:val="sv-SE"/>
                <w:rPrChange w:id="613" w:author="Pechlivanidis Ilias" w:date="2024-02-10T12:21:00Z">
                  <w:rPr>
                    <w:w w:val="110"/>
                    <w:sz w:val="24"/>
                  </w:rPr>
                </w:rPrChange>
              </w:rPr>
              <w:t>Near-</w:t>
            </w:r>
          </w:p>
        </w:tc>
      </w:tr>
      <w:tr w:rsidR="00E2709D" w14:paraId="196BA899" w14:textId="77777777">
        <w:trPr>
          <w:trHeight w:val="288"/>
        </w:trPr>
        <w:tc>
          <w:tcPr>
            <w:tcW w:w="404" w:type="dxa"/>
          </w:tcPr>
          <w:p w14:paraId="399A949B" w14:textId="77777777" w:rsidR="00E2709D" w:rsidRDefault="00462487">
            <w:pPr>
              <w:pStyle w:val="TableParagraph"/>
              <w:spacing w:before="91" w:line="240" w:lineRule="auto"/>
              <w:ind w:left="32" w:right="79"/>
              <w:rPr>
                <w:rFonts w:ascii="Trebuchet MS"/>
                <w:sz w:val="12"/>
              </w:rPr>
            </w:pPr>
            <w:r>
              <w:rPr>
                <w:rFonts w:ascii="Trebuchet MS"/>
                <w:sz w:val="12"/>
              </w:rPr>
              <w:t>1013</w:t>
            </w:r>
          </w:p>
        </w:tc>
        <w:tc>
          <w:tcPr>
            <w:tcW w:w="7921" w:type="dxa"/>
          </w:tcPr>
          <w:p w14:paraId="7A43E315" w14:textId="77777777" w:rsidR="00E2709D" w:rsidRDefault="00462487">
            <w:pPr>
              <w:pStyle w:val="TableParagraph"/>
              <w:spacing w:line="269" w:lineRule="exact"/>
              <w:ind w:right="51"/>
              <w:jc w:val="right"/>
              <w:rPr>
                <w:sz w:val="24"/>
              </w:rPr>
            </w:pPr>
            <w:proofErr w:type="spellStart"/>
            <w:r>
              <w:rPr>
                <w:w w:val="110"/>
                <w:sz w:val="24"/>
              </w:rPr>
              <w:t>ing</w:t>
            </w:r>
            <w:proofErr w:type="spellEnd"/>
            <w:r>
              <w:rPr>
                <w:w w:val="110"/>
                <w:sz w:val="24"/>
              </w:rPr>
              <w:t>,</w:t>
            </w:r>
            <w:r>
              <w:rPr>
                <w:spacing w:val="41"/>
                <w:w w:val="110"/>
                <w:sz w:val="24"/>
              </w:rPr>
              <w:t xml:space="preserve"> </w:t>
            </w:r>
            <w:r>
              <w:rPr>
                <w:w w:val="110"/>
                <w:sz w:val="24"/>
              </w:rPr>
              <w:t>G.,</w:t>
            </w:r>
            <w:r>
              <w:rPr>
                <w:spacing w:val="42"/>
                <w:w w:val="110"/>
                <w:sz w:val="24"/>
              </w:rPr>
              <w:t xml:space="preserve"> </w:t>
            </w:r>
            <w:r>
              <w:rPr>
                <w:w w:val="110"/>
                <w:sz w:val="24"/>
              </w:rPr>
              <w:t>Shalev,</w:t>
            </w:r>
            <w:r>
              <w:rPr>
                <w:spacing w:val="42"/>
                <w:w w:val="110"/>
                <w:sz w:val="24"/>
              </w:rPr>
              <w:t xml:space="preserve"> </w:t>
            </w:r>
            <w:r>
              <w:rPr>
                <w:w w:val="110"/>
                <w:sz w:val="24"/>
              </w:rPr>
              <w:t>G.,</w:t>
            </w:r>
            <w:r>
              <w:rPr>
                <w:spacing w:val="41"/>
                <w:w w:val="110"/>
                <w:sz w:val="24"/>
              </w:rPr>
              <w:t xml:space="preserve"> </w:t>
            </w:r>
            <w:proofErr w:type="spellStart"/>
            <w:r>
              <w:rPr>
                <w:w w:val="110"/>
                <w:sz w:val="24"/>
              </w:rPr>
              <w:t>Noga</w:t>
            </w:r>
            <w:proofErr w:type="spellEnd"/>
            <w:r>
              <w:rPr>
                <w:w w:val="110"/>
                <w:sz w:val="24"/>
              </w:rPr>
              <w:t>,</w:t>
            </w:r>
            <w:r>
              <w:rPr>
                <w:spacing w:val="41"/>
                <w:w w:val="110"/>
                <w:sz w:val="24"/>
              </w:rPr>
              <w:t xml:space="preserve"> </w:t>
            </w:r>
            <w:r>
              <w:rPr>
                <w:w w:val="110"/>
                <w:sz w:val="24"/>
              </w:rPr>
              <w:t>H.,</w:t>
            </w:r>
            <w:r>
              <w:rPr>
                <w:spacing w:val="42"/>
                <w:w w:val="110"/>
                <w:sz w:val="24"/>
              </w:rPr>
              <w:t xml:space="preserve"> </w:t>
            </w:r>
            <w:proofErr w:type="spellStart"/>
            <w:r>
              <w:rPr>
                <w:w w:val="110"/>
                <w:sz w:val="24"/>
              </w:rPr>
              <w:t>Shavitt</w:t>
            </w:r>
            <w:proofErr w:type="spellEnd"/>
            <w:r>
              <w:rPr>
                <w:w w:val="110"/>
                <w:sz w:val="24"/>
              </w:rPr>
              <w:t>,</w:t>
            </w:r>
            <w:r>
              <w:rPr>
                <w:spacing w:val="42"/>
                <w:w w:val="110"/>
                <w:sz w:val="24"/>
              </w:rPr>
              <w:t xml:space="preserve"> </w:t>
            </w:r>
            <w:r>
              <w:rPr>
                <w:w w:val="110"/>
                <w:sz w:val="24"/>
              </w:rPr>
              <w:t>I.,</w:t>
            </w:r>
            <w:r>
              <w:rPr>
                <w:spacing w:val="42"/>
                <w:w w:val="110"/>
                <w:sz w:val="24"/>
              </w:rPr>
              <w:t xml:space="preserve"> </w:t>
            </w:r>
            <w:proofErr w:type="spellStart"/>
            <w:r>
              <w:rPr>
                <w:w w:val="110"/>
                <w:sz w:val="24"/>
              </w:rPr>
              <w:t>Yuklea</w:t>
            </w:r>
            <w:proofErr w:type="spellEnd"/>
            <w:r>
              <w:rPr>
                <w:w w:val="110"/>
                <w:sz w:val="24"/>
              </w:rPr>
              <w:t>,</w:t>
            </w:r>
            <w:r>
              <w:rPr>
                <w:spacing w:val="41"/>
                <w:w w:val="110"/>
                <w:sz w:val="24"/>
              </w:rPr>
              <w:t xml:space="preserve"> </w:t>
            </w:r>
            <w:r>
              <w:rPr>
                <w:w w:val="110"/>
                <w:sz w:val="24"/>
              </w:rPr>
              <w:t>L.,</w:t>
            </w:r>
            <w:r>
              <w:rPr>
                <w:spacing w:val="42"/>
                <w:w w:val="110"/>
                <w:sz w:val="24"/>
              </w:rPr>
              <w:t xml:space="preserve"> </w:t>
            </w:r>
            <w:proofErr w:type="spellStart"/>
            <w:r>
              <w:rPr>
                <w:w w:val="110"/>
                <w:sz w:val="24"/>
              </w:rPr>
              <w:t>Royz</w:t>
            </w:r>
            <w:proofErr w:type="spellEnd"/>
            <w:r>
              <w:rPr>
                <w:w w:val="110"/>
                <w:sz w:val="24"/>
              </w:rPr>
              <w:t>,</w:t>
            </w:r>
            <w:r>
              <w:rPr>
                <w:spacing w:val="42"/>
                <w:w w:val="110"/>
                <w:sz w:val="24"/>
              </w:rPr>
              <w:t xml:space="preserve"> </w:t>
            </w:r>
            <w:r>
              <w:rPr>
                <w:w w:val="110"/>
                <w:sz w:val="24"/>
              </w:rPr>
              <w:t>M.,</w:t>
            </w:r>
            <w:r>
              <w:rPr>
                <w:spacing w:val="42"/>
                <w:w w:val="110"/>
                <w:sz w:val="24"/>
              </w:rPr>
              <w:t xml:space="preserve"> </w:t>
            </w:r>
            <w:proofErr w:type="spellStart"/>
            <w:r>
              <w:rPr>
                <w:w w:val="110"/>
                <w:sz w:val="24"/>
              </w:rPr>
              <w:t>Giladi</w:t>
            </w:r>
            <w:proofErr w:type="spellEnd"/>
            <w:r>
              <w:rPr>
                <w:w w:val="110"/>
                <w:sz w:val="24"/>
              </w:rPr>
              <w:t>,</w:t>
            </w:r>
          </w:p>
        </w:tc>
      </w:tr>
      <w:tr w:rsidR="00E2709D" w14:paraId="2D29E399" w14:textId="77777777">
        <w:trPr>
          <w:trHeight w:val="288"/>
        </w:trPr>
        <w:tc>
          <w:tcPr>
            <w:tcW w:w="404" w:type="dxa"/>
          </w:tcPr>
          <w:p w14:paraId="522FB4BF" w14:textId="77777777" w:rsidR="00E2709D" w:rsidRDefault="00462487">
            <w:pPr>
              <w:pStyle w:val="TableParagraph"/>
              <w:spacing w:before="91" w:line="240" w:lineRule="auto"/>
              <w:ind w:left="32" w:right="79"/>
              <w:rPr>
                <w:rFonts w:ascii="Trebuchet MS"/>
                <w:sz w:val="12"/>
              </w:rPr>
            </w:pPr>
            <w:r>
              <w:rPr>
                <w:rFonts w:ascii="Trebuchet MS"/>
                <w:sz w:val="12"/>
              </w:rPr>
              <w:t>1014</w:t>
            </w:r>
          </w:p>
        </w:tc>
        <w:tc>
          <w:tcPr>
            <w:tcW w:w="7921" w:type="dxa"/>
          </w:tcPr>
          <w:p w14:paraId="0B35E1F3" w14:textId="77777777" w:rsidR="00E2709D" w:rsidRDefault="00462487">
            <w:pPr>
              <w:pStyle w:val="TableParagraph"/>
              <w:spacing w:line="269" w:lineRule="exact"/>
              <w:ind w:right="52"/>
              <w:jc w:val="right"/>
              <w:rPr>
                <w:sz w:val="24"/>
              </w:rPr>
            </w:pPr>
            <w:r>
              <w:rPr>
                <w:w w:val="110"/>
                <w:sz w:val="24"/>
              </w:rPr>
              <w:t>N.,</w:t>
            </w:r>
            <w:r>
              <w:rPr>
                <w:spacing w:val="16"/>
                <w:w w:val="110"/>
                <w:sz w:val="24"/>
              </w:rPr>
              <w:t xml:space="preserve"> </w:t>
            </w:r>
            <w:proofErr w:type="spellStart"/>
            <w:r>
              <w:rPr>
                <w:w w:val="110"/>
                <w:sz w:val="24"/>
              </w:rPr>
              <w:t>Peled</w:t>
            </w:r>
            <w:proofErr w:type="spellEnd"/>
            <w:r>
              <w:rPr>
                <w:spacing w:val="15"/>
                <w:w w:val="110"/>
                <w:sz w:val="24"/>
              </w:rPr>
              <w:t xml:space="preserve"> </w:t>
            </w:r>
            <w:r>
              <w:rPr>
                <w:w w:val="110"/>
                <w:sz w:val="24"/>
              </w:rPr>
              <w:t>Levi,</w:t>
            </w:r>
            <w:r>
              <w:rPr>
                <w:spacing w:val="17"/>
                <w:w w:val="110"/>
                <w:sz w:val="24"/>
              </w:rPr>
              <w:t xml:space="preserve"> </w:t>
            </w:r>
            <w:r>
              <w:rPr>
                <w:w w:val="110"/>
                <w:sz w:val="24"/>
              </w:rPr>
              <w:t>N.,</w:t>
            </w:r>
            <w:r>
              <w:rPr>
                <w:spacing w:val="17"/>
                <w:w w:val="110"/>
                <w:sz w:val="24"/>
              </w:rPr>
              <w:t xml:space="preserve"> </w:t>
            </w:r>
            <w:r>
              <w:rPr>
                <w:w w:val="110"/>
                <w:sz w:val="24"/>
              </w:rPr>
              <w:t>Reich,</w:t>
            </w:r>
            <w:r>
              <w:rPr>
                <w:spacing w:val="18"/>
                <w:w w:val="110"/>
                <w:sz w:val="24"/>
              </w:rPr>
              <w:t xml:space="preserve"> </w:t>
            </w:r>
            <w:r>
              <w:rPr>
                <w:w w:val="110"/>
                <w:sz w:val="24"/>
              </w:rPr>
              <w:t>O.,</w:t>
            </w:r>
            <w:r>
              <w:rPr>
                <w:spacing w:val="16"/>
                <w:w w:val="110"/>
                <w:sz w:val="24"/>
              </w:rPr>
              <w:t xml:space="preserve"> </w:t>
            </w:r>
            <w:proofErr w:type="spellStart"/>
            <w:r>
              <w:rPr>
                <w:w w:val="110"/>
                <w:sz w:val="24"/>
              </w:rPr>
              <w:t>Gilon</w:t>
            </w:r>
            <w:proofErr w:type="spellEnd"/>
            <w:r>
              <w:rPr>
                <w:w w:val="110"/>
                <w:sz w:val="24"/>
              </w:rPr>
              <w:t>,</w:t>
            </w:r>
            <w:r>
              <w:rPr>
                <w:spacing w:val="17"/>
                <w:w w:val="110"/>
                <w:sz w:val="24"/>
              </w:rPr>
              <w:t xml:space="preserve"> </w:t>
            </w:r>
            <w:r>
              <w:rPr>
                <w:w w:val="110"/>
                <w:sz w:val="24"/>
              </w:rPr>
              <w:t>O.,</w:t>
            </w:r>
            <w:r>
              <w:rPr>
                <w:spacing w:val="17"/>
                <w:w w:val="110"/>
                <w:sz w:val="24"/>
              </w:rPr>
              <w:t xml:space="preserve"> </w:t>
            </w:r>
            <w:proofErr w:type="spellStart"/>
            <w:r>
              <w:rPr>
                <w:w w:val="110"/>
                <w:sz w:val="24"/>
              </w:rPr>
              <w:t>Maor</w:t>
            </w:r>
            <w:proofErr w:type="spellEnd"/>
            <w:r>
              <w:rPr>
                <w:w w:val="110"/>
                <w:sz w:val="24"/>
              </w:rPr>
              <w:t>,</w:t>
            </w:r>
            <w:r>
              <w:rPr>
                <w:spacing w:val="17"/>
                <w:w w:val="110"/>
                <w:sz w:val="24"/>
              </w:rPr>
              <w:t xml:space="preserve"> </w:t>
            </w:r>
            <w:r>
              <w:rPr>
                <w:w w:val="110"/>
                <w:sz w:val="24"/>
              </w:rPr>
              <w:t>R.,</w:t>
            </w:r>
            <w:r>
              <w:rPr>
                <w:spacing w:val="16"/>
                <w:w w:val="110"/>
                <w:sz w:val="24"/>
              </w:rPr>
              <w:t xml:space="preserve"> </w:t>
            </w:r>
            <w:proofErr w:type="spellStart"/>
            <w:r>
              <w:rPr>
                <w:w w:val="110"/>
                <w:sz w:val="24"/>
              </w:rPr>
              <w:t>Timnat</w:t>
            </w:r>
            <w:proofErr w:type="spellEnd"/>
            <w:r>
              <w:rPr>
                <w:w w:val="110"/>
                <w:sz w:val="24"/>
              </w:rPr>
              <w:t>,</w:t>
            </w:r>
            <w:r>
              <w:rPr>
                <w:spacing w:val="17"/>
                <w:w w:val="110"/>
                <w:sz w:val="24"/>
              </w:rPr>
              <w:t xml:space="preserve"> </w:t>
            </w:r>
            <w:r>
              <w:rPr>
                <w:w w:val="110"/>
                <w:sz w:val="24"/>
              </w:rPr>
              <w:t>S.,</w:t>
            </w:r>
            <w:r>
              <w:rPr>
                <w:spacing w:val="18"/>
                <w:w w:val="110"/>
                <w:sz w:val="24"/>
              </w:rPr>
              <w:t xml:space="preserve"> </w:t>
            </w:r>
            <w:r>
              <w:rPr>
                <w:w w:val="110"/>
                <w:sz w:val="24"/>
              </w:rPr>
              <w:t>Shechter,</w:t>
            </w:r>
          </w:p>
        </w:tc>
      </w:tr>
      <w:tr w:rsidR="00E2709D" w14:paraId="4925414C" w14:textId="77777777">
        <w:trPr>
          <w:trHeight w:val="288"/>
        </w:trPr>
        <w:tc>
          <w:tcPr>
            <w:tcW w:w="404" w:type="dxa"/>
          </w:tcPr>
          <w:p w14:paraId="3B0D2086" w14:textId="77777777" w:rsidR="00E2709D" w:rsidRDefault="00462487">
            <w:pPr>
              <w:pStyle w:val="TableParagraph"/>
              <w:spacing w:before="91" w:line="240" w:lineRule="auto"/>
              <w:ind w:left="32" w:right="79"/>
              <w:rPr>
                <w:rFonts w:ascii="Trebuchet MS"/>
                <w:sz w:val="12"/>
              </w:rPr>
            </w:pPr>
            <w:r>
              <w:rPr>
                <w:rFonts w:ascii="Trebuchet MS"/>
                <w:sz w:val="12"/>
              </w:rPr>
              <w:t>1015</w:t>
            </w:r>
          </w:p>
        </w:tc>
        <w:tc>
          <w:tcPr>
            <w:tcW w:w="7921" w:type="dxa"/>
          </w:tcPr>
          <w:p w14:paraId="01A59A83" w14:textId="77777777" w:rsidR="00E2709D" w:rsidRDefault="00462487">
            <w:pPr>
              <w:pStyle w:val="TableParagraph"/>
              <w:spacing w:line="269" w:lineRule="exact"/>
              <w:ind w:right="54"/>
              <w:jc w:val="right"/>
              <w:rPr>
                <w:sz w:val="24"/>
              </w:rPr>
            </w:pPr>
            <w:r>
              <w:rPr>
                <w:w w:val="115"/>
                <w:sz w:val="24"/>
              </w:rPr>
              <w:t>T.,</w:t>
            </w:r>
            <w:r>
              <w:rPr>
                <w:spacing w:val="-13"/>
                <w:w w:val="115"/>
                <w:sz w:val="24"/>
              </w:rPr>
              <w:t xml:space="preserve"> </w:t>
            </w:r>
            <w:r>
              <w:rPr>
                <w:w w:val="115"/>
                <w:sz w:val="24"/>
              </w:rPr>
              <w:t>Anisimov,</w:t>
            </w:r>
            <w:r>
              <w:rPr>
                <w:spacing w:val="-13"/>
                <w:w w:val="115"/>
                <w:sz w:val="24"/>
              </w:rPr>
              <w:t xml:space="preserve"> </w:t>
            </w:r>
            <w:r>
              <w:rPr>
                <w:w w:val="115"/>
                <w:sz w:val="24"/>
              </w:rPr>
              <w:t>V.,</w:t>
            </w:r>
            <w:r>
              <w:rPr>
                <w:spacing w:val="-13"/>
                <w:w w:val="115"/>
                <w:sz w:val="24"/>
              </w:rPr>
              <w:t xml:space="preserve"> </w:t>
            </w:r>
            <w:r>
              <w:rPr>
                <w:w w:val="115"/>
                <w:sz w:val="24"/>
              </w:rPr>
              <w:t>Gigi,</w:t>
            </w:r>
            <w:r>
              <w:rPr>
                <w:spacing w:val="-12"/>
                <w:w w:val="115"/>
                <w:sz w:val="24"/>
              </w:rPr>
              <w:t xml:space="preserve"> </w:t>
            </w:r>
            <w:r>
              <w:rPr>
                <w:w w:val="115"/>
                <w:sz w:val="24"/>
              </w:rPr>
              <w:t>Y.,</w:t>
            </w:r>
            <w:r>
              <w:rPr>
                <w:spacing w:val="-13"/>
                <w:w w:val="115"/>
                <w:sz w:val="24"/>
              </w:rPr>
              <w:t xml:space="preserve"> </w:t>
            </w:r>
            <w:r>
              <w:rPr>
                <w:w w:val="115"/>
                <w:sz w:val="24"/>
              </w:rPr>
              <w:t>Levin,</w:t>
            </w:r>
            <w:r>
              <w:rPr>
                <w:spacing w:val="-12"/>
                <w:w w:val="115"/>
                <w:sz w:val="24"/>
              </w:rPr>
              <w:t xml:space="preserve"> </w:t>
            </w:r>
            <w:r>
              <w:rPr>
                <w:w w:val="115"/>
                <w:sz w:val="24"/>
              </w:rPr>
              <w:t>Y.,</w:t>
            </w:r>
            <w:r>
              <w:rPr>
                <w:spacing w:val="-13"/>
                <w:w w:val="115"/>
                <w:sz w:val="24"/>
              </w:rPr>
              <w:t xml:space="preserve"> </w:t>
            </w:r>
            <w:r>
              <w:rPr>
                <w:w w:val="115"/>
                <w:sz w:val="24"/>
              </w:rPr>
              <w:t>Moshe,</w:t>
            </w:r>
            <w:r>
              <w:rPr>
                <w:spacing w:val="-13"/>
                <w:w w:val="115"/>
                <w:sz w:val="24"/>
              </w:rPr>
              <w:t xml:space="preserve"> </w:t>
            </w:r>
            <w:r>
              <w:rPr>
                <w:w w:val="115"/>
                <w:sz w:val="24"/>
              </w:rPr>
              <w:t>Z.,</w:t>
            </w:r>
            <w:r>
              <w:rPr>
                <w:spacing w:val="-12"/>
                <w:w w:val="115"/>
                <w:sz w:val="24"/>
              </w:rPr>
              <w:t xml:space="preserve"> </w:t>
            </w:r>
            <w:r>
              <w:rPr>
                <w:w w:val="115"/>
                <w:sz w:val="24"/>
              </w:rPr>
              <w:t>Ben-Haim,</w:t>
            </w:r>
            <w:r>
              <w:rPr>
                <w:spacing w:val="-12"/>
                <w:w w:val="115"/>
                <w:sz w:val="24"/>
              </w:rPr>
              <w:t xml:space="preserve"> </w:t>
            </w:r>
            <w:r>
              <w:rPr>
                <w:w w:val="115"/>
                <w:sz w:val="24"/>
              </w:rPr>
              <w:t>Z.,</w:t>
            </w:r>
            <w:r>
              <w:rPr>
                <w:spacing w:val="-13"/>
                <w:w w:val="115"/>
                <w:sz w:val="24"/>
              </w:rPr>
              <w:t xml:space="preserve"> </w:t>
            </w:r>
            <w:r>
              <w:rPr>
                <w:w w:val="115"/>
                <w:sz w:val="24"/>
              </w:rPr>
              <w:t>Hassidim,</w:t>
            </w:r>
          </w:p>
        </w:tc>
      </w:tr>
      <w:tr w:rsidR="00E2709D" w14:paraId="46339388" w14:textId="77777777">
        <w:trPr>
          <w:trHeight w:val="288"/>
        </w:trPr>
        <w:tc>
          <w:tcPr>
            <w:tcW w:w="404" w:type="dxa"/>
          </w:tcPr>
          <w:p w14:paraId="3546D2CF" w14:textId="77777777" w:rsidR="00E2709D" w:rsidRDefault="00462487">
            <w:pPr>
              <w:pStyle w:val="TableParagraph"/>
              <w:spacing w:before="91" w:line="240" w:lineRule="auto"/>
              <w:ind w:left="32" w:right="79"/>
              <w:rPr>
                <w:rFonts w:ascii="Trebuchet MS"/>
                <w:sz w:val="12"/>
              </w:rPr>
            </w:pPr>
            <w:r>
              <w:rPr>
                <w:rFonts w:ascii="Trebuchet MS"/>
                <w:sz w:val="12"/>
              </w:rPr>
              <w:t>1016</w:t>
            </w:r>
          </w:p>
        </w:tc>
        <w:tc>
          <w:tcPr>
            <w:tcW w:w="7921" w:type="dxa"/>
          </w:tcPr>
          <w:p w14:paraId="7912181A" w14:textId="77777777" w:rsidR="00E2709D" w:rsidRDefault="00462487">
            <w:pPr>
              <w:pStyle w:val="TableParagraph"/>
              <w:tabs>
                <w:tab w:val="left" w:pos="2462"/>
              </w:tabs>
              <w:spacing w:line="269" w:lineRule="exact"/>
              <w:ind w:right="52"/>
              <w:jc w:val="right"/>
              <w:rPr>
                <w:sz w:val="24"/>
              </w:rPr>
            </w:pPr>
            <w:r>
              <w:rPr>
                <w:w w:val="105"/>
                <w:sz w:val="24"/>
              </w:rPr>
              <w:t>A.</w:t>
            </w:r>
            <w:proofErr w:type="gramStart"/>
            <w:r>
              <w:rPr>
                <w:w w:val="105"/>
                <w:sz w:val="24"/>
              </w:rPr>
              <w:t xml:space="preserve">, </w:t>
            </w:r>
            <w:r>
              <w:rPr>
                <w:spacing w:val="15"/>
                <w:w w:val="105"/>
                <w:sz w:val="24"/>
              </w:rPr>
              <w:t xml:space="preserve"> </w:t>
            </w:r>
            <w:r>
              <w:rPr>
                <w:w w:val="105"/>
                <w:sz w:val="24"/>
              </w:rPr>
              <w:t>Matias</w:t>
            </w:r>
            <w:proofErr w:type="gramEnd"/>
            <w:r>
              <w:rPr>
                <w:w w:val="105"/>
                <w:sz w:val="24"/>
              </w:rPr>
              <w:t xml:space="preserve">, </w:t>
            </w:r>
            <w:r>
              <w:rPr>
                <w:spacing w:val="16"/>
                <w:w w:val="105"/>
                <w:sz w:val="24"/>
              </w:rPr>
              <w:t xml:space="preserve"> </w:t>
            </w:r>
            <w:r>
              <w:rPr>
                <w:w w:val="105"/>
                <w:sz w:val="24"/>
              </w:rPr>
              <w:t xml:space="preserve">Y., </w:t>
            </w:r>
            <w:r>
              <w:rPr>
                <w:spacing w:val="16"/>
                <w:w w:val="105"/>
                <w:sz w:val="24"/>
              </w:rPr>
              <w:t xml:space="preserve"> </w:t>
            </w:r>
            <w:r>
              <w:rPr>
                <w:w w:val="105"/>
                <w:sz w:val="24"/>
              </w:rPr>
              <w:t>2022.</w:t>
            </w:r>
            <w:r>
              <w:rPr>
                <w:w w:val="105"/>
                <w:sz w:val="24"/>
              </w:rPr>
              <w:tab/>
              <w:t>Flood</w:t>
            </w:r>
            <w:r>
              <w:rPr>
                <w:spacing w:val="33"/>
                <w:w w:val="105"/>
                <w:sz w:val="24"/>
              </w:rPr>
              <w:t xml:space="preserve"> </w:t>
            </w:r>
            <w:r>
              <w:rPr>
                <w:w w:val="105"/>
                <w:sz w:val="24"/>
              </w:rPr>
              <w:t>forecasting</w:t>
            </w:r>
            <w:r>
              <w:rPr>
                <w:spacing w:val="33"/>
                <w:w w:val="105"/>
                <w:sz w:val="24"/>
              </w:rPr>
              <w:t xml:space="preserve"> </w:t>
            </w:r>
            <w:r>
              <w:rPr>
                <w:w w:val="105"/>
                <w:sz w:val="24"/>
              </w:rPr>
              <w:t>with</w:t>
            </w:r>
            <w:r>
              <w:rPr>
                <w:spacing w:val="33"/>
                <w:w w:val="105"/>
                <w:sz w:val="24"/>
              </w:rPr>
              <w:t xml:space="preserve"> </w:t>
            </w:r>
            <w:r>
              <w:rPr>
                <w:w w:val="105"/>
                <w:sz w:val="24"/>
              </w:rPr>
              <w:t>machine</w:t>
            </w:r>
            <w:r>
              <w:rPr>
                <w:spacing w:val="34"/>
                <w:w w:val="105"/>
                <w:sz w:val="24"/>
              </w:rPr>
              <w:t xml:space="preserve"> </w:t>
            </w:r>
            <w:r>
              <w:rPr>
                <w:w w:val="105"/>
                <w:sz w:val="24"/>
              </w:rPr>
              <w:t>learning</w:t>
            </w:r>
            <w:r>
              <w:rPr>
                <w:spacing w:val="33"/>
                <w:w w:val="105"/>
                <w:sz w:val="24"/>
              </w:rPr>
              <w:t xml:space="preserve"> </w:t>
            </w:r>
            <w:r>
              <w:rPr>
                <w:w w:val="105"/>
                <w:sz w:val="24"/>
              </w:rPr>
              <w:t>models</w:t>
            </w:r>
          </w:p>
        </w:tc>
      </w:tr>
      <w:tr w:rsidR="00E2709D" w14:paraId="02ECB479" w14:textId="77777777">
        <w:trPr>
          <w:trHeight w:val="288"/>
        </w:trPr>
        <w:tc>
          <w:tcPr>
            <w:tcW w:w="404" w:type="dxa"/>
          </w:tcPr>
          <w:p w14:paraId="43AFAC70" w14:textId="77777777" w:rsidR="00E2709D" w:rsidRDefault="00462487">
            <w:pPr>
              <w:pStyle w:val="TableParagraph"/>
              <w:spacing w:before="91" w:line="240" w:lineRule="auto"/>
              <w:ind w:left="32" w:right="79"/>
              <w:rPr>
                <w:rFonts w:ascii="Trebuchet MS"/>
                <w:sz w:val="12"/>
              </w:rPr>
            </w:pPr>
            <w:r>
              <w:rPr>
                <w:rFonts w:ascii="Trebuchet MS"/>
                <w:sz w:val="12"/>
              </w:rPr>
              <w:t>1017</w:t>
            </w:r>
          </w:p>
        </w:tc>
        <w:tc>
          <w:tcPr>
            <w:tcW w:w="7921" w:type="dxa"/>
          </w:tcPr>
          <w:p w14:paraId="45770AF8" w14:textId="77777777" w:rsidR="00E2709D" w:rsidRDefault="00462487">
            <w:pPr>
              <w:pStyle w:val="TableParagraph"/>
              <w:spacing w:line="269" w:lineRule="exact"/>
              <w:ind w:right="51"/>
              <w:jc w:val="right"/>
              <w:rPr>
                <w:sz w:val="24"/>
              </w:rPr>
            </w:pPr>
            <w:r>
              <w:rPr>
                <w:sz w:val="24"/>
              </w:rPr>
              <w:t>in</w:t>
            </w:r>
            <w:r>
              <w:rPr>
                <w:spacing w:val="60"/>
                <w:sz w:val="24"/>
              </w:rPr>
              <w:t xml:space="preserve"> </w:t>
            </w:r>
            <w:r>
              <w:rPr>
                <w:sz w:val="24"/>
              </w:rPr>
              <w:t>an</w:t>
            </w:r>
            <w:r>
              <w:rPr>
                <w:spacing w:val="60"/>
                <w:sz w:val="24"/>
              </w:rPr>
              <w:t xml:space="preserve"> </w:t>
            </w:r>
            <w:r>
              <w:rPr>
                <w:sz w:val="24"/>
              </w:rPr>
              <w:t>operational</w:t>
            </w:r>
            <w:r>
              <w:rPr>
                <w:spacing w:val="60"/>
                <w:sz w:val="24"/>
              </w:rPr>
              <w:t xml:space="preserve"> </w:t>
            </w:r>
            <w:r>
              <w:rPr>
                <w:sz w:val="24"/>
              </w:rPr>
              <w:t>framework.</w:t>
            </w:r>
            <w:r>
              <w:rPr>
                <w:spacing w:val="77"/>
                <w:sz w:val="24"/>
              </w:rPr>
              <w:t xml:space="preserve"> </w:t>
            </w:r>
            <w:r>
              <w:rPr>
                <w:sz w:val="24"/>
              </w:rPr>
              <w:t>Hydrology</w:t>
            </w:r>
            <w:r>
              <w:rPr>
                <w:spacing w:val="60"/>
                <w:sz w:val="24"/>
              </w:rPr>
              <w:t xml:space="preserve"> </w:t>
            </w:r>
            <w:r>
              <w:rPr>
                <w:sz w:val="24"/>
              </w:rPr>
              <w:t>and</w:t>
            </w:r>
            <w:r>
              <w:rPr>
                <w:spacing w:val="60"/>
                <w:sz w:val="24"/>
              </w:rPr>
              <w:t xml:space="preserve"> </w:t>
            </w:r>
            <w:r>
              <w:rPr>
                <w:sz w:val="24"/>
              </w:rPr>
              <w:t>Earth</w:t>
            </w:r>
            <w:r>
              <w:rPr>
                <w:spacing w:val="61"/>
                <w:sz w:val="24"/>
              </w:rPr>
              <w:t xml:space="preserve"> </w:t>
            </w:r>
            <w:r>
              <w:rPr>
                <w:sz w:val="24"/>
              </w:rPr>
              <w:t>System</w:t>
            </w:r>
            <w:r>
              <w:rPr>
                <w:spacing w:val="60"/>
                <w:sz w:val="24"/>
              </w:rPr>
              <w:t xml:space="preserve"> </w:t>
            </w:r>
            <w:r>
              <w:rPr>
                <w:sz w:val="24"/>
              </w:rPr>
              <w:t>Sciences</w:t>
            </w:r>
            <w:r>
              <w:rPr>
                <w:spacing w:val="60"/>
                <w:sz w:val="24"/>
              </w:rPr>
              <w:t xml:space="preserve"> </w:t>
            </w:r>
            <w:r>
              <w:rPr>
                <w:sz w:val="24"/>
              </w:rPr>
              <w:t>26,</w:t>
            </w:r>
          </w:p>
        </w:tc>
      </w:tr>
      <w:tr w:rsidR="00E2709D" w14:paraId="3E410F9C" w14:textId="77777777">
        <w:trPr>
          <w:trHeight w:val="388"/>
        </w:trPr>
        <w:tc>
          <w:tcPr>
            <w:tcW w:w="404" w:type="dxa"/>
          </w:tcPr>
          <w:p w14:paraId="4DD43A68" w14:textId="77777777" w:rsidR="00E2709D" w:rsidRDefault="00462487">
            <w:pPr>
              <w:pStyle w:val="TableParagraph"/>
              <w:spacing w:before="91" w:line="240" w:lineRule="auto"/>
              <w:ind w:left="32" w:right="79"/>
              <w:rPr>
                <w:rFonts w:ascii="Trebuchet MS"/>
                <w:sz w:val="12"/>
              </w:rPr>
            </w:pPr>
            <w:r>
              <w:rPr>
                <w:rFonts w:ascii="Trebuchet MS"/>
                <w:sz w:val="12"/>
              </w:rPr>
              <w:t>1018</w:t>
            </w:r>
          </w:p>
        </w:tc>
        <w:tc>
          <w:tcPr>
            <w:tcW w:w="7921" w:type="dxa"/>
          </w:tcPr>
          <w:p w14:paraId="61D18751" w14:textId="77777777" w:rsidR="00E2709D" w:rsidRDefault="00462487">
            <w:pPr>
              <w:pStyle w:val="TableParagraph"/>
              <w:spacing w:line="269" w:lineRule="exact"/>
              <w:ind w:left="333"/>
              <w:jc w:val="left"/>
              <w:rPr>
                <w:sz w:val="24"/>
              </w:rPr>
            </w:pPr>
            <w:r>
              <w:rPr>
                <w:w w:val="110"/>
                <w:sz w:val="24"/>
              </w:rPr>
              <w:t>4013–4032.</w:t>
            </w:r>
            <w:r>
              <w:rPr>
                <w:spacing w:val="34"/>
                <w:w w:val="110"/>
                <w:sz w:val="24"/>
              </w:rPr>
              <w:t xml:space="preserve"> </w:t>
            </w:r>
            <w:r>
              <w:rPr>
                <w:w w:val="110"/>
                <w:sz w:val="24"/>
              </w:rPr>
              <w:t>doi:</w:t>
            </w:r>
            <w:hyperlink r:id="rId58">
              <w:r>
                <w:rPr>
                  <w:w w:val="110"/>
                  <w:sz w:val="24"/>
                </w:rPr>
                <w:t>10.5194/hess-26-4013-2022</w:t>
              </w:r>
            </w:hyperlink>
            <w:r>
              <w:rPr>
                <w:w w:val="110"/>
                <w:sz w:val="24"/>
              </w:rPr>
              <w:t>,</w:t>
            </w:r>
            <w:r>
              <w:rPr>
                <w:spacing w:val="11"/>
                <w:w w:val="110"/>
                <w:sz w:val="24"/>
              </w:rPr>
              <w:t xml:space="preserve"> </w:t>
            </w:r>
            <w:hyperlink r:id="rId59">
              <w:r>
                <w:rPr>
                  <w:w w:val="110"/>
                  <w:sz w:val="24"/>
                </w:rPr>
                <w:t>arXiv:2111.02780</w:t>
              </w:r>
            </w:hyperlink>
            <w:r>
              <w:rPr>
                <w:w w:val="110"/>
                <w:sz w:val="24"/>
              </w:rPr>
              <w:t>.</w:t>
            </w:r>
          </w:p>
        </w:tc>
      </w:tr>
      <w:tr w:rsidR="00E2709D" w14:paraId="31D1DC87" w14:textId="77777777">
        <w:trPr>
          <w:trHeight w:val="388"/>
        </w:trPr>
        <w:tc>
          <w:tcPr>
            <w:tcW w:w="404" w:type="dxa"/>
          </w:tcPr>
          <w:p w14:paraId="61009DB3" w14:textId="77777777" w:rsidR="00E2709D" w:rsidRDefault="00E2709D">
            <w:pPr>
              <w:pStyle w:val="TableParagraph"/>
              <w:spacing w:before="7" w:line="240" w:lineRule="auto"/>
              <w:jc w:val="left"/>
              <w:rPr>
                <w:sz w:val="15"/>
              </w:rPr>
            </w:pPr>
          </w:p>
          <w:p w14:paraId="6FAEC78C" w14:textId="77777777" w:rsidR="00E2709D" w:rsidRDefault="00462487">
            <w:pPr>
              <w:pStyle w:val="TableParagraph"/>
              <w:spacing w:before="1" w:line="240" w:lineRule="auto"/>
              <w:ind w:left="32" w:right="79"/>
              <w:rPr>
                <w:rFonts w:ascii="Trebuchet MS"/>
                <w:sz w:val="12"/>
              </w:rPr>
            </w:pPr>
            <w:bookmarkStart w:id="614" w:name="_bookmark55"/>
            <w:bookmarkEnd w:id="614"/>
            <w:r>
              <w:rPr>
                <w:rFonts w:ascii="Trebuchet MS"/>
                <w:sz w:val="12"/>
              </w:rPr>
              <w:t>1019</w:t>
            </w:r>
          </w:p>
        </w:tc>
        <w:tc>
          <w:tcPr>
            <w:tcW w:w="7921" w:type="dxa"/>
          </w:tcPr>
          <w:p w14:paraId="1F2A38CD" w14:textId="77777777" w:rsidR="00E2709D" w:rsidRDefault="00462487">
            <w:pPr>
              <w:pStyle w:val="TableParagraph"/>
              <w:spacing w:before="75" w:line="240" w:lineRule="auto"/>
              <w:ind w:right="53"/>
              <w:jc w:val="right"/>
              <w:rPr>
                <w:sz w:val="24"/>
              </w:rPr>
            </w:pPr>
            <w:proofErr w:type="spellStart"/>
            <w:r>
              <w:rPr>
                <w:w w:val="110"/>
                <w:sz w:val="24"/>
              </w:rPr>
              <w:t>Pappenberger</w:t>
            </w:r>
            <w:proofErr w:type="spellEnd"/>
            <w:r>
              <w:rPr>
                <w:w w:val="110"/>
                <w:sz w:val="24"/>
              </w:rPr>
              <w:t>,</w:t>
            </w:r>
            <w:r>
              <w:rPr>
                <w:spacing w:val="46"/>
                <w:w w:val="110"/>
                <w:sz w:val="24"/>
              </w:rPr>
              <w:t xml:space="preserve"> </w:t>
            </w:r>
            <w:r>
              <w:rPr>
                <w:w w:val="110"/>
                <w:sz w:val="24"/>
              </w:rPr>
              <w:t>F.,</w:t>
            </w:r>
            <w:r>
              <w:rPr>
                <w:spacing w:val="46"/>
                <w:w w:val="110"/>
                <w:sz w:val="24"/>
              </w:rPr>
              <w:t xml:space="preserve"> </w:t>
            </w:r>
            <w:r>
              <w:rPr>
                <w:w w:val="110"/>
                <w:sz w:val="24"/>
              </w:rPr>
              <w:t>Cloke,</w:t>
            </w:r>
            <w:r>
              <w:rPr>
                <w:spacing w:val="46"/>
                <w:w w:val="110"/>
                <w:sz w:val="24"/>
              </w:rPr>
              <w:t xml:space="preserve"> </w:t>
            </w:r>
            <w:r>
              <w:rPr>
                <w:w w:val="110"/>
                <w:sz w:val="24"/>
              </w:rPr>
              <w:t>H.L.,</w:t>
            </w:r>
            <w:r>
              <w:rPr>
                <w:spacing w:val="47"/>
                <w:w w:val="110"/>
                <w:sz w:val="24"/>
              </w:rPr>
              <w:t xml:space="preserve"> </w:t>
            </w:r>
            <w:r>
              <w:rPr>
                <w:w w:val="110"/>
                <w:sz w:val="24"/>
              </w:rPr>
              <w:t>Parker,</w:t>
            </w:r>
            <w:r>
              <w:rPr>
                <w:spacing w:val="46"/>
                <w:w w:val="110"/>
                <w:sz w:val="24"/>
              </w:rPr>
              <w:t xml:space="preserve"> </w:t>
            </w:r>
            <w:r>
              <w:rPr>
                <w:w w:val="110"/>
                <w:sz w:val="24"/>
              </w:rPr>
              <w:t>D.J.,</w:t>
            </w:r>
            <w:r>
              <w:rPr>
                <w:spacing w:val="46"/>
                <w:w w:val="110"/>
                <w:sz w:val="24"/>
              </w:rPr>
              <w:t xml:space="preserve"> </w:t>
            </w:r>
            <w:r>
              <w:rPr>
                <w:w w:val="110"/>
                <w:sz w:val="24"/>
              </w:rPr>
              <w:t>Wetterhall,</w:t>
            </w:r>
            <w:r>
              <w:rPr>
                <w:spacing w:val="47"/>
                <w:w w:val="110"/>
                <w:sz w:val="24"/>
              </w:rPr>
              <w:t xml:space="preserve"> </w:t>
            </w:r>
            <w:r>
              <w:rPr>
                <w:w w:val="110"/>
                <w:sz w:val="24"/>
              </w:rPr>
              <w:t>F.,</w:t>
            </w:r>
            <w:r>
              <w:rPr>
                <w:spacing w:val="46"/>
                <w:w w:val="110"/>
                <w:sz w:val="24"/>
              </w:rPr>
              <w:t xml:space="preserve"> </w:t>
            </w:r>
            <w:r>
              <w:rPr>
                <w:w w:val="110"/>
                <w:sz w:val="24"/>
              </w:rPr>
              <w:t>Richardson,</w:t>
            </w:r>
          </w:p>
        </w:tc>
      </w:tr>
      <w:tr w:rsidR="00E2709D" w14:paraId="4F6BA9DA" w14:textId="77777777">
        <w:trPr>
          <w:trHeight w:val="288"/>
        </w:trPr>
        <w:tc>
          <w:tcPr>
            <w:tcW w:w="404" w:type="dxa"/>
          </w:tcPr>
          <w:p w14:paraId="5B05E887" w14:textId="77777777" w:rsidR="00E2709D" w:rsidRDefault="00462487">
            <w:pPr>
              <w:pStyle w:val="TableParagraph"/>
              <w:spacing w:before="91" w:line="240" w:lineRule="auto"/>
              <w:ind w:left="32" w:right="79"/>
              <w:rPr>
                <w:rFonts w:ascii="Trebuchet MS"/>
                <w:sz w:val="12"/>
              </w:rPr>
            </w:pPr>
            <w:r>
              <w:rPr>
                <w:rFonts w:ascii="Trebuchet MS"/>
                <w:sz w:val="12"/>
              </w:rPr>
              <w:t>1020</w:t>
            </w:r>
          </w:p>
        </w:tc>
        <w:tc>
          <w:tcPr>
            <w:tcW w:w="7921" w:type="dxa"/>
          </w:tcPr>
          <w:p w14:paraId="0CB679CF" w14:textId="77777777" w:rsidR="00E2709D" w:rsidRDefault="00462487">
            <w:pPr>
              <w:pStyle w:val="TableParagraph"/>
              <w:spacing w:line="269" w:lineRule="exact"/>
              <w:ind w:right="51"/>
              <w:jc w:val="right"/>
              <w:rPr>
                <w:sz w:val="24"/>
              </w:rPr>
            </w:pPr>
            <w:r>
              <w:rPr>
                <w:w w:val="105"/>
                <w:sz w:val="24"/>
              </w:rPr>
              <w:t>D.S.,</w:t>
            </w:r>
            <w:r>
              <w:rPr>
                <w:spacing w:val="29"/>
                <w:w w:val="105"/>
                <w:sz w:val="24"/>
              </w:rPr>
              <w:t xml:space="preserve"> </w:t>
            </w:r>
            <w:proofErr w:type="spellStart"/>
            <w:r>
              <w:rPr>
                <w:w w:val="105"/>
                <w:sz w:val="24"/>
              </w:rPr>
              <w:t>Thielen</w:t>
            </w:r>
            <w:proofErr w:type="spellEnd"/>
            <w:r>
              <w:rPr>
                <w:w w:val="105"/>
                <w:sz w:val="24"/>
              </w:rPr>
              <w:t>,</w:t>
            </w:r>
            <w:r>
              <w:rPr>
                <w:spacing w:val="30"/>
                <w:w w:val="105"/>
                <w:sz w:val="24"/>
              </w:rPr>
              <w:t xml:space="preserve"> </w:t>
            </w:r>
            <w:r>
              <w:rPr>
                <w:w w:val="105"/>
                <w:sz w:val="24"/>
              </w:rPr>
              <w:t>J.,</w:t>
            </w:r>
            <w:r>
              <w:rPr>
                <w:spacing w:val="30"/>
                <w:w w:val="105"/>
                <w:sz w:val="24"/>
              </w:rPr>
              <w:t xml:space="preserve"> </w:t>
            </w:r>
            <w:r>
              <w:rPr>
                <w:w w:val="105"/>
                <w:sz w:val="24"/>
              </w:rPr>
              <w:t>2015.</w:t>
            </w:r>
            <w:r>
              <w:rPr>
                <w:spacing w:val="18"/>
                <w:w w:val="105"/>
                <w:sz w:val="24"/>
              </w:rPr>
              <w:t xml:space="preserve"> </w:t>
            </w:r>
            <w:r>
              <w:rPr>
                <w:w w:val="105"/>
                <w:sz w:val="24"/>
              </w:rPr>
              <w:t>The</w:t>
            </w:r>
            <w:r>
              <w:rPr>
                <w:spacing w:val="27"/>
                <w:w w:val="105"/>
                <w:sz w:val="24"/>
              </w:rPr>
              <w:t xml:space="preserve"> </w:t>
            </w:r>
            <w:r>
              <w:rPr>
                <w:w w:val="105"/>
                <w:sz w:val="24"/>
              </w:rPr>
              <w:t>monetary</w:t>
            </w:r>
            <w:r>
              <w:rPr>
                <w:spacing w:val="28"/>
                <w:w w:val="105"/>
                <w:sz w:val="24"/>
              </w:rPr>
              <w:t xml:space="preserve"> </w:t>
            </w:r>
            <w:r>
              <w:rPr>
                <w:w w:val="105"/>
                <w:sz w:val="24"/>
              </w:rPr>
              <w:t>benefit</w:t>
            </w:r>
            <w:r>
              <w:rPr>
                <w:spacing w:val="28"/>
                <w:w w:val="105"/>
                <w:sz w:val="24"/>
              </w:rPr>
              <w:t xml:space="preserve"> </w:t>
            </w:r>
            <w:r>
              <w:rPr>
                <w:w w:val="105"/>
                <w:sz w:val="24"/>
              </w:rPr>
              <w:t>of</w:t>
            </w:r>
            <w:r>
              <w:rPr>
                <w:spacing w:val="28"/>
                <w:w w:val="105"/>
                <w:sz w:val="24"/>
              </w:rPr>
              <w:t xml:space="preserve"> </w:t>
            </w:r>
            <w:r>
              <w:rPr>
                <w:w w:val="105"/>
                <w:sz w:val="24"/>
              </w:rPr>
              <w:t>early</w:t>
            </w:r>
            <w:r>
              <w:rPr>
                <w:spacing w:val="27"/>
                <w:w w:val="105"/>
                <w:sz w:val="24"/>
              </w:rPr>
              <w:t xml:space="preserve"> </w:t>
            </w:r>
            <w:r>
              <w:rPr>
                <w:w w:val="105"/>
                <w:sz w:val="24"/>
              </w:rPr>
              <w:t>flood</w:t>
            </w:r>
            <w:r>
              <w:rPr>
                <w:spacing w:val="28"/>
                <w:w w:val="105"/>
                <w:sz w:val="24"/>
              </w:rPr>
              <w:t xml:space="preserve"> </w:t>
            </w:r>
            <w:r>
              <w:rPr>
                <w:w w:val="105"/>
                <w:sz w:val="24"/>
              </w:rPr>
              <w:t>warnings</w:t>
            </w:r>
            <w:r>
              <w:rPr>
                <w:spacing w:val="28"/>
                <w:w w:val="105"/>
                <w:sz w:val="24"/>
              </w:rPr>
              <w:t xml:space="preserve"> </w:t>
            </w:r>
            <w:r>
              <w:rPr>
                <w:w w:val="105"/>
                <w:sz w:val="24"/>
              </w:rPr>
              <w:t>in</w:t>
            </w:r>
          </w:p>
        </w:tc>
      </w:tr>
      <w:tr w:rsidR="00E2709D" w14:paraId="1C59CDCA" w14:textId="77777777">
        <w:trPr>
          <w:trHeight w:val="289"/>
        </w:trPr>
        <w:tc>
          <w:tcPr>
            <w:tcW w:w="404" w:type="dxa"/>
          </w:tcPr>
          <w:p w14:paraId="705FFE1D" w14:textId="77777777" w:rsidR="00E2709D" w:rsidRDefault="00462487">
            <w:pPr>
              <w:pStyle w:val="TableParagraph"/>
              <w:spacing w:before="91" w:line="240" w:lineRule="auto"/>
              <w:ind w:left="32" w:right="79"/>
              <w:rPr>
                <w:rFonts w:ascii="Trebuchet MS"/>
                <w:sz w:val="12"/>
              </w:rPr>
            </w:pPr>
            <w:r>
              <w:rPr>
                <w:rFonts w:ascii="Trebuchet MS"/>
                <w:sz w:val="12"/>
              </w:rPr>
              <w:t>1021</w:t>
            </w:r>
          </w:p>
        </w:tc>
        <w:tc>
          <w:tcPr>
            <w:tcW w:w="7921" w:type="dxa"/>
          </w:tcPr>
          <w:p w14:paraId="2DA48A49" w14:textId="77777777" w:rsidR="00E2709D" w:rsidRDefault="00462487">
            <w:pPr>
              <w:pStyle w:val="TableParagraph"/>
              <w:spacing w:line="269" w:lineRule="exact"/>
              <w:ind w:right="48"/>
              <w:jc w:val="right"/>
              <w:rPr>
                <w:sz w:val="24"/>
              </w:rPr>
            </w:pPr>
            <w:r>
              <w:rPr>
                <w:w w:val="105"/>
                <w:sz w:val="24"/>
              </w:rPr>
              <w:t>Europe.</w:t>
            </w:r>
            <w:r>
              <w:rPr>
                <w:spacing w:val="26"/>
                <w:w w:val="105"/>
                <w:sz w:val="24"/>
              </w:rPr>
              <w:t xml:space="preserve"> </w:t>
            </w:r>
            <w:r>
              <w:rPr>
                <w:w w:val="105"/>
                <w:sz w:val="24"/>
              </w:rPr>
              <w:t>Environmental</w:t>
            </w:r>
            <w:r>
              <w:rPr>
                <w:spacing w:val="36"/>
                <w:w w:val="105"/>
                <w:sz w:val="24"/>
              </w:rPr>
              <w:t xml:space="preserve"> </w:t>
            </w:r>
            <w:r>
              <w:rPr>
                <w:w w:val="105"/>
                <w:sz w:val="24"/>
              </w:rPr>
              <w:t>Science</w:t>
            </w:r>
            <w:r>
              <w:rPr>
                <w:spacing w:val="37"/>
                <w:w w:val="105"/>
                <w:sz w:val="24"/>
              </w:rPr>
              <w:t xml:space="preserve"> </w:t>
            </w:r>
            <w:r>
              <w:rPr>
                <w:w w:val="105"/>
                <w:sz w:val="24"/>
              </w:rPr>
              <w:t>and</w:t>
            </w:r>
            <w:r>
              <w:rPr>
                <w:spacing w:val="35"/>
                <w:w w:val="105"/>
                <w:sz w:val="24"/>
              </w:rPr>
              <w:t xml:space="preserve"> </w:t>
            </w:r>
            <w:r>
              <w:rPr>
                <w:w w:val="105"/>
                <w:sz w:val="24"/>
              </w:rPr>
              <w:t>Policy</w:t>
            </w:r>
            <w:r>
              <w:rPr>
                <w:spacing w:val="36"/>
                <w:w w:val="105"/>
                <w:sz w:val="24"/>
              </w:rPr>
              <w:t xml:space="preserve"> </w:t>
            </w:r>
            <w:r>
              <w:rPr>
                <w:w w:val="105"/>
                <w:sz w:val="24"/>
              </w:rPr>
              <w:t>51,</w:t>
            </w:r>
            <w:r>
              <w:rPr>
                <w:spacing w:val="39"/>
                <w:w w:val="105"/>
                <w:sz w:val="24"/>
              </w:rPr>
              <w:t xml:space="preserve"> </w:t>
            </w:r>
            <w:r>
              <w:rPr>
                <w:w w:val="105"/>
                <w:sz w:val="24"/>
              </w:rPr>
              <w:t xml:space="preserve">278–291. </w:t>
            </w:r>
            <w:r>
              <w:rPr>
                <w:spacing w:val="25"/>
                <w:w w:val="105"/>
                <w:sz w:val="24"/>
              </w:rPr>
              <w:t xml:space="preserve"> </w:t>
            </w:r>
            <w:r>
              <w:rPr>
                <w:w w:val="105"/>
                <w:sz w:val="24"/>
              </w:rPr>
              <w:t>doi:</w:t>
            </w:r>
            <w:hyperlink r:id="rId60">
              <w:r>
                <w:rPr>
                  <w:w w:val="105"/>
                  <w:sz w:val="24"/>
                </w:rPr>
                <w:t>10.1016/j.</w:t>
              </w:r>
            </w:hyperlink>
          </w:p>
        </w:tc>
      </w:tr>
      <w:tr w:rsidR="00E2709D" w14:paraId="02CAE6AC" w14:textId="77777777">
        <w:trPr>
          <w:trHeight w:val="388"/>
        </w:trPr>
        <w:tc>
          <w:tcPr>
            <w:tcW w:w="404" w:type="dxa"/>
          </w:tcPr>
          <w:p w14:paraId="3C388BDC" w14:textId="77777777" w:rsidR="00E2709D" w:rsidRDefault="00462487">
            <w:pPr>
              <w:pStyle w:val="TableParagraph"/>
              <w:spacing w:before="91" w:line="240" w:lineRule="auto"/>
              <w:ind w:left="32" w:right="79"/>
              <w:rPr>
                <w:rFonts w:ascii="Trebuchet MS"/>
                <w:sz w:val="12"/>
              </w:rPr>
            </w:pPr>
            <w:r>
              <w:rPr>
                <w:rFonts w:ascii="Trebuchet MS"/>
                <w:sz w:val="12"/>
              </w:rPr>
              <w:t>1022</w:t>
            </w:r>
          </w:p>
        </w:tc>
        <w:tc>
          <w:tcPr>
            <w:tcW w:w="7921" w:type="dxa"/>
          </w:tcPr>
          <w:p w14:paraId="605A49B7" w14:textId="77777777" w:rsidR="00E2709D" w:rsidRDefault="00E749F9">
            <w:pPr>
              <w:pStyle w:val="TableParagraph"/>
              <w:spacing w:line="268" w:lineRule="exact"/>
              <w:ind w:left="333"/>
              <w:jc w:val="left"/>
              <w:rPr>
                <w:sz w:val="24"/>
              </w:rPr>
            </w:pPr>
            <w:hyperlink r:id="rId61">
              <w:r w:rsidR="00462487">
                <w:rPr>
                  <w:w w:val="115"/>
                  <w:sz w:val="24"/>
                </w:rPr>
                <w:t>envsci.2015.04.016</w:t>
              </w:r>
            </w:hyperlink>
            <w:r w:rsidR="00462487">
              <w:rPr>
                <w:w w:val="115"/>
                <w:sz w:val="24"/>
              </w:rPr>
              <w:t>.</w:t>
            </w:r>
          </w:p>
        </w:tc>
      </w:tr>
      <w:tr w:rsidR="00E2709D" w14:paraId="39B7D4A0" w14:textId="77777777">
        <w:trPr>
          <w:trHeight w:val="388"/>
        </w:trPr>
        <w:tc>
          <w:tcPr>
            <w:tcW w:w="404" w:type="dxa"/>
          </w:tcPr>
          <w:p w14:paraId="3D000B42" w14:textId="77777777" w:rsidR="00E2709D" w:rsidRDefault="00E2709D">
            <w:pPr>
              <w:pStyle w:val="TableParagraph"/>
              <w:spacing w:before="7" w:line="240" w:lineRule="auto"/>
              <w:jc w:val="left"/>
              <w:rPr>
                <w:sz w:val="15"/>
              </w:rPr>
            </w:pPr>
          </w:p>
          <w:p w14:paraId="45BCB45A" w14:textId="77777777" w:rsidR="00E2709D" w:rsidRDefault="00462487">
            <w:pPr>
              <w:pStyle w:val="TableParagraph"/>
              <w:spacing w:before="1" w:line="240" w:lineRule="auto"/>
              <w:ind w:left="32" w:right="79"/>
              <w:rPr>
                <w:rFonts w:ascii="Trebuchet MS"/>
                <w:sz w:val="12"/>
              </w:rPr>
            </w:pPr>
            <w:bookmarkStart w:id="615" w:name="_bookmark56"/>
            <w:bookmarkEnd w:id="615"/>
            <w:r>
              <w:rPr>
                <w:rFonts w:ascii="Trebuchet MS"/>
                <w:sz w:val="12"/>
              </w:rPr>
              <w:t>1023</w:t>
            </w:r>
          </w:p>
        </w:tc>
        <w:tc>
          <w:tcPr>
            <w:tcW w:w="7921" w:type="dxa"/>
          </w:tcPr>
          <w:p w14:paraId="735FB536" w14:textId="77777777" w:rsidR="00E2709D" w:rsidRDefault="00462487">
            <w:pPr>
              <w:pStyle w:val="TableParagraph"/>
              <w:spacing w:before="75" w:line="240" w:lineRule="auto"/>
              <w:ind w:right="50"/>
              <w:jc w:val="right"/>
              <w:rPr>
                <w:sz w:val="24"/>
              </w:rPr>
            </w:pPr>
            <w:proofErr w:type="spellStart"/>
            <w:proofErr w:type="gramStart"/>
            <w:r>
              <w:rPr>
                <w:spacing w:val="-7"/>
                <w:w w:val="128"/>
                <w:sz w:val="24"/>
              </w:rPr>
              <w:t>P</w:t>
            </w:r>
            <w:r>
              <w:rPr>
                <w:w w:val="102"/>
                <w:sz w:val="24"/>
              </w:rPr>
              <w:t>aprot</w:t>
            </w:r>
            <w:r>
              <w:rPr>
                <w:spacing w:val="-7"/>
                <w:w w:val="102"/>
                <w:sz w:val="24"/>
              </w:rPr>
              <w:t>n</w:t>
            </w:r>
            <w:r>
              <w:rPr>
                <w:spacing w:val="-20"/>
                <w:w w:val="113"/>
                <w:sz w:val="24"/>
              </w:rPr>
              <w:t>y</w:t>
            </w:r>
            <w:proofErr w:type="spellEnd"/>
            <w:r>
              <w:rPr>
                <w:w w:val="108"/>
                <w:sz w:val="24"/>
              </w:rPr>
              <w:t>,</w:t>
            </w:r>
            <w:r>
              <w:rPr>
                <w:sz w:val="24"/>
              </w:rPr>
              <w:t xml:space="preserve"> </w:t>
            </w:r>
            <w:r>
              <w:rPr>
                <w:spacing w:val="20"/>
                <w:sz w:val="24"/>
              </w:rPr>
              <w:t xml:space="preserve"> </w:t>
            </w:r>
            <w:r>
              <w:rPr>
                <w:w w:val="114"/>
                <w:sz w:val="24"/>
              </w:rPr>
              <w:t>D.</w:t>
            </w:r>
            <w:proofErr w:type="gramEnd"/>
            <w:r>
              <w:rPr>
                <w:w w:val="114"/>
                <w:sz w:val="24"/>
              </w:rPr>
              <w:t>,</w:t>
            </w:r>
            <w:r>
              <w:rPr>
                <w:sz w:val="24"/>
              </w:rPr>
              <w:t xml:space="preserve"> </w:t>
            </w:r>
            <w:r>
              <w:rPr>
                <w:spacing w:val="19"/>
                <w:sz w:val="24"/>
              </w:rPr>
              <w:t xml:space="preserve"> </w:t>
            </w:r>
            <w:r>
              <w:rPr>
                <w:w w:val="103"/>
                <w:sz w:val="24"/>
              </w:rPr>
              <w:t>Sebastian,</w:t>
            </w:r>
            <w:r>
              <w:rPr>
                <w:sz w:val="24"/>
              </w:rPr>
              <w:t xml:space="preserve"> </w:t>
            </w:r>
            <w:r>
              <w:rPr>
                <w:spacing w:val="20"/>
                <w:sz w:val="24"/>
              </w:rPr>
              <w:t xml:space="preserve"> </w:t>
            </w:r>
            <w:r>
              <w:rPr>
                <w:w w:val="117"/>
                <w:sz w:val="24"/>
              </w:rPr>
              <w:t>A.,</w:t>
            </w:r>
            <w:r>
              <w:rPr>
                <w:sz w:val="24"/>
              </w:rPr>
              <w:t xml:space="preserve"> </w:t>
            </w:r>
            <w:r>
              <w:rPr>
                <w:spacing w:val="19"/>
                <w:sz w:val="24"/>
              </w:rPr>
              <w:t xml:space="preserve"> </w:t>
            </w:r>
            <w:r>
              <w:rPr>
                <w:w w:val="102"/>
                <w:sz w:val="24"/>
              </w:rPr>
              <w:t>Morales-</w:t>
            </w:r>
            <w:proofErr w:type="spellStart"/>
            <w:r>
              <w:rPr>
                <w:spacing w:val="-1"/>
                <w:w w:val="102"/>
                <w:sz w:val="24"/>
              </w:rPr>
              <w:t>N</w:t>
            </w:r>
            <w:r>
              <w:rPr>
                <w:spacing w:val="-118"/>
                <w:w w:val="166"/>
                <w:sz w:val="24"/>
              </w:rPr>
              <w:t>´</w:t>
            </w:r>
            <w:r>
              <w:rPr>
                <w:w w:val="102"/>
                <w:sz w:val="24"/>
              </w:rPr>
              <w:t>a</w:t>
            </w:r>
            <w:r>
              <w:rPr>
                <w:spacing w:val="6"/>
                <w:w w:val="102"/>
                <w:sz w:val="24"/>
              </w:rPr>
              <w:t>p</w:t>
            </w:r>
            <w:r>
              <w:rPr>
                <w:w w:val="97"/>
                <w:sz w:val="24"/>
              </w:rPr>
              <w:t>oles</w:t>
            </w:r>
            <w:proofErr w:type="spellEnd"/>
            <w:r>
              <w:rPr>
                <w:w w:val="97"/>
                <w:sz w:val="24"/>
              </w:rPr>
              <w:t>,</w:t>
            </w:r>
            <w:r>
              <w:rPr>
                <w:sz w:val="24"/>
              </w:rPr>
              <w:t xml:space="preserve"> </w:t>
            </w:r>
            <w:r>
              <w:rPr>
                <w:spacing w:val="20"/>
                <w:sz w:val="24"/>
              </w:rPr>
              <w:t xml:space="preserve"> </w:t>
            </w:r>
            <w:r>
              <w:rPr>
                <w:w w:val="111"/>
                <w:sz w:val="24"/>
              </w:rPr>
              <w:t>O.,</w:t>
            </w:r>
            <w:r>
              <w:rPr>
                <w:sz w:val="24"/>
              </w:rPr>
              <w:t xml:space="preserve"> </w:t>
            </w:r>
            <w:r>
              <w:rPr>
                <w:spacing w:val="20"/>
                <w:sz w:val="24"/>
              </w:rPr>
              <w:t xml:space="preserve"> </w:t>
            </w:r>
            <w:proofErr w:type="spellStart"/>
            <w:r>
              <w:rPr>
                <w:w w:val="111"/>
                <w:sz w:val="24"/>
              </w:rPr>
              <w:t>Jon</w:t>
            </w:r>
            <w:r>
              <w:rPr>
                <w:spacing w:val="-1"/>
                <w:w w:val="111"/>
                <w:sz w:val="24"/>
              </w:rPr>
              <w:t>k</w:t>
            </w:r>
            <w:r>
              <w:rPr>
                <w:w w:val="102"/>
                <w:sz w:val="24"/>
              </w:rPr>
              <w:t>man</w:t>
            </w:r>
            <w:proofErr w:type="spellEnd"/>
            <w:r>
              <w:rPr>
                <w:w w:val="102"/>
                <w:sz w:val="24"/>
              </w:rPr>
              <w:t>,</w:t>
            </w:r>
            <w:r>
              <w:rPr>
                <w:sz w:val="24"/>
              </w:rPr>
              <w:t xml:space="preserve"> </w:t>
            </w:r>
            <w:r>
              <w:rPr>
                <w:spacing w:val="20"/>
                <w:sz w:val="24"/>
              </w:rPr>
              <w:t xml:space="preserve"> </w:t>
            </w:r>
            <w:r>
              <w:rPr>
                <w:w w:val="111"/>
                <w:sz w:val="24"/>
              </w:rPr>
              <w:t>S.N.,</w:t>
            </w:r>
            <w:r>
              <w:rPr>
                <w:sz w:val="24"/>
              </w:rPr>
              <w:t xml:space="preserve"> </w:t>
            </w:r>
            <w:r>
              <w:rPr>
                <w:spacing w:val="20"/>
                <w:sz w:val="24"/>
              </w:rPr>
              <w:t xml:space="preserve"> </w:t>
            </w:r>
            <w:r>
              <w:rPr>
                <w:w w:val="97"/>
                <w:sz w:val="24"/>
              </w:rPr>
              <w:t>2018.</w:t>
            </w:r>
          </w:p>
        </w:tc>
      </w:tr>
      <w:tr w:rsidR="00E2709D" w14:paraId="5AD3663C" w14:textId="77777777">
        <w:trPr>
          <w:trHeight w:val="288"/>
        </w:trPr>
        <w:tc>
          <w:tcPr>
            <w:tcW w:w="404" w:type="dxa"/>
          </w:tcPr>
          <w:p w14:paraId="5C64C947" w14:textId="77777777" w:rsidR="00E2709D" w:rsidRDefault="00462487">
            <w:pPr>
              <w:pStyle w:val="TableParagraph"/>
              <w:spacing w:before="91" w:line="240" w:lineRule="auto"/>
              <w:ind w:left="32" w:right="79"/>
              <w:rPr>
                <w:rFonts w:ascii="Trebuchet MS"/>
                <w:sz w:val="12"/>
              </w:rPr>
            </w:pPr>
            <w:r>
              <w:rPr>
                <w:rFonts w:ascii="Trebuchet MS"/>
                <w:sz w:val="12"/>
              </w:rPr>
              <w:t>1024</w:t>
            </w:r>
          </w:p>
        </w:tc>
        <w:tc>
          <w:tcPr>
            <w:tcW w:w="7921" w:type="dxa"/>
          </w:tcPr>
          <w:p w14:paraId="218A89C1" w14:textId="77777777" w:rsidR="00E2709D" w:rsidRDefault="00462487">
            <w:pPr>
              <w:pStyle w:val="TableParagraph"/>
              <w:spacing w:line="269" w:lineRule="exact"/>
              <w:ind w:right="49"/>
              <w:jc w:val="right"/>
              <w:rPr>
                <w:sz w:val="24"/>
              </w:rPr>
            </w:pPr>
            <w:r>
              <w:rPr>
                <w:w w:val="105"/>
                <w:sz w:val="24"/>
              </w:rPr>
              <w:t>Trends</w:t>
            </w:r>
            <w:r>
              <w:rPr>
                <w:spacing w:val="28"/>
                <w:w w:val="105"/>
                <w:sz w:val="24"/>
              </w:rPr>
              <w:t xml:space="preserve"> </w:t>
            </w:r>
            <w:r>
              <w:rPr>
                <w:w w:val="105"/>
                <w:sz w:val="24"/>
              </w:rPr>
              <w:t>in</w:t>
            </w:r>
            <w:r>
              <w:rPr>
                <w:spacing w:val="28"/>
                <w:w w:val="105"/>
                <w:sz w:val="24"/>
              </w:rPr>
              <w:t xml:space="preserve"> </w:t>
            </w:r>
            <w:r>
              <w:rPr>
                <w:w w:val="105"/>
                <w:sz w:val="24"/>
              </w:rPr>
              <w:t>flood</w:t>
            </w:r>
            <w:r>
              <w:rPr>
                <w:spacing w:val="28"/>
                <w:w w:val="105"/>
                <w:sz w:val="24"/>
              </w:rPr>
              <w:t xml:space="preserve"> </w:t>
            </w:r>
            <w:r>
              <w:rPr>
                <w:w w:val="105"/>
                <w:sz w:val="24"/>
              </w:rPr>
              <w:t>losses</w:t>
            </w:r>
            <w:r>
              <w:rPr>
                <w:spacing w:val="28"/>
                <w:w w:val="105"/>
                <w:sz w:val="24"/>
              </w:rPr>
              <w:t xml:space="preserve"> </w:t>
            </w:r>
            <w:r>
              <w:rPr>
                <w:w w:val="105"/>
                <w:sz w:val="24"/>
              </w:rPr>
              <w:t>in</w:t>
            </w:r>
            <w:r>
              <w:rPr>
                <w:spacing w:val="28"/>
                <w:w w:val="105"/>
                <w:sz w:val="24"/>
              </w:rPr>
              <w:t xml:space="preserve"> </w:t>
            </w:r>
            <w:r>
              <w:rPr>
                <w:w w:val="105"/>
                <w:sz w:val="24"/>
              </w:rPr>
              <w:t>Europe</w:t>
            </w:r>
            <w:r>
              <w:rPr>
                <w:spacing w:val="28"/>
                <w:w w:val="105"/>
                <w:sz w:val="24"/>
              </w:rPr>
              <w:t xml:space="preserve"> </w:t>
            </w:r>
            <w:r>
              <w:rPr>
                <w:w w:val="105"/>
                <w:sz w:val="24"/>
              </w:rPr>
              <w:t>over</w:t>
            </w:r>
            <w:r>
              <w:rPr>
                <w:spacing w:val="29"/>
                <w:w w:val="105"/>
                <w:sz w:val="24"/>
              </w:rPr>
              <w:t xml:space="preserve"> </w:t>
            </w:r>
            <w:r>
              <w:rPr>
                <w:w w:val="105"/>
                <w:sz w:val="24"/>
              </w:rPr>
              <w:t>the</w:t>
            </w:r>
            <w:r>
              <w:rPr>
                <w:spacing w:val="28"/>
                <w:w w:val="105"/>
                <w:sz w:val="24"/>
              </w:rPr>
              <w:t xml:space="preserve"> </w:t>
            </w:r>
            <w:r>
              <w:rPr>
                <w:w w:val="105"/>
                <w:sz w:val="24"/>
              </w:rPr>
              <w:t>past</w:t>
            </w:r>
            <w:r>
              <w:rPr>
                <w:spacing w:val="28"/>
                <w:w w:val="105"/>
                <w:sz w:val="24"/>
              </w:rPr>
              <w:t xml:space="preserve"> </w:t>
            </w:r>
            <w:r>
              <w:rPr>
                <w:w w:val="105"/>
                <w:sz w:val="24"/>
              </w:rPr>
              <w:t>150</w:t>
            </w:r>
            <w:r>
              <w:rPr>
                <w:spacing w:val="28"/>
                <w:w w:val="105"/>
                <w:sz w:val="24"/>
              </w:rPr>
              <w:t xml:space="preserve"> </w:t>
            </w:r>
            <w:r>
              <w:rPr>
                <w:w w:val="105"/>
                <w:sz w:val="24"/>
              </w:rPr>
              <w:t>years.</w:t>
            </w:r>
            <w:r>
              <w:rPr>
                <w:spacing w:val="30"/>
                <w:w w:val="105"/>
                <w:sz w:val="24"/>
              </w:rPr>
              <w:t xml:space="preserve"> </w:t>
            </w:r>
            <w:r>
              <w:rPr>
                <w:w w:val="105"/>
                <w:sz w:val="24"/>
              </w:rPr>
              <w:t>Nature</w:t>
            </w:r>
            <w:r>
              <w:rPr>
                <w:spacing w:val="28"/>
                <w:w w:val="105"/>
                <w:sz w:val="24"/>
              </w:rPr>
              <w:t xml:space="preserve"> </w:t>
            </w:r>
            <w:r>
              <w:rPr>
                <w:w w:val="105"/>
                <w:sz w:val="24"/>
              </w:rPr>
              <w:t>Com-</w:t>
            </w:r>
          </w:p>
        </w:tc>
      </w:tr>
      <w:tr w:rsidR="00E2709D" w14:paraId="07E80F17" w14:textId="77777777">
        <w:trPr>
          <w:trHeight w:val="388"/>
        </w:trPr>
        <w:tc>
          <w:tcPr>
            <w:tcW w:w="404" w:type="dxa"/>
          </w:tcPr>
          <w:p w14:paraId="7B0603AE" w14:textId="77777777" w:rsidR="00E2709D" w:rsidRDefault="00462487">
            <w:pPr>
              <w:pStyle w:val="TableParagraph"/>
              <w:spacing w:before="91" w:line="240" w:lineRule="auto"/>
              <w:ind w:left="32" w:right="79"/>
              <w:rPr>
                <w:rFonts w:ascii="Trebuchet MS"/>
                <w:sz w:val="12"/>
              </w:rPr>
            </w:pPr>
            <w:r>
              <w:rPr>
                <w:rFonts w:ascii="Trebuchet MS"/>
                <w:sz w:val="12"/>
              </w:rPr>
              <w:t>1025</w:t>
            </w:r>
          </w:p>
        </w:tc>
        <w:tc>
          <w:tcPr>
            <w:tcW w:w="7921" w:type="dxa"/>
          </w:tcPr>
          <w:p w14:paraId="30C81C07" w14:textId="77777777" w:rsidR="00E2709D" w:rsidRDefault="00462487">
            <w:pPr>
              <w:pStyle w:val="TableParagraph"/>
              <w:spacing w:line="269" w:lineRule="exact"/>
              <w:ind w:left="333"/>
              <w:jc w:val="left"/>
              <w:rPr>
                <w:sz w:val="24"/>
              </w:rPr>
            </w:pPr>
            <w:proofErr w:type="spellStart"/>
            <w:proofErr w:type="gramStart"/>
            <w:r>
              <w:rPr>
                <w:w w:val="105"/>
                <w:sz w:val="24"/>
              </w:rPr>
              <w:t>munications</w:t>
            </w:r>
            <w:proofErr w:type="spellEnd"/>
            <w:r>
              <w:rPr>
                <w:w w:val="105"/>
                <w:sz w:val="24"/>
              </w:rPr>
              <w:t xml:space="preserve">  9</w:t>
            </w:r>
            <w:proofErr w:type="gramEnd"/>
            <w:r>
              <w:rPr>
                <w:w w:val="105"/>
                <w:sz w:val="24"/>
              </w:rPr>
              <w:t xml:space="preserve">. </w:t>
            </w:r>
            <w:r>
              <w:rPr>
                <w:spacing w:val="40"/>
                <w:w w:val="105"/>
                <w:sz w:val="24"/>
              </w:rPr>
              <w:t xml:space="preserve"> </w:t>
            </w:r>
            <w:r>
              <w:rPr>
                <w:w w:val="105"/>
                <w:sz w:val="24"/>
              </w:rPr>
              <w:t>doi:</w:t>
            </w:r>
            <w:hyperlink r:id="rId62">
              <w:r>
                <w:rPr>
                  <w:w w:val="105"/>
                  <w:sz w:val="24"/>
                </w:rPr>
                <w:t>10.1038/s41467-018-04253-1</w:t>
              </w:r>
            </w:hyperlink>
            <w:r>
              <w:rPr>
                <w:w w:val="105"/>
                <w:sz w:val="24"/>
              </w:rPr>
              <w:t>.</w:t>
            </w:r>
          </w:p>
        </w:tc>
      </w:tr>
      <w:tr w:rsidR="00E2709D" w14:paraId="7DCE9A56" w14:textId="77777777">
        <w:trPr>
          <w:trHeight w:val="388"/>
        </w:trPr>
        <w:tc>
          <w:tcPr>
            <w:tcW w:w="404" w:type="dxa"/>
          </w:tcPr>
          <w:p w14:paraId="6C9790F6" w14:textId="77777777" w:rsidR="00E2709D" w:rsidRDefault="00E2709D">
            <w:pPr>
              <w:pStyle w:val="TableParagraph"/>
              <w:spacing w:before="7" w:line="240" w:lineRule="auto"/>
              <w:jc w:val="left"/>
              <w:rPr>
                <w:sz w:val="15"/>
              </w:rPr>
            </w:pPr>
          </w:p>
          <w:p w14:paraId="0DA122A2" w14:textId="77777777" w:rsidR="00E2709D" w:rsidRDefault="00462487">
            <w:pPr>
              <w:pStyle w:val="TableParagraph"/>
              <w:spacing w:before="1" w:line="240" w:lineRule="auto"/>
              <w:ind w:left="32" w:right="79"/>
              <w:rPr>
                <w:rFonts w:ascii="Trebuchet MS"/>
                <w:sz w:val="12"/>
              </w:rPr>
            </w:pPr>
            <w:bookmarkStart w:id="616" w:name="_bookmark57"/>
            <w:bookmarkEnd w:id="616"/>
            <w:r>
              <w:rPr>
                <w:rFonts w:ascii="Trebuchet MS"/>
                <w:sz w:val="12"/>
              </w:rPr>
              <w:t>1026</w:t>
            </w:r>
          </w:p>
        </w:tc>
        <w:tc>
          <w:tcPr>
            <w:tcW w:w="7921" w:type="dxa"/>
          </w:tcPr>
          <w:p w14:paraId="79BA5EAA" w14:textId="77777777" w:rsidR="00E2709D" w:rsidRDefault="00462487">
            <w:pPr>
              <w:pStyle w:val="TableParagraph"/>
              <w:tabs>
                <w:tab w:val="left" w:pos="2479"/>
              </w:tabs>
              <w:spacing w:before="75" w:line="240" w:lineRule="auto"/>
              <w:ind w:right="51"/>
              <w:jc w:val="right"/>
              <w:rPr>
                <w:sz w:val="24"/>
              </w:rPr>
            </w:pPr>
            <w:proofErr w:type="spellStart"/>
            <w:proofErr w:type="gramStart"/>
            <w:r>
              <w:rPr>
                <w:w w:val="105"/>
                <w:sz w:val="24"/>
              </w:rPr>
              <w:t>Roebber</w:t>
            </w:r>
            <w:proofErr w:type="spellEnd"/>
            <w:r>
              <w:rPr>
                <w:w w:val="105"/>
                <w:sz w:val="24"/>
              </w:rPr>
              <w:t xml:space="preserve">, </w:t>
            </w:r>
            <w:r>
              <w:rPr>
                <w:spacing w:val="33"/>
                <w:w w:val="105"/>
                <w:sz w:val="24"/>
              </w:rPr>
              <w:t xml:space="preserve"> </w:t>
            </w:r>
            <w:r>
              <w:rPr>
                <w:w w:val="105"/>
                <w:sz w:val="24"/>
              </w:rPr>
              <w:t>P.J.</w:t>
            </w:r>
            <w:proofErr w:type="gramEnd"/>
            <w:r>
              <w:rPr>
                <w:w w:val="105"/>
                <w:sz w:val="24"/>
              </w:rPr>
              <w:t xml:space="preserve">, </w:t>
            </w:r>
            <w:r>
              <w:rPr>
                <w:spacing w:val="34"/>
                <w:w w:val="105"/>
                <w:sz w:val="24"/>
              </w:rPr>
              <w:t xml:space="preserve"> </w:t>
            </w:r>
            <w:r>
              <w:rPr>
                <w:w w:val="105"/>
                <w:sz w:val="24"/>
              </w:rPr>
              <w:t>2009.</w:t>
            </w:r>
            <w:r>
              <w:rPr>
                <w:w w:val="105"/>
                <w:sz w:val="24"/>
              </w:rPr>
              <w:tab/>
              <w:t>Visualizing</w:t>
            </w:r>
            <w:r>
              <w:rPr>
                <w:spacing w:val="1"/>
                <w:w w:val="105"/>
                <w:sz w:val="24"/>
              </w:rPr>
              <w:t xml:space="preserve"> </w:t>
            </w:r>
            <w:proofErr w:type="gramStart"/>
            <w:r>
              <w:rPr>
                <w:w w:val="105"/>
                <w:sz w:val="24"/>
              </w:rPr>
              <w:t>multiple  measures</w:t>
            </w:r>
            <w:proofErr w:type="gramEnd"/>
            <w:r>
              <w:rPr>
                <w:w w:val="105"/>
                <w:sz w:val="24"/>
              </w:rPr>
              <w:t xml:space="preserve">  of </w:t>
            </w:r>
            <w:r>
              <w:rPr>
                <w:spacing w:val="1"/>
                <w:w w:val="105"/>
                <w:sz w:val="24"/>
              </w:rPr>
              <w:t xml:space="preserve"> </w:t>
            </w:r>
            <w:r>
              <w:rPr>
                <w:w w:val="105"/>
                <w:sz w:val="24"/>
              </w:rPr>
              <w:t>forecast  quality.</w:t>
            </w:r>
          </w:p>
        </w:tc>
      </w:tr>
      <w:tr w:rsidR="00E2709D" w14:paraId="2097EC25" w14:textId="77777777">
        <w:trPr>
          <w:trHeight w:val="388"/>
        </w:trPr>
        <w:tc>
          <w:tcPr>
            <w:tcW w:w="404" w:type="dxa"/>
          </w:tcPr>
          <w:p w14:paraId="7A03DBBC" w14:textId="77777777" w:rsidR="00E2709D" w:rsidRDefault="00462487">
            <w:pPr>
              <w:pStyle w:val="TableParagraph"/>
              <w:spacing w:before="91" w:line="240" w:lineRule="auto"/>
              <w:ind w:left="32" w:right="79"/>
              <w:rPr>
                <w:rFonts w:ascii="Trebuchet MS"/>
                <w:sz w:val="12"/>
              </w:rPr>
            </w:pPr>
            <w:r>
              <w:rPr>
                <w:rFonts w:ascii="Trebuchet MS"/>
                <w:sz w:val="12"/>
              </w:rPr>
              <w:t>1027</w:t>
            </w:r>
          </w:p>
        </w:tc>
        <w:tc>
          <w:tcPr>
            <w:tcW w:w="7921" w:type="dxa"/>
          </w:tcPr>
          <w:p w14:paraId="0111BD4D" w14:textId="77777777" w:rsidR="00E2709D" w:rsidRDefault="00462487">
            <w:pPr>
              <w:pStyle w:val="TableParagraph"/>
              <w:spacing w:line="269" w:lineRule="exact"/>
              <w:ind w:left="333"/>
              <w:jc w:val="left"/>
              <w:rPr>
                <w:sz w:val="24"/>
              </w:rPr>
            </w:pPr>
            <w:r>
              <w:rPr>
                <w:sz w:val="24"/>
              </w:rPr>
              <w:t>Weather</w:t>
            </w:r>
            <w:r>
              <w:rPr>
                <w:spacing w:val="39"/>
                <w:sz w:val="24"/>
              </w:rPr>
              <w:t xml:space="preserve"> </w:t>
            </w:r>
            <w:r>
              <w:rPr>
                <w:sz w:val="24"/>
              </w:rPr>
              <w:t>and</w:t>
            </w:r>
            <w:r>
              <w:rPr>
                <w:spacing w:val="40"/>
                <w:sz w:val="24"/>
              </w:rPr>
              <w:t xml:space="preserve"> </w:t>
            </w:r>
            <w:r>
              <w:rPr>
                <w:sz w:val="24"/>
              </w:rPr>
              <w:t>Forecasting</w:t>
            </w:r>
            <w:r>
              <w:rPr>
                <w:spacing w:val="41"/>
                <w:sz w:val="24"/>
              </w:rPr>
              <w:t xml:space="preserve"> </w:t>
            </w:r>
            <w:r>
              <w:rPr>
                <w:sz w:val="24"/>
              </w:rPr>
              <w:t>24,</w:t>
            </w:r>
            <w:r>
              <w:rPr>
                <w:spacing w:val="39"/>
                <w:sz w:val="24"/>
              </w:rPr>
              <w:t xml:space="preserve"> </w:t>
            </w:r>
            <w:r>
              <w:rPr>
                <w:sz w:val="24"/>
              </w:rPr>
              <w:t>601–608.</w:t>
            </w:r>
            <w:r>
              <w:rPr>
                <w:spacing w:val="19"/>
                <w:sz w:val="24"/>
              </w:rPr>
              <w:t xml:space="preserve"> </w:t>
            </w:r>
            <w:r>
              <w:rPr>
                <w:sz w:val="24"/>
              </w:rPr>
              <w:t>doi:</w:t>
            </w:r>
            <w:hyperlink r:id="rId63">
              <w:r>
                <w:rPr>
                  <w:sz w:val="24"/>
                </w:rPr>
                <w:t>10.1175/2008WAF2222159.1</w:t>
              </w:r>
            </w:hyperlink>
            <w:r>
              <w:rPr>
                <w:sz w:val="24"/>
              </w:rPr>
              <w:t>.</w:t>
            </w:r>
          </w:p>
        </w:tc>
      </w:tr>
      <w:tr w:rsidR="00E2709D" w14:paraId="40EC75BA" w14:textId="77777777">
        <w:trPr>
          <w:trHeight w:val="388"/>
        </w:trPr>
        <w:tc>
          <w:tcPr>
            <w:tcW w:w="404" w:type="dxa"/>
          </w:tcPr>
          <w:p w14:paraId="7F4B119E" w14:textId="77777777" w:rsidR="00E2709D" w:rsidRDefault="00E2709D">
            <w:pPr>
              <w:pStyle w:val="TableParagraph"/>
              <w:spacing w:before="7" w:line="240" w:lineRule="auto"/>
              <w:jc w:val="left"/>
              <w:rPr>
                <w:sz w:val="15"/>
              </w:rPr>
            </w:pPr>
          </w:p>
          <w:p w14:paraId="7DEFDF5B" w14:textId="77777777" w:rsidR="00E2709D" w:rsidRDefault="00462487">
            <w:pPr>
              <w:pStyle w:val="TableParagraph"/>
              <w:spacing w:before="1" w:line="240" w:lineRule="auto"/>
              <w:ind w:left="32" w:right="79"/>
              <w:rPr>
                <w:rFonts w:ascii="Trebuchet MS"/>
                <w:sz w:val="12"/>
              </w:rPr>
            </w:pPr>
            <w:bookmarkStart w:id="617" w:name="_bookmark58"/>
            <w:bookmarkEnd w:id="617"/>
            <w:r>
              <w:rPr>
                <w:rFonts w:ascii="Trebuchet MS"/>
                <w:sz w:val="12"/>
              </w:rPr>
              <w:t>1028</w:t>
            </w:r>
          </w:p>
        </w:tc>
        <w:tc>
          <w:tcPr>
            <w:tcW w:w="7921" w:type="dxa"/>
          </w:tcPr>
          <w:p w14:paraId="76589F84" w14:textId="77777777" w:rsidR="00E2709D" w:rsidRDefault="00462487">
            <w:pPr>
              <w:pStyle w:val="TableParagraph"/>
              <w:spacing w:before="75" w:line="240" w:lineRule="auto"/>
              <w:ind w:right="53"/>
              <w:jc w:val="right"/>
              <w:rPr>
                <w:sz w:val="24"/>
              </w:rPr>
            </w:pPr>
            <w:proofErr w:type="spellStart"/>
            <w:r>
              <w:rPr>
                <w:w w:val="110"/>
                <w:sz w:val="24"/>
              </w:rPr>
              <w:t>Thielen</w:t>
            </w:r>
            <w:proofErr w:type="spellEnd"/>
            <w:r>
              <w:rPr>
                <w:w w:val="110"/>
                <w:sz w:val="24"/>
              </w:rPr>
              <w:t>,</w:t>
            </w:r>
            <w:r>
              <w:rPr>
                <w:spacing w:val="13"/>
                <w:w w:val="110"/>
                <w:sz w:val="24"/>
              </w:rPr>
              <w:t xml:space="preserve"> </w:t>
            </w:r>
            <w:r>
              <w:rPr>
                <w:w w:val="110"/>
                <w:sz w:val="24"/>
              </w:rPr>
              <w:t>J.,</w:t>
            </w:r>
            <w:r>
              <w:rPr>
                <w:spacing w:val="13"/>
                <w:w w:val="110"/>
                <w:sz w:val="24"/>
              </w:rPr>
              <w:t xml:space="preserve"> </w:t>
            </w:r>
            <w:proofErr w:type="spellStart"/>
            <w:r>
              <w:rPr>
                <w:w w:val="110"/>
                <w:sz w:val="24"/>
              </w:rPr>
              <w:t>Bartholmes</w:t>
            </w:r>
            <w:proofErr w:type="spellEnd"/>
            <w:r>
              <w:rPr>
                <w:w w:val="110"/>
                <w:sz w:val="24"/>
              </w:rPr>
              <w:t>,</w:t>
            </w:r>
            <w:r>
              <w:rPr>
                <w:spacing w:val="13"/>
                <w:w w:val="110"/>
                <w:sz w:val="24"/>
              </w:rPr>
              <w:t xml:space="preserve"> </w:t>
            </w:r>
            <w:r>
              <w:rPr>
                <w:w w:val="110"/>
                <w:sz w:val="24"/>
              </w:rPr>
              <w:t>J.,</w:t>
            </w:r>
            <w:r>
              <w:rPr>
                <w:spacing w:val="13"/>
                <w:w w:val="110"/>
                <w:sz w:val="24"/>
              </w:rPr>
              <w:t xml:space="preserve"> </w:t>
            </w:r>
            <w:r>
              <w:rPr>
                <w:w w:val="110"/>
                <w:sz w:val="24"/>
              </w:rPr>
              <w:t>Ramos,</w:t>
            </w:r>
            <w:r>
              <w:rPr>
                <w:spacing w:val="13"/>
                <w:w w:val="110"/>
                <w:sz w:val="24"/>
              </w:rPr>
              <w:t xml:space="preserve"> </w:t>
            </w:r>
            <w:r>
              <w:rPr>
                <w:w w:val="110"/>
                <w:sz w:val="24"/>
              </w:rPr>
              <w:t>M.H.,</w:t>
            </w:r>
            <w:r>
              <w:rPr>
                <w:spacing w:val="13"/>
                <w:w w:val="110"/>
                <w:sz w:val="24"/>
              </w:rPr>
              <w:t xml:space="preserve"> </w:t>
            </w:r>
            <w:r>
              <w:rPr>
                <w:w w:val="110"/>
                <w:sz w:val="24"/>
              </w:rPr>
              <w:t>Roo,</w:t>
            </w:r>
            <w:r>
              <w:rPr>
                <w:spacing w:val="14"/>
                <w:w w:val="110"/>
                <w:sz w:val="24"/>
              </w:rPr>
              <w:t xml:space="preserve"> </w:t>
            </w:r>
            <w:r>
              <w:rPr>
                <w:w w:val="110"/>
                <w:sz w:val="24"/>
              </w:rPr>
              <w:t>A.D.,</w:t>
            </w:r>
            <w:r>
              <w:rPr>
                <w:spacing w:val="13"/>
                <w:w w:val="110"/>
                <w:sz w:val="24"/>
              </w:rPr>
              <w:t xml:space="preserve"> </w:t>
            </w:r>
            <w:r>
              <w:rPr>
                <w:w w:val="110"/>
                <w:sz w:val="24"/>
              </w:rPr>
              <w:t>2009.</w:t>
            </w:r>
            <w:r>
              <w:rPr>
                <w:spacing w:val="50"/>
                <w:w w:val="110"/>
                <w:sz w:val="24"/>
              </w:rPr>
              <w:t xml:space="preserve"> </w:t>
            </w:r>
            <w:r>
              <w:rPr>
                <w:w w:val="110"/>
                <w:sz w:val="24"/>
              </w:rPr>
              <w:t>The</w:t>
            </w:r>
            <w:r>
              <w:rPr>
                <w:spacing w:val="11"/>
                <w:w w:val="110"/>
                <w:sz w:val="24"/>
              </w:rPr>
              <w:t xml:space="preserve"> </w:t>
            </w:r>
            <w:proofErr w:type="spellStart"/>
            <w:r>
              <w:rPr>
                <w:w w:val="110"/>
                <w:sz w:val="24"/>
              </w:rPr>
              <w:t>european</w:t>
            </w:r>
            <w:proofErr w:type="spellEnd"/>
          </w:p>
        </w:tc>
      </w:tr>
      <w:tr w:rsidR="00E2709D" w14:paraId="38800348" w14:textId="77777777">
        <w:trPr>
          <w:trHeight w:val="288"/>
        </w:trPr>
        <w:tc>
          <w:tcPr>
            <w:tcW w:w="404" w:type="dxa"/>
          </w:tcPr>
          <w:p w14:paraId="4A6D3444" w14:textId="77777777" w:rsidR="00E2709D" w:rsidRDefault="00462487">
            <w:pPr>
              <w:pStyle w:val="TableParagraph"/>
              <w:spacing w:before="91" w:line="240" w:lineRule="auto"/>
              <w:ind w:left="32" w:right="79"/>
              <w:rPr>
                <w:rFonts w:ascii="Trebuchet MS"/>
                <w:sz w:val="12"/>
              </w:rPr>
            </w:pPr>
            <w:r>
              <w:rPr>
                <w:rFonts w:ascii="Trebuchet MS"/>
                <w:sz w:val="12"/>
              </w:rPr>
              <w:t>1029</w:t>
            </w:r>
          </w:p>
        </w:tc>
        <w:tc>
          <w:tcPr>
            <w:tcW w:w="7921" w:type="dxa"/>
          </w:tcPr>
          <w:p w14:paraId="5A7AEA6B" w14:textId="77777777" w:rsidR="00E2709D" w:rsidRDefault="00462487">
            <w:pPr>
              <w:pStyle w:val="TableParagraph"/>
              <w:spacing w:line="269" w:lineRule="exact"/>
              <w:ind w:right="52"/>
              <w:jc w:val="right"/>
              <w:rPr>
                <w:sz w:val="24"/>
              </w:rPr>
            </w:pPr>
            <w:r>
              <w:rPr>
                <w:sz w:val="24"/>
              </w:rPr>
              <w:t>flood</w:t>
            </w:r>
            <w:r>
              <w:rPr>
                <w:spacing w:val="24"/>
                <w:sz w:val="24"/>
              </w:rPr>
              <w:t xml:space="preserve"> </w:t>
            </w:r>
            <w:r>
              <w:rPr>
                <w:sz w:val="24"/>
              </w:rPr>
              <w:t>alert</w:t>
            </w:r>
            <w:r>
              <w:rPr>
                <w:spacing w:val="23"/>
                <w:sz w:val="24"/>
              </w:rPr>
              <w:t xml:space="preserve"> </w:t>
            </w:r>
            <w:r>
              <w:rPr>
                <w:sz w:val="24"/>
              </w:rPr>
              <w:t>system</w:t>
            </w:r>
            <w:r>
              <w:rPr>
                <w:spacing w:val="23"/>
                <w:sz w:val="24"/>
              </w:rPr>
              <w:t xml:space="preserve"> </w:t>
            </w:r>
            <w:r>
              <w:rPr>
                <w:sz w:val="24"/>
              </w:rPr>
              <w:t>–</w:t>
            </w:r>
            <w:r>
              <w:rPr>
                <w:spacing w:val="22"/>
                <w:sz w:val="24"/>
              </w:rPr>
              <w:t xml:space="preserve"> </w:t>
            </w:r>
            <w:r>
              <w:rPr>
                <w:sz w:val="24"/>
              </w:rPr>
              <w:t>part</w:t>
            </w:r>
            <w:r>
              <w:rPr>
                <w:spacing w:val="25"/>
                <w:sz w:val="24"/>
              </w:rPr>
              <w:t xml:space="preserve"> </w:t>
            </w:r>
            <w:r>
              <w:rPr>
                <w:sz w:val="24"/>
              </w:rPr>
              <w:t>1:</w:t>
            </w:r>
            <w:r>
              <w:rPr>
                <w:spacing w:val="15"/>
                <w:sz w:val="24"/>
              </w:rPr>
              <w:t xml:space="preserve"> </w:t>
            </w:r>
            <w:r>
              <w:rPr>
                <w:sz w:val="24"/>
              </w:rPr>
              <w:t>Concept</w:t>
            </w:r>
            <w:r>
              <w:rPr>
                <w:spacing w:val="23"/>
                <w:sz w:val="24"/>
              </w:rPr>
              <w:t xml:space="preserve"> </w:t>
            </w:r>
            <w:r>
              <w:rPr>
                <w:sz w:val="24"/>
              </w:rPr>
              <w:t>and</w:t>
            </w:r>
            <w:r>
              <w:rPr>
                <w:spacing w:val="22"/>
                <w:sz w:val="24"/>
              </w:rPr>
              <w:t xml:space="preserve"> </w:t>
            </w:r>
            <w:r>
              <w:rPr>
                <w:sz w:val="24"/>
              </w:rPr>
              <w:t>development.</w:t>
            </w:r>
            <w:r>
              <w:rPr>
                <w:spacing w:val="43"/>
                <w:sz w:val="24"/>
              </w:rPr>
              <w:t xml:space="preserve"> </w:t>
            </w:r>
            <w:proofErr w:type="spellStart"/>
            <w:r>
              <w:rPr>
                <w:sz w:val="24"/>
              </w:rPr>
              <w:t>Hydrol</w:t>
            </w:r>
            <w:proofErr w:type="spellEnd"/>
            <w:r>
              <w:rPr>
                <w:sz w:val="24"/>
              </w:rPr>
              <w:t>.</w:t>
            </w:r>
            <w:r>
              <w:rPr>
                <w:spacing w:val="23"/>
                <w:sz w:val="24"/>
              </w:rPr>
              <w:t xml:space="preserve"> </w:t>
            </w:r>
            <w:r>
              <w:rPr>
                <w:sz w:val="24"/>
              </w:rPr>
              <w:t>Earth</w:t>
            </w:r>
            <w:r>
              <w:rPr>
                <w:spacing w:val="23"/>
                <w:sz w:val="24"/>
              </w:rPr>
              <w:t xml:space="preserve"> </w:t>
            </w:r>
            <w:r>
              <w:rPr>
                <w:sz w:val="24"/>
              </w:rPr>
              <w:t>Syst.</w:t>
            </w:r>
          </w:p>
        </w:tc>
      </w:tr>
      <w:tr w:rsidR="00E2709D" w:rsidRPr="00E749F9" w14:paraId="26FCB5E3" w14:textId="77777777">
        <w:trPr>
          <w:trHeight w:val="289"/>
        </w:trPr>
        <w:tc>
          <w:tcPr>
            <w:tcW w:w="404" w:type="dxa"/>
          </w:tcPr>
          <w:p w14:paraId="220AB707" w14:textId="77777777" w:rsidR="00E2709D" w:rsidRDefault="00462487">
            <w:pPr>
              <w:pStyle w:val="TableParagraph"/>
              <w:spacing w:before="91" w:line="240" w:lineRule="auto"/>
              <w:ind w:left="32" w:right="79"/>
              <w:rPr>
                <w:rFonts w:ascii="Trebuchet MS"/>
                <w:sz w:val="12"/>
              </w:rPr>
            </w:pPr>
            <w:r>
              <w:rPr>
                <w:rFonts w:ascii="Trebuchet MS"/>
                <w:sz w:val="12"/>
              </w:rPr>
              <w:t>1030</w:t>
            </w:r>
          </w:p>
        </w:tc>
        <w:tc>
          <w:tcPr>
            <w:tcW w:w="7921" w:type="dxa"/>
          </w:tcPr>
          <w:p w14:paraId="101C412B" w14:textId="77777777" w:rsidR="00E2709D" w:rsidRPr="0039304F" w:rsidRDefault="00462487">
            <w:pPr>
              <w:pStyle w:val="TableParagraph"/>
              <w:spacing w:line="269" w:lineRule="exact"/>
              <w:ind w:right="49"/>
              <w:jc w:val="right"/>
              <w:rPr>
                <w:sz w:val="24"/>
                <w:lang w:val="sv-SE"/>
                <w:rPrChange w:id="618" w:author="Pechlivanidis Ilias" w:date="2024-02-10T12:21:00Z">
                  <w:rPr>
                    <w:sz w:val="24"/>
                  </w:rPr>
                </w:rPrChange>
              </w:rPr>
            </w:pPr>
            <w:r w:rsidRPr="0039304F">
              <w:rPr>
                <w:w w:val="110"/>
                <w:sz w:val="24"/>
                <w:lang w:val="sv-SE"/>
                <w:rPrChange w:id="619" w:author="Pechlivanidis Ilias" w:date="2024-02-10T12:21:00Z">
                  <w:rPr>
                    <w:w w:val="110"/>
                    <w:sz w:val="24"/>
                  </w:rPr>
                </w:rPrChange>
              </w:rPr>
              <w:t>Sci</w:t>
            </w:r>
            <w:r w:rsidRPr="0039304F">
              <w:rPr>
                <w:spacing w:val="35"/>
                <w:w w:val="110"/>
                <w:sz w:val="24"/>
                <w:lang w:val="sv-SE"/>
                <w:rPrChange w:id="620" w:author="Pechlivanidis Ilias" w:date="2024-02-10T12:21:00Z">
                  <w:rPr>
                    <w:spacing w:val="35"/>
                    <w:w w:val="110"/>
                    <w:sz w:val="24"/>
                  </w:rPr>
                </w:rPrChange>
              </w:rPr>
              <w:t xml:space="preserve"> </w:t>
            </w:r>
            <w:r w:rsidRPr="0039304F">
              <w:rPr>
                <w:w w:val="110"/>
                <w:sz w:val="24"/>
                <w:lang w:val="sv-SE"/>
                <w:rPrChange w:id="621" w:author="Pechlivanidis Ilias" w:date="2024-02-10T12:21:00Z">
                  <w:rPr>
                    <w:w w:val="110"/>
                    <w:sz w:val="24"/>
                  </w:rPr>
                </w:rPrChange>
              </w:rPr>
              <w:t>13,</w:t>
            </w:r>
            <w:r w:rsidRPr="0039304F">
              <w:rPr>
                <w:spacing w:val="44"/>
                <w:w w:val="110"/>
                <w:sz w:val="24"/>
                <w:lang w:val="sv-SE"/>
                <w:rPrChange w:id="622" w:author="Pechlivanidis Ilias" w:date="2024-02-10T12:21:00Z">
                  <w:rPr>
                    <w:spacing w:val="44"/>
                    <w:w w:val="110"/>
                    <w:sz w:val="24"/>
                  </w:rPr>
                </w:rPrChange>
              </w:rPr>
              <w:t xml:space="preserve"> </w:t>
            </w:r>
            <w:r w:rsidRPr="0039304F">
              <w:rPr>
                <w:w w:val="110"/>
                <w:sz w:val="24"/>
                <w:lang w:val="sv-SE"/>
                <w:rPrChange w:id="623" w:author="Pechlivanidis Ilias" w:date="2024-02-10T12:21:00Z">
                  <w:rPr>
                    <w:w w:val="110"/>
                    <w:sz w:val="24"/>
                  </w:rPr>
                </w:rPrChange>
              </w:rPr>
              <w:t>125–140.</w:t>
            </w:r>
            <w:r w:rsidRPr="0039304F">
              <w:rPr>
                <w:spacing w:val="53"/>
                <w:w w:val="110"/>
                <w:sz w:val="24"/>
                <w:lang w:val="sv-SE"/>
                <w:rPrChange w:id="624" w:author="Pechlivanidis Ilias" w:date="2024-02-10T12:21:00Z">
                  <w:rPr>
                    <w:spacing w:val="53"/>
                    <w:w w:val="110"/>
                    <w:sz w:val="24"/>
                  </w:rPr>
                </w:rPrChange>
              </w:rPr>
              <w:t xml:space="preserve"> </w:t>
            </w:r>
            <w:r w:rsidRPr="0039304F">
              <w:rPr>
                <w:w w:val="110"/>
                <w:sz w:val="24"/>
                <w:lang w:val="sv-SE"/>
                <w:rPrChange w:id="625" w:author="Pechlivanidis Ilias" w:date="2024-02-10T12:21:00Z">
                  <w:rPr>
                    <w:w w:val="110"/>
                    <w:sz w:val="24"/>
                  </w:rPr>
                </w:rPrChange>
              </w:rPr>
              <w:t>URL:</w:t>
            </w:r>
            <w:r w:rsidRPr="0039304F">
              <w:rPr>
                <w:spacing w:val="36"/>
                <w:w w:val="110"/>
                <w:sz w:val="24"/>
                <w:lang w:val="sv-SE"/>
                <w:rPrChange w:id="626" w:author="Pechlivanidis Ilias" w:date="2024-02-10T12:21:00Z">
                  <w:rPr>
                    <w:spacing w:val="36"/>
                    <w:w w:val="110"/>
                    <w:sz w:val="24"/>
                  </w:rPr>
                </w:rPrChange>
              </w:rPr>
              <w:t xml:space="preserve"> </w:t>
            </w:r>
            <w:r>
              <w:fldChar w:fldCharType="begin"/>
            </w:r>
            <w:r w:rsidRPr="0039304F">
              <w:rPr>
                <w:lang w:val="sv-SE"/>
                <w:rPrChange w:id="627" w:author="Pechlivanidis Ilias" w:date="2024-02-10T12:21:00Z">
                  <w:rPr/>
                </w:rPrChange>
              </w:rPr>
              <w:instrText xml:space="preserve"> HYPERLINK "http://www.hydrol-earth-syst-sci.net/13/125/2009/" \h </w:instrText>
            </w:r>
            <w:r>
              <w:fldChar w:fldCharType="separate"/>
            </w:r>
            <w:r w:rsidRPr="0039304F">
              <w:rPr>
                <w:w w:val="110"/>
                <w:sz w:val="24"/>
                <w:lang w:val="sv-SE"/>
                <w:rPrChange w:id="628" w:author="Pechlivanidis Ilias" w:date="2024-02-10T12:21:00Z">
                  <w:rPr>
                    <w:w w:val="110"/>
                    <w:sz w:val="24"/>
                  </w:rPr>
                </w:rPrChange>
              </w:rPr>
              <w:t>www.hydrol-earth-syst-sci.net/13/125/2009/</w:t>
            </w:r>
            <w:r>
              <w:rPr>
                <w:w w:val="110"/>
                <w:sz w:val="24"/>
              </w:rPr>
              <w:fldChar w:fldCharType="end"/>
            </w:r>
            <w:r w:rsidRPr="0039304F">
              <w:rPr>
                <w:w w:val="110"/>
                <w:sz w:val="24"/>
                <w:lang w:val="sv-SE"/>
                <w:rPrChange w:id="629" w:author="Pechlivanidis Ilias" w:date="2024-02-10T12:21:00Z">
                  <w:rPr>
                    <w:w w:val="110"/>
                    <w:sz w:val="24"/>
                  </w:rPr>
                </w:rPrChange>
              </w:rPr>
              <w:t>,</w:t>
            </w:r>
          </w:p>
        </w:tc>
      </w:tr>
      <w:tr w:rsidR="00E2709D" w14:paraId="1DC47D0A" w14:textId="77777777">
        <w:trPr>
          <w:trHeight w:val="388"/>
        </w:trPr>
        <w:tc>
          <w:tcPr>
            <w:tcW w:w="404" w:type="dxa"/>
          </w:tcPr>
          <w:p w14:paraId="47DA7FD5" w14:textId="77777777" w:rsidR="00E2709D" w:rsidRDefault="00462487">
            <w:pPr>
              <w:pStyle w:val="TableParagraph"/>
              <w:spacing w:before="91" w:line="240" w:lineRule="auto"/>
              <w:ind w:left="32" w:right="79"/>
              <w:rPr>
                <w:rFonts w:ascii="Trebuchet MS"/>
                <w:sz w:val="12"/>
              </w:rPr>
            </w:pPr>
            <w:r>
              <w:rPr>
                <w:rFonts w:ascii="Trebuchet MS"/>
                <w:sz w:val="12"/>
              </w:rPr>
              <w:t>1031</w:t>
            </w:r>
          </w:p>
        </w:tc>
        <w:tc>
          <w:tcPr>
            <w:tcW w:w="7921" w:type="dxa"/>
          </w:tcPr>
          <w:p w14:paraId="2466FB54" w14:textId="77777777" w:rsidR="00E2709D" w:rsidRDefault="00462487">
            <w:pPr>
              <w:pStyle w:val="TableParagraph"/>
              <w:spacing w:line="268" w:lineRule="exact"/>
              <w:ind w:left="333"/>
              <w:jc w:val="left"/>
              <w:rPr>
                <w:sz w:val="24"/>
              </w:rPr>
            </w:pPr>
            <w:r>
              <w:rPr>
                <w:w w:val="110"/>
                <w:sz w:val="24"/>
              </w:rPr>
              <w:t>doi:</w:t>
            </w:r>
            <w:hyperlink r:id="rId64">
              <w:r>
                <w:rPr>
                  <w:w w:val="110"/>
                  <w:sz w:val="24"/>
                </w:rPr>
                <w:t>10.5194/hess-13-125-2009</w:t>
              </w:r>
            </w:hyperlink>
            <w:r>
              <w:rPr>
                <w:w w:val="110"/>
                <w:sz w:val="24"/>
              </w:rPr>
              <w:t>.</w:t>
            </w:r>
          </w:p>
        </w:tc>
      </w:tr>
      <w:tr w:rsidR="00E2709D" w14:paraId="4F16B5FD" w14:textId="77777777">
        <w:trPr>
          <w:trHeight w:val="388"/>
        </w:trPr>
        <w:tc>
          <w:tcPr>
            <w:tcW w:w="404" w:type="dxa"/>
          </w:tcPr>
          <w:p w14:paraId="15FDB2F7" w14:textId="77777777" w:rsidR="00E2709D" w:rsidRDefault="00E2709D">
            <w:pPr>
              <w:pStyle w:val="TableParagraph"/>
              <w:spacing w:before="7" w:line="240" w:lineRule="auto"/>
              <w:jc w:val="left"/>
              <w:rPr>
                <w:sz w:val="15"/>
              </w:rPr>
            </w:pPr>
          </w:p>
          <w:p w14:paraId="40C76866" w14:textId="77777777" w:rsidR="00E2709D" w:rsidRDefault="00462487">
            <w:pPr>
              <w:pStyle w:val="TableParagraph"/>
              <w:spacing w:before="1" w:line="240" w:lineRule="auto"/>
              <w:ind w:left="32" w:right="79"/>
              <w:rPr>
                <w:rFonts w:ascii="Trebuchet MS"/>
                <w:sz w:val="12"/>
              </w:rPr>
            </w:pPr>
            <w:bookmarkStart w:id="630" w:name="_bookmark59"/>
            <w:bookmarkEnd w:id="630"/>
            <w:r>
              <w:rPr>
                <w:rFonts w:ascii="Trebuchet MS"/>
                <w:sz w:val="12"/>
              </w:rPr>
              <w:t>1032</w:t>
            </w:r>
          </w:p>
        </w:tc>
        <w:tc>
          <w:tcPr>
            <w:tcW w:w="7921" w:type="dxa"/>
          </w:tcPr>
          <w:p w14:paraId="3CFCF383" w14:textId="77777777" w:rsidR="00E2709D" w:rsidRDefault="00462487">
            <w:pPr>
              <w:pStyle w:val="TableParagraph"/>
              <w:spacing w:before="75" w:line="240" w:lineRule="auto"/>
              <w:ind w:right="50"/>
              <w:jc w:val="right"/>
              <w:rPr>
                <w:sz w:val="24"/>
              </w:rPr>
            </w:pPr>
            <w:r>
              <w:rPr>
                <w:sz w:val="24"/>
              </w:rPr>
              <w:t>WMO,</w:t>
            </w:r>
            <w:r>
              <w:rPr>
                <w:spacing w:val="54"/>
                <w:sz w:val="24"/>
              </w:rPr>
              <w:t xml:space="preserve"> </w:t>
            </w:r>
            <w:r>
              <w:rPr>
                <w:sz w:val="24"/>
              </w:rPr>
              <w:t>2021.</w:t>
            </w:r>
            <w:r>
              <w:rPr>
                <w:spacing w:val="69"/>
                <w:sz w:val="24"/>
              </w:rPr>
              <w:t xml:space="preserve"> </w:t>
            </w:r>
            <w:r>
              <w:rPr>
                <w:sz w:val="24"/>
              </w:rPr>
              <w:t>WMO</w:t>
            </w:r>
            <w:r>
              <w:rPr>
                <w:spacing w:val="54"/>
                <w:sz w:val="24"/>
              </w:rPr>
              <w:t xml:space="preserve"> </w:t>
            </w:r>
            <w:r>
              <w:rPr>
                <w:sz w:val="24"/>
              </w:rPr>
              <w:t>Atlas</w:t>
            </w:r>
            <w:r>
              <w:rPr>
                <w:spacing w:val="55"/>
                <w:sz w:val="24"/>
              </w:rPr>
              <w:t xml:space="preserve"> </w:t>
            </w:r>
            <w:r>
              <w:rPr>
                <w:sz w:val="24"/>
              </w:rPr>
              <w:t>of</w:t>
            </w:r>
            <w:r>
              <w:rPr>
                <w:spacing w:val="54"/>
                <w:sz w:val="24"/>
              </w:rPr>
              <w:t xml:space="preserve"> </w:t>
            </w:r>
            <w:r>
              <w:rPr>
                <w:sz w:val="24"/>
              </w:rPr>
              <w:t>mortality</w:t>
            </w:r>
            <w:r>
              <w:rPr>
                <w:spacing w:val="54"/>
                <w:sz w:val="24"/>
              </w:rPr>
              <w:t xml:space="preserve"> </w:t>
            </w:r>
            <w:r>
              <w:rPr>
                <w:sz w:val="24"/>
              </w:rPr>
              <w:t>and</w:t>
            </w:r>
            <w:r>
              <w:rPr>
                <w:spacing w:val="55"/>
                <w:sz w:val="24"/>
              </w:rPr>
              <w:t xml:space="preserve"> </w:t>
            </w:r>
            <w:r>
              <w:rPr>
                <w:sz w:val="24"/>
              </w:rPr>
              <w:t>economic</w:t>
            </w:r>
            <w:r>
              <w:rPr>
                <w:spacing w:val="54"/>
                <w:sz w:val="24"/>
              </w:rPr>
              <w:t xml:space="preserve"> </w:t>
            </w:r>
            <w:r>
              <w:rPr>
                <w:sz w:val="24"/>
              </w:rPr>
              <w:t>losses</w:t>
            </w:r>
            <w:r>
              <w:rPr>
                <w:spacing w:val="54"/>
                <w:sz w:val="24"/>
              </w:rPr>
              <w:t xml:space="preserve"> </w:t>
            </w:r>
            <w:r>
              <w:rPr>
                <w:sz w:val="24"/>
              </w:rPr>
              <w:t>from</w:t>
            </w:r>
            <w:r>
              <w:rPr>
                <w:spacing w:val="55"/>
                <w:sz w:val="24"/>
              </w:rPr>
              <w:t xml:space="preserve"> </w:t>
            </w:r>
            <w:r>
              <w:rPr>
                <w:sz w:val="24"/>
              </w:rPr>
              <w:t>weather,</w:t>
            </w:r>
          </w:p>
        </w:tc>
      </w:tr>
      <w:tr w:rsidR="00E2709D" w14:paraId="6EB2F616" w14:textId="77777777">
        <w:trPr>
          <w:trHeight w:val="288"/>
        </w:trPr>
        <w:tc>
          <w:tcPr>
            <w:tcW w:w="404" w:type="dxa"/>
          </w:tcPr>
          <w:p w14:paraId="35509D1A" w14:textId="77777777" w:rsidR="00E2709D" w:rsidRDefault="00462487">
            <w:pPr>
              <w:pStyle w:val="TableParagraph"/>
              <w:spacing w:before="91" w:line="240" w:lineRule="auto"/>
              <w:ind w:left="32" w:right="79"/>
              <w:rPr>
                <w:rFonts w:ascii="Trebuchet MS"/>
                <w:sz w:val="12"/>
              </w:rPr>
            </w:pPr>
            <w:r>
              <w:rPr>
                <w:rFonts w:ascii="Trebuchet MS"/>
                <w:sz w:val="12"/>
              </w:rPr>
              <w:t>1033</w:t>
            </w:r>
          </w:p>
        </w:tc>
        <w:tc>
          <w:tcPr>
            <w:tcW w:w="7921" w:type="dxa"/>
          </w:tcPr>
          <w:p w14:paraId="70A7C163" w14:textId="77777777" w:rsidR="00E2709D" w:rsidRDefault="00462487">
            <w:pPr>
              <w:pStyle w:val="TableParagraph"/>
              <w:spacing w:line="269" w:lineRule="exact"/>
              <w:ind w:right="49"/>
              <w:jc w:val="right"/>
              <w:rPr>
                <w:sz w:val="24"/>
              </w:rPr>
            </w:pPr>
            <w:r>
              <w:rPr>
                <w:sz w:val="24"/>
              </w:rPr>
              <w:t>climate</w:t>
            </w:r>
            <w:r>
              <w:rPr>
                <w:spacing w:val="31"/>
                <w:sz w:val="24"/>
              </w:rPr>
              <w:t xml:space="preserve"> </w:t>
            </w:r>
            <w:r>
              <w:rPr>
                <w:sz w:val="24"/>
              </w:rPr>
              <w:t>and</w:t>
            </w:r>
            <w:r>
              <w:rPr>
                <w:spacing w:val="32"/>
                <w:sz w:val="24"/>
              </w:rPr>
              <w:t xml:space="preserve"> </w:t>
            </w:r>
            <w:r>
              <w:rPr>
                <w:sz w:val="24"/>
              </w:rPr>
              <w:t>water</w:t>
            </w:r>
            <w:r>
              <w:rPr>
                <w:spacing w:val="31"/>
                <w:sz w:val="24"/>
              </w:rPr>
              <w:t xml:space="preserve"> </w:t>
            </w:r>
            <w:r>
              <w:rPr>
                <w:sz w:val="24"/>
              </w:rPr>
              <w:t>extremes</w:t>
            </w:r>
            <w:r>
              <w:rPr>
                <w:spacing w:val="32"/>
                <w:sz w:val="24"/>
              </w:rPr>
              <w:t xml:space="preserve"> </w:t>
            </w:r>
            <w:r>
              <w:rPr>
                <w:sz w:val="24"/>
              </w:rPr>
              <w:t>(1970-2019).</w:t>
            </w:r>
            <w:r>
              <w:rPr>
                <w:spacing w:val="5"/>
                <w:sz w:val="24"/>
              </w:rPr>
              <w:t xml:space="preserve"> </w:t>
            </w:r>
            <w:r>
              <w:rPr>
                <w:sz w:val="24"/>
              </w:rPr>
              <w:t>Technical</w:t>
            </w:r>
            <w:r>
              <w:rPr>
                <w:spacing w:val="32"/>
                <w:sz w:val="24"/>
              </w:rPr>
              <w:t xml:space="preserve"> </w:t>
            </w:r>
            <w:r>
              <w:rPr>
                <w:sz w:val="24"/>
              </w:rPr>
              <w:t>Report.</w:t>
            </w:r>
            <w:r>
              <w:rPr>
                <w:spacing w:val="31"/>
                <w:sz w:val="24"/>
              </w:rPr>
              <w:t xml:space="preserve"> </w:t>
            </w:r>
            <w:r>
              <w:rPr>
                <w:sz w:val="24"/>
              </w:rPr>
              <w:t>World</w:t>
            </w:r>
            <w:r>
              <w:rPr>
                <w:spacing w:val="32"/>
                <w:sz w:val="24"/>
              </w:rPr>
              <w:t xml:space="preserve"> </w:t>
            </w:r>
            <w:proofErr w:type="spellStart"/>
            <w:r>
              <w:rPr>
                <w:sz w:val="24"/>
              </w:rPr>
              <w:t>Meteo</w:t>
            </w:r>
            <w:proofErr w:type="spellEnd"/>
            <w:r>
              <w:rPr>
                <w:sz w:val="24"/>
              </w:rPr>
              <w:t>-</w:t>
            </w:r>
          </w:p>
        </w:tc>
      </w:tr>
      <w:tr w:rsidR="00E2709D" w14:paraId="1B467F01" w14:textId="77777777">
        <w:trPr>
          <w:trHeight w:val="264"/>
        </w:trPr>
        <w:tc>
          <w:tcPr>
            <w:tcW w:w="404" w:type="dxa"/>
          </w:tcPr>
          <w:p w14:paraId="6297A566" w14:textId="77777777" w:rsidR="00E2709D" w:rsidRDefault="00462487">
            <w:pPr>
              <w:pStyle w:val="TableParagraph"/>
              <w:spacing w:before="91" w:line="240" w:lineRule="auto"/>
              <w:ind w:left="32" w:right="79"/>
              <w:rPr>
                <w:rFonts w:ascii="Trebuchet MS"/>
                <w:sz w:val="12"/>
              </w:rPr>
            </w:pPr>
            <w:r>
              <w:rPr>
                <w:rFonts w:ascii="Trebuchet MS"/>
                <w:sz w:val="12"/>
              </w:rPr>
              <w:t>1034</w:t>
            </w:r>
          </w:p>
        </w:tc>
        <w:tc>
          <w:tcPr>
            <w:tcW w:w="7921" w:type="dxa"/>
          </w:tcPr>
          <w:p w14:paraId="6EB11A2F" w14:textId="77777777" w:rsidR="00E2709D" w:rsidRDefault="00462487">
            <w:pPr>
              <w:pStyle w:val="TableParagraph"/>
              <w:spacing w:line="244" w:lineRule="exact"/>
              <w:ind w:left="333"/>
              <w:jc w:val="left"/>
              <w:rPr>
                <w:sz w:val="24"/>
              </w:rPr>
            </w:pPr>
            <w:proofErr w:type="spellStart"/>
            <w:r>
              <w:rPr>
                <w:w w:val="105"/>
                <w:sz w:val="24"/>
              </w:rPr>
              <w:t>rological</w:t>
            </w:r>
            <w:proofErr w:type="spellEnd"/>
            <w:r>
              <w:rPr>
                <w:spacing w:val="10"/>
                <w:w w:val="105"/>
                <w:sz w:val="24"/>
              </w:rPr>
              <w:t xml:space="preserve"> </w:t>
            </w:r>
            <w:r>
              <w:rPr>
                <w:w w:val="105"/>
                <w:sz w:val="24"/>
              </w:rPr>
              <w:t>Organization.</w:t>
            </w:r>
            <w:r>
              <w:rPr>
                <w:spacing w:val="11"/>
                <w:w w:val="105"/>
                <w:sz w:val="24"/>
              </w:rPr>
              <w:t xml:space="preserve"> </w:t>
            </w:r>
            <w:r>
              <w:rPr>
                <w:w w:val="105"/>
                <w:sz w:val="24"/>
              </w:rPr>
              <w:t>Geneva.</w:t>
            </w:r>
          </w:p>
        </w:tc>
      </w:tr>
    </w:tbl>
    <w:p w14:paraId="7A82FBA3" w14:textId="77777777" w:rsidR="00E2709D" w:rsidRDefault="00E2709D">
      <w:pPr>
        <w:spacing w:line="244" w:lineRule="exact"/>
        <w:rPr>
          <w:sz w:val="24"/>
        </w:rPr>
        <w:sectPr w:rsidR="00E2709D">
          <w:type w:val="continuous"/>
          <w:pgSz w:w="12240" w:h="15840"/>
          <w:pgMar w:top="1500" w:right="1720" w:bottom="280" w:left="1600" w:header="720" w:footer="720" w:gutter="0"/>
          <w:cols w:space="720"/>
        </w:sectPr>
      </w:pPr>
    </w:p>
    <w:p w14:paraId="0DFC97DA" w14:textId="77777777" w:rsidR="00E2709D" w:rsidRDefault="00E2709D">
      <w:pPr>
        <w:pStyle w:val="BodyText"/>
        <w:rPr>
          <w:sz w:val="20"/>
        </w:rPr>
      </w:pPr>
    </w:p>
    <w:p w14:paraId="2E5A2E95" w14:textId="77777777" w:rsidR="00E2709D" w:rsidRDefault="00E2709D">
      <w:pPr>
        <w:pStyle w:val="BodyText"/>
        <w:rPr>
          <w:sz w:val="20"/>
        </w:rPr>
      </w:pPr>
    </w:p>
    <w:p w14:paraId="54B9E04C" w14:textId="77777777" w:rsidR="00E2709D" w:rsidRDefault="00E2709D">
      <w:pPr>
        <w:pStyle w:val="BodyText"/>
        <w:rPr>
          <w:sz w:val="20"/>
        </w:rPr>
      </w:pPr>
    </w:p>
    <w:p w14:paraId="79DE9919" w14:textId="77777777" w:rsidR="00E2709D" w:rsidRDefault="00E2709D">
      <w:pPr>
        <w:pStyle w:val="BodyText"/>
        <w:spacing w:before="11"/>
        <w:rPr>
          <w:sz w:val="19"/>
        </w:rPr>
      </w:pPr>
    </w:p>
    <w:p w14:paraId="6BA45DF3" w14:textId="77777777" w:rsidR="00E2709D" w:rsidRDefault="00E2709D">
      <w:pPr>
        <w:rPr>
          <w:sz w:val="19"/>
        </w:rPr>
        <w:sectPr w:rsidR="00E2709D">
          <w:pgSz w:w="12240" w:h="15840"/>
          <w:pgMar w:top="1500" w:right="1720" w:bottom="1960" w:left="1600" w:header="0" w:footer="1777" w:gutter="0"/>
          <w:cols w:space="720"/>
        </w:sectPr>
      </w:pPr>
    </w:p>
    <w:p w14:paraId="1BB51583" w14:textId="77777777" w:rsidR="00E2709D" w:rsidRDefault="00E2709D">
      <w:pPr>
        <w:pStyle w:val="BodyText"/>
        <w:spacing w:before="8"/>
        <w:rPr>
          <w:sz w:val="13"/>
        </w:rPr>
      </w:pPr>
    </w:p>
    <w:p w14:paraId="0D06FB2A" w14:textId="77777777" w:rsidR="00E2709D" w:rsidRDefault="00462487">
      <w:pPr>
        <w:ind w:left="163"/>
        <w:rPr>
          <w:rFonts w:ascii="Trebuchet MS"/>
          <w:sz w:val="12"/>
        </w:rPr>
      </w:pPr>
      <w:bookmarkStart w:id="631" w:name="_bookmark60"/>
      <w:bookmarkEnd w:id="631"/>
      <w:r>
        <w:rPr>
          <w:rFonts w:ascii="Trebuchet MS"/>
          <w:sz w:val="12"/>
        </w:rPr>
        <w:t>1035</w:t>
      </w:r>
    </w:p>
    <w:p w14:paraId="5FDE330D" w14:textId="77777777" w:rsidR="00E2709D" w:rsidRDefault="00E2709D">
      <w:pPr>
        <w:pStyle w:val="BodyText"/>
        <w:spacing w:before="10"/>
        <w:rPr>
          <w:rFonts w:ascii="Trebuchet MS"/>
          <w:sz w:val="12"/>
        </w:rPr>
      </w:pPr>
    </w:p>
    <w:p w14:paraId="6A596DC9" w14:textId="77777777" w:rsidR="00E2709D" w:rsidRDefault="00462487">
      <w:pPr>
        <w:ind w:left="163"/>
        <w:rPr>
          <w:rFonts w:ascii="Trebuchet MS"/>
          <w:sz w:val="12"/>
        </w:rPr>
      </w:pPr>
      <w:r>
        <w:rPr>
          <w:rFonts w:ascii="Trebuchet MS"/>
          <w:sz w:val="12"/>
        </w:rPr>
        <w:t>1036</w:t>
      </w:r>
    </w:p>
    <w:p w14:paraId="03D59FB9" w14:textId="77777777" w:rsidR="00E2709D" w:rsidRDefault="00E2709D">
      <w:pPr>
        <w:pStyle w:val="BodyText"/>
        <w:spacing w:before="10"/>
        <w:rPr>
          <w:rFonts w:ascii="Trebuchet MS"/>
          <w:sz w:val="12"/>
        </w:rPr>
      </w:pPr>
    </w:p>
    <w:p w14:paraId="355D3EAB" w14:textId="77777777" w:rsidR="00E2709D" w:rsidRDefault="00462487">
      <w:pPr>
        <w:spacing w:before="1"/>
        <w:ind w:left="163"/>
        <w:rPr>
          <w:rFonts w:ascii="Trebuchet MS"/>
          <w:sz w:val="12"/>
        </w:rPr>
      </w:pPr>
      <w:r>
        <w:rPr>
          <w:rFonts w:ascii="Trebuchet MS"/>
          <w:sz w:val="12"/>
        </w:rPr>
        <w:t>1037</w:t>
      </w:r>
    </w:p>
    <w:p w14:paraId="553A0461" w14:textId="77777777" w:rsidR="00E2709D" w:rsidRDefault="00E2709D">
      <w:pPr>
        <w:pStyle w:val="BodyText"/>
        <w:spacing w:before="10"/>
        <w:rPr>
          <w:rFonts w:ascii="Trebuchet MS"/>
          <w:sz w:val="12"/>
        </w:rPr>
      </w:pPr>
    </w:p>
    <w:p w14:paraId="2DC6EA69" w14:textId="77777777" w:rsidR="00E2709D" w:rsidRDefault="00462487">
      <w:pPr>
        <w:ind w:left="163"/>
        <w:rPr>
          <w:rFonts w:ascii="Trebuchet MS"/>
          <w:sz w:val="12"/>
        </w:rPr>
      </w:pPr>
      <w:r>
        <w:rPr>
          <w:rFonts w:ascii="Trebuchet MS"/>
          <w:sz w:val="12"/>
        </w:rPr>
        <w:t>1038</w:t>
      </w:r>
    </w:p>
    <w:p w14:paraId="431B8A92" w14:textId="77777777" w:rsidR="00E2709D" w:rsidRDefault="00462487">
      <w:pPr>
        <w:pStyle w:val="BodyText"/>
        <w:spacing w:before="51" w:line="291" w:lineRule="exact"/>
        <w:ind w:left="159"/>
      </w:pPr>
      <w:r>
        <w:br w:type="column"/>
      </w:r>
      <w:r>
        <w:rPr>
          <w:w w:val="115"/>
        </w:rPr>
        <w:t>Yang,</w:t>
      </w:r>
      <w:r>
        <w:rPr>
          <w:spacing w:val="8"/>
          <w:w w:val="115"/>
        </w:rPr>
        <w:t xml:space="preserve"> </w:t>
      </w:r>
      <w:r>
        <w:rPr>
          <w:w w:val="115"/>
        </w:rPr>
        <w:t>S.C.,</w:t>
      </w:r>
      <w:r>
        <w:rPr>
          <w:spacing w:val="10"/>
          <w:w w:val="115"/>
        </w:rPr>
        <w:t xml:space="preserve"> </w:t>
      </w:r>
      <w:r>
        <w:rPr>
          <w:w w:val="115"/>
        </w:rPr>
        <w:t>Yang,</w:t>
      </w:r>
      <w:r>
        <w:rPr>
          <w:spacing w:val="9"/>
          <w:w w:val="115"/>
        </w:rPr>
        <w:t xml:space="preserve"> </w:t>
      </w:r>
      <w:r>
        <w:rPr>
          <w:w w:val="115"/>
        </w:rPr>
        <w:t>T.H.,</w:t>
      </w:r>
      <w:r>
        <w:rPr>
          <w:spacing w:val="9"/>
          <w:w w:val="115"/>
        </w:rPr>
        <w:t xml:space="preserve"> </w:t>
      </w:r>
      <w:r>
        <w:rPr>
          <w:w w:val="115"/>
        </w:rPr>
        <w:t>Chang,</w:t>
      </w:r>
      <w:r>
        <w:rPr>
          <w:spacing w:val="8"/>
          <w:w w:val="115"/>
        </w:rPr>
        <w:t xml:space="preserve"> </w:t>
      </w:r>
      <w:r>
        <w:rPr>
          <w:w w:val="115"/>
        </w:rPr>
        <w:t>Y.C.,</w:t>
      </w:r>
      <w:r>
        <w:rPr>
          <w:spacing w:val="9"/>
          <w:w w:val="115"/>
        </w:rPr>
        <w:t xml:space="preserve"> </w:t>
      </w:r>
      <w:r>
        <w:rPr>
          <w:w w:val="115"/>
        </w:rPr>
        <w:t>Chen,</w:t>
      </w:r>
      <w:r>
        <w:rPr>
          <w:spacing w:val="9"/>
          <w:w w:val="115"/>
        </w:rPr>
        <w:t xml:space="preserve"> </w:t>
      </w:r>
      <w:r>
        <w:rPr>
          <w:w w:val="115"/>
        </w:rPr>
        <w:t>C.H.,</w:t>
      </w:r>
      <w:r>
        <w:rPr>
          <w:spacing w:val="9"/>
          <w:w w:val="115"/>
        </w:rPr>
        <w:t xml:space="preserve"> </w:t>
      </w:r>
      <w:r>
        <w:rPr>
          <w:w w:val="115"/>
        </w:rPr>
        <w:t>Lin,</w:t>
      </w:r>
      <w:r>
        <w:rPr>
          <w:spacing w:val="9"/>
          <w:w w:val="115"/>
        </w:rPr>
        <w:t xml:space="preserve"> </w:t>
      </w:r>
      <w:r>
        <w:rPr>
          <w:w w:val="115"/>
        </w:rPr>
        <w:t>M.Y.,</w:t>
      </w:r>
      <w:r>
        <w:rPr>
          <w:spacing w:val="9"/>
          <w:w w:val="115"/>
        </w:rPr>
        <w:t xml:space="preserve"> </w:t>
      </w:r>
      <w:r>
        <w:rPr>
          <w:w w:val="115"/>
        </w:rPr>
        <w:t>Ho,</w:t>
      </w:r>
      <w:r>
        <w:rPr>
          <w:spacing w:val="9"/>
          <w:w w:val="115"/>
        </w:rPr>
        <w:t xml:space="preserve"> </w:t>
      </w:r>
      <w:r>
        <w:rPr>
          <w:w w:val="115"/>
        </w:rPr>
        <w:t>J.Y.,</w:t>
      </w:r>
      <w:r>
        <w:rPr>
          <w:spacing w:val="9"/>
          <w:w w:val="115"/>
        </w:rPr>
        <w:t xml:space="preserve"> </w:t>
      </w:r>
      <w:r>
        <w:rPr>
          <w:w w:val="115"/>
        </w:rPr>
        <w:t>Lee,</w:t>
      </w:r>
    </w:p>
    <w:p w14:paraId="129FE75F" w14:textId="77777777" w:rsidR="00E2709D" w:rsidRDefault="00462487">
      <w:pPr>
        <w:pStyle w:val="BodyText"/>
        <w:spacing w:line="237" w:lineRule="auto"/>
        <w:ind w:left="393" w:right="528"/>
        <w:jc w:val="both"/>
      </w:pPr>
      <w:r>
        <w:rPr>
          <w:w w:val="105"/>
        </w:rPr>
        <w:t>K.T., 2020.   Development of a hydrological ensemble prediction system</w:t>
      </w:r>
      <w:r>
        <w:rPr>
          <w:spacing w:val="1"/>
          <w:w w:val="105"/>
        </w:rPr>
        <w:t xml:space="preserve"> </w:t>
      </w:r>
      <w:r>
        <w:rPr>
          <w:w w:val="105"/>
        </w:rPr>
        <w:t>to assist with decision-making for floods during typhoons.</w:t>
      </w:r>
      <w:r>
        <w:rPr>
          <w:spacing w:val="1"/>
          <w:w w:val="105"/>
        </w:rPr>
        <w:t xml:space="preserve"> </w:t>
      </w:r>
      <w:r>
        <w:rPr>
          <w:w w:val="105"/>
        </w:rPr>
        <w:t>Sustainability</w:t>
      </w:r>
      <w:r>
        <w:rPr>
          <w:spacing w:val="1"/>
          <w:w w:val="105"/>
        </w:rPr>
        <w:t xml:space="preserve"> </w:t>
      </w:r>
      <w:r>
        <w:rPr>
          <w:w w:val="105"/>
        </w:rPr>
        <w:t>(Switzerland)</w:t>
      </w:r>
      <w:r>
        <w:rPr>
          <w:spacing w:val="20"/>
          <w:w w:val="105"/>
        </w:rPr>
        <w:t xml:space="preserve"> </w:t>
      </w:r>
      <w:r>
        <w:rPr>
          <w:w w:val="105"/>
        </w:rPr>
        <w:t>12.</w:t>
      </w:r>
      <w:r>
        <w:rPr>
          <w:spacing w:val="48"/>
          <w:w w:val="105"/>
        </w:rPr>
        <w:t xml:space="preserve"> </w:t>
      </w:r>
      <w:r>
        <w:rPr>
          <w:w w:val="105"/>
        </w:rPr>
        <w:t>doi:</w:t>
      </w:r>
      <w:hyperlink r:id="rId65">
        <w:r>
          <w:rPr>
            <w:w w:val="105"/>
          </w:rPr>
          <w:t>10.3390/su12104258</w:t>
        </w:r>
      </w:hyperlink>
      <w:r>
        <w:rPr>
          <w:w w:val="105"/>
        </w:rPr>
        <w:t>.</w:t>
      </w:r>
    </w:p>
    <w:sectPr w:rsidR="00E2709D">
      <w:type w:val="continuous"/>
      <w:pgSz w:w="12240" w:h="15840"/>
      <w:pgMar w:top="1500" w:right="1720" w:bottom="280" w:left="1600" w:header="720" w:footer="720" w:gutter="0"/>
      <w:cols w:num="2" w:space="720" w:equalWidth="0">
        <w:col w:w="418" w:space="40"/>
        <w:col w:w="8462"/>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Pechlivanidis Ilias" w:date="2024-02-10T12:53:00Z" w:initials="PI">
    <w:p w14:paraId="5E56CB7F" w14:textId="28343B56" w:rsidR="00E749F9" w:rsidRDefault="00E749F9">
      <w:pPr>
        <w:pStyle w:val="CommentText"/>
      </w:pPr>
      <w:r>
        <w:rPr>
          <w:rStyle w:val="CommentReference"/>
        </w:rPr>
        <w:annotationRef/>
      </w:r>
      <w:r>
        <w:t xml:space="preserve">If you need the </w:t>
      </w:r>
      <w:proofErr w:type="spellStart"/>
      <w:r>
        <w:t>OrdID</w:t>
      </w:r>
      <w:proofErr w:type="spellEnd"/>
      <w:r>
        <w:t xml:space="preserve">, this is mine: </w:t>
      </w:r>
      <w:r w:rsidRPr="00AC6664">
        <w:t>0000-0002-3416-317X</w:t>
      </w:r>
    </w:p>
  </w:comment>
  <w:comment w:id="44" w:author="Pechlivanidis Ilias" w:date="2024-02-10T12:21:00Z" w:initials="PI">
    <w:p w14:paraId="7B37FAF0" w14:textId="77777777" w:rsidR="00E749F9" w:rsidRDefault="00E749F9">
      <w:pPr>
        <w:pStyle w:val="CommentText"/>
      </w:pPr>
      <w:r>
        <w:rPr>
          <w:rStyle w:val="CommentReference"/>
        </w:rPr>
        <w:annotationRef/>
      </w:r>
      <w:r>
        <w:t>This is not needed in the Abstract</w:t>
      </w:r>
    </w:p>
  </w:comment>
  <w:comment w:id="48" w:author="Pechlivanidis Ilias" w:date="2024-02-10T12:34:00Z" w:initials="PI">
    <w:p w14:paraId="2DA2B589" w14:textId="77777777" w:rsidR="00E749F9" w:rsidRDefault="00E749F9">
      <w:pPr>
        <w:pStyle w:val="CommentText"/>
      </w:pPr>
      <w:r>
        <w:rPr>
          <w:rStyle w:val="CommentReference"/>
        </w:rPr>
        <w:annotationRef/>
      </w:r>
      <w:r>
        <w:t>I think we need a visionary sentence to close the Abstract, which highlights the importance of this study in operational user-centric flood EWS that aims to drive actions from the first responders.</w:t>
      </w:r>
    </w:p>
  </w:comment>
  <w:comment w:id="71" w:author="Pechlivanidis Ilias" w:date="2024-02-10T12:36:00Z" w:initials="PI">
    <w:p w14:paraId="561B156C" w14:textId="77777777" w:rsidR="00E749F9" w:rsidRDefault="00E749F9">
      <w:pPr>
        <w:pStyle w:val="CommentText"/>
      </w:pPr>
      <w:r>
        <w:rPr>
          <w:rStyle w:val="CommentReference"/>
        </w:rPr>
        <w:annotationRef/>
      </w:r>
      <w:r>
        <w:t>This does not belong here. Better fits paragraph 5 in the Introduction.</w:t>
      </w:r>
    </w:p>
  </w:comment>
  <w:comment w:id="74" w:author="Pechlivanidis Ilias" w:date="2024-02-10T12:37:00Z" w:initials="PI">
    <w:p w14:paraId="6811A31A" w14:textId="77777777" w:rsidR="00E749F9" w:rsidRDefault="00E749F9">
      <w:pPr>
        <w:pStyle w:val="CommentText"/>
      </w:pPr>
      <w:r>
        <w:rPr>
          <w:rStyle w:val="CommentReference"/>
        </w:rPr>
        <w:annotationRef/>
      </w:r>
      <w:r>
        <w:t>Not only them, so it is better to say “natural and human-induced hazards”</w:t>
      </w:r>
    </w:p>
  </w:comment>
  <w:comment w:id="112" w:author="Pechlivanidis Ilias" w:date="2024-02-10T12:41:00Z" w:initials="PI">
    <w:p w14:paraId="777E5A75" w14:textId="3661A376" w:rsidR="00E749F9" w:rsidRDefault="00E749F9">
      <w:pPr>
        <w:pStyle w:val="CommentText"/>
      </w:pPr>
      <w:r>
        <w:rPr>
          <w:rStyle w:val="CommentReference"/>
        </w:rPr>
        <w:annotationRef/>
      </w:r>
      <w:r>
        <w:t xml:space="preserve">Is </w:t>
      </w:r>
      <w:proofErr w:type="spellStart"/>
      <w:r>
        <w:t>Lisflood</w:t>
      </w:r>
      <w:proofErr w:type="spellEnd"/>
      <w:r>
        <w:t xml:space="preserve"> a physically-based model? Not to my knowledge. We call these models as process-based.</w:t>
      </w:r>
    </w:p>
  </w:comment>
  <w:comment w:id="113" w:author="Pechlivanidis Ilias" w:date="2024-02-10T12:42:00Z" w:initials="PI">
    <w:p w14:paraId="5AC8C686" w14:textId="478F93A9" w:rsidR="00E749F9" w:rsidRDefault="00E749F9">
      <w:pPr>
        <w:pStyle w:val="CommentText"/>
      </w:pPr>
      <w:r>
        <w:rPr>
          <w:rStyle w:val="CommentReference"/>
        </w:rPr>
        <w:annotationRef/>
      </w:r>
      <w:r>
        <w:t xml:space="preserve">The model is </w:t>
      </w:r>
      <w:proofErr w:type="spellStart"/>
      <w:r>
        <w:t>Liflood</w:t>
      </w:r>
      <w:proofErr w:type="spellEnd"/>
      <w:r>
        <w:t xml:space="preserve">, right? And not </w:t>
      </w:r>
      <w:proofErr w:type="spellStart"/>
      <w:r>
        <w:t>Lisflood</w:t>
      </w:r>
      <w:proofErr w:type="spellEnd"/>
      <w:r>
        <w:t>-OD. Correct me if I am wrong.</w:t>
      </w:r>
    </w:p>
  </w:comment>
  <w:comment w:id="114" w:author="Jesus Casado Rodriguez [2]" w:date="2024-02-12T12:28:00Z" w:initials="CRJ(">
    <w:p w14:paraId="694516AE" w14:textId="1A83EF2C" w:rsidR="009861C4" w:rsidRDefault="009861C4">
      <w:pPr>
        <w:pStyle w:val="CommentText"/>
      </w:pPr>
      <w:r>
        <w:rPr>
          <w:rStyle w:val="CommentReference"/>
        </w:rPr>
        <w:annotationRef/>
      </w:r>
    </w:p>
  </w:comment>
  <w:comment w:id="135" w:author="Pechlivanidis Ilias" w:date="2024-02-10T12:59:00Z" w:initials="PI">
    <w:p w14:paraId="4038B1D7" w14:textId="1C6D9CD0" w:rsidR="00E749F9" w:rsidRDefault="00E749F9">
      <w:pPr>
        <w:pStyle w:val="CommentText"/>
      </w:pPr>
      <w:r>
        <w:rPr>
          <w:rStyle w:val="CommentReference"/>
        </w:rPr>
        <w:annotationRef/>
      </w:r>
      <w:r>
        <w:t xml:space="preserve">In (b) what do the colors of the predicted events, observed events mean? </w:t>
      </w:r>
      <w:proofErr w:type="gramStart"/>
      <w:r>
        <w:t>Also</w:t>
      </w:r>
      <w:proofErr w:type="gramEnd"/>
      <w:r>
        <w:t xml:space="preserve"> in observed events on 14 Jul there is a yellow boarder on the blue box.</w:t>
      </w:r>
    </w:p>
  </w:comment>
  <w:comment w:id="139" w:author="Pechlivanidis Ilias" w:date="2024-02-10T12:47:00Z" w:initials="PI">
    <w:p w14:paraId="752CEADB" w14:textId="76FCD3A4" w:rsidR="00E749F9" w:rsidRDefault="00E749F9" w:rsidP="00AC6664">
      <w:pPr>
        <w:pStyle w:val="ListParagraph"/>
        <w:widowControl/>
        <w:autoSpaceDE/>
        <w:autoSpaceDN/>
        <w:ind w:left="0" w:right="0" w:firstLine="0"/>
        <w:rPr>
          <w:rFonts w:asciiTheme="minorHAnsi" w:eastAsiaTheme="minorHAnsi" w:hAnsiTheme="minorHAnsi" w:cstheme="minorBidi"/>
        </w:rPr>
      </w:pPr>
      <w:r>
        <w:rPr>
          <w:rStyle w:val="CommentReference"/>
        </w:rPr>
        <w:annotationRef/>
      </w:r>
      <w:r>
        <w:t xml:space="preserve">To me this section is very long. There is a lot of information that could go to an Appendix. </w:t>
      </w:r>
      <w:r>
        <w:br/>
      </w:r>
      <w:r>
        <w:rPr>
          <w:rFonts w:asciiTheme="minorHAnsi" w:hAnsiTheme="minorHAnsi" w:cstheme="minorBidi"/>
        </w:rPr>
        <w:t>There are references in different subsections in chapter 3 (Methods) about the current rules for issuing notifications. I propose to collect them all and list them under a “Benchmark” subsection to make it easier to a reader to identify the proposed modifications to the criteria. You also use the terms formal notifications and I think you should also reference them in Section 3 to be clear to the readers.</w:t>
      </w:r>
    </w:p>
    <w:p w14:paraId="58BC6004" w14:textId="281D8827" w:rsidR="00E749F9" w:rsidRDefault="00E749F9">
      <w:pPr>
        <w:pStyle w:val="CommentText"/>
      </w:pPr>
    </w:p>
  </w:comment>
  <w:comment w:id="145" w:author="Pechlivanidis Ilias" w:date="2024-02-10T12:54:00Z" w:initials="PI">
    <w:p w14:paraId="5B5F4B70" w14:textId="752064B8" w:rsidR="00E749F9" w:rsidRDefault="00E749F9">
      <w:pPr>
        <w:pStyle w:val="CommentText"/>
      </w:pPr>
      <w:r>
        <w:rPr>
          <w:rStyle w:val="CommentReference"/>
        </w:rPr>
        <w:annotationRef/>
      </w:r>
      <w:r>
        <w:t>Place the period in brackets here.</w:t>
      </w:r>
    </w:p>
  </w:comment>
  <w:comment w:id="147" w:author="Pechlivanidis Ilias" w:date="2024-02-10T12:55:00Z" w:initials="PI">
    <w:p w14:paraId="77E10B8F" w14:textId="0969E675" w:rsidR="00E749F9" w:rsidRDefault="00E749F9">
      <w:pPr>
        <w:pStyle w:val="CommentText"/>
      </w:pPr>
      <w:r>
        <w:rPr>
          <w:rStyle w:val="CommentReference"/>
        </w:rPr>
        <w:annotationRef/>
      </w:r>
      <w:r>
        <w:t xml:space="preserve">To me this sub-subsection can be differentiated from 3.1. </w:t>
      </w:r>
      <w:proofErr w:type="gramStart"/>
      <w:r>
        <w:t>Also</w:t>
      </w:r>
      <w:proofErr w:type="gramEnd"/>
      <w:r>
        <w:t xml:space="preserve"> the title is not descriptive.</w:t>
      </w:r>
    </w:p>
  </w:comment>
  <w:comment w:id="163" w:author="Pechlivanidis Ilias" w:date="2024-02-10T12:58:00Z" w:initials="PI">
    <w:p w14:paraId="7B4F4614" w14:textId="1B98A92B" w:rsidR="00E749F9" w:rsidRDefault="00E749F9">
      <w:pPr>
        <w:pStyle w:val="CommentText"/>
      </w:pPr>
      <w:r>
        <w:rPr>
          <w:rStyle w:val="CommentReference"/>
        </w:rPr>
        <w:annotationRef/>
      </w:r>
      <w:r>
        <w:t>The titles of the subsections and sub-subsections are not descriptive and one cannot understand the content of the text.</w:t>
      </w:r>
    </w:p>
  </w:comment>
  <w:comment w:id="171" w:author="Pechlivanidis Ilias" w:date="2024-02-10T12:57:00Z" w:initials="PI">
    <w:p w14:paraId="25A6D333" w14:textId="3ED21899" w:rsidR="00E749F9" w:rsidRDefault="00E749F9">
      <w:pPr>
        <w:pStyle w:val="CommentText"/>
      </w:pPr>
      <w:r>
        <w:rPr>
          <w:rStyle w:val="CommentReference"/>
        </w:rPr>
        <w:annotationRef/>
      </w:r>
      <w:proofErr w:type="gramStart"/>
      <w:r>
        <w:t>Again</w:t>
      </w:r>
      <w:proofErr w:type="gramEnd"/>
      <w:r>
        <w:t xml:space="preserve"> this title is not descriptive.</w:t>
      </w:r>
    </w:p>
  </w:comment>
  <w:comment w:id="173" w:author="Pechlivanidis Ilias" w:date="2024-02-10T12:57:00Z" w:initials="PI">
    <w:p w14:paraId="1D068126" w14:textId="7BCF9574" w:rsidR="00E749F9" w:rsidRDefault="00E749F9">
      <w:pPr>
        <w:pStyle w:val="CommentText"/>
      </w:pPr>
      <w:r>
        <w:rPr>
          <w:rStyle w:val="CommentReference"/>
        </w:rPr>
        <w:annotationRef/>
      </w:r>
      <w:r>
        <w:t>Somehow this feels repetitive to what was mentioned previously. Double check please and if so delete.</w:t>
      </w:r>
    </w:p>
  </w:comment>
  <w:comment w:id="178" w:author="Pechlivanidis Ilias" w:date="2024-02-10T13:00:00Z" w:initials="PI">
    <w:p w14:paraId="65020455" w14:textId="04F7A470" w:rsidR="00E749F9" w:rsidRDefault="00E749F9">
      <w:pPr>
        <w:pStyle w:val="CommentText"/>
      </w:pPr>
      <w:r>
        <w:rPr>
          <w:rStyle w:val="CommentReference"/>
        </w:rPr>
        <w:annotationRef/>
      </w:r>
      <w:r>
        <w:t>Mean or median across all stations?</w:t>
      </w:r>
    </w:p>
  </w:comment>
  <w:comment w:id="179" w:author="Jesus Casado Rodriguez" w:date="2024-02-12T12:07:00Z" w:initials="CRJ(">
    <w:p w14:paraId="64A65CBC" w14:textId="3D453842" w:rsidR="001D7234" w:rsidRDefault="001D7234">
      <w:pPr>
        <w:pStyle w:val="CommentText"/>
      </w:pPr>
      <w:r>
        <w:rPr>
          <w:rStyle w:val="CommentReference"/>
        </w:rPr>
        <w:annotationRef/>
      </w:r>
      <w:r>
        <w:t>I would say total</w:t>
      </w:r>
    </w:p>
  </w:comment>
  <w:comment w:id="184" w:author="Pechlivanidis Ilias" w:date="2024-02-10T13:01:00Z" w:initials="PI">
    <w:p w14:paraId="6EC9280C" w14:textId="133A00D4" w:rsidR="00E749F9" w:rsidRDefault="00E749F9">
      <w:pPr>
        <w:pStyle w:val="CommentText"/>
      </w:pPr>
      <w:r>
        <w:rPr>
          <w:rStyle w:val="CommentReference"/>
        </w:rPr>
        <w:annotationRef/>
      </w:r>
      <w:r>
        <w:t>There is a repetition with the highlighted text below.</w:t>
      </w:r>
    </w:p>
  </w:comment>
  <w:comment w:id="333" w:author="Pechlivanidis Ilias" w:date="2024-02-10T13:05:00Z" w:initials="PI">
    <w:p w14:paraId="3739C79F" w14:textId="23496D5C" w:rsidR="00E749F9" w:rsidRDefault="00E749F9">
      <w:pPr>
        <w:pStyle w:val="CommentText"/>
      </w:pPr>
      <w:r>
        <w:rPr>
          <w:rStyle w:val="CommentReference"/>
        </w:rPr>
        <w:annotationRef/>
      </w:r>
      <w:r>
        <w:t>Not descriptive title.</w:t>
      </w:r>
    </w:p>
  </w:comment>
  <w:comment w:id="352" w:author="Pechlivanidis Ilias" w:date="2024-02-10T13:07:00Z" w:initials="PI">
    <w:p w14:paraId="32B57329" w14:textId="3B9968F0" w:rsidR="00E749F9" w:rsidRDefault="00E749F9">
      <w:pPr>
        <w:pStyle w:val="CommentText"/>
      </w:pPr>
      <w:r>
        <w:rPr>
          <w:rStyle w:val="CommentReference"/>
        </w:rPr>
        <w:annotationRef/>
      </w:r>
      <w:r>
        <w:t>For 2000 km2, the figure says “min. area” while in the text it says “current limit”. We need consistency.</w:t>
      </w:r>
    </w:p>
  </w:comment>
  <w:comment w:id="362" w:author="Pechlivanidis Ilias" w:date="2024-02-10T13:10:00Z" w:initials="PI">
    <w:p w14:paraId="6BC63016" w14:textId="32497DF1" w:rsidR="00E749F9" w:rsidRDefault="00E749F9">
      <w:pPr>
        <w:pStyle w:val="CommentText"/>
      </w:pPr>
      <w:r>
        <w:rPr>
          <w:rStyle w:val="CommentReference"/>
        </w:rPr>
        <w:annotationRef/>
      </w:r>
      <w:r>
        <w:t>Does this belong here?</w:t>
      </w:r>
    </w:p>
  </w:comment>
  <w:comment w:id="364" w:author="Pechlivanidis Ilias" w:date="2024-02-10T13:11:00Z" w:initials="PI">
    <w:p w14:paraId="589A3AB2" w14:textId="77777777" w:rsidR="00E749F9" w:rsidRDefault="00E749F9">
      <w:pPr>
        <w:pStyle w:val="CommentText"/>
      </w:pPr>
      <w:r>
        <w:rPr>
          <w:rStyle w:val="CommentReference"/>
        </w:rPr>
        <w:annotationRef/>
      </w:r>
      <w:r>
        <w:t>A discussion point could be that MW and BW have similar skill because their weight distribution (Figure 8) is relatively comparable. This will not be the same if other models are introduced, for instance if ENS increases from 51 members to 101 members.</w:t>
      </w:r>
    </w:p>
    <w:p w14:paraId="30997A51" w14:textId="606C138F" w:rsidR="00E749F9" w:rsidRDefault="00E749F9">
      <w:pPr>
        <w:pStyle w:val="CommentText"/>
      </w:pPr>
      <w:r>
        <w:t>Maybe a point to elaborate here?</w:t>
      </w:r>
    </w:p>
  </w:comment>
  <w:comment w:id="365" w:author="Jesus Casado Rodriguez [3]" w:date="2024-02-12T12:10:00Z" w:initials="CRJ(">
    <w:p w14:paraId="0A87662E" w14:textId="0767A43E" w:rsidR="00737872" w:rsidRDefault="00737872">
      <w:pPr>
        <w:pStyle w:val="CommentText"/>
      </w:pPr>
      <w:r>
        <w:rPr>
          <w:rStyle w:val="CommentReference"/>
        </w:rPr>
        <w:annotationRef/>
      </w:r>
    </w:p>
  </w:comment>
  <w:comment w:id="374" w:author="Pechlivanidis Ilias" w:date="2024-02-10T13:14:00Z" w:initials="PI">
    <w:p w14:paraId="23E7EDD9" w14:textId="3319C543" w:rsidR="00E749F9" w:rsidRDefault="00E749F9">
      <w:pPr>
        <w:pStyle w:val="CommentText"/>
      </w:pPr>
      <w:r>
        <w:rPr>
          <w:rStyle w:val="CommentReference"/>
        </w:rPr>
        <w:annotationRef/>
      </w:r>
      <w:r>
        <w:t>Or something similar.</w:t>
      </w:r>
    </w:p>
  </w:comment>
  <w:comment w:id="379" w:author="Pechlivanidis Ilias" w:date="2024-02-10T13:14:00Z" w:initials="PI">
    <w:p w14:paraId="6B5AB5D5" w14:textId="7D693751" w:rsidR="00E749F9" w:rsidRDefault="00E749F9">
      <w:pPr>
        <w:pStyle w:val="CommentText"/>
      </w:pPr>
      <w:r>
        <w:rPr>
          <w:rStyle w:val="CommentReference"/>
        </w:rPr>
        <w:annotationRef/>
      </w:r>
      <w:r>
        <w:t>Or something similar.</w:t>
      </w:r>
    </w:p>
  </w:comment>
  <w:comment w:id="385" w:author="Pechlivanidis Ilias" w:date="2024-02-10T13:15:00Z" w:initials="PI">
    <w:p w14:paraId="5B2633C6" w14:textId="77777777" w:rsidR="00E749F9" w:rsidRDefault="00E749F9">
      <w:pPr>
        <w:pStyle w:val="CommentText"/>
      </w:pPr>
      <w:r>
        <w:rPr>
          <w:rStyle w:val="CommentReference"/>
        </w:rPr>
        <w:annotationRef/>
      </w:r>
      <w:r>
        <w:t>I think we need more references. From my side, I would propose the following:</w:t>
      </w:r>
    </w:p>
    <w:p w14:paraId="7AF3CAB1" w14:textId="77777777" w:rsidR="00E749F9" w:rsidRDefault="00E749F9">
      <w:pPr>
        <w:pStyle w:val="CommentText"/>
        <w:rPr>
          <w:rStyle w:val="Hyperlink"/>
          <w:rFonts w:asciiTheme="minorHAnsi" w:hAnsiTheme="minorHAnsi"/>
          <w:bCs/>
          <w:iCs/>
          <w:sz w:val="22"/>
          <w:szCs w:val="22"/>
          <w:lang w:val="en-GB"/>
        </w:rPr>
      </w:pPr>
      <w:r w:rsidRPr="00D17A01">
        <w:rPr>
          <w:rFonts w:asciiTheme="minorHAnsi" w:hAnsiTheme="minorHAnsi"/>
          <w:bCs/>
          <w:iCs/>
          <w:sz w:val="22"/>
          <w:szCs w:val="22"/>
          <w:lang w:val="en-GB"/>
        </w:rPr>
        <w:t>Dasgupta</w:t>
      </w:r>
      <w:r w:rsidRPr="00F710F2">
        <w:rPr>
          <w:rFonts w:asciiTheme="minorHAnsi" w:hAnsiTheme="minorHAnsi"/>
          <w:bCs/>
          <w:iCs/>
          <w:sz w:val="22"/>
          <w:szCs w:val="22"/>
          <w:lang w:val="en-GB"/>
        </w:rPr>
        <w:t xml:space="preserve">, </w:t>
      </w:r>
      <w:r>
        <w:rPr>
          <w:rFonts w:asciiTheme="minorHAnsi" w:hAnsiTheme="minorHAnsi"/>
          <w:bCs/>
          <w:iCs/>
          <w:sz w:val="22"/>
          <w:szCs w:val="22"/>
          <w:lang w:val="en-GB"/>
        </w:rPr>
        <w:t>A</w:t>
      </w:r>
      <w:r w:rsidRPr="00F710F2">
        <w:rPr>
          <w:rFonts w:asciiTheme="minorHAnsi" w:hAnsiTheme="minorHAnsi"/>
          <w:bCs/>
          <w:iCs/>
          <w:sz w:val="22"/>
          <w:szCs w:val="22"/>
          <w:lang w:val="en-GB"/>
        </w:rPr>
        <w:t xml:space="preserve">., </w:t>
      </w:r>
      <w:r>
        <w:rPr>
          <w:rFonts w:asciiTheme="minorHAnsi" w:hAnsiTheme="minorHAnsi"/>
          <w:bCs/>
          <w:iCs/>
          <w:sz w:val="22"/>
          <w:szCs w:val="22"/>
          <w:lang w:val="en-GB"/>
        </w:rPr>
        <w:t xml:space="preserve">et al., 2023, </w:t>
      </w:r>
      <w:r w:rsidRPr="00B320DC">
        <w:rPr>
          <w:rFonts w:asciiTheme="minorHAnsi" w:hAnsiTheme="minorHAnsi"/>
          <w:bCs/>
          <w:iCs/>
          <w:sz w:val="22"/>
          <w:szCs w:val="22"/>
          <w:lang w:val="en-GB"/>
        </w:rPr>
        <w:t>‘</w:t>
      </w:r>
      <w:r w:rsidRPr="00106676">
        <w:rPr>
          <w:rFonts w:asciiTheme="minorHAnsi" w:hAnsiTheme="minorHAnsi"/>
          <w:bCs/>
          <w:i/>
          <w:iCs/>
          <w:sz w:val="22"/>
          <w:szCs w:val="22"/>
          <w:lang w:val="en-GB"/>
        </w:rPr>
        <w:t>Connecting hydrological modelling and forecasting from global to local scales: Perspectives from an international joint virtual workshop</w:t>
      </w:r>
      <w:r w:rsidRPr="00B320DC">
        <w:rPr>
          <w:rFonts w:asciiTheme="minorHAnsi" w:hAnsiTheme="minorHAnsi"/>
          <w:bCs/>
          <w:iCs/>
          <w:sz w:val="22"/>
          <w:szCs w:val="22"/>
          <w:lang w:val="en-GB"/>
        </w:rPr>
        <w:t>’</w:t>
      </w:r>
      <w:r w:rsidRPr="00106676">
        <w:rPr>
          <w:rFonts w:asciiTheme="minorHAnsi" w:hAnsiTheme="minorHAnsi"/>
          <w:bCs/>
          <w:iCs/>
          <w:sz w:val="22"/>
          <w:szCs w:val="22"/>
          <w:lang w:val="en-GB"/>
        </w:rPr>
        <w:t xml:space="preserve">. Journal of Flood Risk Management, e12880. </w:t>
      </w:r>
      <w:hyperlink r:id="rId1" w:history="1">
        <w:r w:rsidRPr="00C633C4">
          <w:rPr>
            <w:rStyle w:val="Hyperlink"/>
            <w:rFonts w:asciiTheme="minorHAnsi" w:hAnsiTheme="minorHAnsi"/>
            <w:bCs/>
            <w:iCs/>
            <w:sz w:val="22"/>
            <w:szCs w:val="22"/>
            <w:lang w:val="en-GB"/>
          </w:rPr>
          <w:t>https://doi.org/10.1111/jfr3.12880</w:t>
        </w:r>
      </w:hyperlink>
    </w:p>
    <w:p w14:paraId="781C1C70" w14:textId="77777777" w:rsidR="00E749F9" w:rsidRDefault="00E749F9" w:rsidP="006A6E69">
      <w:pPr>
        <w:widowControl/>
        <w:tabs>
          <w:tab w:val="num" w:pos="567"/>
        </w:tabs>
        <w:autoSpaceDE/>
        <w:autoSpaceDN/>
        <w:jc w:val="both"/>
        <w:rPr>
          <w:sz w:val="20"/>
          <w:szCs w:val="20"/>
        </w:rPr>
      </w:pPr>
    </w:p>
    <w:p w14:paraId="750446C2" w14:textId="401B731E" w:rsidR="00E749F9" w:rsidRPr="00B320DC" w:rsidRDefault="00E749F9" w:rsidP="006A6E69">
      <w:pPr>
        <w:widowControl/>
        <w:tabs>
          <w:tab w:val="num" w:pos="567"/>
        </w:tabs>
        <w:autoSpaceDE/>
        <w:autoSpaceDN/>
        <w:jc w:val="both"/>
        <w:rPr>
          <w:rFonts w:asciiTheme="minorHAnsi" w:hAnsiTheme="minorHAnsi"/>
          <w:iCs/>
          <w:lang w:val="en-GB"/>
        </w:rPr>
      </w:pPr>
      <w:r w:rsidRPr="00B320DC">
        <w:rPr>
          <w:rFonts w:asciiTheme="minorHAnsi" w:hAnsiTheme="minorHAnsi"/>
          <w:bCs/>
          <w:iCs/>
          <w:lang w:val="en-GB"/>
        </w:rPr>
        <w:t xml:space="preserve">Lavers D., Ramos M-H., Magnusson L., </w:t>
      </w:r>
      <w:r w:rsidRPr="006A6E69">
        <w:rPr>
          <w:rFonts w:asciiTheme="minorHAnsi" w:hAnsiTheme="minorHAnsi"/>
          <w:bCs/>
          <w:iCs/>
          <w:lang w:val="en-GB"/>
        </w:rPr>
        <w:t>Pechlivanidis I.G.,</w:t>
      </w:r>
      <w:r w:rsidRPr="00B320DC">
        <w:rPr>
          <w:rFonts w:asciiTheme="minorHAnsi" w:hAnsiTheme="minorHAnsi"/>
          <w:bCs/>
          <w:iCs/>
          <w:lang w:val="en-GB"/>
        </w:rPr>
        <w:t xml:space="preserve"> Klein B., Prudhomme C., Arnal L., Crochemore L., van den Hurk B., Weerts A., Harrigan S., Cloke H., Richardson D., </w:t>
      </w:r>
      <w:proofErr w:type="spellStart"/>
      <w:r w:rsidRPr="00B320DC">
        <w:rPr>
          <w:rFonts w:asciiTheme="minorHAnsi" w:hAnsiTheme="minorHAnsi"/>
          <w:bCs/>
          <w:iCs/>
          <w:lang w:val="en-GB"/>
        </w:rPr>
        <w:t>Pappenberger</w:t>
      </w:r>
      <w:proofErr w:type="spellEnd"/>
      <w:r w:rsidRPr="00B320DC">
        <w:rPr>
          <w:rFonts w:asciiTheme="minorHAnsi" w:hAnsiTheme="minorHAnsi"/>
          <w:bCs/>
          <w:iCs/>
          <w:lang w:val="en-GB"/>
        </w:rPr>
        <w:t xml:space="preserve"> F., 2020, </w:t>
      </w:r>
      <w:r w:rsidRPr="00B320DC">
        <w:rPr>
          <w:rFonts w:asciiTheme="minorHAnsi" w:hAnsiTheme="minorHAnsi"/>
          <w:bCs/>
          <w:i/>
          <w:lang w:val="en-GB"/>
        </w:rPr>
        <w:t>‘A vision for hydrological prediction’</w:t>
      </w:r>
      <w:r w:rsidRPr="00B320DC">
        <w:rPr>
          <w:rFonts w:asciiTheme="minorHAnsi" w:hAnsiTheme="minorHAnsi"/>
          <w:bCs/>
          <w:iCs/>
          <w:lang w:val="en-GB"/>
        </w:rPr>
        <w:t xml:space="preserve">, Atmosphere, 11(3), 237, </w:t>
      </w:r>
      <w:r w:rsidRPr="00B320DC">
        <w:rPr>
          <w:rFonts w:asciiTheme="minorHAnsi" w:hAnsiTheme="minorHAnsi" w:cs="Arial"/>
        </w:rPr>
        <w:t>https://doi.org/10.3390/atmos11030237</w:t>
      </w:r>
    </w:p>
    <w:p w14:paraId="5B2F4380" w14:textId="77777777" w:rsidR="00E749F9" w:rsidRDefault="00E749F9">
      <w:pPr>
        <w:pStyle w:val="CommentText"/>
        <w:rPr>
          <w:lang w:val="en-GB"/>
        </w:rPr>
      </w:pPr>
    </w:p>
    <w:p w14:paraId="12FD8865" w14:textId="3F3D59A5" w:rsidR="00E749F9" w:rsidRPr="006A6E69" w:rsidRDefault="00E749F9">
      <w:pPr>
        <w:pStyle w:val="CommentText"/>
        <w:rPr>
          <w:lang w:val="en-GB"/>
        </w:rPr>
      </w:pPr>
      <w:r w:rsidRPr="006A6E69">
        <w:rPr>
          <w:rFonts w:asciiTheme="minorHAnsi" w:hAnsiTheme="minorHAnsi"/>
          <w:sz w:val="22"/>
          <w:szCs w:val="22"/>
          <w:lang w:val="en-GB"/>
        </w:rPr>
        <w:t>Pechlivanidis, I.G.,</w:t>
      </w:r>
      <w:r w:rsidRPr="003562D1">
        <w:rPr>
          <w:rFonts w:asciiTheme="minorHAnsi" w:hAnsiTheme="minorHAnsi"/>
          <w:sz w:val="22"/>
          <w:szCs w:val="22"/>
          <w:lang w:val="en-GB"/>
        </w:rPr>
        <w:t xml:space="preserve"> Bosshard, T., </w:t>
      </w:r>
      <w:proofErr w:type="spellStart"/>
      <w:r w:rsidRPr="003562D1">
        <w:rPr>
          <w:rFonts w:asciiTheme="minorHAnsi" w:hAnsiTheme="minorHAnsi"/>
          <w:sz w:val="22"/>
          <w:szCs w:val="22"/>
          <w:lang w:val="en-GB"/>
        </w:rPr>
        <w:t>Spångmyr</w:t>
      </w:r>
      <w:proofErr w:type="spellEnd"/>
      <w:r w:rsidRPr="003562D1">
        <w:rPr>
          <w:rFonts w:asciiTheme="minorHAnsi" w:hAnsiTheme="minorHAnsi"/>
          <w:sz w:val="22"/>
          <w:szCs w:val="22"/>
          <w:lang w:val="en-GB"/>
        </w:rPr>
        <w:t xml:space="preserve">, H., Lindström, G., Gustafsson, D., and </w:t>
      </w:r>
      <w:proofErr w:type="spellStart"/>
      <w:r w:rsidRPr="003562D1">
        <w:rPr>
          <w:rFonts w:asciiTheme="minorHAnsi" w:hAnsiTheme="minorHAnsi"/>
          <w:sz w:val="22"/>
          <w:szCs w:val="22"/>
          <w:lang w:val="en-GB"/>
        </w:rPr>
        <w:t>Arheimer</w:t>
      </w:r>
      <w:proofErr w:type="spellEnd"/>
      <w:r w:rsidRPr="003562D1">
        <w:rPr>
          <w:rFonts w:asciiTheme="minorHAnsi" w:hAnsiTheme="minorHAnsi"/>
          <w:sz w:val="22"/>
          <w:szCs w:val="22"/>
          <w:lang w:val="en-GB"/>
        </w:rPr>
        <w:t xml:space="preserve">, B., 2014, </w:t>
      </w:r>
      <w:r w:rsidRPr="003562D1">
        <w:rPr>
          <w:rFonts w:asciiTheme="minorHAnsi" w:hAnsiTheme="minorHAnsi"/>
          <w:i/>
          <w:iCs/>
          <w:sz w:val="22"/>
          <w:szCs w:val="22"/>
          <w:lang w:val="en-GB"/>
        </w:rPr>
        <w:t>‘</w:t>
      </w:r>
      <w:r w:rsidRPr="003562D1">
        <w:rPr>
          <w:rFonts w:asciiTheme="minorHAnsi" w:hAnsiTheme="minorHAnsi"/>
          <w:i/>
          <w:sz w:val="22"/>
          <w:szCs w:val="22"/>
          <w:lang w:val="en-GB"/>
        </w:rPr>
        <w:t>Uncertainty in the Swedish Operational Hydrological Forecasting Systems</w:t>
      </w:r>
      <w:r w:rsidRPr="003562D1">
        <w:rPr>
          <w:rFonts w:asciiTheme="minorHAnsi" w:hAnsiTheme="minorHAnsi"/>
          <w:i/>
          <w:iCs/>
          <w:sz w:val="22"/>
          <w:szCs w:val="22"/>
          <w:lang w:val="en-GB"/>
        </w:rPr>
        <w:t>’</w:t>
      </w:r>
      <w:r w:rsidRPr="003562D1">
        <w:rPr>
          <w:rFonts w:asciiTheme="minorHAnsi" w:hAnsiTheme="minorHAnsi"/>
          <w:sz w:val="22"/>
          <w:szCs w:val="22"/>
          <w:lang w:val="en-GB"/>
        </w:rPr>
        <w:t xml:space="preserve">, ASCE: Vulnerability, Uncertainty, and Risk, 253-262. </w:t>
      </w:r>
      <w:proofErr w:type="spellStart"/>
      <w:r w:rsidRPr="003562D1">
        <w:rPr>
          <w:rFonts w:asciiTheme="minorHAnsi" w:hAnsiTheme="minorHAnsi"/>
          <w:sz w:val="22"/>
          <w:szCs w:val="22"/>
          <w:lang w:val="en-GB"/>
        </w:rPr>
        <w:t>doi</w:t>
      </w:r>
      <w:proofErr w:type="spellEnd"/>
      <w:r w:rsidRPr="003562D1">
        <w:rPr>
          <w:rFonts w:asciiTheme="minorHAnsi" w:hAnsiTheme="minorHAnsi"/>
          <w:sz w:val="22"/>
          <w:szCs w:val="22"/>
          <w:lang w:val="en-GB"/>
        </w:rPr>
        <w:t>: 10.1061/9780784413609.026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56CB7F" w15:done="1"/>
  <w15:commentEx w15:paraId="7B37FAF0" w15:done="1"/>
  <w15:commentEx w15:paraId="2DA2B589" w15:done="0"/>
  <w15:commentEx w15:paraId="561B156C" w15:done="0"/>
  <w15:commentEx w15:paraId="6811A31A" w15:done="1"/>
  <w15:commentEx w15:paraId="777E5A75" w15:done="1"/>
  <w15:commentEx w15:paraId="5AC8C686" w15:done="1"/>
  <w15:commentEx w15:paraId="694516AE" w15:paraIdParent="5AC8C686" w15:done="1"/>
  <w15:commentEx w15:paraId="4038B1D7" w15:done="0"/>
  <w15:commentEx w15:paraId="58BC6004" w15:done="0"/>
  <w15:commentEx w15:paraId="5B5F4B70" w15:done="0"/>
  <w15:commentEx w15:paraId="77E10B8F" w15:done="0"/>
  <w15:commentEx w15:paraId="7B4F4614" w15:done="0"/>
  <w15:commentEx w15:paraId="25A6D333" w15:done="0"/>
  <w15:commentEx w15:paraId="1D068126" w15:done="0"/>
  <w15:commentEx w15:paraId="65020455" w15:done="0"/>
  <w15:commentEx w15:paraId="64A65CBC" w15:paraIdParent="65020455" w15:done="0"/>
  <w15:commentEx w15:paraId="6EC9280C" w15:done="0"/>
  <w15:commentEx w15:paraId="3739C79F" w15:done="0"/>
  <w15:commentEx w15:paraId="32B57329" w15:done="0"/>
  <w15:commentEx w15:paraId="6BC63016" w15:done="0"/>
  <w15:commentEx w15:paraId="30997A51" w15:done="0"/>
  <w15:commentEx w15:paraId="0A87662E" w15:paraIdParent="30997A51" w15:done="0"/>
  <w15:commentEx w15:paraId="23E7EDD9" w15:done="0"/>
  <w15:commentEx w15:paraId="6B5AB5D5" w15:done="0"/>
  <w15:commentEx w15:paraId="12FD88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56CB7F" w16cid:durableId="2971F055"/>
  <w16cid:commentId w16cid:paraId="2DA2B589" w16cid:durableId="2971EBE3"/>
  <w16cid:commentId w16cid:paraId="561B156C" w16cid:durableId="2971EC40"/>
  <w16cid:commentId w16cid:paraId="6811A31A" w16cid:durableId="2971EC6F"/>
  <w16cid:commentId w16cid:paraId="777E5A75" w16cid:durableId="2971ED8E"/>
  <w16cid:commentId w16cid:paraId="5AC8C686" w16cid:durableId="2971EDB4"/>
  <w16cid:commentId w16cid:paraId="694516AE" w16cid:durableId="29748D52"/>
  <w16cid:commentId w16cid:paraId="4038B1D7" w16cid:durableId="2971F19F"/>
  <w16cid:commentId w16cid:paraId="58BC6004" w16cid:durableId="2971EEE4"/>
  <w16cid:commentId w16cid:paraId="5B5F4B70" w16cid:durableId="2971F08C"/>
  <w16cid:commentId w16cid:paraId="77E10B8F" w16cid:durableId="2971F0A7"/>
  <w16cid:commentId w16cid:paraId="7B4F4614" w16cid:durableId="2971F169"/>
  <w16cid:commentId w16cid:paraId="25A6D333" w16cid:durableId="2971F12B"/>
  <w16cid:commentId w16cid:paraId="1D068126" w16cid:durableId="2971F13A"/>
  <w16cid:commentId w16cid:paraId="65020455" w16cid:durableId="2971F1F2"/>
  <w16cid:commentId w16cid:paraId="64A65CBC" w16cid:durableId="29748898"/>
  <w16cid:commentId w16cid:paraId="6EC9280C" w16cid:durableId="2971F235"/>
  <w16cid:commentId w16cid:paraId="3739C79F" w16cid:durableId="2971F329"/>
  <w16cid:commentId w16cid:paraId="32B57329" w16cid:durableId="2971F3A7"/>
  <w16cid:commentId w16cid:paraId="6BC63016" w16cid:durableId="2971F450"/>
  <w16cid:commentId w16cid:paraId="30997A51" w16cid:durableId="2971F478"/>
  <w16cid:commentId w16cid:paraId="0A87662E" w16cid:durableId="2974893F"/>
  <w16cid:commentId w16cid:paraId="23E7EDD9" w16cid:durableId="2971F51F"/>
  <w16cid:commentId w16cid:paraId="6B5AB5D5" w16cid:durableId="2971F53B"/>
  <w16cid:commentId w16cid:paraId="12FD8865" w16cid:durableId="2971F5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16A69" w14:textId="77777777" w:rsidR="00CD6283" w:rsidRDefault="00CD6283">
      <w:r>
        <w:separator/>
      </w:r>
    </w:p>
  </w:endnote>
  <w:endnote w:type="continuationSeparator" w:id="0">
    <w:p w14:paraId="3B414B7E" w14:textId="77777777" w:rsidR="00CD6283" w:rsidRDefault="00CD6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Arial"/>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929F4" w14:textId="64DC32E8" w:rsidR="00E749F9" w:rsidRDefault="00E749F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5CE28D1" wp14:editId="43B07DF0">
              <wp:simplePos x="0" y="0"/>
              <wp:positionH relativeFrom="page">
                <wp:posOffset>3762375</wp:posOffset>
              </wp:positionH>
              <wp:positionV relativeFrom="page">
                <wp:posOffset>8790305</wp:posOffset>
              </wp:positionV>
              <wp:extent cx="22542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9BFE8" w14:textId="77777777" w:rsidR="00E749F9" w:rsidRDefault="00E749F9">
                          <w:pPr>
                            <w:pStyle w:val="BodyText"/>
                            <w:spacing w:line="264"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E28D1" id="_x0000_t202" coordsize="21600,21600" o:spt="202" path="m,l,21600r21600,l21600,xe">
              <v:stroke joinstyle="miter"/>
              <v:path gradientshapeok="t" o:connecttype="rect"/>
            </v:shapetype>
            <v:shape id="Text Box 1" o:spid="_x0000_s1557" type="#_x0000_t202" style="position:absolute;margin-left:296.25pt;margin-top:692.15pt;width:17.7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" filled="f" stroked="f">
              <v:textbox inset="0,0,0,0">
                <w:txbxContent>
                  <w:p w14:paraId="0529BFE8" w14:textId="77777777" w:rsidR="00E749F9" w:rsidRDefault="00E749F9">
                    <w:pPr>
                      <w:pStyle w:val="BodyText"/>
                      <w:spacing w:line="264"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3C8EC" w14:textId="77777777" w:rsidR="00CD6283" w:rsidRDefault="00CD6283">
      <w:r>
        <w:separator/>
      </w:r>
    </w:p>
  </w:footnote>
  <w:footnote w:type="continuationSeparator" w:id="0">
    <w:p w14:paraId="10109783" w14:textId="77777777" w:rsidR="00CD6283" w:rsidRDefault="00CD62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D4407"/>
    <w:multiLevelType w:val="hybridMultilevel"/>
    <w:tmpl w:val="5C0E0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17219C"/>
    <w:multiLevelType w:val="hybridMultilevel"/>
    <w:tmpl w:val="333CDB52"/>
    <w:lvl w:ilvl="0" w:tplc="6742BE2E">
      <w:numFmt w:val="bullet"/>
      <w:lvlText w:val="•"/>
      <w:lvlJc w:val="left"/>
      <w:pPr>
        <w:ind w:left="1202" w:hanging="235"/>
      </w:pPr>
      <w:rPr>
        <w:rFonts w:ascii="Segoe UI Symbol" w:eastAsia="Segoe UI Symbol" w:hAnsi="Segoe UI Symbol" w:cs="Segoe UI Symbol" w:hint="default"/>
        <w:w w:val="119"/>
        <w:sz w:val="24"/>
        <w:szCs w:val="24"/>
        <w:lang w:val="en-US" w:eastAsia="en-US" w:bidi="ar-SA"/>
      </w:rPr>
    </w:lvl>
    <w:lvl w:ilvl="1" w:tplc="7E782DE0">
      <w:numFmt w:val="bullet"/>
      <w:lvlText w:val="•"/>
      <w:lvlJc w:val="left"/>
      <w:pPr>
        <w:ind w:left="1972" w:hanging="235"/>
      </w:pPr>
      <w:rPr>
        <w:rFonts w:hint="default"/>
        <w:lang w:val="en-US" w:eastAsia="en-US" w:bidi="ar-SA"/>
      </w:rPr>
    </w:lvl>
    <w:lvl w:ilvl="2" w:tplc="36827C90">
      <w:numFmt w:val="bullet"/>
      <w:lvlText w:val="•"/>
      <w:lvlJc w:val="left"/>
      <w:pPr>
        <w:ind w:left="2744" w:hanging="235"/>
      </w:pPr>
      <w:rPr>
        <w:rFonts w:hint="default"/>
        <w:lang w:val="en-US" w:eastAsia="en-US" w:bidi="ar-SA"/>
      </w:rPr>
    </w:lvl>
    <w:lvl w:ilvl="3" w:tplc="2FAA16A6">
      <w:numFmt w:val="bullet"/>
      <w:lvlText w:val="•"/>
      <w:lvlJc w:val="left"/>
      <w:pPr>
        <w:ind w:left="3516" w:hanging="235"/>
      </w:pPr>
      <w:rPr>
        <w:rFonts w:hint="default"/>
        <w:lang w:val="en-US" w:eastAsia="en-US" w:bidi="ar-SA"/>
      </w:rPr>
    </w:lvl>
    <w:lvl w:ilvl="4" w:tplc="41167040">
      <w:numFmt w:val="bullet"/>
      <w:lvlText w:val="•"/>
      <w:lvlJc w:val="left"/>
      <w:pPr>
        <w:ind w:left="4288" w:hanging="235"/>
      </w:pPr>
      <w:rPr>
        <w:rFonts w:hint="default"/>
        <w:lang w:val="en-US" w:eastAsia="en-US" w:bidi="ar-SA"/>
      </w:rPr>
    </w:lvl>
    <w:lvl w:ilvl="5" w:tplc="D90410D6">
      <w:numFmt w:val="bullet"/>
      <w:lvlText w:val="•"/>
      <w:lvlJc w:val="left"/>
      <w:pPr>
        <w:ind w:left="5060" w:hanging="235"/>
      </w:pPr>
      <w:rPr>
        <w:rFonts w:hint="default"/>
        <w:lang w:val="en-US" w:eastAsia="en-US" w:bidi="ar-SA"/>
      </w:rPr>
    </w:lvl>
    <w:lvl w:ilvl="6" w:tplc="271CA480">
      <w:numFmt w:val="bullet"/>
      <w:lvlText w:val="•"/>
      <w:lvlJc w:val="left"/>
      <w:pPr>
        <w:ind w:left="5832" w:hanging="235"/>
      </w:pPr>
      <w:rPr>
        <w:rFonts w:hint="default"/>
        <w:lang w:val="en-US" w:eastAsia="en-US" w:bidi="ar-SA"/>
      </w:rPr>
    </w:lvl>
    <w:lvl w:ilvl="7" w:tplc="62803AE4">
      <w:numFmt w:val="bullet"/>
      <w:lvlText w:val="•"/>
      <w:lvlJc w:val="left"/>
      <w:pPr>
        <w:ind w:left="6604" w:hanging="235"/>
      </w:pPr>
      <w:rPr>
        <w:rFonts w:hint="default"/>
        <w:lang w:val="en-US" w:eastAsia="en-US" w:bidi="ar-SA"/>
      </w:rPr>
    </w:lvl>
    <w:lvl w:ilvl="8" w:tplc="B734FE1A">
      <w:numFmt w:val="bullet"/>
      <w:lvlText w:val="•"/>
      <w:lvlJc w:val="left"/>
      <w:pPr>
        <w:ind w:left="7376" w:hanging="235"/>
      </w:pPr>
      <w:rPr>
        <w:rFonts w:hint="default"/>
        <w:lang w:val="en-US" w:eastAsia="en-US" w:bidi="ar-SA"/>
      </w:rPr>
    </w:lvl>
  </w:abstractNum>
  <w:abstractNum w:abstractNumId="2" w15:restartNumberingAfterBreak="0">
    <w:nsid w:val="2C307997"/>
    <w:multiLevelType w:val="hybridMultilevel"/>
    <w:tmpl w:val="F5D22DC0"/>
    <w:lvl w:ilvl="0" w:tplc="A4945D3C">
      <w:numFmt w:val="bullet"/>
      <w:lvlText w:val="—"/>
      <w:lvlJc w:val="left"/>
      <w:pPr>
        <w:ind w:left="262" w:hanging="240"/>
      </w:pPr>
      <w:rPr>
        <w:rFonts w:ascii="Cambria" w:eastAsia="Cambria" w:hAnsi="Cambria" w:cs="Cambria" w:hint="default"/>
        <w:w w:val="77"/>
        <w:position w:val="4"/>
        <w:sz w:val="24"/>
        <w:szCs w:val="24"/>
        <w:lang w:val="en-US" w:eastAsia="en-US" w:bidi="ar-SA"/>
      </w:rPr>
    </w:lvl>
    <w:lvl w:ilvl="1" w:tplc="3A4CC40E">
      <w:start w:val="1"/>
      <w:numFmt w:val="upperLetter"/>
      <w:lvlText w:val="%2."/>
      <w:lvlJc w:val="left"/>
      <w:pPr>
        <w:ind w:left="393" w:hanging="411"/>
        <w:jc w:val="left"/>
      </w:pPr>
      <w:rPr>
        <w:rFonts w:ascii="Calibri" w:eastAsia="Calibri" w:hAnsi="Calibri" w:cs="Calibri" w:hint="default"/>
        <w:w w:val="120"/>
        <w:sz w:val="24"/>
        <w:szCs w:val="24"/>
        <w:lang w:val="en-US" w:eastAsia="en-US" w:bidi="ar-SA"/>
      </w:rPr>
    </w:lvl>
    <w:lvl w:ilvl="2" w:tplc="F3CC8286">
      <w:numFmt w:val="bullet"/>
      <w:lvlText w:val="•"/>
      <w:lvlJc w:val="left"/>
      <w:pPr>
        <w:ind w:left="400" w:hanging="411"/>
      </w:pPr>
      <w:rPr>
        <w:rFonts w:hint="default"/>
        <w:lang w:val="en-US" w:eastAsia="en-US" w:bidi="ar-SA"/>
      </w:rPr>
    </w:lvl>
    <w:lvl w:ilvl="3" w:tplc="E662C830">
      <w:numFmt w:val="bullet"/>
      <w:lvlText w:val="•"/>
      <w:lvlJc w:val="left"/>
      <w:pPr>
        <w:ind w:left="456" w:hanging="411"/>
      </w:pPr>
      <w:rPr>
        <w:rFonts w:hint="default"/>
        <w:lang w:val="en-US" w:eastAsia="en-US" w:bidi="ar-SA"/>
      </w:rPr>
    </w:lvl>
    <w:lvl w:ilvl="4" w:tplc="7752E082">
      <w:numFmt w:val="bullet"/>
      <w:lvlText w:val="•"/>
      <w:lvlJc w:val="left"/>
      <w:pPr>
        <w:ind w:left="513" w:hanging="411"/>
      </w:pPr>
      <w:rPr>
        <w:rFonts w:hint="default"/>
        <w:lang w:val="en-US" w:eastAsia="en-US" w:bidi="ar-SA"/>
      </w:rPr>
    </w:lvl>
    <w:lvl w:ilvl="5" w:tplc="8F82DC78">
      <w:numFmt w:val="bullet"/>
      <w:lvlText w:val="•"/>
      <w:lvlJc w:val="left"/>
      <w:pPr>
        <w:ind w:left="570" w:hanging="411"/>
      </w:pPr>
      <w:rPr>
        <w:rFonts w:hint="default"/>
        <w:lang w:val="en-US" w:eastAsia="en-US" w:bidi="ar-SA"/>
      </w:rPr>
    </w:lvl>
    <w:lvl w:ilvl="6" w:tplc="9496CF92">
      <w:numFmt w:val="bullet"/>
      <w:lvlText w:val="•"/>
      <w:lvlJc w:val="left"/>
      <w:pPr>
        <w:ind w:left="626" w:hanging="411"/>
      </w:pPr>
      <w:rPr>
        <w:rFonts w:hint="default"/>
        <w:lang w:val="en-US" w:eastAsia="en-US" w:bidi="ar-SA"/>
      </w:rPr>
    </w:lvl>
    <w:lvl w:ilvl="7" w:tplc="A99C5BA6">
      <w:numFmt w:val="bullet"/>
      <w:lvlText w:val="•"/>
      <w:lvlJc w:val="left"/>
      <w:pPr>
        <w:ind w:left="683" w:hanging="411"/>
      </w:pPr>
      <w:rPr>
        <w:rFonts w:hint="default"/>
        <w:lang w:val="en-US" w:eastAsia="en-US" w:bidi="ar-SA"/>
      </w:rPr>
    </w:lvl>
    <w:lvl w:ilvl="8" w:tplc="457E86F6">
      <w:numFmt w:val="bullet"/>
      <w:lvlText w:val="•"/>
      <w:lvlJc w:val="left"/>
      <w:pPr>
        <w:ind w:left="740" w:hanging="411"/>
      </w:pPr>
      <w:rPr>
        <w:rFonts w:hint="default"/>
        <w:lang w:val="en-US" w:eastAsia="en-US" w:bidi="ar-SA"/>
      </w:rPr>
    </w:lvl>
  </w:abstractNum>
  <w:abstractNum w:abstractNumId="3" w15:restartNumberingAfterBreak="0">
    <w:nsid w:val="4EB96410"/>
    <w:multiLevelType w:val="hybridMultilevel"/>
    <w:tmpl w:val="E6362FFE"/>
    <w:lvl w:ilvl="0" w:tplc="29C84486">
      <w:start w:val="1"/>
      <w:numFmt w:val="decimal"/>
      <w:lvlText w:val="JH%1"/>
      <w:lvlJc w:val="left"/>
      <w:pPr>
        <w:tabs>
          <w:tab w:val="num" w:pos="2520"/>
        </w:tabs>
        <w:ind w:left="2520" w:hanging="360"/>
      </w:pPr>
      <w:rPr>
        <w:rFonts w:hint="default"/>
        <w:color w:val="auto"/>
      </w:rPr>
    </w:lvl>
    <w:lvl w:ilvl="1" w:tplc="08090003">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chlivanidis Ilias">
    <w15:presenceInfo w15:providerId="AD" w15:userId="S-1-5-21-42759043-1863254488-1271470576-38952"/>
  </w15:person>
  <w15:person w15:author="Jesus Casado Rodriguez">
    <w15:presenceInfo w15:providerId="AD" w15:userId="S-1-5-21-147511530-2881561464-109331237-55937"/>
  </w15:person>
  <w15:person w15:author="Jesus Casado Rodriguez [2]">
    <w15:presenceInfo w15:providerId="AD" w15:userId="S-1-5-21-147511530-2881561464-109331237-55937"/>
  </w15:person>
  <w15:person w15:author="CASADO RODRIGUEZ Jesus (JRC-ISPRA)">
    <w15:presenceInfo w15:providerId="AD" w15:userId="S-1-5-21-147511530-2881561464-109331237-55937"/>
  </w15:person>
  <w15:person w15:author="Jesus Casado Rodriguez [3]">
    <w15:presenceInfo w15:providerId="AD" w15:userId="S-1-5-21-147511530-2881561464-109331237-559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09D"/>
    <w:rsid w:val="000B74F8"/>
    <w:rsid w:val="001D7234"/>
    <w:rsid w:val="001E0A23"/>
    <w:rsid w:val="00285D5B"/>
    <w:rsid w:val="00390EB0"/>
    <w:rsid w:val="0039304F"/>
    <w:rsid w:val="00462487"/>
    <w:rsid w:val="005E2A00"/>
    <w:rsid w:val="006A6E69"/>
    <w:rsid w:val="00737872"/>
    <w:rsid w:val="009861C4"/>
    <w:rsid w:val="00AC6664"/>
    <w:rsid w:val="00B534A9"/>
    <w:rsid w:val="00C62B43"/>
    <w:rsid w:val="00CD6283"/>
    <w:rsid w:val="00E2709D"/>
    <w:rsid w:val="00E74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BECF2"/>
  <w15:docId w15:val="{B2A84457-08C2-42AB-AF75-909E3197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51"/>
      <w:ind w:left="617"/>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5"/>
      <w:ind w:left="617"/>
    </w:pPr>
    <w:rPr>
      <w:sz w:val="34"/>
      <w:szCs w:val="34"/>
    </w:rPr>
  </w:style>
  <w:style w:type="paragraph" w:styleId="ListParagraph">
    <w:name w:val="List Paragraph"/>
    <w:basedOn w:val="Normal"/>
    <w:uiPriority w:val="34"/>
    <w:qFormat/>
    <w:pPr>
      <w:ind w:left="1202" w:right="532" w:hanging="235"/>
    </w:pPr>
  </w:style>
  <w:style w:type="paragraph" w:customStyle="1" w:styleId="TableParagraph">
    <w:name w:val="Table Paragraph"/>
    <w:basedOn w:val="Normal"/>
    <w:uiPriority w:val="1"/>
    <w:qFormat/>
    <w:pPr>
      <w:spacing w:line="219" w:lineRule="exact"/>
      <w:jc w:val="center"/>
    </w:pPr>
  </w:style>
  <w:style w:type="paragraph" w:styleId="BalloonText">
    <w:name w:val="Balloon Text"/>
    <w:basedOn w:val="Normal"/>
    <w:link w:val="BalloonTextChar"/>
    <w:uiPriority w:val="99"/>
    <w:semiHidden/>
    <w:unhideWhenUsed/>
    <w:rsid w:val="003930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304F"/>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39304F"/>
    <w:rPr>
      <w:sz w:val="16"/>
      <w:szCs w:val="16"/>
    </w:rPr>
  </w:style>
  <w:style w:type="paragraph" w:styleId="CommentText">
    <w:name w:val="annotation text"/>
    <w:basedOn w:val="Normal"/>
    <w:link w:val="CommentTextChar"/>
    <w:uiPriority w:val="99"/>
    <w:semiHidden/>
    <w:unhideWhenUsed/>
    <w:rsid w:val="0039304F"/>
    <w:rPr>
      <w:sz w:val="20"/>
      <w:szCs w:val="20"/>
    </w:rPr>
  </w:style>
  <w:style w:type="character" w:customStyle="1" w:styleId="CommentTextChar">
    <w:name w:val="Comment Text Char"/>
    <w:basedOn w:val="DefaultParagraphFont"/>
    <w:link w:val="CommentText"/>
    <w:uiPriority w:val="99"/>
    <w:semiHidden/>
    <w:rsid w:val="0039304F"/>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39304F"/>
    <w:rPr>
      <w:b/>
      <w:bCs/>
    </w:rPr>
  </w:style>
  <w:style w:type="character" w:customStyle="1" w:styleId="CommentSubjectChar">
    <w:name w:val="Comment Subject Char"/>
    <w:basedOn w:val="CommentTextChar"/>
    <w:link w:val="CommentSubject"/>
    <w:uiPriority w:val="99"/>
    <w:semiHidden/>
    <w:rsid w:val="0039304F"/>
    <w:rPr>
      <w:rFonts w:ascii="Calibri" w:eastAsia="Calibri" w:hAnsi="Calibri" w:cs="Calibri"/>
      <w:b/>
      <w:bCs/>
      <w:sz w:val="20"/>
      <w:szCs w:val="20"/>
    </w:rPr>
  </w:style>
  <w:style w:type="character" w:styleId="Hyperlink">
    <w:name w:val="Hyperlink"/>
    <w:rsid w:val="006A6E69"/>
    <w:rPr>
      <w:color w:val="0000FF"/>
      <w:u w:val="single"/>
    </w:rPr>
  </w:style>
  <w:style w:type="paragraph" w:styleId="Revision">
    <w:name w:val="Revision"/>
    <w:hidden/>
    <w:uiPriority w:val="99"/>
    <w:semiHidden/>
    <w:rsid w:val="001D7234"/>
    <w:pPr>
      <w:widowControl/>
      <w:autoSpaceDE/>
      <w:autoSpaceDN/>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109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doi.org/10.1111/jfr3.12880"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casadoj/EFAS_skill" TargetMode="External"/><Relationship Id="rId21" Type="http://schemas.openxmlformats.org/officeDocument/2006/relationships/image" Target="media/image10.png"/><Relationship Id="rId34" Type="http://schemas.openxmlformats.org/officeDocument/2006/relationships/hyperlink" Target="http://dx.doi.org/10.5194/egusphere-2023-3111" TargetMode="External"/><Relationship Id="rId42" Type="http://schemas.openxmlformats.org/officeDocument/2006/relationships/hyperlink" Target="https://www.un.org/en/climatechange/early-warnings-for-all" TargetMode="External"/><Relationship Id="rId47" Type="http://schemas.openxmlformats.org/officeDocument/2006/relationships/hyperlink" Target="https://confluence.ecmwf.int/display/CEMS/EFAS%2Bv4.0" TargetMode="External"/><Relationship Id="rId50" Type="http://schemas.openxmlformats.org/officeDocument/2006/relationships/hyperlink" Target="https://confluence.ecmwf.int/display/CEMS/Latest%2Boperational%2BEFAS%2Brelease" TargetMode="External"/><Relationship Id="rId55" Type="http://schemas.openxmlformats.org/officeDocument/2006/relationships/hyperlink" Target="https://www.cambridge.org/core/product/identifier/9781009325844%7B%25%7D23c4/type/book%7B_%7Dpart" TargetMode="External"/><Relationship Id="rId63" Type="http://schemas.openxmlformats.org/officeDocument/2006/relationships/hyperlink" Target="http://dx.doi.org/10.1175/2008WAF2222159.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hydrol-earth-syst-sci.net/13/141/2009/" TargetMode="External"/><Relationship Id="rId11" Type="http://schemas.openxmlformats.org/officeDocument/2006/relationships/footer" Target="footer1.xml"/><Relationship Id="rId24" Type="http://schemas.openxmlformats.org/officeDocument/2006/relationships/hyperlink" Target="https://cds.climate.copernicus.eu/" TargetMode="External"/><Relationship Id="rId32" Type="http://schemas.openxmlformats.org/officeDocument/2006/relationships/hyperlink" Target="https://doi.org/10.5194/egusphere-2023-3111" TargetMode="External"/><Relationship Id="rId37" Type="http://schemas.openxmlformats.org/officeDocument/2006/relationships/hyperlink" Target="http://dx.doi.org/10.1016/j.jhydrol.2009.06.005" TargetMode="External"/><Relationship Id="rId40" Type="http://schemas.openxmlformats.org/officeDocument/2006/relationships/hyperlink" Target="https://www.eea.europa.eu/en/analysis/indicators/economic-losses-from-climate-related?activeAccordion=ecdb3bcf-bbe9-4978-b5cf-0b136399d9f8" TargetMode="External"/><Relationship Id="rId45" Type="http://schemas.openxmlformats.org/officeDocument/2006/relationships/hyperlink" Target="https://www.sciencedirect.com/science/article/pii/S0022169409004843" TargetMode="External"/><Relationship Id="rId53" Type="http://schemas.openxmlformats.org/officeDocument/2006/relationships/hyperlink" Target="http://dx.doi.org/10.5194/hess-23-4323-2019" TargetMode="External"/><Relationship Id="rId58" Type="http://schemas.openxmlformats.org/officeDocument/2006/relationships/hyperlink" Target="http://dx.doi.org/10.5194/hess-26-4013-2022"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x.doi.org/10.1016/j.envsci.2015.04.016"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github.com/casadoj/EFAS_skill" TargetMode="External"/><Relationship Id="rId30" Type="http://schemas.openxmlformats.org/officeDocument/2006/relationships/hyperlink" Target="http://dx.doi.org/10.5194/hess-13-141-2009" TargetMode="External"/><Relationship Id="rId35" Type="http://schemas.openxmlformats.org/officeDocument/2006/relationships/hyperlink" Target="http://dx.doi.org/10.1002/asl.170" TargetMode="External"/><Relationship Id="rId43" Type="http://schemas.openxmlformats.org/officeDocument/2006/relationships/hyperlink" Target="https://www.un.org/en/climatechange/early-warnings-for-all" TargetMode="External"/><Relationship Id="rId48" Type="http://schemas.openxmlformats.org/officeDocument/2006/relationships/hyperlink" Target="https://confluence.ecmwf.int/display/CEMS/EFAS%2Bv4.0" TargetMode="External"/><Relationship Id="rId56" Type="http://schemas.openxmlformats.org/officeDocument/2006/relationships/hyperlink" Target="http://dx.doi.org/10.1017/9781009325844.006" TargetMode="External"/><Relationship Id="rId64" Type="http://schemas.openxmlformats.org/officeDocument/2006/relationships/hyperlink" Target="http://dx.doi.org/10.5194/hess-13-125-2009" TargetMode="External"/><Relationship Id="rId8" Type="http://schemas.openxmlformats.org/officeDocument/2006/relationships/comments" Target="comments.xml"/><Relationship Id="rId51" Type="http://schemas.openxmlformats.org/officeDocument/2006/relationships/hyperlink" Target="http://dx.doi.org/10.1016/j.jhydrol.2012.01.011"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cds.climate.copernicus.eu/" TargetMode="External"/><Relationship Id="rId33" Type="http://schemas.openxmlformats.org/officeDocument/2006/relationships/hyperlink" Target="http://dx.doi.org/10.5194/egusphere-2023-3111" TargetMode="External"/><Relationship Id="rId38" Type="http://schemas.openxmlformats.org/officeDocument/2006/relationships/hyperlink" Target="http://dx.doi.org/10.1007/s00703-007-0285-0" TargetMode="External"/><Relationship Id="rId46" Type="http://schemas.openxmlformats.org/officeDocument/2006/relationships/hyperlink" Target="http://dx.doi.org/10.1016/J.JHYDROL.2009.08.003" TargetMode="External"/><Relationship Id="rId59" Type="http://schemas.openxmlformats.org/officeDocument/2006/relationships/hyperlink" Target="http://arxiv.org/abs/2111.02780" TargetMode="External"/><Relationship Id="rId67" Type="http://schemas.microsoft.com/office/2011/relationships/people" Target="people.xml"/><Relationship Id="rId20" Type="http://schemas.openxmlformats.org/officeDocument/2006/relationships/image" Target="media/image9.png"/><Relationship Id="rId41" Type="http://schemas.openxmlformats.org/officeDocument/2006/relationships/hyperlink" Target="https://www.eea.europa.eu/en/analysis/indicators/economic-losses-from-climate-related?activeAccordion=ecdb3bcf-bbe9-4978-b5cf-0b136399d9f8" TargetMode="External"/><Relationship Id="rId54" Type="http://schemas.openxmlformats.org/officeDocument/2006/relationships/hyperlink" Target="https://www.cambridge.org/core/product/identifier/9781009325844%7B%25%7D23c4/type/book%7B_%7Dpart" TargetMode="External"/><Relationship Id="rId62" Type="http://schemas.openxmlformats.org/officeDocument/2006/relationships/hyperlink" Target="http://dx.doi.org/10.1038/s41467-018-04253-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dx.doi.org/10.1002/2016EF000485" TargetMode="External"/><Relationship Id="rId36" Type="http://schemas.openxmlformats.org/officeDocument/2006/relationships/hyperlink" Target="http://dx.doi.org/10.2788/24719" TargetMode="External"/><Relationship Id="rId49" Type="http://schemas.openxmlformats.org/officeDocument/2006/relationships/hyperlink" Target="https://confluence.ecmwf.int/display/CEMS/Latest%2Boperational%2BEFAS%2Brelease" TargetMode="External"/><Relationship Id="rId57" Type="http://schemas.openxmlformats.org/officeDocument/2006/relationships/hyperlink" Target="http://dx.doi.org/10.1017/9781009325844.006" TargetMode="External"/><Relationship Id="rId10" Type="http://schemas.microsoft.com/office/2016/09/relationships/commentsIds" Target="commentsIds.xml"/><Relationship Id="rId31" Type="http://schemas.openxmlformats.org/officeDocument/2006/relationships/hyperlink" Target="http://dx.doi.org/10.1038/nature14956" TargetMode="External"/><Relationship Id="rId44" Type="http://schemas.openxmlformats.org/officeDocument/2006/relationships/hyperlink" Target="https://www.sciencedirect.com/science/article/pii/S0022169409004843" TargetMode="External"/><Relationship Id="rId52" Type="http://schemas.openxmlformats.org/officeDocument/2006/relationships/hyperlink" Target="http://dx.doi.org/10.5194/hess-23-4323-2019" TargetMode="External"/><Relationship Id="rId60" Type="http://schemas.openxmlformats.org/officeDocument/2006/relationships/hyperlink" Target="http://dx.doi.org/10.1016/j.envsci.2015.04.016" TargetMode="External"/><Relationship Id="rId65" Type="http://schemas.openxmlformats.org/officeDocument/2006/relationships/hyperlink" Target="http://dx.doi.org/10.3390/su12104258"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www.eea.europa.eu/en/analysis/indicators/economic-losses-from-climate-related?activeAccordion=ecdb3bcf-bbe9-4978-b5cf-0b136399d9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AAF65-A66B-4EBC-8347-ECB3DF0A9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54</Pages>
  <Words>15529</Words>
  <Characters>88516</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Optimizing warnings from hydrologic ensemble prediction systems for improved decision making</vt:lpstr>
    </vt:vector>
  </TitlesOfParts>
  <Company>SMHI</Company>
  <LinksUpToDate>false</LinksUpToDate>
  <CharactersWithSpaces>103838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warnings from hydrologic ensemble prediction systems for improved decision making</dc:title>
  <dc:creator>Jesús Casado-Rodríguez;Peter Salamon;Stefania Grimaldi;Corentin Carton De Wiart;Christel Prudhomme;Calum Baugh;Ervin Zsoter;Ilias Pechlivanidis;Nina Bosshard;Michaela Mikulickova</dc:creator>
  <cp:lastModifiedBy>CASADO RODRIGUEZ Jesus (JRC-ISPRA)</cp:lastModifiedBy>
  <cp:revision>7</cp:revision>
  <dcterms:created xsi:type="dcterms:W3CDTF">2024-02-10T11:38:00Z</dcterms:created>
  <dcterms:modified xsi:type="dcterms:W3CDTF">2024-02-13T08:32:00Z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2024-02-01T00:00:00Z</vt:filetime>
  </property>
  <property fmtid="{D5CDD505-2E9C-101B-9397-08002B2CF9AE}" pid="3" name="Creator">
    <vt:lpwstr>LaTeX with hyperref</vt:lpwstr>
  </property>
  <property fmtid="{D5CDD505-2E9C-101B-9397-08002B2CF9AE}" pid="4" name="LastSaved">
    <vt:filetime>2024-02-02T00:00:00Z</vt:filetime>
  </property>
</Properties>
</file>